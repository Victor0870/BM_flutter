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C76163">
      <w:pPr>
        <w:widowControl/>
        <w:spacing w:before="100" w:beforeAutospacing="1" w:after="100" w:afterAutospacing="1" w:line="240" w:lineRule="auto"/>
        <w:ind w:left="0" w:firstLine="720"/>
        <w:contextualSpacing/>
        <w:jc w:val="center"/>
        <w:rPr>
          <w:snapToGrid/>
          <w:sz w:val="22"/>
          <w:szCs w:val="22"/>
          <w:lang w:val="vi-VN"/>
        </w:rPr>
      </w:pPr>
      <w:r>
        <w:rPr>
          <w:snapToGrid/>
          <w:sz w:val="22"/>
          <w:szCs w:val="22"/>
        </w:rPr>
        <mc:AlternateContent>
          <mc:Choice Requires="wps">
            <w:drawing>
              <wp:anchor distT="0" distB="0" distL="114300" distR="114300" simplePos="0" relativeHeight="251659264" behindDoc="1" locked="0" layoutInCell="1" allowOverlap="1">
                <wp:simplePos x="0" y="0"/>
                <wp:positionH relativeFrom="column">
                  <wp:posOffset>13970</wp:posOffset>
                </wp:positionH>
                <wp:positionV relativeFrom="paragraph">
                  <wp:posOffset>-103505</wp:posOffset>
                </wp:positionV>
                <wp:extent cx="6080125" cy="9198610"/>
                <wp:effectExtent l="28575" t="28575" r="44450" b="31115"/>
                <wp:wrapNone/>
                <wp:docPr id="1" name="Text Box 3"/>
                <wp:cNvGraphicFramePr/>
                <a:graphic xmlns:a="http://schemas.openxmlformats.org/drawingml/2006/main">
                  <a:graphicData uri="http://schemas.microsoft.com/office/word/2010/wordprocessingShape">
                    <wps:wsp>
                      <wps:cNvSpPr txBox="1"/>
                      <wps:spPr>
                        <a:xfrm>
                          <a:off x="0" y="0"/>
                          <a:ext cx="6080125" cy="9198610"/>
                        </a:xfrm>
                        <a:prstGeom prst="rect">
                          <a:avLst/>
                        </a:prstGeom>
                        <a:solidFill>
                          <a:srgbClr val="FFFFFF"/>
                        </a:solidFill>
                        <a:ln w="57150" cap="flat" cmpd="thinThick">
                          <a:solidFill>
                            <a:srgbClr val="000000"/>
                          </a:solidFill>
                          <a:prstDash val="solid"/>
                          <a:miter/>
                          <a:headEnd type="none" w="med" len="med"/>
                          <a:tailEnd type="none" w="med" len="med"/>
                        </a:ln>
                      </wps:spPr>
                      <wps:txbx>
                        <w:txbxContent>
                          <w:p w14:paraId="1D4FB24A">
                            <w:pPr>
                              <w:ind w:left="0"/>
                            </w:pPr>
                          </w:p>
                          <w:p w14:paraId="1951BA3A">
                            <w:pPr>
                              <w:ind w:left="0"/>
                            </w:pPr>
                          </w:p>
                          <w:p w14:paraId="2E75B463">
                            <w:pPr>
                              <w:ind w:left="0"/>
                              <w:jc w:val="center"/>
                            </w:pPr>
                          </w:p>
                        </w:txbxContent>
                      </wps:txbx>
                      <wps:bodyPr wrap="square" upright="1"/>
                    </wps:wsp>
                  </a:graphicData>
                </a:graphic>
              </wp:anchor>
            </w:drawing>
          </mc:Choice>
          <mc:Fallback>
            <w:pict>
              <v:shape id="Text Box 3" o:spid="_x0000_s1026" o:spt="202" type="#_x0000_t202" style="position:absolute;left:0pt;margin-left:1.1pt;margin-top:-8.15pt;height:724.3pt;width:478.75pt;z-index:-251657216;mso-width-relative:page;mso-height-relative:page;" fillcolor="#FFFFFF" filled="t" stroked="t" coordsize="21600,21600" o:gfxdata="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B9qMb9gAAAAKAQAADwAAAAAAAAABACAA&#10;AAAiAAAAZHJzL2Rvd25yZXYueG1sUEsBAhQAFAAAAAgAh07iQHhOEmENAgAASwQAAA4AAAAAAAAA&#10;AQAgAAAAJwEAAGRycy9lMm9Eb2MueG1sUEsFBgAAAAAGAAYAWQEAAKYFAAAAAA==&#10;">
                <v:fill on="t" focussize="0,0"/>
                <v:stroke weight="4.5pt" color="#000000" linestyle="thinThick" joinstyle="miter"/>
                <v:imagedata o:title=""/>
                <o:lock v:ext="edit" aspectratio="f"/>
                <v:textbox>
                  <w:txbxContent>
                    <w:p w14:paraId="1D4FB24A">
                      <w:pPr>
                        <w:ind w:left="0"/>
                      </w:pPr>
                    </w:p>
                    <w:p w14:paraId="1951BA3A">
                      <w:pPr>
                        <w:ind w:left="0"/>
                      </w:pPr>
                    </w:p>
                    <w:p w14:paraId="2E75B463">
                      <w:pPr>
                        <w:ind w:left="0"/>
                        <w:jc w:val="center"/>
                      </w:pPr>
                    </w:p>
                  </w:txbxContent>
                </v:textbox>
              </v:shape>
            </w:pict>
          </mc:Fallback>
        </mc:AlternateContent>
      </w:r>
    </w:p>
    <w:p w14:paraId="6D96293D">
      <w:pPr>
        <w:widowControl/>
        <w:spacing w:before="100" w:beforeAutospacing="1" w:after="100" w:afterAutospacing="1" w:line="240" w:lineRule="auto"/>
        <w:ind w:left="0" w:firstLine="720"/>
        <w:contextualSpacing/>
        <w:jc w:val="center"/>
        <w:rPr>
          <w:snapToGrid/>
          <w:sz w:val="22"/>
          <w:szCs w:val="22"/>
          <w:lang w:val="en-AU"/>
        </w:rPr>
      </w:pPr>
      <w:r>
        <w:rPr>
          <w:snapToGrid/>
          <w:sz w:val="22"/>
          <w:szCs w:val="22"/>
        </w:rPr>
        <w:pict>
          <v:shape id="_x0000_s2050" o:spid="_x0000_s2050" o:spt="75" type="#_x0000_t75" style="position:absolute;left:0pt;margin-left:199.8pt;margin-top:11pt;height:41.55pt;width:81.2pt;z-index:251660288;mso-width-relative:page;mso-height-relative:page;" o:ole="t" filled="f" o:preferrelative="t" stroked="f" coordsize="21600,21600">
            <v:path/>
            <v:fill on="f" focussize="0,0"/>
            <v:stroke on="f"/>
            <v:imagedata r:id="rId19" o:title=""/>
            <o:lock v:ext="edit" aspectratio="t"/>
          </v:shape>
          <o:OLEObject Type="Embed" ProgID="PBrush" ShapeID="_x0000_s2050" DrawAspect="Content" ObjectID="_1468075725" r:id="rId18">
            <o:LockedField>false</o:LockedField>
          </o:OLEObject>
        </w:pict>
      </w:r>
    </w:p>
    <w:p w14:paraId="08E79504">
      <w:pPr>
        <w:spacing w:before="100" w:beforeAutospacing="1" w:after="100" w:afterAutospacing="1" w:line="240" w:lineRule="auto"/>
        <w:contextualSpacing/>
        <w:jc w:val="center"/>
        <w:rPr>
          <w:b/>
          <w:sz w:val="22"/>
          <w:szCs w:val="22"/>
        </w:rPr>
      </w:pPr>
    </w:p>
    <w:p w14:paraId="4FDE41F1">
      <w:pPr>
        <w:spacing w:before="100" w:beforeAutospacing="1" w:after="100" w:afterAutospacing="1" w:line="240" w:lineRule="auto"/>
        <w:contextualSpacing/>
        <w:jc w:val="center"/>
        <w:rPr>
          <w:b/>
          <w:sz w:val="22"/>
          <w:szCs w:val="22"/>
        </w:rPr>
      </w:pPr>
    </w:p>
    <w:p w14:paraId="570EA1BD">
      <w:pPr>
        <w:spacing w:before="100" w:beforeAutospacing="1" w:after="100" w:afterAutospacing="1" w:line="240" w:lineRule="auto"/>
        <w:contextualSpacing/>
        <w:jc w:val="center"/>
        <w:rPr>
          <w:b/>
          <w:sz w:val="22"/>
          <w:szCs w:val="22"/>
        </w:rPr>
      </w:pPr>
    </w:p>
    <w:p w14:paraId="16565192">
      <w:pPr>
        <w:spacing w:before="100" w:beforeAutospacing="1" w:after="100" w:afterAutospacing="1" w:line="240" w:lineRule="auto"/>
        <w:contextualSpacing/>
        <w:jc w:val="center"/>
        <w:rPr>
          <w:b/>
          <w:sz w:val="22"/>
          <w:szCs w:val="22"/>
        </w:rPr>
      </w:pPr>
    </w:p>
    <w:p w14:paraId="0E12E5D7">
      <w:pPr>
        <w:spacing w:before="100" w:beforeAutospacing="1" w:after="100" w:afterAutospacing="1" w:line="240" w:lineRule="auto"/>
        <w:contextualSpacing/>
        <w:jc w:val="center"/>
        <w:rPr>
          <w:b/>
          <w:sz w:val="22"/>
          <w:szCs w:val="22"/>
        </w:rPr>
      </w:pPr>
    </w:p>
    <w:p w14:paraId="02651972">
      <w:pPr>
        <w:spacing w:before="100" w:beforeAutospacing="1" w:after="100" w:afterAutospacing="1" w:line="240" w:lineRule="auto"/>
        <w:contextualSpacing/>
        <w:jc w:val="center"/>
        <w:rPr>
          <w:b/>
          <w:sz w:val="22"/>
          <w:szCs w:val="22"/>
        </w:rPr>
      </w:pPr>
      <w:r>
        <w:rPr>
          <w:b/>
          <w:sz w:val="22"/>
          <w:szCs w:val="22"/>
        </w:rPr>
        <w:t>TẬP ĐOÀN VIỄN THÔNG QUÂN ĐỘI VIETTEL</w:t>
      </w:r>
    </w:p>
    <w:p w14:paraId="249EE1DD">
      <w:pPr>
        <w:spacing w:before="100" w:beforeAutospacing="1" w:after="100" w:afterAutospacing="1" w:line="240" w:lineRule="auto"/>
        <w:ind w:left="0"/>
        <w:contextualSpacing/>
        <w:jc w:val="both"/>
        <w:rPr>
          <w:sz w:val="22"/>
          <w:szCs w:val="22"/>
        </w:rPr>
      </w:pPr>
    </w:p>
    <w:p w14:paraId="2A3DDF63">
      <w:pPr>
        <w:pStyle w:val="71"/>
        <w:spacing w:before="100" w:beforeAutospacing="1" w:after="100" w:afterAutospacing="1"/>
        <w:contextualSpacing/>
        <w:jc w:val="both"/>
        <w:rPr>
          <w:rFonts w:ascii="Times New Roman" w:hAnsi="Times New Roman"/>
          <w:szCs w:val="22"/>
        </w:rPr>
      </w:pPr>
    </w:p>
    <w:p w14:paraId="31008C25">
      <w:pPr>
        <w:spacing w:before="100" w:beforeAutospacing="1" w:after="100" w:afterAutospacing="1" w:line="240" w:lineRule="auto"/>
        <w:ind w:left="0"/>
        <w:contextualSpacing/>
        <w:jc w:val="both"/>
        <w:rPr>
          <w:sz w:val="22"/>
          <w:szCs w:val="22"/>
        </w:rPr>
      </w:pPr>
    </w:p>
    <w:p w14:paraId="3D22A2E3">
      <w:pPr>
        <w:spacing w:before="100" w:beforeAutospacing="1" w:after="100" w:afterAutospacing="1" w:line="240" w:lineRule="auto"/>
        <w:ind w:left="0"/>
        <w:contextualSpacing/>
        <w:jc w:val="both"/>
        <w:rPr>
          <w:sz w:val="22"/>
          <w:szCs w:val="22"/>
        </w:rPr>
      </w:pPr>
    </w:p>
    <w:p w14:paraId="60BD6626">
      <w:pPr>
        <w:spacing w:before="100" w:beforeAutospacing="1" w:after="100" w:afterAutospacing="1" w:line="240" w:lineRule="auto"/>
        <w:ind w:left="0"/>
        <w:contextualSpacing/>
        <w:jc w:val="both"/>
        <w:rPr>
          <w:sz w:val="22"/>
          <w:szCs w:val="22"/>
        </w:rPr>
      </w:pPr>
    </w:p>
    <w:p w14:paraId="65CFAB08">
      <w:pPr>
        <w:spacing w:before="100" w:beforeAutospacing="1" w:after="100" w:afterAutospacing="1" w:line="240" w:lineRule="auto"/>
        <w:ind w:left="0"/>
        <w:contextualSpacing/>
        <w:jc w:val="both"/>
        <w:rPr>
          <w:sz w:val="22"/>
          <w:szCs w:val="22"/>
        </w:rPr>
      </w:pPr>
    </w:p>
    <w:p w14:paraId="1D5B63ED">
      <w:pPr>
        <w:spacing w:before="100" w:beforeAutospacing="1" w:after="100" w:afterAutospacing="1" w:line="240" w:lineRule="auto"/>
        <w:ind w:left="0"/>
        <w:contextualSpacing/>
        <w:jc w:val="both"/>
        <w:rPr>
          <w:sz w:val="22"/>
          <w:szCs w:val="22"/>
        </w:rPr>
      </w:pPr>
    </w:p>
    <w:p w14:paraId="4F91BD33">
      <w:pPr>
        <w:tabs>
          <w:tab w:val="left" w:pos="6698"/>
        </w:tabs>
        <w:spacing w:before="100" w:beforeAutospacing="1" w:after="100" w:afterAutospacing="1" w:line="240" w:lineRule="auto"/>
        <w:ind w:left="0"/>
        <w:contextualSpacing/>
        <w:jc w:val="both"/>
        <w:rPr>
          <w:sz w:val="22"/>
          <w:szCs w:val="22"/>
        </w:rPr>
      </w:pPr>
      <w:r>
        <w:rPr>
          <w:sz w:val="22"/>
          <w:szCs w:val="22"/>
        </w:rPr>
        <w:tab/>
      </w:r>
    </w:p>
    <w:p w14:paraId="6C619DA5">
      <w:pPr>
        <w:spacing w:before="100" w:beforeAutospacing="1" w:after="100" w:afterAutospacing="1" w:line="240" w:lineRule="auto"/>
        <w:ind w:left="0"/>
        <w:contextualSpacing/>
        <w:jc w:val="center"/>
        <w:rPr>
          <w:b/>
          <w:sz w:val="22"/>
          <w:szCs w:val="22"/>
        </w:rPr>
      </w:pPr>
      <w:r>
        <w:rPr>
          <w:b/>
          <w:sz w:val="22"/>
          <w:szCs w:val="22"/>
        </w:rPr>
        <w:t xml:space="preserve">TÀI LIỆU MÔ TẢ WEBSERVICE </w:t>
      </w:r>
    </w:p>
    <w:p w14:paraId="6DB38A8F">
      <w:pPr>
        <w:spacing w:before="100" w:beforeAutospacing="1" w:after="100" w:afterAutospacing="1" w:line="240" w:lineRule="auto"/>
        <w:ind w:left="0"/>
        <w:contextualSpacing/>
        <w:jc w:val="center"/>
        <w:rPr>
          <w:b/>
          <w:sz w:val="22"/>
          <w:szCs w:val="22"/>
        </w:rPr>
      </w:pPr>
      <w:r>
        <w:rPr>
          <w:b/>
          <w:sz w:val="22"/>
          <w:szCs w:val="22"/>
        </w:rPr>
        <w:t>HÓA ĐƠN ĐIỆN TỬ</w:t>
      </w:r>
    </w:p>
    <w:p w14:paraId="1D45499E">
      <w:pPr>
        <w:spacing w:before="100" w:beforeAutospacing="1" w:after="100" w:afterAutospacing="1" w:line="240" w:lineRule="auto"/>
        <w:ind w:left="1440"/>
        <w:contextualSpacing/>
        <w:jc w:val="both"/>
        <w:rPr>
          <w:b/>
          <w:sz w:val="22"/>
          <w:szCs w:val="22"/>
        </w:rPr>
      </w:pPr>
    </w:p>
    <w:p w14:paraId="11E7F3A7">
      <w:pPr>
        <w:spacing w:before="100" w:beforeAutospacing="1" w:after="100" w:afterAutospacing="1" w:line="240" w:lineRule="auto"/>
        <w:ind w:left="1440"/>
        <w:contextualSpacing/>
        <w:jc w:val="both"/>
        <w:rPr>
          <w:b/>
          <w:sz w:val="22"/>
          <w:szCs w:val="22"/>
        </w:rPr>
      </w:pPr>
    </w:p>
    <w:p w14:paraId="4075C83B">
      <w:pPr>
        <w:spacing w:before="100" w:beforeAutospacing="1" w:after="100" w:afterAutospacing="1" w:line="240" w:lineRule="auto"/>
        <w:ind w:left="0"/>
        <w:contextualSpacing/>
        <w:jc w:val="both"/>
        <w:rPr>
          <w:b/>
          <w:sz w:val="22"/>
          <w:szCs w:val="22"/>
        </w:rPr>
      </w:pPr>
    </w:p>
    <w:p w14:paraId="5A63CD5A">
      <w:pPr>
        <w:spacing w:before="100" w:beforeAutospacing="1" w:after="100" w:afterAutospacing="1" w:line="240" w:lineRule="auto"/>
        <w:ind w:left="0"/>
        <w:contextualSpacing/>
        <w:jc w:val="both"/>
        <w:rPr>
          <w:b/>
          <w:sz w:val="22"/>
          <w:szCs w:val="22"/>
        </w:rPr>
      </w:pPr>
    </w:p>
    <w:p w14:paraId="2D71A1F8">
      <w:pPr>
        <w:spacing w:before="100" w:beforeAutospacing="1" w:after="100" w:afterAutospacing="1" w:line="240" w:lineRule="auto"/>
        <w:ind w:left="0"/>
        <w:contextualSpacing/>
        <w:jc w:val="both"/>
        <w:rPr>
          <w:b/>
          <w:sz w:val="22"/>
          <w:szCs w:val="22"/>
        </w:rPr>
      </w:pPr>
    </w:p>
    <w:p w14:paraId="5DF6276C">
      <w:pPr>
        <w:spacing w:before="100" w:beforeAutospacing="1" w:after="100" w:afterAutospacing="1" w:line="240" w:lineRule="auto"/>
        <w:ind w:left="0"/>
        <w:contextualSpacing/>
        <w:jc w:val="both"/>
        <w:rPr>
          <w:b/>
          <w:sz w:val="22"/>
          <w:szCs w:val="22"/>
        </w:rPr>
      </w:pPr>
    </w:p>
    <w:p w14:paraId="71C0E5F8">
      <w:pPr>
        <w:spacing w:before="100" w:beforeAutospacing="1" w:after="100" w:afterAutospacing="1" w:line="240" w:lineRule="auto"/>
        <w:ind w:left="0"/>
        <w:contextualSpacing/>
        <w:jc w:val="both"/>
        <w:rPr>
          <w:b/>
          <w:sz w:val="22"/>
          <w:szCs w:val="22"/>
        </w:rPr>
      </w:pPr>
    </w:p>
    <w:p w14:paraId="33AFB6F5">
      <w:pPr>
        <w:spacing w:before="100" w:beforeAutospacing="1" w:after="100" w:afterAutospacing="1" w:line="240" w:lineRule="auto"/>
        <w:ind w:left="0"/>
        <w:contextualSpacing/>
        <w:jc w:val="both"/>
        <w:rPr>
          <w:b/>
          <w:sz w:val="22"/>
          <w:szCs w:val="22"/>
        </w:rPr>
      </w:pPr>
    </w:p>
    <w:p w14:paraId="38ACD6A8">
      <w:pPr>
        <w:spacing w:before="100" w:beforeAutospacing="1" w:after="100" w:afterAutospacing="1" w:line="240" w:lineRule="auto"/>
        <w:ind w:left="0"/>
        <w:contextualSpacing/>
        <w:jc w:val="both"/>
        <w:rPr>
          <w:b/>
          <w:sz w:val="22"/>
          <w:szCs w:val="22"/>
        </w:rPr>
      </w:pPr>
    </w:p>
    <w:p w14:paraId="7DCCBDE0">
      <w:pPr>
        <w:spacing w:before="100" w:beforeAutospacing="1" w:after="100" w:afterAutospacing="1" w:line="240" w:lineRule="auto"/>
        <w:ind w:left="0"/>
        <w:contextualSpacing/>
        <w:jc w:val="both"/>
        <w:rPr>
          <w:b/>
          <w:sz w:val="22"/>
          <w:szCs w:val="22"/>
        </w:rPr>
      </w:pPr>
    </w:p>
    <w:p w14:paraId="5C65663B">
      <w:pPr>
        <w:spacing w:before="100" w:beforeAutospacing="1" w:after="100" w:afterAutospacing="1" w:line="240" w:lineRule="auto"/>
        <w:ind w:left="0"/>
        <w:contextualSpacing/>
        <w:jc w:val="both"/>
        <w:rPr>
          <w:b/>
          <w:sz w:val="22"/>
          <w:szCs w:val="22"/>
        </w:rPr>
      </w:pPr>
    </w:p>
    <w:p w14:paraId="4AFE3256">
      <w:pPr>
        <w:spacing w:before="100" w:beforeAutospacing="1" w:after="100" w:afterAutospacing="1" w:line="240" w:lineRule="auto"/>
        <w:ind w:left="0"/>
        <w:contextualSpacing/>
        <w:jc w:val="both"/>
        <w:rPr>
          <w:b/>
          <w:sz w:val="22"/>
          <w:szCs w:val="22"/>
        </w:rPr>
      </w:pPr>
    </w:p>
    <w:p w14:paraId="21F44275">
      <w:pPr>
        <w:spacing w:before="100" w:beforeAutospacing="1" w:after="100" w:afterAutospacing="1" w:line="240" w:lineRule="auto"/>
        <w:ind w:left="0"/>
        <w:contextualSpacing/>
        <w:jc w:val="both"/>
        <w:rPr>
          <w:b/>
          <w:sz w:val="22"/>
          <w:szCs w:val="22"/>
        </w:rPr>
      </w:pPr>
    </w:p>
    <w:p w14:paraId="699737AC">
      <w:pPr>
        <w:spacing w:before="100" w:beforeAutospacing="1" w:after="100" w:afterAutospacing="1" w:line="240" w:lineRule="auto"/>
        <w:ind w:left="0"/>
        <w:contextualSpacing/>
        <w:jc w:val="both"/>
        <w:rPr>
          <w:b/>
          <w:sz w:val="22"/>
          <w:szCs w:val="22"/>
        </w:rPr>
      </w:pPr>
    </w:p>
    <w:p w14:paraId="4BE22D0E">
      <w:pPr>
        <w:spacing w:before="100" w:beforeAutospacing="1" w:after="100" w:afterAutospacing="1" w:line="240" w:lineRule="auto"/>
        <w:ind w:left="0"/>
        <w:contextualSpacing/>
        <w:jc w:val="both"/>
        <w:rPr>
          <w:b/>
          <w:sz w:val="22"/>
          <w:szCs w:val="22"/>
        </w:rPr>
      </w:pPr>
    </w:p>
    <w:p w14:paraId="63D5A948">
      <w:pPr>
        <w:spacing w:before="100" w:beforeAutospacing="1" w:after="100" w:afterAutospacing="1" w:line="240" w:lineRule="auto"/>
        <w:ind w:left="0"/>
        <w:contextualSpacing/>
        <w:jc w:val="both"/>
        <w:rPr>
          <w:b/>
          <w:sz w:val="22"/>
          <w:szCs w:val="22"/>
        </w:rPr>
      </w:pPr>
    </w:p>
    <w:p w14:paraId="21A81B73">
      <w:pPr>
        <w:spacing w:before="100" w:beforeAutospacing="1" w:after="100" w:afterAutospacing="1" w:line="240" w:lineRule="auto"/>
        <w:ind w:left="0"/>
        <w:contextualSpacing/>
        <w:jc w:val="both"/>
        <w:rPr>
          <w:b/>
          <w:sz w:val="22"/>
          <w:szCs w:val="22"/>
        </w:rPr>
      </w:pPr>
    </w:p>
    <w:p w14:paraId="64585AE4">
      <w:pPr>
        <w:spacing w:before="100" w:beforeAutospacing="1" w:after="100" w:afterAutospacing="1" w:line="240" w:lineRule="auto"/>
        <w:ind w:left="0"/>
        <w:contextualSpacing/>
        <w:jc w:val="both"/>
        <w:rPr>
          <w:b/>
          <w:sz w:val="22"/>
          <w:szCs w:val="22"/>
        </w:rPr>
      </w:pPr>
    </w:p>
    <w:p w14:paraId="7D1DEEBA">
      <w:pPr>
        <w:spacing w:before="100" w:beforeAutospacing="1" w:after="100" w:afterAutospacing="1" w:line="240" w:lineRule="auto"/>
        <w:ind w:left="0"/>
        <w:contextualSpacing/>
        <w:jc w:val="both"/>
        <w:rPr>
          <w:b/>
          <w:sz w:val="22"/>
          <w:szCs w:val="22"/>
        </w:rPr>
      </w:pPr>
    </w:p>
    <w:p w14:paraId="3FC43056">
      <w:pPr>
        <w:spacing w:before="100" w:beforeAutospacing="1" w:after="100" w:afterAutospacing="1" w:line="240" w:lineRule="auto"/>
        <w:ind w:left="0"/>
        <w:contextualSpacing/>
        <w:jc w:val="both"/>
        <w:rPr>
          <w:b/>
          <w:sz w:val="22"/>
          <w:szCs w:val="22"/>
        </w:rPr>
      </w:pPr>
    </w:p>
    <w:p w14:paraId="5632D381">
      <w:pPr>
        <w:spacing w:before="100" w:beforeAutospacing="1" w:after="100" w:afterAutospacing="1" w:line="240" w:lineRule="auto"/>
        <w:ind w:left="0"/>
        <w:contextualSpacing/>
        <w:jc w:val="both"/>
        <w:rPr>
          <w:b/>
          <w:sz w:val="22"/>
          <w:szCs w:val="22"/>
        </w:rPr>
      </w:pPr>
    </w:p>
    <w:p w14:paraId="42495780">
      <w:pPr>
        <w:spacing w:before="100" w:beforeAutospacing="1" w:after="100" w:afterAutospacing="1" w:line="240" w:lineRule="auto"/>
        <w:ind w:left="0"/>
        <w:contextualSpacing/>
        <w:jc w:val="both"/>
        <w:rPr>
          <w:b/>
          <w:sz w:val="22"/>
          <w:szCs w:val="22"/>
        </w:rPr>
      </w:pPr>
    </w:p>
    <w:p w14:paraId="3AFE73B6">
      <w:pPr>
        <w:spacing w:before="100" w:beforeAutospacing="1" w:after="100" w:afterAutospacing="1" w:line="240" w:lineRule="auto"/>
        <w:ind w:left="0"/>
        <w:contextualSpacing/>
        <w:jc w:val="both"/>
        <w:rPr>
          <w:b/>
          <w:sz w:val="22"/>
          <w:szCs w:val="22"/>
        </w:rPr>
      </w:pPr>
    </w:p>
    <w:p w14:paraId="58B0CFBC">
      <w:pPr>
        <w:spacing w:before="100" w:beforeAutospacing="1" w:after="100" w:afterAutospacing="1" w:line="240" w:lineRule="auto"/>
        <w:ind w:left="0"/>
        <w:contextualSpacing/>
        <w:jc w:val="both"/>
        <w:rPr>
          <w:b/>
          <w:sz w:val="22"/>
          <w:szCs w:val="22"/>
        </w:rPr>
      </w:pPr>
    </w:p>
    <w:p w14:paraId="6A0834C6">
      <w:pPr>
        <w:spacing w:before="100" w:beforeAutospacing="1" w:after="100" w:afterAutospacing="1" w:line="240" w:lineRule="auto"/>
        <w:ind w:left="0"/>
        <w:contextualSpacing/>
        <w:jc w:val="both"/>
        <w:rPr>
          <w:b/>
          <w:sz w:val="22"/>
          <w:szCs w:val="22"/>
        </w:rPr>
      </w:pPr>
    </w:p>
    <w:p w14:paraId="48C0EC99">
      <w:pPr>
        <w:spacing w:before="100" w:beforeAutospacing="1" w:after="100" w:afterAutospacing="1" w:line="240" w:lineRule="auto"/>
        <w:ind w:left="0"/>
        <w:contextualSpacing/>
        <w:jc w:val="both"/>
        <w:rPr>
          <w:b/>
          <w:sz w:val="22"/>
          <w:szCs w:val="22"/>
        </w:rPr>
      </w:pPr>
    </w:p>
    <w:p w14:paraId="5BDDA6BD">
      <w:pPr>
        <w:spacing w:before="100" w:beforeAutospacing="1" w:after="100" w:afterAutospacing="1" w:line="240" w:lineRule="auto"/>
        <w:ind w:left="0"/>
        <w:contextualSpacing/>
        <w:jc w:val="both"/>
        <w:rPr>
          <w:b/>
          <w:sz w:val="22"/>
          <w:szCs w:val="22"/>
        </w:rPr>
      </w:pPr>
    </w:p>
    <w:p w14:paraId="777CF139">
      <w:pPr>
        <w:spacing w:before="100" w:beforeAutospacing="1" w:after="100" w:afterAutospacing="1" w:line="240" w:lineRule="auto"/>
        <w:ind w:left="0"/>
        <w:contextualSpacing/>
        <w:jc w:val="both"/>
        <w:rPr>
          <w:b/>
          <w:sz w:val="22"/>
          <w:szCs w:val="22"/>
        </w:rPr>
      </w:pPr>
    </w:p>
    <w:p w14:paraId="2B1B16F6">
      <w:pPr>
        <w:spacing w:before="100" w:beforeAutospacing="1" w:after="100" w:afterAutospacing="1" w:line="240" w:lineRule="auto"/>
        <w:ind w:left="0"/>
        <w:contextualSpacing/>
        <w:jc w:val="both"/>
        <w:rPr>
          <w:b/>
          <w:sz w:val="22"/>
          <w:szCs w:val="22"/>
        </w:rPr>
      </w:pPr>
    </w:p>
    <w:p w14:paraId="788667F4">
      <w:pPr>
        <w:spacing w:before="100" w:beforeAutospacing="1" w:after="100" w:afterAutospacing="1" w:line="240" w:lineRule="auto"/>
        <w:ind w:left="0"/>
        <w:contextualSpacing/>
        <w:jc w:val="both"/>
        <w:rPr>
          <w:b/>
          <w:sz w:val="22"/>
          <w:szCs w:val="22"/>
        </w:rPr>
      </w:pPr>
    </w:p>
    <w:p w14:paraId="50704B49">
      <w:pPr>
        <w:spacing w:before="100" w:beforeAutospacing="1" w:after="100" w:afterAutospacing="1" w:line="240" w:lineRule="auto"/>
        <w:ind w:left="0"/>
        <w:contextualSpacing/>
        <w:jc w:val="both"/>
        <w:rPr>
          <w:b/>
          <w:sz w:val="22"/>
          <w:szCs w:val="22"/>
        </w:rPr>
      </w:pPr>
    </w:p>
    <w:p w14:paraId="7DDC08F1">
      <w:pPr>
        <w:spacing w:before="100" w:beforeAutospacing="1" w:after="100" w:afterAutospacing="1" w:line="240" w:lineRule="auto"/>
        <w:ind w:left="0"/>
        <w:contextualSpacing/>
        <w:jc w:val="both"/>
        <w:rPr>
          <w:b/>
          <w:sz w:val="22"/>
          <w:szCs w:val="22"/>
        </w:rPr>
      </w:pPr>
    </w:p>
    <w:p w14:paraId="086BE38A">
      <w:pPr>
        <w:spacing w:before="100" w:beforeAutospacing="1" w:after="100" w:afterAutospacing="1" w:line="240" w:lineRule="auto"/>
        <w:ind w:left="0"/>
        <w:contextualSpacing/>
        <w:jc w:val="both"/>
        <w:rPr>
          <w:b/>
          <w:sz w:val="22"/>
          <w:szCs w:val="22"/>
        </w:rPr>
      </w:pPr>
    </w:p>
    <w:p w14:paraId="17EF7DB4">
      <w:pPr>
        <w:widowControl/>
        <w:spacing w:before="100" w:beforeAutospacing="1" w:after="100" w:afterAutospacing="1" w:line="240" w:lineRule="auto"/>
        <w:ind w:left="0"/>
        <w:contextualSpacing/>
        <w:jc w:val="center"/>
        <w:rPr>
          <w:b/>
          <w:snapToGrid/>
          <w:sz w:val="22"/>
          <w:szCs w:val="22"/>
          <w:lang w:val="en-AU"/>
        </w:rPr>
      </w:pPr>
      <w:r>
        <w:rPr>
          <w:b/>
          <w:snapToGrid/>
          <w:sz w:val="22"/>
          <w:szCs w:val="22"/>
          <w:lang w:val="en-AU"/>
        </w:rPr>
        <w:t xml:space="preserve">Hà Nội, </w:t>
      </w:r>
      <w:r>
        <w:rPr>
          <w:b/>
          <w:snapToGrid/>
          <w:sz w:val="22"/>
          <w:szCs w:val="22"/>
        </w:rPr>
        <w:t>11</w:t>
      </w:r>
      <w:r>
        <w:rPr>
          <w:b/>
          <w:snapToGrid/>
          <w:sz w:val="22"/>
          <w:szCs w:val="22"/>
          <w:lang w:val="en-AU"/>
        </w:rPr>
        <w:t>/2024</w:t>
      </w:r>
    </w:p>
    <w:p w14:paraId="14F93624">
      <w:pPr>
        <w:widowControl/>
        <w:spacing w:before="100" w:beforeAutospacing="1" w:after="100" w:afterAutospacing="1" w:line="240" w:lineRule="auto"/>
        <w:ind w:left="0"/>
        <w:contextualSpacing/>
        <w:jc w:val="center"/>
        <w:rPr>
          <w:bCs/>
          <w:snapToGrid/>
          <w:sz w:val="22"/>
          <w:szCs w:val="22"/>
          <w:lang w:val="en-AU"/>
        </w:rPr>
      </w:pPr>
      <w:r>
        <w:rPr>
          <w:b/>
          <w:sz w:val="22"/>
          <w:szCs w:val="22"/>
        </w:rPr>
        <w:br w:type="page"/>
      </w:r>
      <w:r>
        <w:rPr>
          <w:b/>
          <w:bCs/>
          <w:snapToGrid/>
          <w:sz w:val="22"/>
          <w:szCs w:val="22"/>
          <w:lang w:val="en-AU"/>
        </w:rPr>
        <w:t>BẢNG GHI NHẬN THAY ĐỔI</w:t>
      </w:r>
    </w:p>
    <w:p w14:paraId="4F9245D1">
      <w:pPr>
        <w:widowControl/>
        <w:spacing w:before="100" w:beforeAutospacing="1" w:after="100" w:afterAutospacing="1" w:line="240" w:lineRule="auto"/>
        <w:ind w:left="0" w:hanging="360"/>
        <w:contextualSpacing/>
        <w:jc w:val="both"/>
        <w:rPr>
          <w:b/>
          <w:snapToGrid/>
          <w:sz w:val="22"/>
          <w:szCs w:val="22"/>
          <w:lang w:val="en-AU"/>
        </w:rPr>
      </w:pPr>
    </w:p>
    <w:p w14:paraId="1D41C794">
      <w:pPr>
        <w:widowControl/>
        <w:spacing w:before="100" w:beforeAutospacing="1" w:after="100" w:afterAutospacing="1" w:line="240" w:lineRule="auto"/>
        <w:ind w:left="0" w:firstLine="720"/>
        <w:contextualSpacing/>
        <w:jc w:val="both"/>
        <w:rPr>
          <w:snapToGrid/>
          <w:sz w:val="22"/>
          <w:szCs w:val="22"/>
          <w:lang w:val="en-AU"/>
        </w:rPr>
      </w:pPr>
    </w:p>
    <w:tbl>
      <w:tblPr>
        <w:tblStyle w:val="13"/>
        <w:tblW w:w="9990" w:type="dxa"/>
        <w:tblInd w:w="80" w:type="dxa"/>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ayout w:type="fixed"/>
        <w:tblCellMar>
          <w:top w:w="0" w:type="dxa"/>
          <w:left w:w="80" w:type="dxa"/>
          <w:bottom w:w="0" w:type="dxa"/>
          <w:right w:w="80" w:type="dxa"/>
        </w:tblCellMar>
      </w:tblPr>
      <w:tblGrid>
        <w:gridCol w:w="1260"/>
        <w:gridCol w:w="1530"/>
        <w:gridCol w:w="7200"/>
      </w:tblGrid>
      <w:tr w14:paraId="6225D12D">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80" w:type="dxa"/>
            <w:bottom w:w="0" w:type="dxa"/>
            <w:right w:w="80" w:type="dxa"/>
          </w:tblCellMar>
        </w:tblPrEx>
        <w:tc>
          <w:tcPr>
            <w:tcW w:w="1260" w:type="dxa"/>
            <w:shd w:val="clear" w:color="auto" w:fill="D9D9D9"/>
            <w:noWrap w:val="0"/>
            <w:vAlign w:val="top"/>
          </w:tcPr>
          <w:p w14:paraId="48140FC1">
            <w:pPr>
              <w:spacing w:before="100" w:beforeAutospacing="1" w:after="100" w:afterAutospacing="1" w:line="240" w:lineRule="auto"/>
              <w:ind w:left="0"/>
              <w:contextualSpacing/>
              <w:jc w:val="center"/>
              <w:rPr>
                <w:b/>
                <w:snapToGrid/>
                <w:sz w:val="22"/>
                <w:szCs w:val="22"/>
              </w:rPr>
            </w:pPr>
            <w:r>
              <w:rPr>
                <w:b/>
                <w:snapToGrid/>
                <w:sz w:val="22"/>
                <w:szCs w:val="22"/>
              </w:rPr>
              <w:t>Phiên bản</w:t>
            </w:r>
          </w:p>
        </w:tc>
        <w:tc>
          <w:tcPr>
            <w:tcW w:w="1530" w:type="dxa"/>
            <w:shd w:val="clear" w:color="auto" w:fill="D9D9D9"/>
            <w:noWrap w:val="0"/>
            <w:vAlign w:val="top"/>
          </w:tcPr>
          <w:p w14:paraId="66B417F7">
            <w:pPr>
              <w:spacing w:before="100" w:beforeAutospacing="1" w:after="100" w:afterAutospacing="1" w:line="240" w:lineRule="auto"/>
              <w:ind w:left="0"/>
              <w:contextualSpacing/>
              <w:jc w:val="center"/>
              <w:rPr>
                <w:b/>
                <w:sz w:val="22"/>
                <w:szCs w:val="22"/>
              </w:rPr>
            </w:pPr>
            <w:r>
              <w:rPr>
                <w:b/>
                <w:sz w:val="22"/>
                <w:szCs w:val="22"/>
              </w:rPr>
              <w:t>Ngày</w:t>
            </w:r>
          </w:p>
        </w:tc>
        <w:tc>
          <w:tcPr>
            <w:tcW w:w="7200" w:type="dxa"/>
            <w:shd w:val="clear" w:color="auto" w:fill="D9D9D9"/>
            <w:noWrap w:val="0"/>
            <w:vAlign w:val="top"/>
          </w:tcPr>
          <w:p w14:paraId="292B7007">
            <w:pPr>
              <w:spacing w:before="100" w:beforeAutospacing="1" w:after="100" w:afterAutospacing="1" w:line="240" w:lineRule="auto"/>
              <w:ind w:left="0"/>
              <w:contextualSpacing/>
              <w:jc w:val="center"/>
              <w:rPr>
                <w:b/>
                <w:snapToGrid/>
                <w:sz w:val="22"/>
                <w:szCs w:val="22"/>
              </w:rPr>
            </w:pPr>
            <w:r>
              <w:rPr>
                <w:b/>
                <w:snapToGrid/>
                <w:sz w:val="22"/>
                <w:szCs w:val="22"/>
              </w:rPr>
              <w:t>Chi tiết</w:t>
            </w:r>
          </w:p>
        </w:tc>
      </w:tr>
      <w:tr w14:paraId="7BE992D5">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80" w:type="dxa"/>
            <w:bottom w:w="0" w:type="dxa"/>
            <w:right w:w="80" w:type="dxa"/>
          </w:tblCellMar>
        </w:tblPrEx>
        <w:tc>
          <w:tcPr>
            <w:tcW w:w="1260" w:type="dxa"/>
            <w:noWrap w:val="0"/>
            <w:vAlign w:val="top"/>
          </w:tcPr>
          <w:p w14:paraId="712C0509">
            <w:pPr>
              <w:spacing w:before="100" w:beforeAutospacing="1" w:after="100" w:afterAutospacing="1" w:line="240" w:lineRule="auto"/>
              <w:ind w:left="0"/>
              <w:contextualSpacing/>
              <w:jc w:val="center"/>
              <w:rPr>
                <w:snapToGrid/>
                <w:sz w:val="22"/>
                <w:szCs w:val="22"/>
              </w:rPr>
            </w:pPr>
            <w:r>
              <w:rPr>
                <w:snapToGrid/>
                <w:sz w:val="22"/>
                <w:szCs w:val="22"/>
              </w:rPr>
              <w:t>0.1</w:t>
            </w:r>
          </w:p>
        </w:tc>
        <w:tc>
          <w:tcPr>
            <w:tcW w:w="1530" w:type="dxa"/>
            <w:noWrap w:val="0"/>
            <w:vAlign w:val="top"/>
          </w:tcPr>
          <w:p w14:paraId="7D1F62F5">
            <w:pPr>
              <w:spacing w:before="100" w:beforeAutospacing="1" w:after="100" w:afterAutospacing="1" w:line="240" w:lineRule="auto"/>
              <w:ind w:left="0"/>
              <w:contextualSpacing/>
              <w:jc w:val="center"/>
              <w:rPr>
                <w:snapToGrid/>
                <w:sz w:val="22"/>
                <w:szCs w:val="22"/>
              </w:rPr>
            </w:pPr>
            <w:r>
              <w:rPr>
                <w:snapToGrid/>
                <w:sz w:val="22"/>
                <w:szCs w:val="22"/>
              </w:rPr>
              <w:t>09/2017</w:t>
            </w:r>
          </w:p>
        </w:tc>
        <w:tc>
          <w:tcPr>
            <w:tcW w:w="7200" w:type="dxa"/>
            <w:noWrap w:val="0"/>
            <w:vAlign w:val="top"/>
          </w:tcPr>
          <w:p w14:paraId="09249063">
            <w:pPr>
              <w:spacing w:before="100" w:beforeAutospacing="1" w:after="100" w:afterAutospacing="1" w:line="240" w:lineRule="auto"/>
              <w:ind w:left="0"/>
              <w:contextualSpacing/>
              <w:jc w:val="both"/>
              <w:rPr>
                <w:snapToGrid/>
                <w:sz w:val="22"/>
                <w:szCs w:val="22"/>
              </w:rPr>
            </w:pPr>
            <w:r>
              <w:rPr>
                <w:snapToGrid/>
                <w:sz w:val="22"/>
                <w:szCs w:val="22"/>
              </w:rPr>
              <w:t>Phiên bản khởi tạo</w:t>
            </w:r>
          </w:p>
        </w:tc>
      </w:tr>
      <w:tr w14:paraId="333CFEA9">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80" w:type="dxa"/>
            <w:bottom w:w="0" w:type="dxa"/>
            <w:right w:w="80" w:type="dxa"/>
          </w:tblCellMar>
        </w:tblPrEx>
        <w:tc>
          <w:tcPr>
            <w:tcW w:w="1260" w:type="dxa"/>
            <w:noWrap w:val="0"/>
            <w:vAlign w:val="top"/>
          </w:tcPr>
          <w:p w14:paraId="5AC2B112">
            <w:pPr>
              <w:spacing w:before="100" w:beforeAutospacing="1" w:after="100" w:afterAutospacing="1" w:line="240" w:lineRule="auto"/>
              <w:ind w:left="0"/>
              <w:contextualSpacing/>
              <w:jc w:val="center"/>
              <w:rPr>
                <w:snapToGrid/>
                <w:sz w:val="22"/>
                <w:szCs w:val="22"/>
              </w:rPr>
            </w:pPr>
            <w:r>
              <w:rPr>
                <w:snapToGrid/>
                <w:sz w:val="22"/>
                <w:szCs w:val="22"/>
              </w:rPr>
              <w:t>0.2</w:t>
            </w:r>
          </w:p>
        </w:tc>
        <w:tc>
          <w:tcPr>
            <w:tcW w:w="1530" w:type="dxa"/>
            <w:noWrap w:val="0"/>
            <w:vAlign w:val="top"/>
          </w:tcPr>
          <w:p w14:paraId="2B95F41C">
            <w:pPr>
              <w:spacing w:before="100" w:beforeAutospacing="1" w:after="100" w:afterAutospacing="1" w:line="240" w:lineRule="auto"/>
              <w:ind w:left="0"/>
              <w:contextualSpacing/>
              <w:jc w:val="center"/>
              <w:rPr>
                <w:snapToGrid/>
                <w:sz w:val="22"/>
                <w:szCs w:val="22"/>
              </w:rPr>
            </w:pPr>
            <w:r>
              <w:rPr>
                <w:snapToGrid/>
                <w:sz w:val="22"/>
                <w:szCs w:val="22"/>
              </w:rPr>
              <w:t>03/2018</w:t>
            </w:r>
          </w:p>
        </w:tc>
        <w:tc>
          <w:tcPr>
            <w:tcW w:w="7200" w:type="dxa"/>
            <w:noWrap w:val="0"/>
            <w:vAlign w:val="top"/>
          </w:tcPr>
          <w:p w14:paraId="4A0FCFFF">
            <w:pPr>
              <w:spacing w:before="100" w:beforeAutospacing="1" w:after="100" w:afterAutospacing="1" w:line="240" w:lineRule="auto"/>
              <w:ind w:left="0"/>
              <w:contextualSpacing/>
              <w:jc w:val="both"/>
              <w:rPr>
                <w:snapToGrid/>
                <w:sz w:val="22"/>
                <w:szCs w:val="22"/>
              </w:rPr>
            </w:pPr>
            <w:r>
              <w:rPr>
                <w:snapToGrid/>
                <w:sz w:val="22"/>
                <w:szCs w:val="22"/>
              </w:rPr>
              <w:t>Bổ sung thêm mục 2.1.11, 2.1.12, 2.1.13</w:t>
            </w:r>
          </w:p>
        </w:tc>
      </w:tr>
      <w:tr w14:paraId="55439598">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80" w:type="dxa"/>
            <w:bottom w:w="0" w:type="dxa"/>
            <w:right w:w="80" w:type="dxa"/>
          </w:tblCellMar>
        </w:tblPrEx>
        <w:tc>
          <w:tcPr>
            <w:tcW w:w="1260" w:type="dxa"/>
            <w:noWrap w:val="0"/>
            <w:vAlign w:val="top"/>
          </w:tcPr>
          <w:p w14:paraId="4F459291">
            <w:pPr>
              <w:spacing w:before="100" w:beforeAutospacing="1" w:after="100" w:afterAutospacing="1" w:line="240" w:lineRule="auto"/>
              <w:ind w:left="0"/>
              <w:contextualSpacing/>
              <w:jc w:val="center"/>
              <w:rPr>
                <w:snapToGrid/>
                <w:sz w:val="22"/>
                <w:szCs w:val="22"/>
              </w:rPr>
            </w:pPr>
            <w:r>
              <w:rPr>
                <w:snapToGrid/>
                <w:sz w:val="22"/>
                <w:szCs w:val="22"/>
              </w:rPr>
              <w:t>0.3</w:t>
            </w:r>
          </w:p>
        </w:tc>
        <w:tc>
          <w:tcPr>
            <w:tcW w:w="1530" w:type="dxa"/>
            <w:noWrap w:val="0"/>
            <w:vAlign w:val="top"/>
          </w:tcPr>
          <w:p w14:paraId="72D734CD">
            <w:pPr>
              <w:spacing w:before="100" w:beforeAutospacing="1" w:after="100" w:afterAutospacing="1" w:line="240" w:lineRule="auto"/>
              <w:ind w:left="0"/>
              <w:contextualSpacing/>
              <w:jc w:val="center"/>
              <w:rPr>
                <w:snapToGrid/>
                <w:sz w:val="22"/>
                <w:szCs w:val="22"/>
              </w:rPr>
            </w:pPr>
            <w:r>
              <w:rPr>
                <w:snapToGrid/>
                <w:sz w:val="22"/>
                <w:szCs w:val="22"/>
              </w:rPr>
              <w:t>09/2018</w:t>
            </w:r>
          </w:p>
        </w:tc>
        <w:tc>
          <w:tcPr>
            <w:tcW w:w="7200" w:type="dxa"/>
            <w:noWrap w:val="0"/>
            <w:vAlign w:val="top"/>
          </w:tcPr>
          <w:p w14:paraId="41C58635">
            <w:pPr>
              <w:spacing w:before="100" w:beforeAutospacing="1" w:after="100" w:afterAutospacing="1" w:line="240" w:lineRule="auto"/>
              <w:ind w:left="0"/>
              <w:contextualSpacing/>
              <w:jc w:val="both"/>
              <w:rPr>
                <w:snapToGrid/>
                <w:sz w:val="22"/>
                <w:szCs w:val="22"/>
              </w:rPr>
            </w:pPr>
            <w:r>
              <w:rPr>
                <w:snapToGrid/>
                <w:sz w:val="22"/>
                <w:szCs w:val="22"/>
              </w:rPr>
              <w:t>Bổ sung thêm 2.1.14, 2.1.15</w:t>
            </w:r>
          </w:p>
        </w:tc>
      </w:tr>
      <w:tr w14:paraId="71080566">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80" w:type="dxa"/>
            <w:bottom w:w="0" w:type="dxa"/>
            <w:right w:w="80" w:type="dxa"/>
          </w:tblCellMar>
        </w:tblPrEx>
        <w:tc>
          <w:tcPr>
            <w:tcW w:w="1260" w:type="dxa"/>
            <w:noWrap w:val="0"/>
            <w:vAlign w:val="top"/>
          </w:tcPr>
          <w:p w14:paraId="3A4AB2E2">
            <w:pPr>
              <w:spacing w:before="100" w:beforeAutospacing="1" w:after="100" w:afterAutospacing="1" w:line="240" w:lineRule="auto"/>
              <w:ind w:left="0"/>
              <w:contextualSpacing/>
              <w:jc w:val="center"/>
              <w:rPr>
                <w:snapToGrid/>
                <w:sz w:val="22"/>
                <w:szCs w:val="22"/>
              </w:rPr>
            </w:pPr>
            <w:r>
              <w:rPr>
                <w:snapToGrid/>
                <w:sz w:val="22"/>
                <w:szCs w:val="22"/>
              </w:rPr>
              <w:t>1.0</w:t>
            </w:r>
          </w:p>
        </w:tc>
        <w:tc>
          <w:tcPr>
            <w:tcW w:w="1530" w:type="dxa"/>
            <w:noWrap w:val="0"/>
            <w:vAlign w:val="top"/>
          </w:tcPr>
          <w:p w14:paraId="60CF85D4">
            <w:pPr>
              <w:spacing w:before="100" w:beforeAutospacing="1" w:after="100" w:afterAutospacing="1" w:line="240" w:lineRule="auto"/>
              <w:ind w:left="0"/>
              <w:contextualSpacing/>
              <w:jc w:val="center"/>
              <w:rPr>
                <w:snapToGrid/>
                <w:sz w:val="22"/>
                <w:szCs w:val="22"/>
              </w:rPr>
            </w:pPr>
            <w:r>
              <w:rPr>
                <w:snapToGrid/>
                <w:sz w:val="22"/>
                <w:szCs w:val="22"/>
              </w:rPr>
              <w:t>09/2018</w:t>
            </w:r>
          </w:p>
        </w:tc>
        <w:tc>
          <w:tcPr>
            <w:tcW w:w="7200" w:type="dxa"/>
            <w:noWrap w:val="0"/>
            <w:vAlign w:val="top"/>
          </w:tcPr>
          <w:p w14:paraId="76483892">
            <w:pPr>
              <w:spacing w:before="100" w:beforeAutospacing="1" w:after="100" w:afterAutospacing="1" w:line="240" w:lineRule="auto"/>
              <w:ind w:left="0"/>
              <w:contextualSpacing/>
              <w:jc w:val="both"/>
              <w:rPr>
                <w:snapToGrid/>
                <w:sz w:val="22"/>
                <w:szCs w:val="22"/>
              </w:rPr>
            </w:pPr>
            <w:r>
              <w:rPr>
                <w:snapToGrid/>
                <w:sz w:val="22"/>
                <w:szCs w:val="22"/>
              </w:rPr>
              <w:t>Bổ sung thêm chi tiết đặc tả bản tin, tổ chức lại tài liệu</w:t>
            </w:r>
          </w:p>
        </w:tc>
      </w:tr>
      <w:tr w14:paraId="44CC04AD">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80" w:type="dxa"/>
            <w:bottom w:w="0" w:type="dxa"/>
            <w:right w:w="80" w:type="dxa"/>
          </w:tblCellMar>
        </w:tblPrEx>
        <w:tc>
          <w:tcPr>
            <w:tcW w:w="1260" w:type="dxa"/>
            <w:noWrap w:val="0"/>
            <w:vAlign w:val="top"/>
          </w:tcPr>
          <w:p w14:paraId="2F61A4E4">
            <w:pPr>
              <w:spacing w:before="100" w:beforeAutospacing="1" w:after="100" w:afterAutospacing="1" w:line="240" w:lineRule="auto"/>
              <w:ind w:left="0"/>
              <w:contextualSpacing/>
              <w:jc w:val="center"/>
              <w:rPr>
                <w:snapToGrid/>
                <w:sz w:val="22"/>
                <w:szCs w:val="22"/>
              </w:rPr>
            </w:pPr>
            <w:r>
              <w:rPr>
                <w:snapToGrid/>
                <w:sz w:val="22"/>
                <w:szCs w:val="22"/>
              </w:rPr>
              <w:t>1.1</w:t>
            </w:r>
          </w:p>
        </w:tc>
        <w:tc>
          <w:tcPr>
            <w:tcW w:w="1530" w:type="dxa"/>
            <w:noWrap w:val="0"/>
            <w:vAlign w:val="top"/>
          </w:tcPr>
          <w:p w14:paraId="2615D625">
            <w:pPr>
              <w:spacing w:before="100" w:beforeAutospacing="1" w:after="100" w:afterAutospacing="1" w:line="240" w:lineRule="auto"/>
              <w:ind w:left="0"/>
              <w:contextualSpacing/>
              <w:jc w:val="center"/>
              <w:rPr>
                <w:snapToGrid/>
                <w:sz w:val="22"/>
                <w:szCs w:val="22"/>
              </w:rPr>
            </w:pPr>
            <w:r>
              <w:rPr>
                <w:snapToGrid/>
                <w:sz w:val="22"/>
                <w:szCs w:val="22"/>
              </w:rPr>
              <w:t>04/2019</w:t>
            </w:r>
          </w:p>
        </w:tc>
        <w:tc>
          <w:tcPr>
            <w:tcW w:w="7200" w:type="dxa"/>
            <w:noWrap w:val="0"/>
            <w:vAlign w:val="top"/>
          </w:tcPr>
          <w:p w14:paraId="4A662E68">
            <w:pPr>
              <w:spacing w:before="100" w:beforeAutospacing="1" w:after="100" w:afterAutospacing="1" w:line="240" w:lineRule="auto"/>
              <w:ind w:left="0"/>
              <w:contextualSpacing/>
              <w:jc w:val="both"/>
              <w:rPr>
                <w:snapToGrid/>
                <w:sz w:val="22"/>
                <w:szCs w:val="22"/>
              </w:rPr>
            </w:pPr>
            <w:r>
              <w:rPr>
                <w:snapToGrid/>
                <w:sz w:val="22"/>
                <w:szCs w:val="22"/>
              </w:rPr>
              <w:t>Bổ sung mục 7 mapping trường thông tin và mẫu hóa đơn</w:t>
            </w:r>
          </w:p>
        </w:tc>
      </w:tr>
      <w:tr w14:paraId="521289EF">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80" w:type="dxa"/>
            <w:bottom w:w="0" w:type="dxa"/>
            <w:right w:w="80" w:type="dxa"/>
          </w:tblCellMar>
        </w:tblPrEx>
        <w:tc>
          <w:tcPr>
            <w:tcW w:w="1260" w:type="dxa"/>
            <w:noWrap w:val="0"/>
            <w:vAlign w:val="top"/>
          </w:tcPr>
          <w:p w14:paraId="73A2D8C0">
            <w:pPr>
              <w:spacing w:before="100" w:beforeAutospacing="1" w:after="100" w:afterAutospacing="1" w:line="240" w:lineRule="auto"/>
              <w:ind w:left="0"/>
              <w:contextualSpacing/>
              <w:jc w:val="center"/>
              <w:rPr>
                <w:snapToGrid/>
                <w:sz w:val="22"/>
                <w:szCs w:val="22"/>
              </w:rPr>
            </w:pPr>
            <w:r>
              <w:rPr>
                <w:snapToGrid/>
                <w:sz w:val="22"/>
                <w:szCs w:val="22"/>
              </w:rPr>
              <w:t>2.4</w:t>
            </w:r>
          </w:p>
        </w:tc>
        <w:tc>
          <w:tcPr>
            <w:tcW w:w="1530" w:type="dxa"/>
            <w:noWrap w:val="0"/>
            <w:vAlign w:val="top"/>
          </w:tcPr>
          <w:p w14:paraId="21E58276">
            <w:pPr>
              <w:spacing w:before="100" w:beforeAutospacing="1" w:after="100" w:afterAutospacing="1" w:line="240" w:lineRule="auto"/>
              <w:ind w:left="0"/>
              <w:contextualSpacing/>
              <w:jc w:val="center"/>
              <w:rPr>
                <w:snapToGrid/>
                <w:sz w:val="22"/>
                <w:szCs w:val="22"/>
              </w:rPr>
            </w:pPr>
            <w:r>
              <w:rPr>
                <w:snapToGrid/>
                <w:sz w:val="22"/>
                <w:szCs w:val="22"/>
              </w:rPr>
              <w:t>05/2022</w:t>
            </w:r>
          </w:p>
        </w:tc>
        <w:tc>
          <w:tcPr>
            <w:tcW w:w="7200" w:type="dxa"/>
            <w:noWrap w:val="0"/>
            <w:vAlign w:val="top"/>
          </w:tcPr>
          <w:p w14:paraId="45D3C60B">
            <w:pPr>
              <w:spacing w:before="100" w:beforeAutospacing="1" w:after="100" w:afterAutospacing="1" w:line="240" w:lineRule="auto"/>
              <w:ind w:left="0"/>
              <w:contextualSpacing/>
              <w:jc w:val="both"/>
              <w:rPr>
                <w:snapToGrid/>
                <w:sz w:val="22"/>
                <w:szCs w:val="22"/>
              </w:rPr>
            </w:pPr>
            <w:r>
              <w:rPr>
                <w:snapToGrid/>
                <w:sz w:val="22"/>
                <w:szCs w:val="22"/>
              </w:rPr>
              <w:t>Bổ sung mô tả thêm các trường của phiếu xuất kho TT78 ở mục 6.9 Metadata,  File json ví dụ tại mục 7.2</w:t>
            </w:r>
          </w:p>
        </w:tc>
      </w:tr>
      <w:tr w14:paraId="3F1B4727">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80" w:type="dxa"/>
            <w:bottom w:w="0" w:type="dxa"/>
            <w:right w:w="80" w:type="dxa"/>
          </w:tblCellMar>
        </w:tblPrEx>
        <w:tc>
          <w:tcPr>
            <w:tcW w:w="1260" w:type="dxa"/>
            <w:noWrap w:val="0"/>
            <w:vAlign w:val="top"/>
          </w:tcPr>
          <w:p w14:paraId="0DE44735">
            <w:pPr>
              <w:spacing w:before="100" w:beforeAutospacing="1" w:after="100" w:afterAutospacing="1" w:line="240" w:lineRule="auto"/>
              <w:ind w:left="0"/>
              <w:contextualSpacing/>
              <w:jc w:val="center"/>
              <w:rPr>
                <w:snapToGrid/>
                <w:sz w:val="22"/>
                <w:szCs w:val="22"/>
              </w:rPr>
            </w:pPr>
            <w:r>
              <w:rPr>
                <w:snapToGrid/>
                <w:sz w:val="22"/>
                <w:szCs w:val="22"/>
              </w:rPr>
              <w:t>2.5</w:t>
            </w:r>
          </w:p>
        </w:tc>
        <w:tc>
          <w:tcPr>
            <w:tcW w:w="1530" w:type="dxa"/>
            <w:noWrap w:val="0"/>
            <w:vAlign w:val="top"/>
          </w:tcPr>
          <w:p w14:paraId="61F2870C">
            <w:pPr>
              <w:spacing w:before="100" w:beforeAutospacing="1" w:after="100" w:afterAutospacing="1" w:line="240" w:lineRule="auto"/>
              <w:ind w:left="0"/>
              <w:contextualSpacing/>
              <w:jc w:val="center"/>
              <w:rPr>
                <w:snapToGrid/>
                <w:sz w:val="22"/>
                <w:szCs w:val="22"/>
              </w:rPr>
            </w:pPr>
            <w:r>
              <w:rPr>
                <w:snapToGrid/>
                <w:sz w:val="22"/>
                <w:szCs w:val="22"/>
              </w:rPr>
              <w:t>06/2022</w:t>
            </w:r>
          </w:p>
        </w:tc>
        <w:tc>
          <w:tcPr>
            <w:tcW w:w="7200" w:type="dxa"/>
            <w:noWrap w:val="0"/>
            <w:vAlign w:val="top"/>
          </w:tcPr>
          <w:p w14:paraId="1ED6D50C">
            <w:pPr>
              <w:spacing w:before="100" w:beforeAutospacing="1" w:after="100" w:afterAutospacing="1" w:line="240" w:lineRule="auto"/>
              <w:ind w:left="0"/>
              <w:contextualSpacing/>
              <w:jc w:val="both"/>
              <w:rPr>
                <w:snapToGrid/>
                <w:sz w:val="22"/>
                <w:szCs w:val="22"/>
              </w:rPr>
            </w:pPr>
            <w:r>
              <w:rPr>
                <w:snapToGrid/>
                <w:sz w:val="22"/>
                <w:szCs w:val="22"/>
              </w:rPr>
              <w:t>- Bổ sung thêm trường lý do huỷ hoá đơn ở mục 7.6</w:t>
            </w:r>
          </w:p>
          <w:p w14:paraId="35912668">
            <w:pPr>
              <w:spacing w:before="100" w:beforeAutospacing="1" w:after="100" w:afterAutospacing="1" w:line="240" w:lineRule="auto"/>
              <w:ind w:left="0"/>
              <w:contextualSpacing/>
              <w:jc w:val="both"/>
              <w:rPr>
                <w:snapToGrid/>
                <w:sz w:val="22"/>
                <w:szCs w:val="22"/>
              </w:rPr>
            </w:pPr>
            <w:r>
              <w:rPr>
                <w:snapToGrid/>
                <w:sz w:val="22"/>
                <w:szCs w:val="22"/>
              </w:rPr>
              <w:t>- Bổ sung thêm trường lý do sai sót hoá đơn điều chỉnh thay thế ở mục 6.2 generaIInvoiceInfo, File json tại mục 7.2 và mục 7.15</w:t>
            </w:r>
          </w:p>
          <w:p w14:paraId="198625A0">
            <w:pPr>
              <w:spacing w:before="100" w:beforeAutospacing="1" w:after="100" w:afterAutospacing="1" w:line="240" w:lineRule="auto"/>
              <w:ind w:left="0"/>
              <w:contextualSpacing/>
              <w:jc w:val="both"/>
              <w:rPr>
                <w:snapToGrid/>
                <w:sz w:val="22"/>
                <w:szCs w:val="22"/>
              </w:rPr>
            </w:pPr>
            <w:r>
              <w:rPr>
                <w:snapToGrid/>
                <w:sz w:val="22"/>
                <w:szCs w:val="22"/>
              </w:rPr>
              <w:t>- Bổ sung cho truyền giá trị âm số lượng/đơn giá ở mục 6.6 itemInfo</w:t>
            </w:r>
          </w:p>
          <w:p w14:paraId="60AB3679">
            <w:pPr>
              <w:spacing w:before="100" w:beforeAutospacing="1" w:after="100" w:afterAutospacing="1" w:line="240" w:lineRule="auto"/>
              <w:ind w:left="0"/>
              <w:contextualSpacing/>
              <w:jc w:val="both"/>
              <w:rPr>
                <w:snapToGrid/>
                <w:sz w:val="22"/>
                <w:szCs w:val="22"/>
              </w:rPr>
            </w:pPr>
            <w:r>
              <w:rPr>
                <w:snapToGrid/>
                <w:sz w:val="22"/>
                <w:szCs w:val="22"/>
              </w:rPr>
              <w:t xml:space="preserve">- Bổ sung thêm trường </w:t>
            </w:r>
            <w:r>
              <w:rPr>
                <w:iCs/>
                <w:sz w:val="22"/>
                <w:szCs w:val="22"/>
                <w:shd w:val="clear" w:color="auto" w:fill="FFFFFF"/>
              </w:rPr>
              <w:t>Điều chỉnh hóa đơn không tồn tại qua API</w:t>
            </w:r>
            <w:r>
              <w:rPr>
                <w:sz w:val="22"/>
                <w:szCs w:val="22"/>
                <w:shd w:val="clear" w:color="auto" w:fill="FFFFFF"/>
              </w:rPr>
              <w:t xml:space="preserve"> ở mục</w:t>
            </w:r>
            <w:r>
              <w:rPr>
                <w:color w:val="1F497D"/>
                <w:sz w:val="22"/>
                <w:szCs w:val="22"/>
                <w:shd w:val="clear" w:color="auto" w:fill="FFFFFF"/>
              </w:rPr>
              <w:t xml:space="preserve"> </w:t>
            </w:r>
            <w:r>
              <w:rPr>
                <w:snapToGrid/>
                <w:sz w:val="22"/>
                <w:szCs w:val="22"/>
              </w:rPr>
              <w:t>6.2 generaIInvoiceInfo, File json tại mục 7.2 và mục 7.15</w:t>
            </w:r>
          </w:p>
        </w:tc>
      </w:tr>
      <w:tr w14:paraId="65CD3A0A">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80" w:type="dxa"/>
            <w:bottom w:w="0" w:type="dxa"/>
            <w:right w:w="80" w:type="dxa"/>
          </w:tblCellMar>
        </w:tblPrEx>
        <w:tc>
          <w:tcPr>
            <w:tcW w:w="1260" w:type="dxa"/>
            <w:noWrap w:val="0"/>
            <w:vAlign w:val="top"/>
          </w:tcPr>
          <w:p w14:paraId="357718D4">
            <w:pPr>
              <w:spacing w:before="100" w:beforeAutospacing="1" w:after="100" w:afterAutospacing="1" w:line="240" w:lineRule="auto"/>
              <w:ind w:left="0"/>
              <w:contextualSpacing/>
              <w:jc w:val="center"/>
              <w:rPr>
                <w:snapToGrid/>
                <w:sz w:val="22"/>
                <w:szCs w:val="22"/>
              </w:rPr>
            </w:pPr>
            <w:r>
              <w:rPr>
                <w:snapToGrid/>
                <w:sz w:val="22"/>
                <w:szCs w:val="22"/>
              </w:rPr>
              <w:t>2.6</w:t>
            </w:r>
          </w:p>
        </w:tc>
        <w:tc>
          <w:tcPr>
            <w:tcW w:w="1530" w:type="dxa"/>
            <w:noWrap w:val="0"/>
            <w:vAlign w:val="top"/>
          </w:tcPr>
          <w:p w14:paraId="7D2460FA">
            <w:pPr>
              <w:spacing w:before="100" w:beforeAutospacing="1" w:after="100" w:afterAutospacing="1" w:line="240" w:lineRule="auto"/>
              <w:ind w:left="0"/>
              <w:contextualSpacing/>
              <w:jc w:val="center"/>
              <w:rPr>
                <w:snapToGrid/>
                <w:sz w:val="22"/>
                <w:szCs w:val="22"/>
              </w:rPr>
            </w:pPr>
            <w:r>
              <w:rPr>
                <w:snapToGrid/>
                <w:sz w:val="22"/>
                <w:szCs w:val="22"/>
              </w:rPr>
              <w:t>09/2022</w:t>
            </w:r>
          </w:p>
        </w:tc>
        <w:tc>
          <w:tcPr>
            <w:tcW w:w="7200" w:type="dxa"/>
            <w:noWrap w:val="0"/>
            <w:vAlign w:val="top"/>
          </w:tcPr>
          <w:p w14:paraId="44F8EBDB">
            <w:pPr>
              <w:spacing w:before="100" w:beforeAutospacing="1" w:after="100" w:afterAutospacing="1" w:line="240" w:lineRule="auto"/>
              <w:ind w:left="0"/>
              <w:contextualSpacing/>
              <w:jc w:val="both"/>
              <w:rPr>
                <w:snapToGrid/>
                <w:sz w:val="22"/>
                <w:szCs w:val="22"/>
              </w:rPr>
            </w:pPr>
            <w:r>
              <w:rPr>
                <w:snapToGrid/>
                <w:sz w:val="22"/>
                <w:szCs w:val="22"/>
              </w:rPr>
              <w:t>- Thêm mới 6.12 QRcode</w:t>
            </w:r>
          </w:p>
          <w:p w14:paraId="0FA359E0">
            <w:pPr>
              <w:spacing w:before="100" w:beforeAutospacing="1" w:after="100" w:afterAutospacing="1" w:line="240" w:lineRule="auto"/>
              <w:ind w:left="0"/>
              <w:contextualSpacing/>
              <w:jc w:val="both"/>
              <w:rPr>
                <w:snapToGrid/>
                <w:sz w:val="22"/>
                <w:szCs w:val="22"/>
              </w:rPr>
            </w:pPr>
            <w:r>
              <w:rPr>
                <w:snapToGrid/>
                <w:sz w:val="22"/>
                <w:szCs w:val="22"/>
              </w:rPr>
              <w:t>- Thêm mới 7.22 Cấp mã bí mật</w:t>
            </w:r>
          </w:p>
          <w:p w14:paraId="61E6CD8C">
            <w:pPr>
              <w:spacing w:before="100" w:beforeAutospacing="1" w:after="100" w:afterAutospacing="1" w:line="240" w:lineRule="auto"/>
              <w:ind w:left="0"/>
              <w:contextualSpacing/>
              <w:jc w:val="both"/>
              <w:rPr>
                <w:snapToGrid/>
                <w:sz w:val="22"/>
                <w:szCs w:val="22"/>
              </w:rPr>
            </w:pPr>
            <w:r>
              <w:rPr>
                <w:snapToGrid/>
                <w:sz w:val="22"/>
                <w:szCs w:val="22"/>
              </w:rPr>
              <w:t>- Thêm mới 7.25 Cập nhật trạng thái in hoá đơn</w:t>
            </w:r>
          </w:p>
          <w:p w14:paraId="17295241">
            <w:pPr>
              <w:spacing w:before="100" w:beforeAutospacing="1" w:after="100" w:afterAutospacing="1" w:line="240" w:lineRule="auto"/>
              <w:ind w:left="0"/>
              <w:contextualSpacing/>
              <w:jc w:val="both"/>
              <w:rPr>
                <w:snapToGrid/>
                <w:sz w:val="22"/>
                <w:szCs w:val="22"/>
              </w:rPr>
            </w:pPr>
            <w:r>
              <w:rPr>
                <w:snapToGrid/>
                <w:sz w:val="22"/>
                <w:szCs w:val="22"/>
              </w:rPr>
              <w:t>- Thêm mới 7.26 Số lần quét QRcode của hoá đơn</w:t>
            </w:r>
          </w:p>
        </w:tc>
      </w:tr>
      <w:tr w14:paraId="6F04E35B">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80" w:type="dxa"/>
            <w:bottom w:w="0" w:type="dxa"/>
            <w:right w:w="80" w:type="dxa"/>
          </w:tblCellMar>
        </w:tblPrEx>
        <w:tc>
          <w:tcPr>
            <w:tcW w:w="1260" w:type="dxa"/>
            <w:noWrap w:val="0"/>
            <w:vAlign w:val="top"/>
          </w:tcPr>
          <w:p w14:paraId="31382B89">
            <w:pPr>
              <w:spacing w:before="100" w:beforeAutospacing="1" w:after="100" w:afterAutospacing="1" w:line="240" w:lineRule="auto"/>
              <w:ind w:left="0"/>
              <w:contextualSpacing/>
              <w:jc w:val="center"/>
              <w:rPr>
                <w:snapToGrid/>
                <w:sz w:val="22"/>
                <w:szCs w:val="22"/>
              </w:rPr>
            </w:pPr>
            <w:r>
              <w:rPr>
                <w:snapToGrid/>
                <w:sz w:val="22"/>
                <w:szCs w:val="22"/>
              </w:rPr>
              <w:t>2.7</w:t>
            </w:r>
          </w:p>
        </w:tc>
        <w:tc>
          <w:tcPr>
            <w:tcW w:w="1530" w:type="dxa"/>
            <w:noWrap w:val="0"/>
            <w:vAlign w:val="top"/>
          </w:tcPr>
          <w:p w14:paraId="745D122B">
            <w:pPr>
              <w:spacing w:before="100" w:beforeAutospacing="1" w:after="100" w:afterAutospacing="1" w:line="240" w:lineRule="auto"/>
              <w:ind w:left="0"/>
              <w:contextualSpacing/>
              <w:jc w:val="center"/>
              <w:rPr>
                <w:snapToGrid/>
                <w:sz w:val="22"/>
                <w:szCs w:val="22"/>
              </w:rPr>
            </w:pPr>
            <w:r>
              <w:rPr>
                <w:snapToGrid/>
                <w:sz w:val="22"/>
                <w:szCs w:val="22"/>
              </w:rPr>
              <w:t>09/2022</w:t>
            </w:r>
          </w:p>
        </w:tc>
        <w:tc>
          <w:tcPr>
            <w:tcW w:w="7200" w:type="dxa"/>
            <w:noWrap w:val="0"/>
            <w:vAlign w:val="top"/>
          </w:tcPr>
          <w:p w14:paraId="55784D58">
            <w:pPr>
              <w:spacing w:before="100" w:beforeAutospacing="1" w:after="100" w:afterAutospacing="1" w:line="240" w:lineRule="auto"/>
              <w:ind w:left="0"/>
              <w:contextualSpacing/>
              <w:jc w:val="both"/>
              <w:rPr>
                <w:snapToGrid/>
                <w:sz w:val="22"/>
                <w:szCs w:val="22"/>
              </w:rPr>
            </w:pPr>
            <w:r>
              <w:rPr>
                <w:snapToGrid/>
                <w:sz w:val="22"/>
                <w:szCs w:val="22"/>
              </w:rPr>
              <w:t>- Bổ sung thêm trường thông tin cho phép tìm kiếm hóa đơn theo ngày phát hành ở mục 7.7</w:t>
            </w:r>
          </w:p>
          <w:p w14:paraId="34333AEF">
            <w:pPr>
              <w:spacing w:before="100" w:beforeAutospacing="1" w:after="100" w:afterAutospacing="1" w:line="240" w:lineRule="auto"/>
              <w:ind w:left="0"/>
              <w:contextualSpacing/>
              <w:jc w:val="both"/>
              <w:rPr>
                <w:snapToGrid/>
                <w:sz w:val="22"/>
                <w:szCs w:val="22"/>
              </w:rPr>
            </w:pPr>
            <w:r>
              <w:rPr>
                <w:snapToGrid/>
                <w:sz w:val="22"/>
                <w:szCs w:val="22"/>
              </w:rPr>
              <w:t>- Bổ sung thêm hình thức thanh toán ở mục 6.5</w:t>
            </w:r>
          </w:p>
          <w:p w14:paraId="6D87A141">
            <w:pPr>
              <w:spacing w:before="100" w:beforeAutospacing="1" w:after="100" w:afterAutospacing="1" w:line="240" w:lineRule="auto"/>
              <w:ind w:left="0"/>
              <w:contextualSpacing/>
              <w:jc w:val="both"/>
              <w:rPr>
                <w:snapToGrid/>
                <w:sz w:val="22"/>
                <w:szCs w:val="22"/>
              </w:rPr>
            </w:pPr>
            <w:r>
              <w:rPr>
                <w:snapToGrid/>
                <w:sz w:val="22"/>
                <w:szCs w:val="22"/>
              </w:rPr>
              <w:t>- Thêm mới 7.27. Api thống kê hóa đơn theo user</w:t>
            </w:r>
          </w:p>
        </w:tc>
      </w:tr>
      <w:tr w14:paraId="2B9E35B9">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80" w:type="dxa"/>
            <w:bottom w:w="0" w:type="dxa"/>
            <w:right w:w="80" w:type="dxa"/>
          </w:tblCellMar>
        </w:tblPrEx>
        <w:tc>
          <w:tcPr>
            <w:tcW w:w="1260" w:type="dxa"/>
            <w:noWrap w:val="0"/>
            <w:vAlign w:val="top"/>
          </w:tcPr>
          <w:p w14:paraId="5F3554D2">
            <w:pPr>
              <w:spacing w:before="100" w:beforeAutospacing="1" w:after="100" w:afterAutospacing="1" w:line="240" w:lineRule="auto"/>
              <w:ind w:left="0"/>
              <w:contextualSpacing/>
              <w:jc w:val="center"/>
              <w:rPr>
                <w:snapToGrid/>
                <w:sz w:val="22"/>
                <w:szCs w:val="22"/>
              </w:rPr>
            </w:pPr>
            <w:r>
              <w:rPr>
                <w:snapToGrid/>
                <w:sz w:val="22"/>
                <w:szCs w:val="22"/>
              </w:rPr>
              <w:t>2.8</w:t>
            </w:r>
          </w:p>
        </w:tc>
        <w:tc>
          <w:tcPr>
            <w:tcW w:w="1530" w:type="dxa"/>
            <w:noWrap w:val="0"/>
            <w:vAlign w:val="top"/>
          </w:tcPr>
          <w:p w14:paraId="34DE5DBE">
            <w:pPr>
              <w:spacing w:before="100" w:beforeAutospacing="1" w:after="100" w:afterAutospacing="1" w:line="240" w:lineRule="auto"/>
              <w:ind w:left="0"/>
              <w:contextualSpacing/>
              <w:jc w:val="center"/>
              <w:rPr>
                <w:snapToGrid/>
                <w:sz w:val="22"/>
                <w:szCs w:val="22"/>
              </w:rPr>
            </w:pPr>
            <w:r>
              <w:rPr>
                <w:snapToGrid/>
                <w:sz w:val="22"/>
                <w:szCs w:val="22"/>
              </w:rPr>
              <w:t>9/2022</w:t>
            </w:r>
          </w:p>
        </w:tc>
        <w:tc>
          <w:tcPr>
            <w:tcW w:w="7200" w:type="dxa"/>
            <w:noWrap w:val="0"/>
            <w:vAlign w:val="top"/>
          </w:tcPr>
          <w:p w14:paraId="38CC63AB">
            <w:pPr>
              <w:spacing w:before="0"/>
              <w:ind w:left="41"/>
              <w:jc w:val="both"/>
              <w:rPr>
                <w:snapToGrid/>
                <w:sz w:val="22"/>
                <w:szCs w:val="22"/>
              </w:rPr>
            </w:pPr>
            <w:r>
              <w:rPr>
                <w:snapToGrid/>
                <w:sz w:val="22"/>
                <w:szCs w:val="22"/>
              </w:rPr>
              <w:t xml:space="preserve">- Bổ sung cho truyền thêm </w:t>
            </w:r>
            <w:r>
              <w:rPr>
                <w:sz w:val="22"/>
                <w:szCs w:val="22"/>
                <w:lang w:val="vi-VN"/>
              </w:rPr>
              <w:t xml:space="preserve">Mã bí mật đã được cấp cho MST </w:t>
            </w:r>
            <w:r>
              <w:rPr>
                <w:sz w:val="22"/>
                <w:szCs w:val="22"/>
              </w:rPr>
              <w:t xml:space="preserve">ở mục 6.2 </w:t>
            </w:r>
            <w:r>
              <w:rPr>
                <w:snapToGrid/>
                <w:sz w:val="22"/>
                <w:szCs w:val="22"/>
              </w:rPr>
              <w:t>generaIInvoiceInfo</w:t>
            </w:r>
          </w:p>
          <w:p w14:paraId="1248B525">
            <w:pPr>
              <w:spacing w:before="100" w:beforeAutospacing="1" w:after="100" w:afterAutospacing="1" w:line="240" w:lineRule="auto"/>
              <w:ind w:left="0"/>
              <w:contextualSpacing/>
              <w:jc w:val="both"/>
              <w:rPr>
                <w:snapToGrid/>
                <w:sz w:val="22"/>
                <w:szCs w:val="22"/>
              </w:rPr>
            </w:pPr>
            <w:r>
              <w:rPr>
                <w:snapToGrid/>
                <w:sz w:val="22"/>
                <w:szCs w:val="22"/>
              </w:rPr>
              <w:t xml:space="preserve">- Bổ sung Đồng bộ ghi chú/ cho truyền </w:t>
            </w:r>
            <w:r>
              <w:rPr>
                <w:bCs/>
                <w:sz w:val="22"/>
                <w:szCs w:val="22"/>
              </w:rPr>
              <w:t>itemNote</w:t>
            </w:r>
            <w:r>
              <w:rPr>
                <w:snapToGrid/>
                <w:sz w:val="22"/>
                <w:szCs w:val="22"/>
              </w:rPr>
              <w:t xml:space="preserve"> ở mục 6.6 itemInfo</w:t>
            </w:r>
          </w:p>
        </w:tc>
      </w:tr>
      <w:tr w14:paraId="2AB57F9A">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80" w:type="dxa"/>
            <w:bottom w:w="0" w:type="dxa"/>
            <w:right w:w="80" w:type="dxa"/>
          </w:tblCellMar>
        </w:tblPrEx>
        <w:tc>
          <w:tcPr>
            <w:tcW w:w="1260" w:type="dxa"/>
            <w:noWrap w:val="0"/>
            <w:vAlign w:val="top"/>
          </w:tcPr>
          <w:p w14:paraId="7169FCB1">
            <w:pPr>
              <w:spacing w:before="100" w:beforeAutospacing="1" w:after="100" w:afterAutospacing="1" w:line="240" w:lineRule="auto"/>
              <w:ind w:left="0"/>
              <w:contextualSpacing/>
              <w:jc w:val="center"/>
              <w:rPr>
                <w:snapToGrid/>
                <w:sz w:val="22"/>
                <w:szCs w:val="22"/>
              </w:rPr>
            </w:pPr>
            <w:r>
              <w:rPr>
                <w:snapToGrid/>
                <w:sz w:val="22"/>
                <w:szCs w:val="22"/>
              </w:rPr>
              <w:t>2.9</w:t>
            </w:r>
          </w:p>
        </w:tc>
        <w:tc>
          <w:tcPr>
            <w:tcW w:w="1530" w:type="dxa"/>
            <w:noWrap w:val="0"/>
            <w:vAlign w:val="top"/>
          </w:tcPr>
          <w:p w14:paraId="2E335E4D">
            <w:pPr>
              <w:spacing w:before="100" w:beforeAutospacing="1" w:after="100" w:afterAutospacing="1" w:line="240" w:lineRule="auto"/>
              <w:ind w:left="0"/>
              <w:contextualSpacing/>
              <w:jc w:val="center"/>
              <w:rPr>
                <w:snapToGrid/>
                <w:sz w:val="22"/>
                <w:szCs w:val="22"/>
              </w:rPr>
            </w:pPr>
            <w:r>
              <w:rPr>
                <w:snapToGrid/>
                <w:sz w:val="22"/>
                <w:szCs w:val="22"/>
              </w:rPr>
              <w:t>11/2022</w:t>
            </w:r>
          </w:p>
        </w:tc>
        <w:tc>
          <w:tcPr>
            <w:tcW w:w="7200" w:type="dxa"/>
            <w:noWrap w:val="0"/>
            <w:vAlign w:val="top"/>
          </w:tcPr>
          <w:p w14:paraId="0606DD17">
            <w:pPr>
              <w:spacing w:before="0"/>
              <w:ind w:left="41"/>
              <w:jc w:val="both"/>
              <w:rPr>
                <w:snapToGrid/>
                <w:sz w:val="22"/>
                <w:szCs w:val="22"/>
              </w:rPr>
            </w:pPr>
            <w:r>
              <w:rPr>
                <w:snapToGrid/>
                <w:sz w:val="22"/>
                <w:szCs w:val="22"/>
              </w:rPr>
              <w:t>- Api giải trình mục 7.26</w:t>
            </w:r>
          </w:p>
        </w:tc>
      </w:tr>
      <w:tr w14:paraId="25F4FF2F">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80" w:type="dxa"/>
            <w:bottom w:w="0" w:type="dxa"/>
            <w:right w:w="80" w:type="dxa"/>
          </w:tblCellMar>
        </w:tblPrEx>
        <w:tc>
          <w:tcPr>
            <w:tcW w:w="1260" w:type="dxa"/>
            <w:noWrap w:val="0"/>
            <w:vAlign w:val="top"/>
          </w:tcPr>
          <w:p w14:paraId="52C16BF5">
            <w:pPr>
              <w:spacing w:before="100" w:beforeAutospacing="1" w:after="100" w:afterAutospacing="1" w:line="240" w:lineRule="auto"/>
              <w:ind w:left="0"/>
              <w:contextualSpacing/>
              <w:jc w:val="center"/>
              <w:rPr>
                <w:snapToGrid/>
                <w:sz w:val="22"/>
                <w:szCs w:val="22"/>
              </w:rPr>
            </w:pPr>
            <w:r>
              <w:rPr>
                <w:snapToGrid/>
                <w:sz w:val="22"/>
                <w:szCs w:val="22"/>
              </w:rPr>
              <w:t>2.10</w:t>
            </w:r>
          </w:p>
        </w:tc>
        <w:tc>
          <w:tcPr>
            <w:tcW w:w="1530" w:type="dxa"/>
            <w:noWrap w:val="0"/>
            <w:vAlign w:val="top"/>
          </w:tcPr>
          <w:p w14:paraId="2DF79668">
            <w:pPr>
              <w:spacing w:before="100" w:beforeAutospacing="1" w:after="100" w:afterAutospacing="1" w:line="240" w:lineRule="auto"/>
              <w:ind w:left="0"/>
              <w:contextualSpacing/>
              <w:jc w:val="center"/>
              <w:rPr>
                <w:snapToGrid/>
                <w:sz w:val="22"/>
                <w:szCs w:val="22"/>
              </w:rPr>
            </w:pPr>
            <w:r>
              <w:rPr>
                <w:snapToGrid/>
                <w:sz w:val="22"/>
                <w:szCs w:val="22"/>
              </w:rPr>
              <w:t>11/2022</w:t>
            </w:r>
          </w:p>
        </w:tc>
        <w:tc>
          <w:tcPr>
            <w:tcW w:w="7200" w:type="dxa"/>
            <w:noWrap w:val="0"/>
            <w:vAlign w:val="top"/>
          </w:tcPr>
          <w:p w14:paraId="676F7280">
            <w:pPr>
              <w:spacing w:before="0"/>
              <w:ind w:left="41"/>
              <w:jc w:val="both"/>
              <w:rPr>
                <w:sz w:val="22"/>
                <w:szCs w:val="22"/>
              </w:rPr>
            </w:pPr>
            <w:r>
              <w:rPr>
                <w:snapToGrid/>
                <w:sz w:val="22"/>
                <w:szCs w:val="22"/>
              </w:rPr>
              <w:t xml:space="preserve">- Bổ sung nội dung mục 7.2 và 7.15: </w:t>
            </w:r>
            <w:r>
              <w:rPr>
                <w:sz w:val="22"/>
                <w:szCs w:val="22"/>
              </w:rPr>
              <w:t>thêm trong generalInvoiceInfo 2 thẻ : originalInvoiceType và originalTemplateCode</w:t>
            </w:r>
          </w:p>
          <w:p w14:paraId="5A426727">
            <w:pPr>
              <w:spacing w:before="0"/>
              <w:ind w:left="41"/>
              <w:jc w:val="both"/>
              <w:rPr>
                <w:snapToGrid/>
                <w:sz w:val="22"/>
                <w:szCs w:val="22"/>
              </w:rPr>
            </w:pPr>
            <w:r>
              <w:rPr>
                <w:sz w:val="22"/>
                <w:szCs w:val="22"/>
              </w:rPr>
              <w:t>- Thêm mới mục 7.26: lấy danh sách mẫu và ký hiệu hóa đơn theo mã số thuế</w:t>
            </w:r>
          </w:p>
        </w:tc>
      </w:tr>
      <w:tr w14:paraId="13A0E31F">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80" w:type="dxa"/>
            <w:bottom w:w="0" w:type="dxa"/>
            <w:right w:w="80" w:type="dxa"/>
          </w:tblCellMar>
        </w:tblPrEx>
        <w:tc>
          <w:tcPr>
            <w:tcW w:w="1260" w:type="dxa"/>
            <w:noWrap w:val="0"/>
            <w:vAlign w:val="top"/>
          </w:tcPr>
          <w:p w14:paraId="1A1D8971">
            <w:pPr>
              <w:spacing w:before="100" w:beforeAutospacing="1" w:after="100" w:afterAutospacing="1" w:line="240" w:lineRule="auto"/>
              <w:ind w:left="0"/>
              <w:contextualSpacing/>
              <w:jc w:val="center"/>
              <w:rPr>
                <w:snapToGrid/>
                <w:sz w:val="22"/>
                <w:szCs w:val="22"/>
              </w:rPr>
            </w:pPr>
            <w:r>
              <w:rPr>
                <w:snapToGrid/>
                <w:sz w:val="22"/>
                <w:szCs w:val="22"/>
              </w:rPr>
              <w:t>2.11</w:t>
            </w:r>
          </w:p>
        </w:tc>
        <w:tc>
          <w:tcPr>
            <w:tcW w:w="1530" w:type="dxa"/>
            <w:noWrap w:val="0"/>
            <w:vAlign w:val="top"/>
          </w:tcPr>
          <w:p w14:paraId="51F32902">
            <w:pPr>
              <w:spacing w:before="100" w:beforeAutospacing="1" w:after="100" w:afterAutospacing="1" w:line="240" w:lineRule="auto"/>
              <w:ind w:left="0"/>
              <w:contextualSpacing/>
              <w:jc w:val="center"/>
              <w:rPr>
                <w:snapToGrid/>
                <w:sz w:val="22"/>
                <w:szCs w:val="22"/>
              </w:rPr>
            </w:pPr>
            <w:r>
              <w:rPr>
                <w:snapToGrid/>
                <w:sz w:val="22"/>
                <w:szCs w:val="22"/>
              </w:rPr>
              <w:t>12/2022</w:t>
            </w:r>
          </w:p>
        </w:tc>
        <w:tc>
          <w:tcPr>
            <w:tcW w:w="7200" w:type="dxa"/>
            <w:noWrap w:val="0"/>
            <w:vAlign w:val="top"/>
          </w:tcPr>
          <w:p w14:paraId="561BB1C7">
            <w:pPr>
              <w:ind w:left="0"/>
              <w:rPr>
                <w:sz w:val="22"/>
                <w:szCs w:val="22"/>
              </w:rPr>
            </w:pPr>
            <w:r>
              <w:rPr>
                <w:snapToGrid/>
                <w:sz w:val="22"/>
                <w:szCs w:val="22"/>
              </w:rPr>
              <w:t xml:space="preserve">- Bổ sung nội dung </w:t>
            </w:r>
            <w:r>
              <w:rPr>
                <w:sz w:val="22"/>
                <w:szCs w:val="22"/>
              </w:rPr>
              <w:t>thực hiện thay đổi cách lưu dữ liệu khi lập hóa đơn với hàng hóa có tính chất Ghi chú ở mục 6.7</w:t>
            </w:r>
          </w:p>
          <w:p w14:paraId="3536A55D">
            <w:pPr>
              <w:ind w:left="0"/>
              <w:rPr>
                <w:sz w:val="22"/>
                <w:szCs w:val="22"/>
              </w:rPr>
            </w:pPr>
            <w:r>
              <w:rPr>
                <w:sz w:val="22"/>
                <w:szCs w:val="22"/>
              </w:rPr>
              <w:t>- Bổ sung nội dung cho phép điều hỉnh thông tin hàng hóa itemInfo ở mục 6.6</w:t>
            </w:r>
          </w:p>
          <w:p w14:paraId="5806CC53">
            <w:pPr>
              <w:ind w:left="0"/>
              <w:rPr>
                <w:sz w:val="22"/>
                <w:szCs w:val="22"/>
              </w:rPr>
            </w:pPr>
            <w:r>
              <w:rPr>
                <w:sz w:val="22"/>
                <w:szCs w:val="22"/>
              </w:rPr>
              <w:t>- Bổ sung nội dung đường link tra cứu hóa đơn gửi mail cho người mua ở mục 7.14</w:t>
            </w:r>
          </w:p>
        </w:tc>
      </w:tr>
      <w:tr w14:paraId="7F8C5CFE">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80" w:type="dxa"/>
            <w:bottom w:w="0" w:type="dxa"/>
            <w:right w:w="80" w:type="dxa"/>
          </w:tblCellMar>
        </w:tblPrEx>
        <w:tc>
          <w:tcPr>
            <w:tcW w:w="1260" w:type="dxa"/>
            <w:noWrap w:val="0"/>
            <w:vAlign w:val="top"/>
          </w:tcPr>
          <w:p w14:paraId="317D28D4">
            <w:pPr>
              <w:spacing w:before="100" w:beforeAutospacing="1" w:after="100" w:afterAutospacing="1" w:line="240" w:lineRule="auto"/>
              <w:ind w:left="0"/>
              <w:contextualSpacing/>
              <w:jc w:val="center"/>
              <w:rPr>
                <w:snapToGrid/>
                <w:sz w:val="22"/>
                <w:szCs w:val="22"/>
              </w:rPr>
            </w:pPr>
            <w:r>
              <w:rPr>
                <w:snapToGrid/>
                <w:sz w:val="22"/>
                <w:szCs w:val="22"/>
              </w:rPr>
              <w:t>2.12</w:t>
            </w:r>
          </w:p>
        </w:tc>
        <w:tc>
          <w:tcPr>
            <w:tcW w:w="1530" w:type="dxa"/>
            <w:noWrap w:val="0"/>
            <w:vAlign w:val="top"/>
          </w:tcPr>
          <w:p w14:paraId="4087A930">
            <w:pPr>
              <w:spacing w:before="100" w:beforeAutospacing="1" w:after="100" w:afterAutospacing="1" w:line="240" w:lineRule="auto"/>
              <w:ind w:left="0"/>
              <w:contextualSpacing/>
              <w:jc w:val="center"/>
              <w:rPr>
                <w:snapToGrid/>
                <w:sz w:val="22"/>
                <w:szCs w:val="22"/>
              </w:rPr>
            </w:pPr>
            <w:r>
              <w:rPr>
                <w:snapToGrid/>
                <w:sz w:val="22"/>
                <w:szCs w:val="22"/>
              </w:rPr>
              <w:t>12/2022</w:t>
            </w:r>
          </w:p>
        </w:tc>
        <w:tc>
          <w:tcPr>
            <w:tcW w:w="7200" w:type="dxa"/>
            <w:noWrap w:val="0"/>
            <w:vAlign w:val="top"/>
          </w:tcPr>
          <w:p w14:paraId="3DFF9643">
            <w:pPr>
              <w:ind w:left="0"/>
              <w:rPr>
                <w:snapToGrid/>
                <w:sz w:val="22"/>
                <w:szCs w:val="22"/>
              </w:rPr>
            </w:pPr>
            <w:r>
              <w:rPr>
                <w:snapToGrid/>
                <w:sz w:val="22"/>
                <w:szCs w:val="22"/>
              </w:rPr>
              <w:t>- Thêm mới nội dung: API phát hành hóa đơn có mã số bí mật mục 7.28 và 7.29</w:t>
            </w:r>
          </w:p>
        </w:tc>
      </w:tr>
      <w:tr w14:paraId="3EEB49BF">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80" w:type="dxa"/>
            <w:bottom w:w="0" w:type="dxa"/>
            <w:right w:w="80" w:type="dxa"/>
          </w:tblCellMar>
        </w:tblPrEx>
        <w:tc>
          <w:tcPr>
            <w:tcW w:w="1260" w:type="dxa"/>
            <w:noWrap w:val="0"/>
            <w:vAlign w:val="top"/>
          </w:tcPr>
          <w:p w14:paraId="379A130B">
            <w:pPr>
              <w:spacing w:before="100" w:beforeAutospacing="1" w:after="100" w:afterAutospacing="1" w:line="240" w:lineRule="auto"/>
              <w:ind w:left="0"/>
              <w:contextualSpacing/>
              <w:jc w:val="center"/>
              <w:rPr>
                <w:snapToGrid/>
                <w:sz w:val="22"/>
                <w:szCs w:val="22"/>
              </w:rPr>
            </w:pPr>
            <w:r>
              <w:rPr>
                <w:snapToGrid/>
                <w:sz w:val="22"/>
                <w:szCs w:val="22"/>
              </w:rPr>
              <w:t>2.13</w:t>
            </w:r>
          </w:p>
        </w:tc>
        <w:tc>
          <w:tcPr>
            <w:tcW w:w="1530" w:type="dxa"/>
            <w:noWrap w:val="0"/>
            <w:vAlign w:val="top"/>
          </w:tcPr>
          <w:p w14:paraId="1D04F46F">
            <w:pPr>
              <w:spacing w:before="100" w:beforeAutospacing="1" w:after="100" w:afterAutospacing="1" w:line="240" w:lineRule="auto"/>
              <w:ind w:left="0"/>
              <w:contextualSpacing/>
              <w:jc w:val="center"/>
              <w:rPr>
                <w:snapToGrid/>
                <w:sz w:val="22"/>
                <w:szCs w:val="22"/>
              </w:rPr>
            </w:pPr>
            <w:r>
              <w:rPr>
                <w:snapToGrid/>
                <w:sz w:val="22"/>
                <w:szCs w:val="22"/>
              </w:rPr>
              <w:t>1/2023</w:t>
            </w:r>
          </w:p>
        </w:tc>
        <w:tc>
          <w:tcPr>
            <w:tcW w:w="7200" w:type="dxa"/>
            <w:noWrap w:val="0"/>
            <w:vAlign w:val="top"/>
          </w:tcPr>
          <w:p w14:paraId="55FA7509">
            <w:pPr>
              <w:ind w:left="0"/>
              <w:rPr>
                <w:snapToGrid/>
                <w:sz w:val="22"/>
                <w:szCs w:val="22"/>
              </w:rPr>
            </w:pPr>
            <w:r>
              <w:rPr>
                <w:snapToGrid/>
                <w:sz w:val="22"/>
                <w:szCs w:val="22"/>
              </w:rPr>
              <w:t>- Bổ sung mô tả quy tắc truyền ký hiệu hóa đơn trong generalInvoiceInfo mục 6.2</w:t>
            </w:r>
          </w:p>
        </w:tc>
      </w:tr>
      <w:tr w14:paraId="049FAD73">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80" w:type="dxa"/>
            <w:bottom w:w="0" w:type="dxa"/>
            <w:right w:w="80" w:type="dxa"/>
          </w:tblCellMar>
        </w:tblPrEx>
        <w:tc>
          <w:tcPr>
            <w:tcW w:w="1260" w:type="dxa"/>
            <w:noWrap w:val="0"/>
            <w:vAlign w:val="top"/>
          </w:tcPr>
          <w:p w14:paraId="22193E4A">
            <w:pPr>
              <w:spacing w:before="100" w:beforeAutospacing="1" w:after="100" w:afterAutospacing="1" w:line="240" w:lineRule="auto"/>
              <w:ind w:left="0"/>
              <w:contextualSpacing/>
              <w:jc w:val="center"/>
              <w:rPr>
                <w:snapToGrid/>
                <w:sz w:val="22"/>
                <w:szCs w:val="22"/>
              </w:rPr>
            </w:pPr>
            <w:r>
              <w:rPr>
                <w:snapToGrid/>
                <w:sz w:val="22"/>
                <w:szCs w:val="22"/>
              </w:rPr>
              <w:t>2.14</w:t>
            </w:r>
          </w:p>
        </w:tc>
        <w:tc>
          <w:tcPr>
            <w:tcW w:w="1530" w:type="dxa"/>
            <w:noWrap w:val="0"/>
            <w:vAlign w:val="top"/>
          </w:tcPr>
          <w:p w14:paraId="0C8F9A23">
            <w:pPr>
              <w:spacing w:before="100" w:beforeAutospacing="1" w:after="100" w:afterAutospacing="1" w:line="240" w:lineRule="auto"/>
              <w:ind w:left="0"/>
              <w:contextualSpacing/>
              <w:jc w:val="center"/>
              <w:rPr>
                <w:snapToGrid/>
                <w:sz w:val="22"/>
                <w:szCs w:val="22"/>
              </w:rPr>
            </w:pPr>
            <w:r>
              <w:rPr>
                <w:snapToGrid/>
                <w:sz w:val="22"/>
                <w:szCs w:val="22"/>
              </w:rPr>
              <w:t>3/2023</w:t>
            </w:r>
          </w:p>
        </w:tc>
        <w:tc>
          <w:tcPr>
            <w:tcW w:w="7200" w:type="dxa"/>
            <w:noWrap w:val="0"/>
            <w:vAlign w:val="top"/>
          </w:tcPr>
          <w:p w14:paraId="1CE32828">
            <w:pPr>
              <w:ind w:left="0"/>
              <w:rPr>
                <w:snapToGrid/>
                <w:sz w:val="22"/>
                <w:szCs w:val="22"/>
              </w:rPr>
            </w:pPr>
            <w:r>
              <w:rPr>
                <w:sz w:val="22"/>
                <w:szCs w:val="22"/>
              </w:rPr>
              <w:t>- Thêm mới API lấy danh sách mẫu và ký hiệu hóa đơn theo mã số thuế trên toàn hệ thống mục 7.30</w:t>
            </w:r>
          </w:p>
        </w:tc>
      </w:tr>
      <w:tr w14:paraId="101FD1AE">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80" w:type="dxa"/>
            <w:bottom w:w="0" w:type="dxa"/>
            <w:right w:w="80" w:type="dxa"/>
          </w:tblCellMar>
        </w:tblPrEx>
        <w:tc>
          <w:tcPr>
            <w:tcW w:w="1260" w:type="dxa"/>
            <w:noWrap w:val="0"/>
            <w:vAlign w:val="top"/>
          </w:tcPr>
          <w:p w14:paraId="079A88CF">
            <w:pPr>
              <w:spacing w:before="100" w:beforeAutospacing="1" w:after="100" w:afterAutospacing="1" w:line="240" w:lineRule="auto"/>
              <w:ind w:left="0"/>
              <w:contextualSpacing/>
              <w:jc w:val="center"/>
              <w:rPr>
                <w:snapToGrid/>
                <w:sz w:val="22"/>
                <w:szCs w:val="22"/>
              </w:rPr>
            </w:pPr>
            <w:r>
              <w:rPr>
                <w:snapToGrid/>
                <w:sz w:val="22"/>
                <w:szCs w:val="22"/>
              </w:rPr>
              <w:t>2.15</w:t>
            </w:r>
          </w:p>
        </w:tc>
        <w:tc>
          <w:tcPr>
            <w:tcW w:w="1530" w:type="dxa"/>
            <w:noWrap w:val="0"/>
            <w:vAlign w:val="top"/>
          </w:tcPr>
          <w:p w14:paraId="7EA482A7">
            <w:pPr>
              <w:spacing w:before="100" w:beforeAutospacing="1" w:after="100" w:afterAutospacing="1" w:line="240" w:lineRule="auto"/>
              <w:ind w:left="0"/>
              <w:contextualSpacing/>
              <w:jc w:val="center"/>
              <w:rPr>
                <w:snapToGrid/>
                <w:sz w:val="22"/>
                <w:szCs w:val="22"/>
              </w:rPr>
            </w:pPr>
            <w:r>
              <w:rPr>
                <w:snapToGrid/>
                <w:sz w:val="22"/>
                <w:szCs w:val="22"/>
              </w:rPr>
              <w:t>3/2023</w:t>
            </w:r>
          </w:p>
        </w:tc>
        <w:tc>
          <w:tcPr>
            <w:tcW w:w="7200" w:type="dxa"/>
            <w:noWrap w:val="0"/>
            <w:vAlign w:val="top"/>
          </w:tcPr>
          <w:p w14:paraId="74906FF9">
            <w:pPr>
              <w:ind w:left="0"/>
              <w:rPr>
                <w:snapToGrid/>
                <w:sz w:val="22"/>
                <w:szCs w:val="22"/>
              </w:rPr>
            </w:pPr>
            <w:r>
              <w:rPr>
                <w:snapToGrid/>
                <w:sz w:val="22"/>
                <w:szCs w:val="22"/>
              </w:rPr>
              <w:t>- Bổ sung mô tả quy tắc kiểm tra ngày lập hóa đơn mục 7.2, 7.9, 7.15 và 7.28</w:t>
            </w:r>
          </w:p>
        </w:tc>
      </w:tr>
      <w:tr w14:paraId="3DFADFE4">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80" w:type="dxa"/>
            <w:bottom w:w="0" w:type="dxa"/>
            <w:right w:w="80" w:type="dxa"/>
          </w:tblCellMar>
        </w:tblPrEx>
        <w:tc>
          <w:tcPr>
            <w:tcW w:w="1260" w:type="dxa"/>
            <w:noWrap w:val="0"/>
            <w:vAlign w:val="top"/>
          </w:tcPr>
          <w:p w14:paraId="537718F2">
            <w:pPr>
              <w:spacing w:before="100" w:beforeAutospacing="1" w:after="100" w:afterAutospacing="1" w:line="240" w:lineRule="auto"/>
              <w:ind w:left="0"/>
              <w:contextualSpacing/>
              <w:jc w:val="center"/>
              <w:rPr>
                <w:snapToGrid/>
                <w:sz w:val="22"/>
                <w:szCs w:val="22"/>
              </w:rPr>
            </w:pPr>
            <w:r>
              <w:rPr>
                <w:snapToGrid/>
                <w:sz w:val="22"/>
                <w:szCs w:val="22"/>
              </w:rPr>
              <w:t>2.16</w:t>
            </w:r>
          </w:p>
        </w:tc>
        <w:tc>
          <w:tcPr>
            <w:tcW w:w="1530" w:type="dxa"/>
            <w:noWrap w:val="0"/>
            <w:vAlign w:val="top"/>
          </w:tcPr>
          <w:p w14:paraId="735BDCAA">
            <w:pPr>
              <w:spacing w:before="100" w:beforeAutospacing="1" w:after="100" w:afterAutospacing="1" w:line="240" w:lineRule="auto"/>
              <w:ind w:left="0"/>
              <w:contextualSpacing/>
              <w:jc w:val="center"/>
              <w:rPr>
                <w:snapToGrid/>
                <w:sz w:val="22"/>
                <w:szCs w:val="22"/>
              </w:rPr>
            </w:pPr>
            <w:r>
              <w:rPr>
                <w:snapToGrid/>
                <w:sz w:val="22"/>
                <w:szCs w:val="22"/>
              </w:rPr>
              <w:t>3/2023</w:t>
            </w:r>
          </w:p>
        </w:tc>
        <w:tc>
          <w:tcPr>
            <w:tcW w:w="7200" w:type="dxa"/>
            <w:noWrap w:val="0"/>
            <w:vAlign w:val="top"/>
          </w:tcPr>
          <w:p w14:paraId="1B07F852">
            <w:pPr>
              <w:pStyle w:val="4"/>
              <w:rPr>
                <w:sz w:val="22"/>
                <w:szCs w:val="22"/>
              </w:rPr>
            </w:pPr>
            <w:r>
              <w:rPr>
                <w:snapToGrid/>
                <w:sz w:val="22"/>
                <w:szCs w:val="22"/>
              </w:rPr>
              <w:t xml:space="preserve">- Bổ sung thêm tiêu chuẩn bảo mật kết nối: </w:t>
            </w:r>
            <w:r>
              <w:rPr>
                <w:sz w:val="22"/>
                <w:szCs w:val="22"/>
              </w:rPr>
              <w:t>API kết nối được mã hóa sử dụng giao thức https với xác thực bằng Basic Auth mục 5.5</w:t>
            </w:r>
          </w:p>
          <w:p w14:paraId="09D60EA9">
            <w:pPr>
              <w:ind w:left="0"/>
              <w:rPr>
                <w:snapToGrid/>
                <w:sz w:val="22"/>
                <w:szCs w:val="22"/>
              </w:rPr>
            </w:pPr>
            <w:r>
              <w:rPr>
                <w:snapToGrid/>
                <w:sz w:val="22"/>
                <w:szCs w:val="22"/>
              </w:rPr>
              <w:t>- Bổ sung thông tin tài khoản test mục 5.6</w:t>
            </w:r>
          </w:p>
          <w:p w14:paraId="640E106E">
            <w:pPr>
              <w:ind w:left="0"/>
              <w:rPr>
                <w:sz w:val="22"/>
                <w:szCs w:val="22"/>
                <w:lang w:val="en"/>
              </w:rPr>
            </w:pPr>
            <w:r>
              <w:rPr>
                <w:sz w:val="22"/>
                <w:szCs w:val="22"/>
              </w:rPr>
              <w:t xml:space="preserve">- Thêm trường adjustAmount20, </w:t>
            </w:r>
            <w:r>
              <w:rPr>
                <w:sz w:val="22"/>
                <w:szCs w:val="22"/>
                <w:lang w:val="en"/>
              </w:rPr>
              <w:t>invoiceNote mục 6.2</w:t>
            </w:r>
          </w:p>
          <w:p w14:paraId="1468D7D5">
            <w:pPr>
              <w:ind w:left="0"/>
              <w:rPr>
                <w:sz w:val="22"/>
                <w:szCs w:val="22"/>
              </w:rPr>
            </w:pPr>
            <w:r>
              <w:rPr>
                <w:sz w:val="22"/>
                <w:szCs w:val="22"/>
                <w:lang w:val="en"/>
              </w:rPr>
              <w:t xml:space="preserve">- Cập nhật mô tả trường </w:t>
            </w:r>
            <w:r>
              <w:rPr>
                <w:sz w:val="22"/>
                <w:szCs w:val="22"/>
              </w:rPr>
              <w:t>buyerNotGetInvoice mục 6.4</w:t>
            </w:r>
          </w:p>
          <w:p w14:paraId="017D50BD">
            <w:pPr>
              <w:ind w:left="0"/>
              <w:rPr>
                <w:snapToGrid/>
                <w:sz w:val="22"/>
                <w:szCs w:val="22"/>
              </w:rPr>
            </w:pPr>
            <w:r>
              <w:rPr>
                <w:snapToGrid/>
                <w:sz w:val="22"/>
                <w:szCs w:val="22"/>
              </w:rPr>
              <w:t>- Thay đổi maxlength batchNo từ 50 lên 300, itemNote từ 100 lên 300  mục 6.6</w:t>
            </w:r>
          </w:p>
          <w:p w14:paraId="0DEB81BE">
            <w:pPr>
              <w:ind w:left="0"/>
              <w:rPr>
                <w:snapToGrid/>
                <w:sz w:val="22"/>
                <w:szCs w:val="22"/>
              </w:rPr>
            </w:pPr>
            <w:r>
              <w:rPr>
                <w:snapToGrid/>
                <w:sz w:val="22"/>
                <w:szCs w:val="22"/>
              </w:rPr>
              <w:t>- Cập nhật đúng thông tin trường selection mục 6.6</w:t>
            </w:r>
          </w:p>
          <w:p w14:paraId="2AD4E1EA">
            <w:pPr>
              <w:ind w:left="0"/>
              <w:rPr>
                <w:snapToGrid/>
                <w:sz w:val="22"/>
                <w:szCs w:val="22"/>
              </w:rPr>
            </w:pPr>
            <w:r>
              <w:rPr>
                <w:snapToGrid/>
                <w:sz w:val="22"/>
                <w:szCs w:val="22"/>
              </w:rPr>
              <w:t>- Thay đổi maxlength của stringValue từ 13 lên 300 mục 6.9</w:t>
            </w:r>
          </w:p>
          <w:p w14:paraId="5E3BF8B1">
            <w:pPr>
              <w:ind w:left="0"/>
              <w:rPr>
                <w:snapToGrid/>
                <w:sz w:val="22"/>
                <w:szCs w:val="22"/>
              </w:rPr>
            </w:pPr>
            <w:r>
              <w:rPr>
                <w:snapToGrid/>
                <w:sz w:val="22"/>
                <w:szCs w:val="22"/>
              </w:rPr>
              <w:t>- Bổ sung Phiếu bán hàng phi thuế quan mục 6.9</w:t>
            </w:r>
          </w:p>
          <w:p w14:paraId="16A80F2F">
            <w:pPr>
              <w:ind w:left="0"/>
              <w:rPr>
                <w:snapToGrid/>
                <w:sz w:val="22"/>
                <w:szCs w:val="22"/>
              </w:rPr>
            </w:pPr>
            <w:r>
              <w:rPr>
                <w:sz w:val="22"/>
                <w:szCs w:val="22"/>
              </w:rPr>
              <w:t>- Cập nhật format của strIssueDate, additionalReferenceDate từ 4.1 lên 5.1 mục 7.5, 7.10, 7.18, 7.19, 7.26</w:t>
            </w:r>
          </w:p>
        </w:tc>
      </w:tr>
      <w:tr w14:paraId="26C612FA">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80" w:type="dxa"/>
            <w:bottom w:w="0" w:type="dxa"/>
            <w:right w:w="80" w:type="dxa"/>
          </w:tblCellMar>
        </w:tblPrEx>
        <w:tc>
          <w:tcPr>
            <w:tcW w:w="1260" w:type="dxa"/>
            <w:noWrap w:val="0"/>
            <w:vAlign w:val="top"/>
          </w:tcPr>
          <w:p w14:paraId="117BC1B1">
            <w:pPr>
              <w:spacing w:before="100" w:beforeAutospacing="1" w:after="100" w:afterAutospacing="1" w:line="240" w:lineRule="auto"/>
              <w:ind w:left="0"/>
              <w:contextualSpacing/>
              <w:jc w:val="center"/>
              <w:rPr>
                <w:snapToGrid/>
                <w:sz w:val="22"/>
                <w:szCs w:val="22"/>
              </w:rPr>
            </w:pPr>
            <w:r>
              <w:rPr>
                <w:snapToGrid/>
                <w:sz w:val="22"/>
                <w:szCs w:val="22"/>
              </w:rPr>
              <w:t>2.17</w:t>
            </w:r>
          </w:p>
        </w:tc>
        <w:tc>
          <w:tcPr>
            <w:tcW w:w="1530" w:type="dxa"/>
            <w:noWrap w:val="0"/>
            <w:vAlign w:val="top"/>
          </w:tcPr>
          <w:p w14:paraId="4459ED8B">
            <w:pPr>
              <w:spacing w:before="100" w:beforeAutospacing="1" w:after="100" w:afterAutospacing="1" w:line="240" w:lineRule="auto"/>
              <w:ind w:left="0"/>
              <w:contextualSpacing/>
              <w:jc w:val="center"/>
              <w:rPr>
                <w:snapToGrid/>
                <w:sz w:val="22"/>
                <w:szCs w:val="22"/>
              </w:rPr>
            </w:pPr>
            <w:r>
              <w:rPr>
                <w:snapToGrid/>
                <w:sz w:val="22"/>
                <w:szCs w:val="22"/>
              </w:rPr>
              <w:t>30/03/2023</w:t>
            </w:r>
          </w:p>
        </w:tc>
        <w:tc>
          <w:tcPr>
            <w:tcW w:w="7200" w:type="dxa"/>
            <w:noWrap w:val="0"/>
            <w:vAlign w:val="top"/>
          </w:tcPr>
          <w:p w14:paraId="6556CC58">
            <w:pPr>
              <w:pStyle w:val="4"/>
              <w:rPr>
                <w:snapToGrid/>
                <w:sz w:val="22"/>
                <w:szCs w:val="22"/>
              </w:rPr>
            </w:pPr>
            <w:r>
              <w:rPr>
                <w:snapToGrid/>
                <w:sz w:val="22"/>
                <w:szCs w:val="22"/>
              </w:rPr>
              <w:t>- Cập nhật đổi tên cấu hình “Ngày ký là thời điểm hiện tại” thành “</w:t>
            </w:r>
            <w:r>
              <w:rPr>
                <w:color w:val="181D34"/>
                <w:spacing w:val="2"/>
                <w:sz w:val="22"/>
                <w:szCs w:val="22"/>
                <w:shd w:val="clear" w:color="auto" w:fill="FFFFFF"/>
              </w:rPr>
              <w:t>Cho phép ngày lập hóa đơn khác ngày hiện tại” mục 7.2, 7.9, 7.15, 7.28</w:t>
            </w:r>
          </w:p>
        </w:tc>
      </w:tr>
      <w:tr w14:paraId="3DBE2020">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80" w:type="dxa"/>
            <w:bottom w:w="0" w:type="dxa"/>
            <w:right w:w="80" w:type="dxa"/>
          </w:tblCellMar>
        </w:tblPrEx>
        <w:tc>
          <w:tcPr>
            <w:tcW w:w="1260" w:type="dxa"/>
            <w:noWrap w:val="0"/>
            <w:vAlign w:val="top"/>
          </w:tcPr>
          <w:p w14:paraId="641E146C">
            <w:pPr>
              <w:spacing w:before="100" w:beforeAutospacing="1" w:after="100" w:afterAutospacing="1" w:line="240" w:lineRule="auto"/>
              <w:ind w:left="0"/>
              <w:contextualSpacing/>
              <w:jc w:val="center"/>
              <w:rPr>
                <w:snapToGrid/>
                <w:sz w:val="22"/>
                <w:szCs w:val="22"/>
              </w:rPr>
            </w:pPr>
            <w:r>
              <w:rPr>
                <w:snapToGrid/>
                <w:sz w:val="22"/>
                <w:szCs w:val="22"/>
              </w:rPr>
              <w:t>2.18</w:t>
            </w:r>
          </w:p>
        </w:tc>
        <w:tc>
          <w:tcPr>
            <w:tcW w:w="1530" w:type="dxa"/>
            <w:noWrap w:val="0"/>
            <w:vAlign w:val="top"/>
          </w:tcPr>
          <w:p w14:paraId="41CEF0E2">
            <w:pPr>
              <w:spacing w:before="100" w:beforeAutospacing="1" w:after="100" w:afterAutospacing="1" w:line="240" w:lineRule="auto"/>
              <w:ind w:left="0"/>
              <w:contextualSpacing/>
              <w:jc w:val="center"/>
              <w:rPr>
                <w:snapToGrid/>
                <w:sz w:val="22"/>
                <w:szCs w:val="22"/>
              </w:rPr>
            </w:pPr>
            <w:r>
              <w:rPr>
                <w:snapToGrid/>
                <w:sz w:val="22"/>
                <w:szCs w:val="22"/>
              </w:rPr>
              <w:t>13/04/2023</w:t>
            </w:r>
          </w:p>
        </w:tc>
        <w:tc>
          <w:tcPr>
            <w:tcW w:w="7200" w:type="dxa"/>
            <w:noWrap w:val="0"/>
            <w:vAlign w:val="top"/>
          </w:tcPr>
          <w:p w14:paraId="3D161875">
            <w:pPr>
              <w:pStyle w:val="4"/>
              <w:rPr>
                <w:snapToGrid/>
                <w:sz w:val="22"/>
                <w:szCs w:val="22"/>
              </w:rPr>
            </w:pPr>
            <w:r>
              <w:rPr>
                <w:snapToGrid/>
                <w:sz w:val="22"/>
                <w:szCs w:val="22"/>
              </w:rPr>
              <w:t>- Tăng mã số bí mật lên 30,000 mục 7.22</w:t>
            </w:r>
          </w:p>
          <w:p w14:paraId="3C4859FC">
            <w:pPr>
              <w:pStyle w:val="4"/>
              <w:rPr>
                <w:snapToGrid/>
                <w:sz w:val="22"/>
                <w:szCs w:val="22"/>
              </w:rPr>
            </w:pPr>
            <w:r>
              <w:rPr>
                <w:snapToGrid/>
                <w:sz w:val="22"/>
                <w:szCs w:val="22"/>
              </w:rPr>
              <w:t>- Nâng cấp đấu nối với BCCS mục 7.31</w:t>
            </w:r>
          </w:p>
        </w:tc>
      </w:tr>
      <w:tr w14:paraId="66E62276">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80" w:type="dxa"/>
            <w:bottom w:w="0" w:type="dxa"/>
            <w:right w:w="80" w:type="dxa"/>
          </w:tblCellMar>
        </w:tblPrEx>
        <w:tc>
          <w:tcPr>
            <w:tcW w:w="1260" w:type="dxa"/>
            <w:noWrap w:val="0"/>
            <w:vAlign w:val="top"/>
          </w:tcPr>
          <w:p w14:paraId="02C2410D">
            <w:pPr>
              <w:spacing w:before="100" w:beforeAutospacing="1" w:after="100" w:afterAutospacing="1" w:line="240" w:lineRule="auto"/>
              <w:ind w:left="0"/>
              <w:contextualSpacing/>
              <w:jc w:val="center"/>
              <w:rPr>
                <w:snapToGrid/>
                <w:sz w:val="22"/>
                <w:szCs w:val="22"/>
              </w:rPr>
            </w:pPr>
            <w:r>
              <w:rPr>
                <w:snapToGrid/>
                <w:sz w:val="22"/>
                <w:szCs w:val="22"/>
              </w:rPr>
              <w:t>2.19</w:t>
            </w:r>
          </w:p>
        </w:tc>
        <w:tc>
          <w:tcPr>
            <w:tcW w:w="1530" w:type="dxa"/>
            <w:noWrap w:val="0"/>
            <w:vAlign w:val="top"/>
          </w:tcPr>
          <w:p w14:paraId="16BAA9E3">
            <w:pPr>
              <w:spacing w:before="100" w:beforeAutospacing="1" w:after="100" w:afterAutospacing="1" w:line="240" w:lineRule="auto"/>
              <w:ind w:left="0"/>
              <w:contextualSpacing/>
              <w:jc w:val="center"/>
              <w:rPr>
                <w:snapToGrid/>
                <w:sz w:val="22"/>
                <w:szCs w:val="22"/>
              </w:rPr>
            </w:pPr>
            <w:r>
              <w:rPr>
                <w:snapToGrid/>
                <w:sz w:val="22"/>
                <w:szCs w:val="22"/>
              </w:rPr>
              <w:t>18/04/2023</w:t>
            </w:r>
          </w:p>
        </w:tc>
        <w:tc>
          <w:tcPr>
            <w:tcW w:w="7200" w:type="dxa"/>
            <w:noWrap w:val="0"/>
            <w:vAlign w:val="top"/>
          </w:tcPr>
          <w:p w14:paraId="33E8C069">
            <w:pPr>
              <w:pStyle w:val="4"/>
              <w:rPr>
                <w:snapToGrid/>
                <w:sz w:val="22"/>
                <w:szCs w:val="22"/>
              </w:rPr>
            </w:pPr>
            <w:r>
              <w:rPr>
                <w:snapToGrid/>
                <w:sz w:val="22"/>
                <w:szCs w:val="22"/>
              </w:rPr>
              <w:t xml:space="preserve">- Bổ sung thông tin truyền vào khi lập và xem hóa đơn nháp </w:t>
            </w:r>
            <w:r>
              <w:rPr>
                <w:sz w:val="22"/>
                <w:szCs w:val="22"/>
              </w:rPr>
              <w:t>điều chỉnh/thay thế cho hóa đơn giấy (ngoài hệ thống)</w:t>
            </w:r>
            <w:r>
              <w:rPr>
                <w:snapToGrid/>
                <w:sz w:val="22"/>
                <w:szCs w:val="22"/>
              </w:rPr>
              <w:t xml:space="preserve"> mục 7.8, 7.20</w:t>
            </w:r>
          </w:p>
        </w:tc>
      </w:tr>
      <w:tr w14:paraId="7CBA1A27">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80" w:type="dxa"/>
            <w:bottom w:w="0" w:type="dxa"/>
            <w:right w:w="80" w:type="dxa"/>
          </w:tblCellMar>
        </w:tblPrEx>
        <w:tc>
          <w:tcPr>
            <w:tcW w:w="1260" w:type="dxa"/>
            <w:noWrap w:val="0"/>
            <w:vAlign w:val="top"/>
          </w:tcPr>
          <w:p w14:paraId="7B3DC994">
            <w:pPr>
              <w:spacing w:before="100" w:beforeAutospacing="1" w:after="100" w:afterAutospacing="1" w:line="240" w:lineRule="auto"/>
              <w:ind w:left="0"/>
              <w:contextualSpacing/>
              <w:jc w:val="center"/>
              <w:rPr>
                <w:snapToGrid/>
                <w:sz w:val="22"/>
                <w:szCs w:val="22"/>
              </w:rPr>
            </w:pPr>
            <w:r>
              <w:rPr>
                <w:snapToGrid/>
                <w:sz w:val="22"/>
                <w:szCs w:val="22"/>
              </w:rPr>
              <w:t>2.20</w:t>
            </w:r>
          </w:p>
        </w:tc>
        <w:tc>
          <w:tcPr>
            <w:tcW w:w="1530" w:type="dxa"/>
            <w:noWrap w:val="0"/>
            <w:vAlign w:val="top"/>
          </w:tcPr>
          <w:p w14:paraId="2DF6C454">
            <w:pPr>
              <w:spacing w:before="100" w:beforeAutospacing="1" w:after="100" w:afterAutospacing="1" w:line="240" w:lineRule="auto"/>
              <w:ind w:left="0"/>
              <w:contextualSpacing/>
              <w:jc w:val="center"/>
              <w:rPr>
                <w:snapToGrid/>
                <w:sz w:val="22"/>
                <w:szCs w:val="22"/>
              </w:rPr>
            </w:pPr>
            <w:r>
              <w:rPr>
                <w:snapToGrid/>
                <w:sz w:val="22"/>
                <w:szCs w:val="22"/>
              </w:rPr>
              <w:t>05/05/2023</w:t>
            </w:r>
          </w:p>
        </w:tc>
        <w:tc>
          <w:tcPr>
            <w:tcW w:w="7200" w:type="dxa"/>
            <w:noWrap w:val="0"/>
            <w:vAlign w:val="top"/>
          </w:tcPr>
          <w:p w14:paraId="362CC04E">
            <w:pPr>
              <w:pStyle w:val="4"/>
              <w:rPr>
                <w:snapToGrid/>
                <w:sz w:val="22"/>
                <w:szCs w:val="22"/>
              </w:rPr>
            </w:pPr>
            <w:r>
              <w:rPr>
                <w:snapToGrid/>
                <w:sz w:val="22"/>
                <w:szCs w:val="22"/>
              </w:rPr>
              <w:t>- Bỏ nội dung Nâng cấp đấu nối với BCCS mục 7.31</w:t>
            </w:r>
          </w:p>
        </w:tc>
      </w:tr>
      <w:tr w14:paraId="1A982236">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80" w:type="dxa"/>
            <w:bottom w:w="0" w:type="dxa"/>
            <w:right w:w="80" w:type="dxa"/>
          </w:tblCellMar>
        </w:tblPrEx>
        <w:tc>
          <w:tcPr>
            <w:tcW w:w="1260" w:type="dxa"/>
            <w:noWrap w:val="0"/>
            <w:vAlign w:val="top"/>
          </w:tcPr>
          <w:p w14:paraId="34B3B984">
            <w:pPr>
              <w:spacing w:before="100" w:beforeAutospacing="1" w:after="100" w:afterAutospacing="1" w:line="240" w:lineRule="auto"/>
              <w:ind w:left="0"/>
              <w:contextualSpacing/>
              <w:jc w:val="center"/>
              <w:rPr>
                <w:snapToGrid/>
                <w:sz w:val="22"/>
                <w:szCs w:val="22"/>
                <w:lang w:val="vi-VN"/>
              </w:rPr>
            </w:pPr>
            <w:r>
              <w:rPr>
                <w:snapToGrid/>
                <w:sz w:val="22"/>
                <w:szCs w:val="22"/>
                <w:lang w:val="vi-VN"/>
              </w:rPr>
              <w:t>2.21</w:t>
            </w:r>
          </w:p>
        </w:tc>
        <w:tc>
          <w:tcPr>
            <w:tcW w:w="1530" w:type="dxa"/>
            <w:noWrap w:val="0"/>
            <w:vAlign w:val="top"/>
          </w:tcPr>
          <w:p w14:paraId="7774717E">
            <w:pPr>
              <w:spacing w:before="100" w:beforeAutospacing="1" w:after="100" w:afterAutospacing="1" w:line="240" w:lineRule="auto"/>
              <w:ind w:left="0"/>
              <w:contextualSpacing/>
              <w:jc w:val="center"/>
              <w:rPr>
                <w:snapToGrid/>
                <w:sz w:val="22"/>
                <w:szCs w:val="22"/>
                <w:lang w:val="vi-VN"/>
              </w:rPr>
            </w:pPr>
            <w:r>
              <w:rPr>
                <w:snapToGrid/>
                <w:sz w:val="22"/>
                <w:szCs w:val="22"/>
                <w:lang w:val="vi-VN"/>
              </w:rPr>
              <w:t>26/05/2023</w:t>
            </w:r>
          </w:p>
        </w:tc>
        <w:tc>
          <w:tcPr>
            <w:tcW w:w="7200" w:type="dxa"/>
            <w:noWrap w:val="0"/>
            <w:vAlign w:val="top"/>
          </w:tcPr>
          <w:p w14:paraId="28D4F817">
            <w:pPr>
              <w:pStyle w:val="4"/>
              <w:numPr>
                <w:ilvl w:val="0"/>
                <w:numId w:val="11"/>
              </w:numPr>
              <w:rPr>
                <w:snapToGrid/>
                <w:sz w:val="22"/>
                <w:szCs w:val="22"/>
              </w:rPr>
            </w:pPr>
            <w:r>
              <w:rPr>
                <w:snapToGrid/>
                <w:sz w:val="22"/>
                <w:szCs w:val="22"/>
              </w:rPr>
              <w:t>Bổ sung thông tin Lưu ý mục 7.3, 7.4, 7.5 – Nâng cấp tải file từ API</w:t>
            </w:r>
          </w:p>
          <w:p w14:paraId="62471468">
            <w:pPr>
              <w:pStyle w:val="4"/>
              <w:numPr>
                <w:ilvl w:val="0"/>
                <w:numId w:val="11"/>
              </w:numPr>
              <w:ind w:left="110" w:hanging="110"/>
              <w:rPr>
                <w:snapToGrid/>
                <w:sz w:val="22"/>
                <w:szCs w:val="22"/>
              </w:rPr>
            </w:pPr>
            <w:r>
              <w:rPr>
                <w:snapToGrid/>
                <w:sz w:val="22"/>
                <w:szCs w:val="22"/>
              </w:rPr>
              <w:t xml:space="preserve">Thêm mới 7.31 – Phát hành/thay thế/điều chỉnh cho </w:t>
            </w:r>
            <w:r>
              <w:rPr>
                <w:snapToGrid/>
                <w:sz w:val="22"/>
                <w:szCs w:val="22"/>
                <w:lang w:val="vi-VN"/>
              </w:rPr>
              <w:t>CLOUD CA (Bước 1: Lấy chuỗi hash)</w:t>
            </w:r>
          </w:p>
          <w:p w14:paraId="22516D08">
            <w:pPr>
              <w:pStyle w:val="4"/>
              <w:numPr>
                <w:ilvl w:val="0"/>
                <w:numId w:val="11"/>
              </w:numPr>
              <w:ind w:left="110" w:hanging="110"/>
              <w:rPr>
                <w:snapToGrid/>
                <w:sz w:val="22"/>
                <w:szCs w:val="22"/>
              </w:rPr>
            </w:pPr>
            <w:r>
              <w:rPr>
                <w:snapToGrid/>
                <w:sz w:val="22"/>
                <w:szCs w:val="22"/>
              </w:rPr>
              <w:t xml:space="preserve">Thêm mới 7.32 – Phát hành/thay thế/điều chỉnh cho </w:t>
            </w:r>
            <w:r>
              <w:rPr>
                <w:snapToGrid/>
                <w:sz w:val="22"/>
                <w:szCs w:val="22"/>
                <w:lang w:val="vi-VN"/>
              </w:rPr>
              <w:t>CLOUD CA (Bước 2: Ký Cloud CA và sinh hóa đơn)</w:t>
            </w:r>
          </w:p>
          <w:p w14:paraId="51642273">
            <w:pPr>
              <w:pStyle w:val="4"/>
              <w:numPr>
                <w:ilvl w:val="0"/>
                <w:numId w:val="11"/>
              </w:numPr>
              <w:ind w:left="110" w:hanging="110"/>
              <w:rPr>
                <w:snapToGrid/>
                <w:sz w:val="22"/>
                <w:szCs w:val="22"/>
              </w:rPr>
            </w:pPr>
            <w:r>
              <w:rPr>
                <w:snapToGrid/>
                <w:sz w:val="22"/>
                <w:szCs w:val="22"/>
              </w:rPr>
              <w:t xml:space="preserve">Thêm mới 7.33 – Phát hành hóa đơn </w:t>
            </w:r>
            <w:r>
              <w:rPr>
                <w:snapToGrid/>
                <w:sz w:val="22"/>
                <w:szCs w:val="22"/>
                <w:lang w:val="vi-VN"/>
              </w:rPr>
              <w:t>có mã bí mật cho CLOUD CA</w:t>
            </w:r>
          </w:p>
          <w:p w14:paraId="2458D648">
            <w:pPr>
              <w:pStyle w:val="4"/>
              <w:numPr>
                <w:ilvl w:val="0"/>
                <w:numId w:val="11"/>
              </w:numPr>
              <w:rPr>
                <w:snapToGrid/>
                <w:sz w:val="22"/>
                <w:szCs w:val="22"/>
              </w:rPr>
            </w:pPr>
            <w:r>
              <w:rPr>
                <w:snapToGrid/>
                <w:sz w:val="22"/>
                <w:szCs w:val="22"/>
              </w:rPr>
              <w:t>Bổ sung thông tin Lưu ý mục 7.2, 7.8, 7.9, 7.15,</w:t>
            </w:r>
            <w:r>
              <w:rPr>
                <w:snapToGrid/>
                <w:sz w:val="22"/>
                <w:szCs w:val="22"/>
                <w:lang w:val="vi-VN"/>
              </w:rPr>
              <w:t xml:space="preserve"> 7.16,</w:t>
            </w:r>
            <w:r>
              <w:rPr>
                <w:snapToGrid/>
                <w:sz w:val="22"/>
                <w:szCs w:val="22"/>
              </w:rPr>
              <w:t xml:space="preserve"> 7.28 - Cho</w:t>
            </w:r>
          </w:p>
          <w:p w14:paraId="0E46DB02">
            <w:pPr>
              <w:pStyle w:val="4"/>
              <w:ind w:left="113"/>
              <w:rPr>
                <w:snapToGrid/>
                <w:sz w:val="22"/>
                <w:szCs w:val="22"/>
              </w:rPr>
            </w:pPr>
            <w:r>
              <w:rPr>
                <w:snapToGrid/>
                <w:sz w:val="22"/>
                <w:szCs w:val="22"/>
              </w:rPr>
              <w:t>phép ghi nhận giá trị tổng tiền hàng trước thuế khi lập hóa đơn qua API (</w:t>
            </w:r>
            <w:r>
              <w:rPr>
                <w:snapToGrid/>
                <w:sz w:val="22"/>
                <w:szCs w:val="22"/>
                <w:lang w:val="vi-VN"/>
              </w:rPr>
              <w:t>không</w:t>
            </w:r>
            <w:r>
              <w:rPr>
                <w:snapToGrid/>
                <w:sz w:val="22"/>
                <w:szCs w:val="22"/>
              </w:rPr>
              <w:t xml:space="preserve"> tự tính lại) với các </w:t>
            </w:r>
            <w:r>
              <w:rPr>
                <w:snapToGrid/>
                <w:sz w:val="22"/>
                <w:szCs w:val="22"/>
                <w:lang w:val="vi-VN"/>
              </w:rPr>
              <w:t>khách hàng</w:t>
            </w:r>
            <w:r>
              <w:rPr>
                <w:snapToGrid/>
                <w:sz w:val="22"/>
                <w:szCs w:val="22"/>
              </w:rPr>
              <w:t xml:space="preserve"> tích bỏ ràng buộc dữ liệu.</w:t>
            </w:r>
          </w:p>
          <w:p w14:paraId="76C7FC0C">
            <w:pPr>
              <w:pStyle w:val="4"/>
              <w:numPr>
                <w:ilvl w:val="0"/>
                <w:numId w:val="11"/>
              </w:numPr>
              <w:ind w:left="113" w:hanging="113"/>
              <w:rPr>
                <w:snapToGrid/>
                <w:sz w:val="22"/>
                <w:szCs w:val="22"/>
              </w:rPr>
            </w:pPr>
            <w:r>
              <w:rPr>
                <w:snapToGrid/>
                <w:sz w:val="22"/>
                <w:szCs w:val="22"/>
              </w:rPr>
              <w:t>Bổ sung thông tin Lưu ý mục 7.2, 7.9. 7.16, 7.28 - Trả về mã CQT ở trường codeOfTax</w:t>
            </w:r>
          </w:p>
          <w:p w14:paraId="09F999AD">
            <w:pPr>
              <w:pStyle w:val="4"/>
              <w:numPr>
                <w:ilvl w:val="0"/>
                <w:numId w:val="11"/>
              </w:numPr>
              <w:rPr>
                <w:snapToGrid/>
                <w:sz w:val="22"/>
                <w:szCs w:val="22"/>
              </w:rPr>
            </w:pPr>
            <w:r>
              <w:rPr>
                <w:snapToGrid/>
                <w:sz w:val="22"/>
                <w:szCs w:val="22"/>
              </w:rPr>
              <w:t>Bổ sung thông tin lưu ý mục 7.2, 7.9, 7.28 - Cho phép dùng CKS usb và</w:t>
            </w:r>
          </w:p>
          <w:p w14:paraId="41F9A40F">
            <w:pPr>
              <w:pStyle w:val="4"/>
              <w:rPr>
                <w:snapToGrid/>
                <w:sz w:val="22"/>
                <w:szCs w:val="22"/>
                <w:lang w:val="vi-VN"/>
              </w:rPr>
            </w:pPr>
            <w:r>
              <w:rPr>
                <w:snapToGrid/>
                <w:sz w:val="22"/>
                <w:szCs w:val="22"/>
              </w:rPr>
              <w:t xml:space="preserve">   cloudCA phát hành hóa đơn máy tính tiền bằng api server</w:t>
            </w:r>
          </w:p>
        </w:tc>
      </w:tr>
      <w:tr w14:paraId="22D67CDD">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80" w:type="dxa"/>
            <w:bottom w:w="0" w:type="dxa"/>
            <w:right w:w="80" w:type="dxa"/>
          </w:tblCellMar>
        </w:tblPrEx>
        <w:tc>
          <w:tcPr>
            <w:tcW w:w="1260" w:type="dxa"/>
            <w:noWrap w:val="0"/>
            <w:vAlign w:val="top"/>
          </w:tcPr>
          <w:p w14:paraId="10687D9C">
            <w:pPr>
              <w:spacing w:before="100" w:beforeAutospacing="1" w:after="100" w:afterAutospacing="1" w:line="240" w:lineRule="auto"/>
              <w:ind w:left="0"/>
              <w:contextualSpacing/>
              <w:jc w:val="center"/>
              <w:rPr>
                <w:snapToGrid/>
                <w:sz w:val="22"/>
                <w:szCs w:val="22"/>
              </w:rPr>
            </w:pPr>
            <w:r>
              <w:rPr>
                <w:snapToGrid/>
                <w:sz w:val="22"/>
                <w:szCs w:val="22"/>
              </w:rPr>
              <w:t>2.22</w:t>
            </w:r>
          </w:p>
        </w:tc>
        <w:tc>
          <w:tcPr>
            <w:tcW w:w="1530" w:type="dxa"/>
            <w:noWrap w:val="0"/>
            <w:vAlign w:val="top"/>
          </w:tcPr>
          <w:p w14:paraId="114CD448">
            <w:pPr>
              <w:spacing w:before="100" w:beforeAutospacing="1" w:after="100" w:afterAutospacing="1" w:line="240" w:lineRule="auto"/>
              <w:ind w:left="0"/>
              <w:contextualSpacing/>
              <w:jc w:val="center"/>
              <w:rPr>
                <w:snapToGrid/>
                <w:sz w:val="22"/>
                <w:szCs w:val="22"/>
                <w:lang w:val="vi-VN"/>
              </w:rPr>
            </w:pPr>
            <w:r>
              <w:rPr>
                <w:snapToGrid/>
                <w:sz w:val="22"/>
                <w:szCs w:val="22"/>
                <w:lang w:val="vi-VN"/>
              </w:rPr>
              <w:t>27/05/2023</w:t>
            </w:r>
          </w:p>
        </w:tc>
        <w:tc>
          <w:tcPr>
            <w:tcW w:w="7200" w:type="dxa"/>
            <w:noWrap w:val="0"/>
            <w:vAlign w:val="top"/>
          </w:tcPr>
          <w:p w14:paraId="1968905E">
            <w:pPr>
              <w:pStyle w:val="4"/>
              <w:numPr>
                <w:ilvl w:val="0"/>
                <w:numId w:val="11"/>
              </w:numPr>
              <w:rPr>
                <w:snapToGrid/>
                <w:sz w:val="22"/>
                <w:szCs w:val="22"/>
              </w:rPr>
            </w:pPr>
            <w:r>
              <w:rPr>
                <w:snapToGrid/>
                <w:sz w:val="22"/>
                <w:szCs w:val="22"/>
              </w:rPr>
              <w:t>Xóa bỏ: “Bổ sung thông tin Lưu ý mục 7.2, 7.8, 7.9, 7.15,</w:t>
            </w:r>
            <w:r>
              <w:rPr>
                <w:snapToGrid/>
                <w:sz w:val="22"/>
                <w:szCs w:val="22"/>
                <w:lang w:val="vi-VN"/>
              </w:rPr>
              <w:t xml:space="preserve"> 7.16,</w:t>
            </w:r>
            <w:r>
              <w:rPr>
                <w:snapToGrid/>
                <w:sz w:val="22"/>
                <w:szCs w:val="22"/>
              </w:rPr>
              <w:t xml:space="preserve"> 7.28 - Cho</w:t>
            </w:r>
          </w:p>
          <w:p w14:paraId="221320C3">
            <w:pPr>
              <w:pStyle w:val="4"/>
              <w:ind w:left="113"/>
              <w:rPr>
                <w:snapToGrid/>
                <w:sz w:val="22"/>
                <w:szCs w:val="22"/>
              </w:rPr>
            </w:pPr>
            <w:r>
              <w:rPr>
                <w:snapToGrid/>
                <w:sz w:val="22"/>
                <w:szCs w:val="22"/>
              </w:rPr>
              <w:t>phép ghi nhận giá trị tổng tiền hàng trước thuế khi lập hóa đơn qua API (</w:t>
            </w:r>
            <w:r>
              <w:rPr>
                <w:snapToGrid/>
                <w:sz w:val="22"/>
                <w:szCs w:val="22"/>
                <w:lang w:val="vi-VN"/>
              </w:rPr>
              <w:t>không</w:t>
            </w:r>
            <w:r>
              <w:rPr>
                <w:snapToGrid/>
                <w:sz w:val="22"/>
                <w:szCs w:val="22"/>
              </w:rPr>
              <w:t xml:space="preserve"> tự tính lại) với các </w:t>
            </w:r>
            <w:r>
              <w:rPr>
                <w:snapToGrid/>
                <w:sz w:val="22"/>
                <w:szCs w:val="22"/>
                <w:lang w:val="vi-VN"/>
              </w:rPr>
              <w:t>khách hàng</w:t>
            </w:r>
            <w:r>
              <w:rPr>
                <w:snapToGrid/>
                <w:sz w:val="22"/>
                <w:szCs w:val="22"/>
              </w:rPr>
              <w:t xml:space="preserve"> tích bỏ ràng buộc dữ liệu.” </w:t>
            </w:r>
          </w:p>
          <w:p w14:paraId="7C29598C">
            <w:pPr>
              <w:pStyle w:val="4"/>
              <w:numPr>
                <w:ilvl w:val="0"/>
                <w:numId w:val="11"/>
              </w:numPr>
              <w:rPr>
                <w:snapToGrid/>
                <w:sz w:val="22"/>
                <w:szCs w:val="22"/>
                <w:lang w:val="vi-VN"/>
              </w:rPr>
            </w:pPr>
            <w:r>
              <w:rPr>
                <w:snapToGrid/>
                <w:sz w:val="22"/>
                <w:szCs w:val="22"/>
                <w:lang w:val="vi-VN"/>
              </w:rPr>
              <w:t>Cập nhật thông tin mục 4</w:t>
            </w:r>
          </w:p>
        </w:tc>
      </w:tr>
      <w:tr w14:paraId="70854FE3">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80" w:type="dxa"/>
            <w:bottom w:w="0" w:type="dxa"/>
            <w:right w:w="80" w:type="dxa"/>
          </w:tblCellMar>
        </w:tblPrEx>
        <w:tc>
          <w:tcPr>
            <w:tcW w:w="1260" w:type="dxa"/>
            <w:noWrap w:val="0"/>
            <w:vAlign w:val="top"/>
          </w:tcPr>
          <w:p w14:paraId="0B2402B4">
            <w:pPr>
              <w:spacing w:before="100" w:beforeAutospacing="1" w:after="100" w:afterAutospacing="1" w:line="240" w:lineRule="auto"/>
              <w:ind w:left="0"/>
              <w:contextualSpacing/>
              <w:jc w:val="center"/>
              <w:rPr>
                <w:snapToGrid/>
                <w:sz w:val="22"/>
                <w:szCs w:val="22"/>
                <w:lang w:val="vi-VN"/>
              </w:rPr>
            </w:pPr>
            <w:r>
              <w:rPr>
                <w:snapToGrid/>
                <w:sz w:val="22"/>
                <w:szCs w:val="22"/>
                <w:lang w:val="vi-VN"/>
              </w:rPr>
              <w:t>2.23</w:t>
            </w:r>
          </w:p>
        </w:tc>
        <w:tc>
          <w:tcPr>
            <w:tcW w:w="1530" w:type="dxa"/>
            <w:noWrap w:val="0"/>
            <w:vAlign w:val="top"/>
          </w:tcPr>
          <w:p w14:paraId="20B5A00F">
            <w:pPr>
              <w:spacing w:before="100" w:beforeAutospacing="1" w:after="100" w:afterAutospacing="1" w:line="240" w:lineRule="auto"/>
              <w:ind w:left="0"/>
              <w:contextualSpacing/>
              <w:jc w:val="center"/>
              <w:rPr>
                <w:snapToGrid/>
                <w:sz w:val="22"/>
                <w:szCs w:val="22"/>
                <w:lang w:val="vi-VN"/>
              </w:rPr>
            </w:pPr>
            <w:r>
              <w:rPr>
                <w:snapToGrid/>
                <w:sz w:val="22"/>
                <w:szCs w:val="22"/>
                <w:lang w:val="vi-VN"/>
              </w:rPr>
              <w:t>12/07/2023</w:t>
            </w:r>
          </w:p>
        </w:tc>
        <w:tc>
          <w:tcPr>
            <w:tcW w:w="7200" w:type="dxa"/>
            <w:noWrap w:val="0"/>
            <w:vAlign w:val="top"/>
          </w:tcPr>
          <w:p w14:paraId="5B648AC6">
            <w:pPr>
              <w:pStyle w:val="4"/>
              <w:numPr>
                <w:ilvl w:val="0"/>
                <w:numId w:val="11"/>
              </w:numPr>
              <w:rPr>
                <w:snapToGrid/>
                <w:sz w:val="22"/>
                <w:szCs w:val="22"/>
              </w:rPr>
            </w:pPr>
            <w:r>
              <w:rPr>
                <w:snapToGrid/>
                <w:sz w:val="22"/>
                <w:szCs w:val="22"/>
              </w:rPr>
              <w:t>Bổ sung thông tin trường validation trong mục 6.2</w:t>
            </w:r>
          </w:p>
          <w:p w14:paraId="1D7A7432">
            <w:pPr>
              <w:pStyle w:val="4"/>
              <w:numPr>
                <w:ilvl w:val="0"/>
                <w:numId w:val="11"/>
              </w:numPr>
              <w:ind w:left="106" w:hanging="106"/>
              <w:rPr>
                <w:snapToGrid/>
                <w:sz w:val="22"/>
                <w:szCs w:val="22"/>
              </w:rPr>
            </w:pPr>
            <w:r>
              <w:rPr>
                <w:snapToGrid/>
                <w:sz w:val="22"/>
                <w:szCs w:val="22"/>
              </w:rPr>
              <w:t xml:space="preserve">Bổ sung thông tin lưu ý các mục </w:t>
            </w:r>
            <w:r>
              <w:rPr>
                <w:snapToGrid/>
                <w:sz w:val="22"/>
                <w:szCs w:val="22"/>
                <w:lang w:val="vi-VN"/>
              </w:rPr>
              <w:t xml:space="preserve">7.2, </w:t>
            </w:r>
            <w:r>
              <w:rPr>
                <w:snapToGrid/>
                <w:sz w:val="22"/>
                <w:szCs w:val="22"/>
              </w:rPr>
              <w:t>7.8, 7.9, 7.15, 7.20, 7.28, 7.29, 7.31, 7.33 – Lưu ý việc việc truyền tham số validation trong phần generalInvoiceInfo của dữ liệu hóa đơn.</w:t>
            </w:r>
          </w:p>
        </w:tc>
      </w:tr>
      <w:tr w14:paraId="62603BF3">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80" w:type="dxa"/>
            <w:bottom w:w="0" w:type="dxa"/>
            <w:right w:w="80" w:type="dxa"/>
          </w:tblCellMar>
        </w:tblPrEx>
        <w:tc>
          <w:tcPr>
            <w:tcW w:w="1260" w:type="dxa"/>
            <w:noWrap w:val="0"/>
            <w:vAlign w:val="top"/>
          </w:tcPr>
          <w:p w14:paraId="1D01D035">
            <w:pPr>
              <w:spacing w:before="100" w:beforeAutospacing="1" w:after="100" w:afterAutospacing="1" w:line="240" w:lineRule="auto"/>
              <w:ind w:left="0"/>
              <w:contextualSpacing/>
              <w:jc w:val="center"/>
              <w:rPr>
                <w:snapToGrid/>
                <w:sz w:val="22"/>
                <w:szCs w:val="22"/>
                <w:lang w:val="vi-VN"/>
              </w:rPr>
            </w:pPr>
            <w:r>
              <w:rPr>
                <w:snapToGrid/>
                <w:sz w:val="22"/>
                <w:szCs w:val="22"/>
                <w:lang w:val="vi-VN"/>
              </w:rPr>
              <w:t>2.24</w:t>
            </w:r>
          </w:p>
        </w:tc>
        <w:tc>
          <w:tcPr>
            <w:tcW w:w="1530" w:type="dxa"/>
            <w:noWrap w:val="0"/>
            <w:vAlign w:val="top"/>
          </w:tcPr>
          <w:p w14:paraId="30439BA4">
            <w:pPr>
              <w:spacing w:before="100" w:beforeAutospacing="1" w:after="100" w:afterAutospacing="1" w:line="240" w:lineRule="auto"/>
              <w:ind w:left="0"/>
              <w:contextualSpacing/>
              <w:jc w:val="center"/>
              <w:rPr>
                <w:snapToGrid/>
                <w:sz w:val="22"/>
                <w:szCs w:val="22"/>
                <w:lang w:val="vi-VN"/>
              </w:rPr>
            </w:pPr>
            <w:r>
              <w:rPr>
                <w:snapToGrid/>
                <w:sz w:val="22"/>
                <w:szCs w:val="22"/>
                <w:lang w:val="vi-VN"/>
              </w:rPr>
              <w:t>29/07/2023</w:t>
            </w:r>
          </w:p>
        </w:tc>
        <w:tc>
          <w:tcPr>
            <w:tcW w:w="7200" w:type="dxa"/>
            <w:noWrap w:val="0"/>
            <w:vAlign w:val="top"/>
          </w:tcPr>
          <w:p w14:paraId="4CF0E5CC">
            <w:pPr>
              <w:pStyle w:val="4"/>
              <w:numPr>
                <w:ilvl w:val="0"/>
                <w:numId w:val="11"/>
              </w:numPr>
              <w:rPr>
                <w:snapToGrid/>
                <w:sz w:val="22"/>
                <w:szCs w:val="22"/>
              </w:rPr>
            </w:pPr>
            <w:r>
              <w:rPr>
                <w:snapToGrid/>
                <w:sz w:val="22"/>
                <w:szCs w:val="22"/>
              </w:rPr>
              <w:t>Cập nhật thông tin cho trường adjustAmount20 trong mục 6.2</w:t>
            </w:r>
          </w:p>
          <w:p w14:paraId="353F403F">
            <w:pPr>
              <w:pStyle w:val="4"/>
              <w:numPr>
                <w:ilvl w:val="0"/>
                <w:numId w:val="11"/>
              </w:numPr>
              <w:rPr>
                <w:snapToGrid/>
                <w:sz w:val="22"/>
                <w:szCs w:val="22"/>
              </w:rPr>
            </w:pPr>
            <w:r>
              <w:rPr>
                <w:snapToGrid/>
                <w:sz w:val="22"/>
                <w:szCs w:val="22"/>
              </w:rPr>
              <w:t>Bổ sung thông tin trường adjustRatio trong mục 6.6</w:t>
            </w:r>
          </w:p>
        </w:tc>
      </w:tr>
      <w:tr w14:paraId="7C220839">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80" w:type="dxa"/>
            <w:bottom w:w="0" w:type="dxa"/>
            <w:right w:w="80" w:type="dxa"/>
          </w:tblCellMar>
        </w:tblPrEx>
        <w:tc>
          <w:tcPr>
            <w:tcW w:w="1260" w:type="dxa"/>
            <w:noWrap w:val="0"/>
            <w:vAlign w:val="top"/>
          </w:tcPr>
          <w:p w14:paraId="2F44B5B6">
            <w:pPr>
              <w:spacing w:before="100" w:beforeAutospacing="1" w:after="100" w:afterAutospacing="1" w:line="240" w:lineRule="auto"/>
              <w:ind w:left="0"/>
              <w:contextualSpacing/>
              <w:jc w:val="center"/>
              <w:rPr>
                <w:snapToGrid/>
                <w:sz w:val="22"/>
                <w:szCs w:val="22"/>
                <w:lang w:val="vi-VN"/>
              </w:rPr>
            </w:pPr>
            <w:r>
              <w:rPr>
                <w:snapToGrid/>
                <w:sz w:val="22"/>
                <w:szCs w:val="22"/>
                <w:lang w:val="vi-VN"/>
              </w:rPr>
              <w:t>2.25</w:t>
            </w:r>
          </w:p>
        </w:tc>
        <w:tc>
          <w:tcPr>
            <w:tcW w:w="1530" w:type="dxa"/>
            <w:noWrap w:val="0"/>
            <w:vAlign w:val="top"/>
          </w:tcPr>
          <w:p w14:paraId="3B4653CE">
            <w:pPr>
              <w:spacing w:before="100" w:beforeAutospacing="1" w:after="100" w:afterAutospacing="1" w:line="240" w:lineRule="auto"/>
              <w:ind w:left="0"/>
              <w:contextualSpacing/>
              <w:jc w:val="center"/>
              <w:rPr>
                <w:snapToGrid/>
                <w:sz w:val="22"/>
                <w:szCs w:val="22"/>
                <w:lang w:val="vi-VN"/>
              </w:rPr>
            </w:pPr>
            <w:r>
              <w:rPr>
                <w:snapToGrid/>
                <w:sz w:val="22"/>
                <w:szCs w:val="22"/>
                <w:lang w:val="vi-VN"/>
              </w:rPr>
              <w:t>11/09/2023</w:t>
            </w:r>
          </w:p>
        </w:tc>
        <w:tc>
          <w:tcPr>
            <w:tcW w:w="7200" w:type="dxa"/>
            <w:noWrap w:val="0"/>
            <w:vAlign w:val="top"/>
          </w:tcPr>
          <w:p w14:paraId="792C2D54">
            <w:pPr>
              <w:pStyle w:val="4"/>
              <w:numPr>
                <w:ilvl w:val="0"/>
                <w:numId w:val="11"/>
              </w:numPr>
              <w:rPr>
                <w:snapToGrid/>
                <w:sz w:val="22"/>
                <w:szCs w:val="22"/>
              </w:rPr>
            </w:pPr>
            <w:r>
              <w:rPr>
                <w:snapToGrid/>
                <w:sz w:val="22"/>
                <w:szCs w:val="22"/>
                <w:lang w:val="vi-VN"/>
              </w:rPr>
              <w:t>Bổ sung bộ mã lỗi hay gặp khi sử dụng API tích hợp – mục 8</w:t>
            </w:r>
          </w:p>
        </w:tc>
      </w:tr>
      <w:tr w14:paraId="4ACC59EA">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80" w:type="dxa"/>
            <w:bottom w:w="0" w:type="dxa"/>
            <w:right w:w="80" w:type="dxa"/>
          </w:tblCellMar>
        </w:tblPrEx>
        <w:tc>
          <w:tcPr>
            <w:tcW w:w="1260" w:type="dxa"/>
            <w:noWrap w:val="0"/>
            <w:vAlign w:val="top"/>
          </w:tcPr>
          <w:p w14:paraId="3FF58AF2">
            <w:pPr>
              <w:spacing w:before="100" w:beforeAutospacing="1" w:after="100" w:afterAutospacing="1" w:line="240" w:lineRule="auto"/>
              <w:ind w:left="0"/>
              <w:contextualSpacing/>
              <w:jc w:val="center"/>
              <w:rPr>
                <w:snapToGrid/>
                <w:sz w:val="22"/>
                <w:szCs w:val="22"/>
                <w:lang w:val="vi-VN"/>
              </w:rPr>
            </w:pPr>
            <w:r>
              <w:rPr>
                <w:snapToGrid/>
                <w:sz w:val="22"/>
                <w:szCs w:val="22"/>
                <w:lang w:val="vi-VN"/>
              </w:rPr>
              <w:t>2.26</w:t>
            </w:r>
          </w:p>
        </w:tc>
        <w:tc>
          <w:tcPr>
            <w:tcW w:w="1530" w:type="dxa"/>
            <w:noWrap w:val="0"/>
            <w:vAlign w:val="top"/>
          </w:tcPr>
          <w:p w14:paraId="77C8C51D">
            <w:pPr>
              <w:spacing w:before="100" w:beforeAutospacing="1" w:after="100" w:afterAutospacing="1" w:line="240" w:lineRule="auto"/>
              <w:ind w:left="0"/>
              <w:contextualSpacing/>
              <w:jc w:val="center"/>
              <w:rPr>
                <w:snapToGrid/>
                <w:sz w:val="22"/>
                <w:szCs w:val="22"/>
                <w:lang w:val="vi-VN"/>
              </w:rPr>
            </w:pPr>
            <w:r>
              <w:rPr>
                <w:snapToGrid/>
                <w:sz w:val="22"/>
                <w:szCs w:val="22"/>
                <w:lang w:val="vi-VN"/>
              </w:rPr>
              <w:t>13/10/2023</w:t>
            </w:r>
          </w:p>
        </w:tc>
        <w:tc>
          <w:tcPr>
            <w:tcW w:w="7200" w:type="dxa"/>
            <w:noWrap w:val="0"/>
            <w:vAlign w:val="top"/>
          </w:tcPr>
          <w:p w14:paraId="10A2FFEE">
            <w:pPr>
              <w:pStyle w:val="4"/>
              <w:numPr>
                <w:ilvl w:val="0"/>
                <w:numId w:val="11"/>
              </w:numPr>
              <w:ind w:left="106" w:hanging="106"/>
              <w:rPr>
                <w:b/>
                <w:sz w:val="22"/>
                <w:szCs w:val="22"/>
                <w:lang w:val="vi-VN"/>
              </w:rPr>
            </w:pPr>
            <w:r>
              <w:rPr>
                <w:snapToGrid/>
                <w:sz w:val="22"/>
                <w:szCs w:val="22"/>
                <w:lang w:val="vi-VN"/>
              </w:rPr>
              <w:t>Thêm mới API gửi email hóa đơn cho khách hàng dành cho máy POS – mục 7.34</w:t>
            </w:r>
          </w:p>
        </w:tc>
      </w:tr>
      <w:tr w14:paraId="60B3E59C">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80" w:type="dxa"/>
            <w:bottom w:w="0" w:type="dxa"/>
            <w:right w:w="80" w:type="dxa"/>
          </w:tblCellMar>
        </w:tblPrEx>
        <w:tc>
          <w:tcPr>
            <w:tcW w:w="1260" w:type="dxa"/>
            <w:noWrap w:val="0"/>
            <w:vAlign w:val="top"/>
          </w:tcPr>
          <w:p w14:paraId="08411A4A">
            <w:pPr>
              <w:spacing w:before="100" w:beforeAutospacing="1" w:after="100" w:afterAutospacing="1" w:line="240" w:lineRule="auto"/>
              <w:ind w:left="0"/>
              <w:contextualSpacing/>
              <w:jc w:val="center"/>
              <w:rPr>
                <w:snapToGrid/>
                <w:sz w:val="22"/>
                <w:szCs w:val="22"/>
                <w:lang w:val="vi-VN"/>
              </w:rPr>
            </w:pPr>
            <w:r>
              <w:rPr>
                <w:snapToGrid/>
                <w:sz w:val="22"/>
                <w:szCs w:val="22"/>
                <w:lang w:val="vi-VN"/>
              </w:rPr>
              <w:t>2.27</w:t>
            </w:r>
          </w:p>
        </w:tc>
        <w:tc>
          <w:tcPr>
            <w:tcW w:w="1530" w:type="dxa"/>
            <w:noWrap w:val="0"/>
            <w:vAlign w:val="top"/>
          </w:tcPr>
          <w:p w14:paraId="1E3A8C13">
            <w:pPr>
              <w:spacing w:before="100" w:beforeAutospacing="1" w:after="100" w:afterAutospacing="1" w:line="240" w:lineRule="auto"/>
              <w:ind w:left="0"/>
              <w:contextualSpacing/>
              <w:jc w:val="center"/>
              <w:rPr>
                <w:snapToGrid/>
                <w:sz w:val="22"/>
                <w:szCs w:val="22"/>
                <w:lang w:val="vi-VN"/>
              </w:rPr>
            </w:pPr>
            <w:r>
              <w:rPr>
                <w:snapToGrid/>
                <w:sz w:val="22"/>
                <w:szCs w:val="22"/>
                <w:lang w:val="vi-VN"/>
              </w:rPr>
              <w:t>26/10/2023</w:t>
            </w:r>
          </w:p>
        </w:tc>
        <w:tc>
          <w:tcPr>
            <w:tcW w:w="7200" w:type="dxa"/>
            <w:noWrap w:val="0"/>
            <w:vAlign w:val="top"/>
          </w:tcPr>
          <w:p w14:paraId="172388B0">
            <w:pPr>
              <w:pStyle w:val="4"/>
              <w:numPr>
                <w:ilvl w:val="0"/>
                <w:numId w:val="11"/>
              </w:numPr>
              <w:ind w:left="106" w:hanging="106"/>
              <w:rPr>
                <w:snapToGrid/>
                <w:sz w:val="22"/>
                <w:szCs w:val="22"/>
                <w:lang w:val="vi-VN"/>
              </w:rPr>
            </w:pPr>
            <w:r>
              <w:rPr>
                <w:sz w:val="22"/>
                <w:szCs w:val="22"/>
                <w:lang w:val="vi-VN"/>
              </w:rPr>
              <w:t>T</w:t>
            </w:r>
            <w:r>
              <w:rPr>
                <w:sz w:val="22"/>
                <w:szCs w:val="22"/>
              </w:rPr>
              <w:t xml:space="preserve">hẻ metadata trường stringValue </w:t>
            </w:r>
            <w:r>
              <w:rPr>
                <w:sz w:val="22"/>
                <w:szCs w:val="22"/>
                <w:lang w:val="vi-VN"/>
              </w:rPr>
              <w:t>sửa m</w:t>
            </w:r>
            <w:r>
              <w:rPr>
                <w:sz w:val="22"/>
                <w:szCs w:val="22"/>
              </w:rPr>
              <w:t>axlength</w:t>
            </w:r>
            <w:r>
              <w:rPr>
                <w:sz w:val="22"/>
                <w:szCs w:val="22"/>
                <w:lang w:val="vi-VN"/>
              </w:rPr>
              <w:t xml:space="preserve"> từ </w:t>
            </w:r>
            <w:r>
              <w:rPr>
                <w:sz w:val="22"/>
                <w:szCs w:val="22"/>
              </w:rPr>
              <w:t xml:space="preserve">300 lên 500 theo </w:t>
            </w:r>
            <w:r>
              <w:rPr>
                <w:sz w:val="22"/>
                <w:szCs w:val="22"/>
                <w:lang w:val="vi-VN"/>
              </w:rPr>
              <w:t xml:space="preserve">Quyết </w:t>
            </w:r>
            <w:r>
              <w:rPr>
                <w:sz w:val="22"/>
                <w:szCs w:val="22"/>
              </w:rPr>
              <w:t>định 1510</w:t>
            </w:r>
            <w:r>
              <w:rPr>
                <w:sz w:val="22"/>
                <w:szCs w:val="22"/>
                <w:lang w:val="vi-VN"/>
              </w:rPr>
              <w:t xml:space="preserve"> – mục 6.9</w:t>
            </w:r>
          </w:p>
        </w:tc>
      </w:tr>
      <w:tr w14:paraId="7D29801F">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80" w:type="dxa"/>
            <w:bottom w:w="0" w:type="dxa"/>
            <w:right w:w="80" w:type="dxa"/>
          </w:tblCellMar>
        </w:tblPrEx>
        <w:tc>
          <w:tcPr>
            <w:tcW w:w="1260" w:type="dxa"/>
            <w:noWrap w:val="0"/>
            <w:vAlign w:val="top"/>
          </w:tcPr>
          <w:p w14:paraId="32AD290C">
            <w:pPr>
              <w:spacing w:before="100" w:beforeAutospacing="1" w:after="100" w:afterAutospacing="1" w:line="240" w:lineRule="auto"/>
              <w:ind w:left="0"/>
              <w:contextualSpacing/>
              <w:jc w:val="center"/>
              <w:rPr>
                <w:snapToGrid/>
                <w:sz w:val="22"/>
                <w:szCs w:val="22"/>
                <w:lang w:val="vi-VN"/>
              </w:rPr>
            </w:pPr>
            <w:r>
              <w:rPr>
                <w:snapToGrid/>
                <w:sz w:val="22"/>
                <w:szCs w:val="22"/>
                <w:lang w:val="vi-VN"/>
              </w:rPr>
              <w:t>2.28</w:t>
            </w:r>
          </w:p>
        </w:tc>
        <w:tc>
          <w:tcPr>
            <w:tcW w:w="1530" w:type="dxa"/>
            <w:noWrap w:val="0"/>
            <w:vAlign w:val="top"/>
          </w:tcPr>
          <w:p w14:paraId="5C8CF4AE">
            <w:pPr>
              <w:spacing w:before="100" w:beforeAutospacing="1" w:after="100" w:afterAutospacing="1" w:line="240" w:lineRule="auto"/>
              <w:ind w:left="0"/>
              <w:contextualSpacing/>
              <w:jc w:val="center"/>
              <w:rPr>
                <w:snapToGrid/>
                <w:sz w:val="22"/>
                <w:szCs w:val="22"/>
                <w:lang w:val="vi-VN"/>
              </w:rPr>
            </w:pPr>
            <w:r>
              <w:rPr>
                <w:snapToGrid/>
                <w:sz w:val="22"/>
                <w:szCs w:val="22"/>
                <w:lang w:val="vi-VN"/>
              </w:rPr>
              <w:t>1/11/2023</w:t>
            </w:r>
          </w:p>
        </w:tc>
        <w:tc>
          <w:tcPr>
            <w:tcW w:w="7200" w:type="dxa"/>
            <w:noWrap w:val="0"/>
            <w:vAlign w:val="top"/>
          </w:tcPr>
          <w:p w14:paraId="5B71A257">
            <w:pPr>
              <w:pStyle w:val="4"/>
              <w:numPr>
                <w:ilvl w:val="0"/>
                <w:numId w:val="11"/>
              </w:numPr>
              <w:ind w:left="106" w:hanging="106"/>
              <w:rPr>
                <w:sz w:val="22"/>
                <w:szCs w:val="22"/>
                <w:lang w:val="vi-VN"/>
              </w:rPr>
            </w:pPr>
            <w:r>
              <w:rPr>
                <w:sz w:val="22"/>
                <w:szCs w:val="22"/>
              </w:rPr>
              <w:t>Bỏ đường link hướng dẫn của V1 mục 5.5</w:t>
            </w:r>
          </w:p>
          <w:p w14:paraId="1F4279C7">
            <w:pPr>
              <w:pStyle w:val="4"/>
              <w:numPr>
                <w:ilvl w:val="0"/>
                <w:numId w:val="11"/>
              </w:numPr>
              <w:ind w:left="106" w:hanging="106"/>
              <w:rPr>
                <w:sz w:val="22"/>
                <w:szCs w:val="22"/>
                <w:lang w:val="vi-VN"/>
              </w:rPr>
            </w:pPr>
            <w:r>
              <w:rPr>
                <w:sz w:val="22"/>
                <w:szCs w:val="22"/>
                <w:lang w:val="vi-VN"/>
              </w:rPr>
              <w:t>Tham số</w:t>
            </w:r>
            <w:r>
              <w:rPr>
                <w:sz w:val="22"/>
                <w:szCs w:val="22"/>
              </w:rPr>
              <w:t xml:space="preserve"> exchangeRate bắt buộc truyền nếu lập hóa đơn ngoại tệ, nếu </w:t>
            </w:r>
            <w:r>
              <w:rPr>
                <w:sz w:val="22"/>
                <w:szCs w:val="22"/>
                <w:lang w:val="vi-VN"/>
              </w:rPr>
              <w:t>không</w:t>
            </w:r>
            <w:r>
              <w:rPr>
                <w:sz w:val="22"/>
                <w:szCs w:val="22"/>
              </w:rPr>
              <w:t xml:space="preserve"> truyền mặc định =1</w:t>
            </w:r>
            <w:r>
              <w:rPr>
                <w:sz w:val="22"/>
                <w:szCs w:val="22"/>
                <w:lang w:val="vi-VN"/>
              </w:rPr>
              <w:t xml:space="preserve"> mục 6.2</w:t>
            </w:r>
          </w:p>
          <w:p w14:paraId="129A1846">
            <w:pPr>
              <w:pStyle w:val="4"/>
              <w:numPr>
                <w:ilvl w:val="0"/>
                <w:numId w:val="11"/>
              </w:numPr>
              <w:ind w:left="106" w:hanging="106"/>
              <w:rPr>
                <w:sz w:val="22"/>
                <w:szCs w:val="22"/>
                <w:lang w:val="vi-VN"/>
              </w:rPr>
            </w:pPr>
            <w:r>
              <w:rPr>
                <w:sz w:val="22"/>
                <w:szCs w:val="22"/>
                <w:lang w:val="vi-VN"/>
              </w:rPr>
              <w:t>Tham số</w:t>
            </w:r>
            <w:r>
              <w:rPr>
                <w:sz w:val="22"/>
                <w:szCs w:val="22"/>
              </w:rPr>
              <w:t xml:space="preserve"> validation bổ sung bắt buộc truyền exchangeRate nếu </w:t>
            </w:r>
            <w:r>
              <w:rPr>
                <w:sz w:val="22"/>
                <w:szCs w:val="22"/>
                <w:lang w:val="vi-VN"/>
              </w:rPr>
              <w:t>không</w:t>
            </w:r>
            <w:r>
              <w:rPr>
                <w:sz w:val="22"/>
                <w:szCs w:val="22"/>
              </w:rPr>
              <w:t xml:space="preserve"> xml sẽ bị null exchangeRate </w:t>
            </w:r>
            <w:r>
              <w:rPr>
                <w:sz w:val="22"/>
                <w:szCs w:val="22"/>
                <w:lang w:val="vi-VN"/>
              </w:rPr>
              <w:t>mục 6.2</w:t>
            </w:r>
          </w:p>
          <w:p w14:paraId="560A2CF1">
            <w:pPr>
              <w:pStyle w:val="4"/>
              <w:numPr>
                <w:ilvl w:val="0"/>
                <w:numId w:val="11"/>
              </w:numPr>
              <w:ind w:left="106" w:hanging="106"/>
              <w:rPr>
                <w:sz w:val="22"/>
                <w:szCs w:val="22"/>
                <w:lang w:val="vi-VN"/>
              </w:rPr>
            </w:pPr>
            <w:r>
              <w:rPr>
                <w:sz w:val="22"/>
                <w:szCs w:val="22"/>
                <w:lang w:val="vi-VN"/>
              </w:rPr>
              <w:t xml:space="preserve">Sửa format tham số </w:t>
            </w:r>
            <w:r>
              <w:rPr>
                <w:sz w:val="22"/>
                <w:szCs w:val="22"/>
              </w:rPr>
              <w:t>originalInvoiceIssueDate</w:t>
            </w:r>
            <w:r>
              <w:rPr>
                <w:sz w:val="22"/>
                <w:szCs w:val="22"/>
                <w:lang w:val="vi-VN"/>
              </w:rPr>
              <w:t xml:space="preserve"> là unix timestamp mục 6.2</w:t>
            </w:r>
          </w:p>
          <w:p w14:paraId="1BE517AD">
            <w:pPr>
              <w:numPr>
                <w:ilvl w:val="0"/>
                <w:numId w:val="11"/>
              </w:numPr>
              <w:spacing w:before="0"/>
              <w:rPr>
                <w:sz w:val="22"/>
                <w:szCs w:val="22"/>
                <w:lang w:val="vi-VN"/>
              </w:rPr>
            </w:pPr>
            <w:r>
              <w:rPr>
                <w:sz w:val="22"/>
                <w:szCs w:val="22"/>
                <w:lang w:val="vi-VN"/>
              </w:rPr>
              <w:t xml:space="preserve">Tham số </w:t>
            </w:r>
            <w:r>
              <w:rPr>
                <w:sz w:val="22"/>
                <w:szCs w:val="22"/>
              </w:rPr>
              <w:t>transactionUuid</w:t>
            </w:r>
            <w:r>
              <w:rPr>
                <w:sz w:val="22"/>
                <w:szCs w:val="22"/>
                <w:lang w:val="vi-VN"/>
              </w:rPr>
              <w:t xml:space="preserve"> xóa “</w:t>
            </w:r>
            <w:r>
              <w:rPr>
                <w:sz w:val="22"/>
                <w:szCs w:val="22"/>
              </w:rPr>
              <w:t>Thời gian hiệu lực của transactionUuid là 3 ngày.</w:t>
            </w:r>
            <w:r>
              <w:rPr>
                <w:sz w:val="22"/>
                <w:szCs w:val="22"/>
                <w:lang w:val="vi-VN"/>
              </w:rPr>
              <w:t>” mục 6.2</w:t>
            </w:r>
          </w:p>
        </w:tc>
      </w:tr>
      <w:tr w14:paraId="4D8589B3">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80" w:type="dxa"/>
            <w:bottom w:w="0" w:type="dxa"/>
            <w:right w:w="80" w:type="dxa"/>
          </w:tblCellMar>
        </w:tblPrEx>
        <w:tc>
          <w:tcPr>
            <w:tcW w:w="1260" w:type="dxa"/>
            <w:noWrap w:val="0"/>
            <w:vAlign w:val="top"/>
          </w:tcPr>
          <w:p w14:paraId="4A2F336E">
            <w:pPr>
              <w:spacing w:before="100" w:beforeAutospacing="1" w:after="100" w:afterAutospacing="1" w:line="240" w:lineRule="auto"/>
              <w:ind w:left="0"/>
              <w:contextualSpacing/>
              <w:jc w:val="center"/>
              <w:rPr>
                <w:snapToGrid/>
                <w:sz w:val="22"/>
                <w:szCs w:val="22"/>
              </w:rPr>
            </w:pPr>
            <w:r>
              <w:rPr>
                <w:snapToGrid/>
                <w:sz w:val="22"/>
                <w:szCs w:val="22"/>
              </w:rPr>
              <w:t>2.29</w:t>
            </w:r>
          </w:p>
        </w:tc>
        <w:tc>
          <w:tcPr>
            <w:tcW w:w="1530" w:type="dxa"/>
            <w:noWrap w:val="0"/>
            <w:vAlign w:val="top"/>
          </w:tcPr>
          <w:p w14:paraId="4FAA853B">
            <w:pPr>
              <w:spacing w:before="100" w:beforeAutospacing="1" w:after="100" w:afterAutospacing="1" w:line="240" w:lineRule="auto"/>
              <w:ind w:left="0"/>
              <w:contextualSpacing/>
              <w:jc w:val="center"/>
              <w:rPr>
                <w:snapToGrid/>
                <w:sz w:val="22"/>
                <w:szCs w:val="22"/>
              </w:rPr>
            </w:pPr>
            <w:r>
              <w:rPr>
                <w:snapToGrid/>
                <w:sz w:val="22"/>
                <w:szCs w:val="22"/>
              </w:rPr>
              <w:t>9/11/2023</w:t>
            </w:r>
          </w:p>
        </w:tc>
        <w:tc>
          <w:tcPr>
            <w:tcW w:w="7200" w:type="dxa"/>
            <w:noWrap w:val="0"/>
            <w:vAlign w:val="top"/>
          </w:tcPr>
          <w:p w14:paraId="4689961C">
            <w:pPr>
              <w:pStyle w:val="4"/>
              <w:numPr>
                <w:ilvl w:val="0"/>
                <w:numId w:val="11"/>
              </w:numPr>
              <w:ind w:left="106" w:hanging="106"/>
              <w:rPr>
                <w:sz w:val="22"/>
                <w:szCs w:val="22"/>
              </w:rPr>
            </w:pPr>
            <w:r>
              <w:rPr>
                <w:sz w:val="22"/>
                <w:szCs w:val="22"/>
              </w:rPr>
              <w:t xml:space="preserve">Thêm hướng dẫn truyền metadata đối với loại </w:t>
            </w:r>
            <w:r>
              <w:rPr>
                <w:b/>
                <w:sz w:val="22"/>
                <w:szCs w:val="22"/>
              </w:rPr>
              <w:t xml:space="preserve">HÓA ĐƠN GTGT KIÊM TỜ KHAI HOÀN THUẾ </w:t>
            </w:r>
            <w:r>
              <w:rPr>
                <w:sz w:val="22"/>
                <w:szCs w:val="22"/>
              </w:rPr>
              <w:t>mục 6.9</w:t>
            </w:r>
          </w:p>
        </w:tc>
      </w:tr>
      <w:tr w14:paraId="56075886">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80" w:type="dxa"/>
            <w:bottom w:w="0" w:type="dxa"/>
            <w:right w:w="80" w:type="dxa"/>
          </w:tblCellMar>
        </w:tblPrEx>
        <w:tc>
          <w:tcPr>
            <w:tcW w:w="1260" w:type="dxa"/>
            <w:noWrap w:val="0"/>
            <w:vAlign w:val="top"/>
          </w:tcPr>
          <w:p w14:paraId="3936B59D">
            <w:pPr>
              <w:spacing w:before="100" w:beforeAutospacing="1" w:after="100" w:afterAutospacing="1" w:line="240" w:lineRule="auto"/>
              <w:ind w:left="0"/>
              <w:contextualSpacing/>
              <w:jc w:val="center"/>
              <w:rPr>
                <w:snapToGrid/>
                <w:sz w:val="22"/>
                <w:szCs w:val="22"/>
                <w:lang w:val="vi-VN"/>
              </w:rPr>
            </w:pPr>
            <w:r>
              <w:rPr>
                <w:snapToGrid/>
                <w:sz w:val="22"/>
                <w:szCs w:val="22"/>
                <w:lang w:val="vi-VN"/>
              </w:rPr>
              <w:t>2.30</w:t>
            </w:r>
          </w:p>
        </w:tc>
        <w:tc>
          <w:tcPr>
            <w:tcW w:w="1530" w:type="dxa"/>
            <w:noWrap w:val="0"/>
            <w:vAlign w:val="top"/>
          </w:tcPr>
          <w:p w14:paraId="1A83C50E">
            <w:pPr>
              <w:spacing w:before="100" w:beforeAutospacing="1" w:after="100" w:afterAutospacing="1" w:line="240" w:lineRule="auto"/>
              <w:ind w:left="0"/>
              <w:contextualSpacing/>
              <w:jc w:val="center"/>
              <w:rPr>
                <w:snapToGrid/>
                <w:sz w:val="22"/>
                <w:szCs w:val="22"/>
                <w:lang w:val="vi-VN"/>
              </w:rPr>
            </w:pPr>
            <w:r>
              <w:rPr>
                <w:snapToGrid/>
                <w:sz w:val="22"/>
                <w:szCs w:val="22"/>
                <w:lang w:val="vi-VN"/>
              </w:rPr>
              <w:t>7/12/2023</w:t>
            </w:r>
          </w:p>
        </w:tc>
        <w:tc>
          <w:tcPr>
            <w:tcW w:w="7200" w:type="dxa"/>
            <w:noWrap w:val="0"/>
            <w:vAlign w:val="top"/>
          </w:tcPr>
          <w:p w14:paraId="5914B32A">
            <w:pPr>
              <w:pStyle w:val="4"/>
              <w:numPr>
                <w:ilvl w:val="0"/>
                <w:numId w:val="11"/>
              </w:numPr>
              <w:ind w:left="106" w:hanging="106"/>
              <w:rPr>
                <w:sz w:val="22"/>
                <w:szCs w:val="22"/>
              </w:rPr>
            </w:pPr>
            <w:r>
              <w:rPr>
                <w:sz w:val="22"/>
                <w:szCs w:val="22"/>
                <w:lang w:val="vi-VN"/>
              </w:rPr>
              <w:t>T</w:t>
            </w:r>
            <w:r>
              <w:rPr>
                <w:sz w:val="22"/>
                <w:szCs w:val="22"/>
              </w:rPr>
              <w:t xml:space="preserve">ruyền thêm </w:t>
            </w:r>
            <w:r>
              <w:rPr>
                <w:sz w:val="22"/>
                <w:szCs w:val="22"/>
                <w:lang w:val="vi-VN"/>
              </w:rPr>
              <w:t>fuel</w:t>
            </w:r>
            <w:r>
              <w:rPr>
                <w:sz w:val="22"/>
                <w:szCs w:val="22"/>
              </w:rPr>
              <w:t xml:space="preserve">Reading </w:t>
            </w:r>
            <w:r>
              <w:rPr>
                <w:sz w:val="22"/>
                <w:szCs w:val="22"/>
                <w:lang w:val="vi-VN"/>
              </w:rPr>
              <w:t>dữ liệu đặc thù cho riêng hóa đơn xăng dầu có ghi nhận log bơm – mục 6.13</w:t>
            </w:r>
          </w:p>
        </w:tc>
      </w:tr>
      <w:tr w14:paraId="35B326C5">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80" w:type="dxa"/>
            <w:bottom w:w="0" w:type="dxa"/>
            <w:right w:w="80" w:type="dxa"/>
          </w:tblCellMar>
        </w:tblPrEx>
        <w:tc>
          <w:tcPr>
            <w:tcW w:w="1260" w:type="dxa"/>
            <w:noWrap w:val="0"/>
            <w:vAlign w:val="top"/>
          </w:tcPr>
          <w:p w14:paraId="1675E85D">
            <w:pPr>
              <w:spacing w:before="100" w:beforeAutospacing="1" w:after="100" w:afterAutospacing="1" w:line="240" w:lineRule="auto"/>
              <w:ind w:left="0"/>
              <w:contextualSpacing/>
              <w:jc w:val="center"/>
              <w:rPr>
                <w:snapToGrid/>
                <w:sz w:val="22"/>
                <w:szCs w:val="22"/>
              </w:rPr>
            </w:pPr>
            <w:r>
              <w:rPr>
                <w:snapToGrid/>
                <w:sz w:val="22"/>
                <w:szCs w:val="22"/>
              </w:rPr>
              <w:t>2.31</w:t>
            </w:r>
          </w:p>
        </w:tc>
        <w:tc>
          <w:tcPr>
            <w:tcW w:w="1530" w:type="dxa"/>
            <w:noWrap w:val="0"/>
            <w:vAlign w:val="top"/>
          </w:tcPr>
          <w:p w14:paraId="0C12D370">
            <w:pPr>
              <w:spacing w:before="100" w:beforeAutospacing="1" w:after="100" w:afterAutospacing="1" w:line="240" w:lineRule="auto"/>
              <w:ind w:left="0"/>
              <w:contextualSpacing/>
              <w:jc w:val="center"/>
              <w:rPr>
                <w:snapToGrid/>
                <w:sz w:val="22"/>
                <w:szCs w:val="22"/>
              </w:rPr>
            </w:pPr>
            <w:r>
              <w:rPr>
                <w:snapToGrid/>
                <w:sz w:val="22"/>
                <w:szCs w:val="22"/>
              </w:rPr>
              <w:t>10/12/2023</w:t>
            </w:r>
          </w:p>
        </w:tc>
        <w:tc>
          <w:tcPr>
            <w:tcW w:w="7200" w:type="dxa"/>
            <w:noWrap w:val="0"/>
            <w:vAlign w:val="top"/>
          </w:tcPr>
          <w:p w14:paraId="32DB7E64">
            <w:pPr>
              <w:pStyle w:val="4"/>
              <w:numPr>
                <w:ilvl w:val="0"/>
                <w:numId w:val="11"/>
              </w:numPr>
              <w:rPr>
                <w:snapToGrid/>
                <w:sz w:val="22"/>
                <w:szCs w:val="22"/>
              </w:rPr>
            </w:pPr>
            <w:r>
              <w:rPr>
                <w:snapToGrid/>
                <w:sz w:val="22"/>
                <w:szCs w:val="22"/>
              </w:rPr>
              <w:t>Bổ sung thông tin đơn giá đã bao gồm thuế - mục 6.6</w:t>
            </w:r>
          </w:p>
          <w:p w14:paraId="0D2E8EE6">
            <w:pPr>
              <w:pStyle w:val="4"/>
              <w:numPr>
                <w:ilvl w:val="0"/>
                <w:numId w:val="11"/>
              </w:numPr>
              <w:rPr>
                <w:snapToGrid/>
                <w:sz w:val="22"/>
                <w:szCs w:val="22"/>
              </w:rPr>
            </w:pPr>
            <w:r>
              <w:rPr>
                <w:snapToGrid/>
                <w:sz w:val="22"/>
                <w:szCs w:val="22"/>
              </w:rPr>
              <w:t>Bổ sung dữ liệu đầu vào để lập hóa đơn xăng dầu - mục 7.2</w:t>
            </w:r>
          </w:p>
          <w:p w14:paraId="1B630DF5">
            <w:pPr>
              <w:pStyle w:val="4"/>
              <w:numPr>
                <w:ilvl w:val="0"/>
                <w:numId w:val="11"/>
              </w:numPr>
              <w:rPr>
                <w:sz w:val="22"/>
                <w:szCs w:val="22"/>
                <w:lang w:val="vi-VN"/>
              </w:rPr>
            </w:pPr>
            <w:r>
              <w:rPr>
                <w:snapToGrid/>
                <w:sz w:val="22"/>
                <w:szCs w:val="22"/>
              </w:rPr>
              <w:t>Bổ sung API lập hóa đơn xăng dầu nháp - mục 7.35, 7.36</w:t>
            </w:r>
          </w:p>
        </w:tc>
      </w:tr>
      <w:tr w14:paraId="7EF41FAC">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80" w:type="dxa"/>
            <w:bottom w:w="0" w:type="dxa"/>
            <w:right w:w="80" w:type="dxa"/>
          </w:tblCellMar>
        </w:tblPrEx>
        <w:tc>
          <w:tcPr>
            <w:tcW w:w="1260" w:type="dxa"/>
            <w:noWrap w:val="0"/>
            <w:vAlign w:val="top"/>
          </w:tcPr>
          <w:p w14:paraId="688400B9">
            <w:pPr>
              <w:spacing w:before="100" w:beforeAutospacing="1" w:after="100" w:afterAutospacing="1" w:line="240" w:lineRule="auto"/>
              <w:ind w:left="0"/>
              <w:contextualSpacing/>
              <w:jc w:val="center"/>
              <w:rPr>
                <w:snapToGrid/>
                <w:sz w:val="22"/>
                <w:szCs w:val="22"/>
                <w:lang w:val="vi-VN"/>
              </w:rPr>
            </w:pPr>
            <w:r>
              <w:rPr>
                <w:snapToGrid/>
                <w:sz w:val="22"/>
                <w:szCs w:val="22"/>
                <w:lang w:val="vi-VN"/>
              </w:rPr>
              <w:t>2.32</w:t>
            </w:r>
          </w:p>
        </w:tc>
        <w:tc>
          <w:tcPr>
            <w:tcW w:w="1530" w:type="dxa"/>
            <w:noWrap w:val="0"/>
            <w:vAlign w:val="top"/>
          </w:tcPr>
          <w:p w14:paraId="494E47A5">
            <w:pPr>
              <w:spacing w:before="100" w:beforeAutospacing="1" w:after="100" w:afterAutospacing="1" w:line="240" w:lineRule="auto"/>
              <w:ind w:left="0"/>
              <w:contextualSpacing/>
              <w:jc w:val="center"/>
              <w:rPr>
                <w:snapToGrid/>
                <w:sz w:val="22"/>
                <w:szCs w:val="22"/>
                <w:lang w:val="vi-VN"/>
              </w:rPr>
            </w:pPr>
            <w:r>
              <w:rPr>
                <w:snapToGrid/>
                <w:sz w:val="22"/>
                <w:szCs w:val="22"/>
                <w:lang w:val="vi-VN"/>
              </w:rPr>
              <w:t>27/12/2023</w:t>
            </w:r>
          </w:p>
        </w:tc>
        <w:tc>
          <w:tcPr>
            <w:tcW w:w="7200" w:type="dxa"/>
            <w:noWrap w:val="0"/>
            <w:vAlign w:val="top"/>
          </w:tcPr>
          <w:p w14:paraId="223E1574">
            <w:pPr>
              <w:pStyle w:val="4"/>
              <w:numPr>
                <w:ilvl w:val="0"/>
                <w:numId w:val="11"/>
              </w:numPr>
              <w:rPr>
                <w:snapToGrid/>
                <w:sz w:val="22"/>
                <w:szCs w:val="22"/>
              </w:rPr>
            </w:pPr>
            <w:r>
              <w:rPr>
                <w:snapToGrid/>
                <w:sz w:val="22"/>
                <w:szCs w:val="22"/>
                <w:lang w:val="vi-VN"/>
              </w:rPr>
              <w:t>Bổ sung API tra cứu hóa đơn trả về chứa thông tin hàng hóa – mục 7.37</w:t>
            </w:r>
          </w:p>
        </w:tc>
      </w:tr>
      <w:tr w14:paraId="02ACD469">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80" w:type="dxa"/>
            <w:bottom w:w="0" w:type="dxa"/>
            <w:right w:w="80" w:type="dxa"/>
          </w:tblCellMar>
        </w:tblPrEx>
        <w:tc>
          <w:tcPr>
            <w:tcW w:w="1260" w:type="dxa"/>
            <w:noWrap w:val="0"/>
            <w:vAlign w:val="top"/>
          </w:tcPr>
          <w:p w14:paraId="64EB7839">
            <w:pPr>
              <w:spacing w:before="100" w:beforeAutospacing="1" w:after="100" w:afterAutospacing="1" w:line="240" w:lineRule="auto"/>
              <w:ind w:left="0"/>
              <w:contextualSpacing/>
              <w:jc w:val="center"/>
              <w:rPr>
                <w:snapToGrid/>
                <w:sz w:val="22"/>
                <w:szCs w:val="22"/>
                <w:lang w:val="vi-VN"/>
              </w:rPr>
            </w:pPr>
            <w:r>
              <w:rPr>
                <w:snapToGrid/>
                <w:sz w:val="22"/>
                <w:szCs w:val="22"/>
                <w:lang w:val="vi-VN"/>
              </w:rPr>
              <w:t>2.33</w:t>
            </w:r>
          </w:p>
        </w:tc>
        <w:tc>
          <w:tcPr>
            <w:tcW w:w="1530" w:type="dxa"/>
            <w:noWrap w:val="0"/>
            <w:vAlign w:val="top"/>
          </w:tcPr>
          <w:p w14:paraId="33F7BB4C">
            <w:pPr>
              <w:spacing w:before="100" w:beforeAutospacing="1" w:after="100" w:afterAutospacing="1" w:line="240" w:lineRule="auto"/>
              <w:ind w:left="0"/>
              <w:contextualSpacing/>
              <w:jc w:val="center"/>
              <w:rPr>
                <w:snapToGrid/>
                <w:sz w:val="22"/>
                <w:szCs w:val="22"/>
                <w:lang w:val="vi-VN"/>
              </w:rPr>
            </w:pPr>
            <w:r>
              <w:rPr>
                <w:snapToGrid/>
                <w:sz w:val="22"/>
                <w:szCs w:val="22"/>
                <w:lang w:val="vi-VN"/>
              </w:rPr>
              <w:t>23/02/2024</w:t>
            </w:r>
          </w:p>
        </w:tc>
        <w:tc>
          <w:tcPr>
            <w:tcW w:w="7200" w:type="dxa"/>
            <w:noWrap w:val="0"/>
            <w:vAlign w:val="top"/>
          </w:tcPr>
          <w:p w14:paraId="07C7827A">
            <w:pPr>
              <w:pStyle w:val="4"/>
              <w:numPr>
                <w:ilvl w:val="0"/>
                <w:numId w:val="11"/>
              </w:numPr>
              <w:ind w:left="106" w:hanging="106"/>
              <w:rPr>
                <w:snapToGrid/>
                <w:sz w:val="22"/>
                <w:szCs w:val="22"/>
                <w:lang w:val="vi-VN"/>
              </w:rPr>
            </w:pPr>
            <w:r>
              <w:rPr>
                <w:snapToGrid/>
                <w:sz w:val="22"/>
                <w:szCs w:val="22"/>
                <w:lang w:val="vi-VN"/>
              </w:rPr>
              <w:t>Cập nhật maxlength các thẻ invoiceNote là 500, invoiceNo là 35, invoiceSeries là 25, invoiceSeri là 25</w:t>
            </w:r>
          </w:p>
        </w:tc>
      </w:tr>
      <w:tr w14:paraId="6D338C78">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80" w:type="dxa"/>
            <w:bottom w:w="0" w:type="dxa"/>
            <w:right w:w="80" w:type="dxa"/>
          </w:tblCellMar>
        </w:tblPrEx>
        <w:tc>
          <w:tcPr>
            <w:tcW w:w="1260" w:type="dxa"/>
            <w:noWrap w:val="0"/>
            <w:vAlign w:val="top"/>
          </w:tcPr>
          <w:p w14:paraId="7E2B1C8E">
            <w:pPr>
              <w:spacing w:before="100" w:beforeAutospacing="1" w:after="100" w:afterAutospacing="1" w:line="240" w:lineRule="auto"/>
              <w:ind w:left="0"/>
              <w:contextualSpacing/>
              <w:jc w:val="center"/>
              <w:rPr>
                <w:snapToGrid/>
                <w:sz w:val="22"/>
                <w:szCs w:val="22"/>
                <w:lang w:val="vi-VN"/>
              </w:rPr>
            </w:pPr>
            <w:r>
              <w:rPr>
                <w:snapToGrid/>
                <w:sz w:val="22"/>
                <w:szCs w:val="22"/>
                <w:lang w:val="vi-VN"/>
              </w:rPr>
              <w:t>2.34</w:t>
            </w:r>
          </w:p>
        </w:tc>
        <w:tc>
          <w:tcPr>
            <w:tcW w:w="1530" w:type="dxa"/>
            <w:noWrap w:val="0"/>
            <w:vAlign w:val="top"/>
          </w:tcPr>
          <w:p w14:paraId="779952FC">
            <w:pPr>
              <w:spacing w:before="100" w:beforeAutospacing="1" w:after="100" w:afterAutospacing="1" w:line="240" w:lineRule="auto"/>
              <w:ind w:left="0"/>
              <w:contextualSpacing/>
              <w:jc w:val="center"/>
              <w:rPr>
                <w:snapToGrid/>
                <w:sz w:val="22"/>
                <w:szCs w:val="22"/>
                <w:lang w:val="vi-VN"/>
              </w:rPr>
            </w:pPr>
            <w:r>
              <w:rPr>
                <w:snapToGrid/>
                <w:sz w:val="22"/>
                <w:szCs w:val="22"/>
                <w:lang w:val="vi-VN"/>
              </w:rPr>
              <w:t>15/03/2024</w:t>
            </w:r>
          </w:p>
        </w:tc>
        <w:tc>
          <w:tcPr>
            <w:tcW w:w="7200" w:type="dxa"/>
            <w:noWrap w:val="0"/>
            <w:vAlign w:val="top"/>
          </w:tcPr>
          <w:p w14:paraId="13B8C56A">
            <w:pPr>
              <w:pStyle w:val="4"/>
              <w:numPr>
                <w:ilvl w:val="0"/>
                <w:numId w:val="11"/>
              </w:numPr>
              <w:ind w:left="106" w:hanging="106"/>
              <w:rPr>
                <w:snapToGrid/>
                <w:sz w:val="22"/>
                <w:szCs w:val="22"/>
                <w:lang w:val="vi-VN"/>
              </w:rPr>
            </w:pPr>
            <w:r>
              <w:rPr>
                <w:snapToGrid/>
                <w:sz w:val="22"/>
                <w:szCs w:val="22"/>
                <w:lang w:val="vi-VN"/>
              </w:rPr>
              <w:t xml:space="preserve">Nâng cấp API Tra cứu hóa đơn trả về thêm các trường </w:t>
            </w:r>
            <w:r>
              <w:rPr>
                <w:sz w:val="22"/>
                <w:szCs w:val="22"/>
              </w:rPr>
              <w:t xml:space="preserve">buyerUnitName, buyerCode, buyerAddress, exchangeRate </w:t>
            </w:r>
            <w:r>
              <w:rPr>
                <w:sz w:val="22"/>
                <w:szCs w:val="22"/>
                <w:lang w:val="vi-VN"/>
              </w:rPr>
              <w:t>và</w:t>
            </w:r>
            <w:r>
              <w:rPr>
                <w:sz w:val="22"/>
                <w:szCs w:val="22"/>
              </w:rPr>
              <w:t xml:space="preserve"> listInfoUpdate</w:t>
            </w:r>
            <w:r>
              <w:rPr>
                <w:sz w:val="22"/>
                <w:szCs w:val="22"/>
                <w:lang w:val="vi-VN"/>
              </w:rPr>
              <w:t xml:space="preserve"> – mục 7.37</w:t>
            </w:r>
          </w:p>
        </w:tc>
      </w:tr>
      <w:tr w14:paraId="29B664BD">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80" w:type="dxa"/>
            <w:bottom w:w="0" w:type="dxa"/>
            <w:right w:w="80" w:type="dxa"/>
          </w:tblCellMar>
        </w:tblPrEx>
        <w:tc>
          <w:tcPr>
            <w:tcW w:w="1260" w:type="dxa"/>
            <w:noWrap w:val="0"/>
            <w:vAlign w:val="top"/>
          </w:tcPr>
          <w:p w14:paraId="3655B355">
            <w:pPr>
              <w:spacing w:before="100" w:beforeAutospacing="1" w:after="100" w:afterAutospacing="1" w:line="240" w:lineRule="auto"/>
              <w:ind w:left="0"/>
              <w:contextualSpacing/>
              <w:jc w:val="center"/>
              <w:rPr>
                <w:snapToGrid/>
                <w:sz w:val="22"/>
                <w:szCs w:val="22"/>
                <w:lang w:val="vi-VN"/>
              </w:rPr>
            </w:pPr>
            <w:r>
              <w:rPr>
                <w:snapToGrid/>
                <w:sz w:val="22"/>
                <w:szCs w:val="22"/>
                <w:lang w:val="vi-VN"/>
              </w:rPr>
              <w:t>2.35</w:t>
            </w:r>
          </w:p>
        </w:tc>
        <w:tc>
          <w:tcPr>
            <w:tcW w:w="1530" w:type="dxa"/>
            <w:noWrap w:val="0"/>
            <w:vAlign w:val="top"/>
          </w:tcPr>
          <w:p w14:paraId="23092458">
            <w:pPr>
              <w:spacing w:before="100" w:beforeAutospacing="1" w:after="100" w:afterAutospacing="1" w:line="240" w:lineRule="auto"/>
              <w:ind w:left="0"/>
              <w:contextualSpacing/>
              <w:jc w:val="center"/>
              <w:rPr>
                <w:snapToGrid/>
                <w:sz w:val="22"/>
                <w:szCs w:val="22"/>
                <w:lang w:val="vi-VN"/>
              </w:rPr>
            </w:pPr>
            <w:r>
              <w:rPr>
                <w:snapToGrid/>
                <w:sz w:val="22"/>
                <w:szCs w:val="22"/>
                <w:lang w:val="vi-VN"/>
              </w:rPr>
              <w:t>05/04/2024</w:t>
            </w:r>
          </w:p>
        </w:tc>
        <w:tc>
          <w:tcPr>
            <w:tcW w:w="7200" w:type="dxa"/>
            <w:noWrap w:val="0"/>
            <w:vAlign w:val="top"/>
          </w:tcPr>
          <w:p w14:paraId="7509EDCB">
            <w:pPr>
              <w:pStyle w:val="4"/>
              <w:numPr>
                <w:ilvl w:val="0"/>
                <w:numId w:val="11"/>
              </w:numPr>
              <w:ind w:left="106" w:hanging="106"/>
              <w:rPr>
                <w:snapToGrid/>
                <w:sz w:val="22"/>
                <w:szCs w:val="22"/>
                <w:lang w:val="vi-VN"/>
              </w:rPr>
            </w:pPr>
            <w:r>
              <w:rPr>
                <w:snapToGrid/>
                <w:sz w:val="22"/>
                <w:szCs w:val="22"/>
                <w:lang w:val="vi-VN"/>
              </w:rPr>
              <w:t>Thêm 2 tham số đầu vào startDate, endDate (không bắt buộc) – mục 7.3, 7.4 và 7.5</w:t>
            </w:r>
          </w:p>
        </w:tc>
      </w:tr>
      <w:tr w14:paraId="2A28B154">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80" w:type="dxa"/>
            <w:bottom w:w="0" w:type="dxa"/>
            <w:right w:w="80" w:type="dxa"/>
          </w:tblCellMar>
        </w:tblPrEx>
        <w:tc>
          <w:tcPr>
            <w:tcW w:w="1260" w:type="dxa"/>
            <w:noWrap w:val="0"/>
            <w:vAlign w:val="top"/>
          </w:tcPr>
          <w:p w14:paraId="0ABD242C">
            <w:pPr>
              <w:spacing w:before="100" w:beforeAutospacing="1" w:after="100" w:afterAutospacing="1" w:line="240" w:lineRule="auto"/>
              <w:ind w:left="0"/>
              <w:contextualSpacing/>
              <w:jc w:val="center"/>
              <w:rPr>
                <w:snapToGrid/>
                <w:sz w:val="22"/>
                <w:szCs w:val="22"/>
              </w:rPr>
            </w:pPr>
            <w:r>
              <w:rPr>
                <w:snapToGrid/>
                <w:sz w:val="22"/>
                <w:szCs w:val="22"/>
              </w:rPr>
              <w:t>2.36</w:t>
            </w:r>
          </w:p>
        </w:tc>
        <w:tc>
          <w:tcPr>
            <w:tcW w:w="1530" w:type="dxa"/>
            <w:noWrap w:val="0"/>
            <w:vAlign w:val="top"/>
          </w:tcPr>
          <w:p w14:paraId="7503C4A6">
            <w:pPr>
              <w:spacing w:before="100" w:beforeAutospacing="1" w:after="100" w:afterAutospacing="1" w:line="240" w:lineRule="auto"/>
              <w:ind w:left="0"/>
              <w:contextualSpacing/>
              <w:jc w:val="center"/>
              <w:rPr>
                <w:snapToGrid/>
                <w:sz w:val="22"/>
                <w:szCs w:val="22"/>
              </w:rPr>
            </w:pPr>
            <w:r>
              <w:rPr>
                <w:snapToGrid/>
                <w:sz w:val="22"/>
                <w:szCs w:val="22"/>
              </w:rPr>
              <w:t>08/05/2024</w:t>
            </w:r>
          </w:p>
        </w:tc>
        <w:tc>
          <w:tcPr>
            <w:tcW w:w="7200" w:type="dxa"/>
            <w:noWrap w:val="0"/>
            <w:vAlign w:val="top"/>
          </w:tcPr>
          <w:p w14:paraId="441AF671">
            <w:pPr>
              <w:pStyle w:val="4"/>
              <w:numPr>
                <w:ilvl w:val="0"/>
                <w:numId w:val="11"/>
              </w:numPr>
              <w:ind w:left="106" w:hanging="106"/>
              <w:rPr>
                <w:snapToGrid/>
                <w:sz w:val="22"/>
                <w:szCs w:val="22"/>
              </w:rPr>
            </w:pPr>
            <w:r>
              <w:rPr>
                <w:snapToGrid/>
                <w:sz w:val="22"/>
                <w:szCs w:val="22"/>
              </w:rPr>
              <w:t xml:space="preserve">Thêm 2 tham số </w:t>
            </w:r>
            <w:r>
              <w:rPr>
                <w:sz w:val="22"/>
                <w:szCs w:val="22"/>
              </w:rPr>
              <w:t xml:space="preserve">extraName, extraValue </w:t>
            </w:r>
            <w:r>
              <w:rPr>
                <w:snapToGrid/>
                <w:sz w:val="22"/>
                <w:szCs w:val="22"/>
                <w:lang w:val="vi-VN"/>
              </w:rPr>
              <w:t>(không bắt buộc)</w:t>
            </w:r>
            <w:r>
              <w:rPr>
                <w:snapToGrid/>
                <w:sz w:val="22"/>
                <w:szCs w:val="22"/>
              </w:rPr>
              <w:t xml:space="preserve"> – mục 6.8, 7.2, 7.15, 7.16, 7.28, 7.29, 7.31, 7.32, 7.33</w:t>
            </w:r>
          </w:p>
          <w:p w14:paraId="7E2DC16B">
            <w:pPr>
              <w:pStyle w:val="4"/>
              <w:numPr>
                <w:ilvl w:val="0"/>
                <w:numId w:val="11"/>
              </w:numPr>
              <w:rPr>
                <w:snapToGrid/>
                <w:sz w:val="22"/>
                <w:szCs w:val="22"/>
              </w:rPr>
            </w:pPr>
            <w:r>
              <w:rPr>
                <w:snapToGrid/>
                <w:sz w:val="22"/>
                <w:szCs w:val="22"/>
              </w:rPr>
              <w:t xml:space="preserve">Thêm mới API </w:t>
            </w:r>
            <w:r>
              <w:rPr>
                <w:sz w:val="22"/>
                <w:szCs w:val="22"/>
              </w:rPr>
              <w:t>gửi hóa đơn sang CQT bằng transaction</w:t>
            </w:r>
            <w:r>
              <w:rPr>
                <w:sz w:val="22"/>
                <w:szCs w:val="22"/>
                <w:lang w:val="vi-VN"/>
              </w:rPr>
              <w:t>U</w:t>
            </w:r>
            <w:r>
              <w:rPr>
                <w:sz w:val="22"/>
                <w:szCs w:val="22"/>
              </w:rPr>
              <w:t>uid – mục 7.38</w:t>
            </w:r>
          </w:p>
        </w:tc>
      </w:tr>
      <w:tr w14:paraId="7D0D1A03">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80" w:type="dxa"/>
            <w:bottom w:w="0" w:type="dxa"/>
            <w:right w:w="80" w:type="dxa"/>
          </w:tblCellMar>
        </w:tblPrEx>
        <w:tc>
          <w:tcPr>
            <w:tcW w:w="1260" w:type="dxa"/>
            <w:noWrap w:val="0"/>
            <w:vAlign w:val="top"/>
          </w:tcPr>
          <w:p w14:paraId="745C469C">
            <w:pPr>
              <w:spacing w:before="100" w:beforeAutospacing="1" w:after="100" w:afterAutospacing="1" w:line="240" w:lineRule="auto"/>
              <w:ind w:left="0"/>
              <w:contextualSpacing/>
              <w:jc w:val="center"/>
              <w:rPr>
                <w:snapToGrid/>
                <w:sz w:val="22"/>
                <w:szCs w:val="22"/>
                <w:lang w:val="vi-VN"/>
              </w:rPr>
            </w:pPr>
            <w:r>
              <w:rPr>
                <w:snapToGrid/>
                <w:sz w:val="22"/>
                <w:szCs w:val="22"/>
                <w:lang w:val="vi-VN"/>
              </w:rPr>
              <w:t>2.37</w:t>
            </w:r>
          </w:p>
        </w:tc>
        <w:tc>
          <w:tcPr>
            <w:tcW w:w="1530" w:type="dxa"/>
            <w:noWrap w:val="0"/>
            <w:vAlign w:val="top"/>
          </w:tcPr>
          <w:p w14:paraId="4907DF86">
            <w:pPr>
              <w:spacing w:before="100" w:beforeAutospacing="1" w:after="100" w:afterAutospacing="1" w:line="240" w:lineRule="auto"/>
              <w:ind w:left="0"/>
              <w:contextualSpacing/>
              <w:jc w:val="center"/>
              <w:rPr>
                <w:snapToGrid/>
                <w:sz w:val="22"/>
                <w:szCs w:val="22"/>
              </w:rPr>
            </w:pPr>
            <w:r>
              <w:rPr>
                <w:snapToGrid/>
                <w:sz w:val="22"/>
                <w:szCs w:val="22"/>
              </w:rPr>
              <w:t>30/05/2024</w:t>
            </w:r>
          </w:p>
        </w:tc>
        <w:tc>
          <w:tcPr>
            <w:tcW w:w="7200" w:type="dxa"/>
            <w:noWrap w:val="0"/>
            <w:vAlign w:val="top"/>
          </w:tcPr>
          <w:p w14:paraId="3B781F39">
            <w:pPr>
              <w:pStyle w:val="124"/>
              <w:numPr>
                <w:ilvl w:val="0"/>
                <w:numId w:val="11"/>
              </w:numPr>
              <w:rPr>
                <w:b w:val="0"/>
                <w:snapToGrid/>
                <w:color w:val="000000"/>
                <w:sz w:val="22"/>
                <w:szCs w:val="22"/>
              </w:rPr>
            </w:pPr>
            <w:r>
              <w:rPr>
                <w:b w:val="0"/>
                <w:snapToGrid/>
                <w:color w:val="000000"/>
                <w:sz w:val="22"/>
                <w:szCs w:val="22"/>
              </w:rPr>
              <w:t>Thêm API 7.39 Tra cứu hóa đơn trả về chứa thông tin hàng hóa (UTC + 7)</w:t>
            </w:r>
          </w:p>
        </w:tc>
      </w:tr>
      <w:tr w14:paraId="6AAB0EC1">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80" w:type="dxa"/>
            <w:bottom w:w="0" w:type="dxa"/>
            <w:right w:w="80" w:type="dxa"/>
          </w:tblCellMar>
        </w:tblPrEx>
        <w:tc>
          <w:tcPr>
            <w:tcW w:w="1260" w:type="dxa"/>
            <w:noWrap w:val="0"/>
            <w:vAlign w:val="top"/>
          </w:tcPr>
          <w:p w14:paraId="3D4F4AA8">
            <w:pPr>
              <w:spacing w:before="100" w:beforeAutospacing="1" w:after="100" w:afterAutospacing="1" w:line="240" w:lineRule="auto"/>
              <w:ind w:left="0"/>
              <w:contextualSpacing/>
              <w:jc w:val="center"/>
              <w:rPr>
                <w:snapToGrid/>
                <w:sz w:val="22"/>
                <w:szCs w:val="22"/>
              </w:rPr>
            </w:pPr>
            <w:r>
              <w:rPr>
                <w:snapToGrid/>
                <w:sz w:val="22"/>
                <w:szCs w:val="22"/>
              </w:rPr>
              <w:t>2.38</w:t>
            </w:r>
          </w:p>
        </w:tc>
        <w:tc>
          <w:tcPr>
            <w:tcW w:w="1530" w:type="dxa"/>
            <w:noWrap w:val="0"/>
            <w:vAlign w:val="top"/>
          </w:tcPr>
          <w:p w14:paraId="701C818A">
            <w:pPr>
              <w:spacing w:before="100" w:beforeAutospacing="1" w:after="100" w:afterAutospacing="1" w:line="240" w:lineRule="auto"/>
              <w:ind w:left="0"/>
              <w:contextualSpacing/>
              <w:jc w:val="center"/>
              <w:rPr>
                <w:snapToGrid/>
                <w:sz w:val="22"/>
                <w:szCs w:val="22"/>
              </w:rPr>
            </w:pPr>
            <w:r>
              <w:rPr>
                <w:snapToGrid/>
                <w:sz w:val="22"/>
                <w:szCs w:val="22"/>
              </w:rPr>
              <w:t>28/08/2024</w:t>
            </w:r>
          </w:p>
        </w:tc>
        <w:tc>
          <w:tcPr>
            <w:tcW w:w="7200" w:type="dxa"/>
            <w:noWrap w:val="0"/>
            <w:vAlign w:val="top"/>
          </w:tcPr>
          <w:p w14:paraId="1D2CA1BF">
            <w:pPr>
              <w:pStyle w:val="124"/>
              <w:numPr>
                <w:ilvl w:val="0"/>
                <w:numId w:val="11"/>
              </w:numPr>
              <w:ind w:left="106" w:hanging="106"/>
              <w:rPr>
                <w:b w:val="0"/>
                <w:snapToGrid/>
                <w:color w:val="000000"/>
                <w:sz w:val="22"/>
                <w:szCs w:val="22"/>
              </w:rPr>
            </w:pPr>
            <w:r>
              <w:rPr>
                <w:b w:val="0"/>
                <w:snapToGrid/>
                <w:color w:val="000000"/>
                <w:sz w:val="22"/>
                <w:szCs w:val="22"/>
              </w:rPr>
              <w:t xml:space="preserve">Bỏ tham số </w:t>
            </w:r>
            <w:r>
              <w:rPr>
                <w:sz w:val="22"/>
                <w:szCs w:val="22"/>
              </w:rPr>
              <w:t xml:space="preserve">sumOfTotalLineAmountWithoutTax </w:t>
            </w:r>
            <w:r>
              <w:rPr>
                <w:b w:val="0"/>
                <w:sz w:val="22"/>
                <w:szCs w:val="22"/>
              </w:rPr>
              <w:t>thuộc SummarizeInfo – mục 6.8</w:t>
            </w:r>
          </w:p>
          <w:p w14:paraId="4F401DA2">
            <w:pPr>
              <w:pStyle w:val="124"/>
              <w:numPr>
                <w:ilvl w:val="0"/>
                <w:numId w:val="11"/>
              </w:numPr>
              <w:ind w:left="106" w:hanging="106"/>
              <w:rPr>
                <w:b w:val="0"/>
                <w:snapToGrid/>
                <w:color w:val="000000"/>
                <w:sz w:val="22"/>
                <w:szCs w:val="22"/>
              </w:rPr>
            </w:pPr>
            <w:r>
              <w:rPr>
                <w:b w:val="0"/>
                <w:snapToGrid/>
                <w:color w:val="000000"/>
                <w:sz w:val="22"/>
                <w:szCs w:val="22"/>
              </w:rPr>
              <w:t xml:space="preserve">Bổ sung tham số </w:t>
            </w:r>
            <w:r>
              <w:rPr>
                <w:sz w:val="22"/>
                <w:szCs w:val="22"/>
              </w:rPr>
              <w:t xml:space="preserve">totalAmountAfterDiscount </w:t>
            </w:r>
            <w:r>
              <w:rPr>
                <w:b w:val="0"/>
                <w:sz w:val="22"/>
                <w:szCs w:val="22"/>
              </w:rPr>
              <w:t>thuộc SummarizeInfo</w:t>
            </w:r>
            <w:r>
              <w:rPr>
                <w:sz w:val="22"/>
                <w:szCs w:val="22"/>
              </w:rPr>
              <w:t xml:space="preserve"> </w:t>
            </w:r>
            <w:r>
              <w:rPr>
                <w:b w:val="0"/>
                <w:sz w:val="22"/>
                <w:szCs w:val="22"/>
              </w:rPr>
              <w:t>– mục 6.8</w:t>
            </w:r>
          </w:p>
          <w:p w14:paraId="2F675CBD">
            <w:pPr>
              <w:pStyle w:val="124"/>
              <w:numPr>
                <w:ilvl w:val="0"/>
                <w:numId w:val="11"/>
              </w:numPr>
              <w:ind w:left="106" w:hanging="106"/>
              <w:rPr>
                <w:b w:val="0"/>
                <w:snapToGrid/>
                <w:color w:val="000000"/>
                <w:sz w:val="22"/>
                <w:szCs w:val="22"/>
              </w:rPr>
            </w:pPr>
            <w:r>
              <w:rPr>
                <w:b w:val="0"/>
                <w:snapToGrid/>
                <w:color w:val="000000"/>
                <w:sz w:val="22"/>
                <w:szCs w:val="22"/>
              </w:rPr>
              <w:t xml:space="preserve">Thêm trường qrcode và otherTax vào mục 6.2 </w:t>
            </w:r>
            <w:r>
              <w:rPr>
                <w:sz w:val="22"/>
                <w:szCs w:val="22"/>
              </w:rPr>
              <w:t>generalInvoiceInfo</w:t>
            </w:r>
          </w:p>
        </w:tc>
      </w:tr>
      <w:tr w14:paraId="77091015">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80" w:type="dxa"/>
            <w:bottom w:w="0" w:type="dxa"/>
            <w:right w:w="80" w:type="dxa"/>
          </w:tblCellMar>
        </w:tblPrEx>
        <w:tc>
          <w:tcPr>
            <w:tcW w:w="1260" w:type="dxa"/>
            <w:noWrap w:val="0"/>
            <w:vAlign w:val="top"/>
          </w:tcPr>
          <w:p w14:paraId="381CA9AA">
            <w:pPr>
              <w:spacing w:before="100" w:beforeAutospacing="1" w:after="100" w:afterAutospacing="1" w:line="240" w:lineRule="auto"/>
              <w:ind w:left="0"/>
              <w:contextualSpacing/>
              <w:jc w:val="center"/>
              <w:rPr>
                <w:snapToGrid/>
                <w:sz w:val="22"/>
                <w:szCs w:val="22"/>
              </w:rPr>
            </w:pPr>
            <w:r>
              <w:rPr>
                <w:snapToGrid/>
                <w:sz w:val="22"/>
                <w:szCs w:val="22"/>
              </w:rPr>
              <w:t>2.39</w:t>
            </w:r>
          </w:p>
        </w:tc>
        <w:tc>
          <w:tcPr>
            <w:tcW w:w="1530" w:type="dxa"/>
            <w:noWrap w:val="0"/>
            <w:vAlign w:val="top"/>
          </w:tcPr>
          <w:p w14:paraId="38576F7C">
            <w:pPr>
              <w:spacing w:before="100" w:beforeAutospacing="1" w:after="100" w:afterAutospacing="1" w:line="240" w:lineRule="auto"/>
              <w:ind w:left="0"/>
              <w:contextualSpacing/>
              <w:jc w:val="center"/>
              <w:rPr>
                <w:snapToGrid/>
                <w:sz w:val="22"/>
                <w:szCs w:val="22"/>
              </w:rPr>
            </w:pPr>
            <w:r>
              <w:rPr>
                <w:snapToGrid/>
                <w:sz w:val="22"/>
                <w:szCs w:val="22"/>
              </w:rPr>
              <w:t>18/09/2024</w:t>
            </w:r>
          </w:p>
        </w:tc>
        <w:tc>
          <w:tcPr>
            <w:tcW w:w="7200" w:type="dxa"/>
            <w:noWrap w:val="0"/>
            <w:vAlign w:val="top"/>
          </w:tcPr>
          <w:p w14:paraId="54937313">
            <w:pPr>
              <w:pStyle w:val="124"/>
              <w:numPr>
                <w:ilvl w:val="0"/>
                <w:numId w:val="11"/>
              </w:numPr>
              <w:ind w:left="106" w:hanging="106"/>
              <w:rPr>
                <w:b w:val="0"/>
                <w:snapToGrid/>
                <w:color w:val="000000"/>
                <w:sz w:val="22"/>
                <w:szCs w:val="22"/>
              </w:rPr>
            </w:pPr>
            <w:r>
              <w:rPr>
                <w:b w:val="0"/>
                <w:color w:val="000000"/>
                <w:sz w:val="22"/>
                <w:szCs w:val="22"/>
              </w:rPr>
              <w:t xml:space="preserve">Nâng cấp </w:t>
            </w:r>
            <w:r>
              <w:rPr>
                <w:sz w:val="22"/>
                <w:szCs w:val="22"/>
              </w:rPr>
              <w:t>sellerBankAccount</w:t>
            </w:r>
            <w:r>
              <w:rPr>
                <w:b w:val="0"/>
                <w:color w:val="000000"/>
                <w:sz w:val="22"/>
                <w:szCs w:val="22"/>
              </w:rPr>
              <w:t xml:space="preserve"> tối đa 30 ký tự - mục 6.3</w:t>
            </w:r>
          </w:p>
          <w:p w14:paraId="70163D02">
            <w:pPr>
              <w:pStyle w:val="124"/>
              <w:numPr>
                <w:ilvl w:val="0"/>
                <w:numId w:val="11"/>
              </w:numPr>
              <w:ind w:left="106" w:hanging="106"/>
              <w:rPr>
                <w:b w:val="0"/>
                <w:snapToGrid/>
                <w:color w:val="000000"/>
                <w:sz w:val="22"/>
                <w:szCs w:val="22"/>
              </w:rPr>
            </w:pPr>
            <w:r>
              <w:rPr>
                <w:b w:val="0"/>
                <w:color w:val="000000"/>
                <w:sz w:val="22"/>
                <w:szCs w:val="22"/>
              </w:rPr>
              <w:t xml:space="preserve">Nâng cấp </w:t>
            </w:r>
            <w:r>
              <w:rPr>
                <w:sz w:val="22"/>
                <w:szCs w:val="22"/>
              </w:rPr>
              <w:t>buyerBankAccount</w:t>
            </w:r>
            <w:r>
              <w:rPr>
                <w:b w:val="0"/>
                <w:color w:val="000000"/>
                <w:sz w:val="22"/>
                <w:szCs w:val="22"/>
              </w:rPr>
              <w:t xml:space="preserve"> tối đa 30 ký tự - mục 6.4</w:t>
            </w:r>
          </w:p>
          <w:p w14:paraId="3DF43B43">
            <w:pPr>
              <w:pStyle w:val="124"/>
              <w:numPr>
                <w:ilvl w:val="0"/>
                <w:numId w:val="11"/>
              </w:numPr>
              <w:ind w:left="106" w:hanging="106"/>
              <w:rPr>
                <w:b w:val="0"/>
                <w:snapToGrid/>
                <w:color w:val="000000"/>
                <w:sz w:val="22"/>
                <w:szCs w:val="22"/>
              </w:rPr>
            </w:pPr>
            <w:r>
              <w:rPr>
                <w:b w:val="0"/>
                <w:color w:val="000000"/>
                <w:sz w:val="22"/>
                <w:szCs w:val="22"/>
              </w:rPr>
              <w:t xml:space="preserve">Nâng cấp </w:t>
            </w:r>
            <w:r>
              <w:rPr>
                <w:sz w:val="22"/>
                <w:szCs w:val="22"/>
              </w:rPr>
              <w:t>previousIndex, currentIndex, factor, amount</w:t>
            </w:r>
            <w:r>
              <w:rPr>
                <w:b w:val="0"/>
                <w:color w:val="000000"/>
                <w:sz w:val="22"/>
                <w:szCs w:val="22"/>
              </w:rPr>
              <w:t xml:space="preserve"> định dạng số - mục 6.10</w:t>
            </w:r>
          </w:p>
          <w:p w14:paraId="65A580BD">
            <w:pPr>
              <w:pStyle w:val="124"/>
              <w:numPr>
                <w:ilvl w:val="0"/>
                <w:numId w:val="11"/>
              </w:numPr>
              <w:ind w:left="106" w:hanging="106"/>
              <w:rPr>
                <w:rStyle w:val="38"/>
                <w:b w:val="0"/>
                <w:snapToGrid/>
                <w:color w:val="000000"/>
                <w:sz w:val="22"/>
                <w:szCs w:val="22"/>
              </w:rPr>
            </w:pPr>
            <w:r>
              <w:rPr>
                <w:b w:val="0"/>
                <w:color w:val="000000"/>
                <w:sz w:val="22"/>
                <w:szCs w:val="22"/>
              </w:rPr>
              <w:t xml:space="preserve">Sửa đối với hoá đơn TT78: hàng hoá tính chất Phí khác: không sinh STT, </w:t>
            </w:r>
            <w:r>
              <w:rPr>
                <w:rStyle w:val="38"/>
                <w:b w:val="0"/>
                <w:color w:val="000000"/>
                <w:sz w:val="22"/>
                <w:szCs w:val="22"/>
              </w:rPr>
              <w:t>không được truyền unitPrice, quantity – mục 6.6</w:t>
            </w:r>
          </w:p>
          <w:p w14:paraId="0B301A40">
            <w:pPr>
              <w:pStyle w:val="124"/>
              <w:numPr>
                <w:ilvl w:val="0"/>
                <w:numId w:val="11"/>
              </w:numPr>
              <w:ind w:left="106" w:hanging="106"/>
              <w:rPr>
                <w:b w:val="0"/>
                <w:snapToGrid/>
                <w:color w:val="000000"/>
                <w:sz w:val="22"/>
                <w:szCs w:val="22"/>
              </w:rPr>
            </w:pPr>
            <w:r>
              <w:rPr>
                <w:b w:val="0"/>
                <w:color w:val="000000"/>
                <w:sz w:val="22"/>
                <w:szCs w:val="22"/>
              </w:rPr>
              <w:t xml:space="preserve">Sửa đối với hoá đơn TT32: hàng hoá tính chất Phí khác: không sinh STT, không bắt buộc truyền </w:t>
            </w:r>
            <w:r>
              <w:rPr>
                <w:rStyle w:val="38"/>
                <w:b w:val="0"/>
                <w:color w:val="000000"/>
                <w:sz w:val="22"/>
                <w:szCs w:val="22"/>
              </w:rPr>
              <w:t>unitPrice, quantity – mục 6.6</w:t>
            </w:r>
          </w:p>
        </w:tc>
      </w:tr>
      <w:tr w14:paraId="48529D73">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80" w:type="dxa"/>
            <w:bottom w:w="0" w:type="dxa"/>
            <w:right w:w="80" w:type="dxa"/>
          </w:tblCellMar>
        </w:tblPrEx>
        <w:tc>
          <w:tcPr>
            <w:tcW w:w="1260" w:type="dxa"/>
            <w:noWrap w:val="0"/>
            <w:vAlign w:val="top"/>
          </w:tcPr>
          <w:p w14:paraId="4A38DBA3">
            <w:pPr>
              <w:spacing w:before="100" w:beforeAutospacing="1" w:after="100" w:afterAutospacing="1" w:line="240" w:lineRule="auto"/>
              <w:ind w:left="0"/>
              <w:contextualSpacing/>
              <w:jc w:val="center"/>
              <w:rPr>
                <w:snapToGrid/>
                <w:sz w:val="22"/>
                <w:szCs w:val="22"/>
              </w:rPr>
            </w:pPr>
            <w:r>
              <w:rPr>
                <w:snapToGrid/>
                <w:sz w:val="22"/>
                <w:szCs w:val="22"/>
              </w:rPr>
              <w:t>2.40</w:t>
            </w:r>
          </w:p>
        </w:tc>
        <w:tc>
          <w:tcPr>
            <w:tcW w:w="1530" w:type="dxa"/>
            <w:noWrap w:val="0"/>
            <w:vAlign w:val="top"/>
          </w:tcPr>
          <w:p w14:paraId="0800AD1C">
            <w:pPr>
              <w:spacing w:before="100" w:beforeAutospacing="1" w:after="100" w:afterAutospacing="1" w:line="240" w:lineRule="auto"/>
              <w:ind w:left="0"/>
              <w:contextualSpacing/>
              <w:jc w:val="center"/>
              <w:rPr>
                <w:snapToGrid/>
                <w:sz w:val="22"/>
                <w:szCs w:val="22"/>
              </w:rPr>
            </w:pPr>
            <w:r>
              <w:rPr>
                <w:snapToGrid/>
                <w:sz w:val="22"/>
                <w:szCs w:val="22"/>
              </w:rPr>
              <w:t>11/11/2024</w:t>
            </w:r>
          </w:p>
        </w:tc>
        <w:tc>
          <w:tcPr>
            <w:tcW w:w="7200" w:type="dxa"/>
            <w:noWrap w:val="0"/>
            <w:vAlign w:val="top"/>
          </w:tcPr>
          <w:p w14:paraId="53A7D864">
            <w:pPr>
              <w:pStyle w:val="126"/>
              <w:numPr>
                <w:ilvl w:val="0"/>
                <w:numId w:val="11"/>
              </w:numPr>
              <w:spacing w:before="0" w:beforeAutospacing="0" w:after="0" w:afterAutospacing="0"/>
              <w:rPr>
                <w:sz w:val="22"/>
                <w:szCs w:val="22"/>
              </w:rPr>
            </w:pPr>
            <w:r>
              <w:rPr>
                <w:sz w:val="22"/>
                <w:szCs w:val="22"/>
              </w:rPr>
              <w:t>Nâng cấp API 7.6Tra cứu hóa đơn, 7.13 Cung cấp danh sách hóa đơn theo khoảng thời gian, 7.35 Tra cứu hóa đơn trả về chứa thông tin hàng hóa, 7.37 Tra cứu hóa đơn trả về chứa thông tin hàng hóa (UTC + 7):</w:t>
            </w:r>
          </w:p>
          <w:p w14:paraId="62F0ACA9">
            <w:pPr>
              <w:pStyle w:val="126"/>
              <w:spacing w:before="0" w:beforeAutospacing="0" w:after="0" w:afterAutospacing="0"/>
              <w:ind w:left="360"/>
              <w:rPr>
                <w:sz w:val="22"/>
                <w:szCs w:val="22"/>
              </w:rPr>
            </w:pPr>
          </w:p>
          <w:p w14:paraId="419248E8">
            <w:pPr>
              <w:pStyle w:val="126"/>
              <w:spacing w:before="0" w:beforeAutospacing="0" w:after="0" w:afterAutospacing="0"/>
              <w:rPr>
                <w:sz w:val="22"/>
                <w:szCs w:val="22"/>
              </w:rPr>
            </w:pPr>
            <w:r>
              <w:rPr>
                <w:b/>
                <w:sz w:val="22"/>
                <w:szCs w:val="22"/>
              </w:rPr>
              <w:t xml:space="preserve"> +</w:t>
            </w:r>
            <w:r>
              <w:rPr>
                <w:sz w:val="22"/>
                <w:szCs w:val="22"/>
              </w:rPr>
              <w:t xml:space="preserve">Bổ sung tìm kiếm theo “adjustmentType”: Trạng thái điều chỉnh hóa đơn: </w:t>
            </w:r>
          </w:p>
          <w:p w14:paraId="243D844D">
            <w:pPr>
              <w:spacing w:before="0"/>
              <w:ind w:left="0"/>
              <w:jc w:val="both"/>
              <w:rPr>
                <w:sz w:val="22"/>
                <w:szCs w:val="22"/>
                <w:lang w:val="vi-VN"/>
              </w:rPr>
            </w:pPr>
            <w:r>
              <w:rPr>
                <w:sz w:val="22"/>
                <w:szCs w:val="22"/>
              </w:rPr>
              <w:t xml:space="preserve">1: Hóa đơn gốc </w:t>
            </w:r>
            <w:r>
              <w:rPr>
                <w:sz w:val="22"/>
                <w:szCs w:val="22"/>
                <w:lang w:val="vi-VN"/>
              </w:rPr>
              <w:t>(hóa đơn đã phát hành, hóa đơn bị điều chỉnh, hóa đơn bị thay thế)</w:t>
            </w:r>
          </w:p>
          <w:p w14:paraId="35236538">
            <w:pPr>
              <w:spacing w:before="0"/>
              <w:ind w:left="0"/>
              <w:jc w:val="both"/>
              <w:rPr>
                <w:sz w:val="22"/>
                <w:szCs w:val="22"/>
                <w:lang w:val="vi-VN"/>
              </w:rPr>
            </w:pPr>
            <w:r>
              <w:rPr>
                <w:sz w:val="22"/>
                <w:szCs w:val="22"/>
                <w:lang w:val="vi-VN"/>
              </w:rPr>
              <w:t xml:space="preserve">3: Hóa đơn thay thế </w:t>
            </w:r>
          </w:p>
          <w:p w14:paraId="1E6067DC">
            <w:pPr>
              <w:spacing w:before="0"/>
              <w:ind w:left="0"/>
              <w:jc w:val="both"/>
              <w:rPr>
                <w:sz w:val="22"/>
                <w:szCs w:val="22"/>
              </w:rPr>
            </w:pPr>
            <w:r>
              <w:rPr>
                <w:sz w:val="22"/>
                <w:szCs w:val="22"/>
                <w:lang w:val="vi-VN"/>
              </w:rPr>
              <w:t xml:space="preserve">5: Hóa đơn điều chỉnh </w:t>
            </w:r>
            <w:r>
              <w:rPr>
                <w:sz w:val="22"/>
                <w:szCs w:val="22"/>
              </w:rPr>
              <w:t>thông tin</w:t>
            </w:r>
          </w:p>
          <w:p w14:paraId="08237E42">
            <w:pPr>
              <w:spacing w:before="0"/>
              <w:ind w:left="0"/>
              <w:jc w:val="both"/>
              <w:rPr>
                <w:sz w:val="22"/>
                <w:szCs w:val="22"/>
                <w:lang w:val="vi-VN"/>
              </w:rPr>
            </w:pPr>
            <w:r>
              <w:rPr>
                <w:sz w:val="22"/>
                <w:szCs w:val="22"/>
                <w:lang w:val="vi-VN"/>
              </w:rPr>
              <w:t>7: Hóa đơn xóa bỏ</w:t>
            </w:r>
          </w:p>
          <w:p w14:paraId="4B7BD9BB">
            <w:pPr>
              <w:spacing w:before="0"/>
              <w:ind w:left="0"/>
              <w:jc w:val="both"/>
              <w:rPr>
                <w:sz w:val="22"/>
                <w:szCs w:val="22"/>
              </w:rPr>
            </w:pPr>
            <w:r>
              <w:rPr>
                <w:sz w:val="22"/>
                <w:szCs w:val="22"/>
              </w:rPr>
              <w:t>9: Hóa đơn điều chỉnh tiề</w:t>
            </w:r>
          </w:p>
          <w:p w14:paraId="0343D784">
            <w:pPr>
              <w:spacing w:before="0"/>
              <w:ind w:left="0"/>
              <w:jc w:val="both"/>
              <w:rPr>
                <w:sz w:val="22"/>
                <w:szCs w:val="22"/>
              </w:rPr>
            </w:pPr>
            <w:r>
              <w:rPr>
                <w:sz w:val="22"/>
                <w:szCs w:val="22"/>
              </w:rPr>
              <w:t>*</w:t>
            </w:r>
            <w:r>
              <w:rPr>
                <w:sz w:val="22"/>
                <w:szCs w:val="22"/>
                <w:lang w:val="vi-VN"/>
              </w:rPr>
              <w:t xml:space="preserve">Không truyền sẽ </w:t>
            </w:r>
            <w:r>
              <w:rPr>
                <w:sz w:val="22"/>
                <w:szCs w:val="22"/>
              </w:rPr>
              <w:t>trả tất cả</w:t>
            </w:r>
          </w:p>
          <w:p w14:paraId="65B3C6E1">
            <w:pPr>
              <w:pStyle w:val="124"/>
              <w:numPr>
                <w:ilvl w:val="0"/>
                <w:numId w:val="12"/>
              </w:numPr>
              <w:ind w:left="376"/>
              <w:rPr>
                <w:sz w:val="22"/>
                <w:szCs w:val="22"/>
              </w:rPr>
            </w:pPr>
            <w:r>
              <w:rPr>
                <w:b w:val="0"/>
                <w:sz w:val="22"/>
                <w:szCs w:val="22"/>
              </w:rPr>
              <w:t>Trả output thêm thông tin “</w:t>
            </w:r>
            <w:r>
              <w:rPr>
                <w:b w:val="0"/>
                <w:sz w:val="22"/>
                <w:szCs w:val="22"/>
                <w:lang w:eastAsia="en-AU"/>
              </w:rPr>
              <w:t>originalInvoiceID” :Thông tin hóa đơn gốc</w:t>
            </w:r>
          </w:p>
        </w:tc>
      </w:tr>
      <w:tr w14:paraId="3C10905D">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80" w:type="dxa"/>
            <w:bottom w:w="0" w:type="dxa"/>
            <w:right w:w="80" w:type="dxa"/>
          </w:tblCellMar>
        </w:tblPrEx>
        <w:tc>
          <w:tcPr>
            <w:tcW w:w="1260" w:type="dxa"/>
            <w:noWrap w:val="0"/>
            <w:vAlign w:val="top"/>
          </w:tcPr>
          <w:p w14:paraId="01B964B5">
            <w:pPr>
              <w:spacing w:before="100" w:beforeAutospacing="1" w:after="100" w:afterAutospacing="1" w:line="240" w:lineRule="auto"/>
              <w:ind w:left="0"/>
              <w:contextualSpacing/>
              <w:jc w:val="center"/>
              <w:rPr>
                <w:snapToGrid/>
                <w:sz w:val="22"/>
                <w:szCs w:val="22"/>
              </w:rPr>
            </w:pPr>
            <w:r>
              <w:rPr>
                <w:snapToGrid/>
                <w:sz w:val="22"/>
                <w:szCs w:val="22"/>
              </w:rPr>
              <w:t>2.44</w:t>
            </w:r>
          </w:p>
        </w:tc>
        <w:tc>
          <w:tcPr>
            <w:tcW w:w="1530" w:type="dxa"/>
            <w:noWrap w:val="0"/>
            <w:vAlign w:val="top"/>
          </w:tcPr>
          <w:p w14:paraId="58694245">
            <w:pPr>
              <w:spacing w:before="100" w:beforeAutospacing="1" w:after="100" w:afterAutospacing="1" w:line="240" w:lineRule="auto"/>
              <w:ind w:left="0"/>
              <w:contextualSpacing/>
              <w:jc w:val="center"/>
              <w:rPr>
                <w:snapToGrid/>
                <w:sz w:val="22"/>
                <w:szCs w:val="22"/>
              </w:rPr>
            </w:pPr>
            <w:r>
              <w:rPr>
                <w:snapToGrid/>
                <w:sz w:val="22"/>
                <w:szCs w:val="22"/>
              </w:rPr>
              <w:t>25/05/2025</w:t>
            </w:r>
          </w:p>
        </w:tc>
        <w:tc>
          <w:tcPr>
            <w:tcW w:w="7200" w:type="dxa"/>
            <w:noWrap w:val="0"/>
            <w:vAlign w:val="top"/>
          </w:tcPr>
          <w:p w14:paraId="0065D916">
            <w:pPr>
              <w:spacing w:before="100" w:beforeAutospacing="1" w:after="100" w:afterAutospacing="1"/>
              <w:contextualSpacing/>
              <w:jc w:val="both"/>
              <w:rPr>
                <w:snapToGrid/>
                <w:sz w:val="22"/>
                <w:szCs w:val="22"/>
              </w:rPr>
            </w:pPr>
            <w:r>
              <w:rPr>
                <w:sz w:val="22"/>
                <w:szCs w:val="22"/>
              </w:rPr>
              <w:t xml:space="preserve">Cập nhật API phát hành hóa dơn theo nghị định 70 </w:t>
            </w:r>
          </w:p>
          <w:p w14:paraId="64441EF8">
            <w:pPr>
              <w:pStyle w:val="93"/>
              <w:numPr>
                <w:ilvl w:val="0"/>
                <w:numId w:val="13"/>
              </w:numPr>
              <w:snapToGrid w:val="0"/>
              <w:spacing w:before="100" w:beforeAutospacing="1" w:after="100" w:afterAutospacing="1"/>
              <w:contextualSpacing/>
              <w:jc w:val="both"/>
              <w:rPr>
                <w:rFonts w:ascii="Times New Roman" w:hAnsi="Times New Roman"/>
              </w:rPr>
            </w:pPr>
            <w:r>
              <w:rPr>
                <w:rFonts w:ascii="Times New Roman" w:hAnsi="Times New Roman"/>
              </w:rPr>
              <w:t>Thông tin người bản bổ sung</w:t>
            </w:r>
          </w:p>
          <w:p w14:paraId="6E524E38">
            <w:pPr>
              <w:pStyle w:val="93"/>
              <w:spacing w:before="100" w:beforeAutospacing="1" w:after="100" w:afterAutospacing="1"/>
              <w:jc w:val="both"/>
              <w:rPr>
                <w:rFonts w:ascii="Times New Roman" w:hAnsi="Times New Roman"/>
              </w:rPr>
            </w:pPr>
            <w:r>
              <w:rPr>
                <w:rFonts w:ascii="Times New Roman" w:hAnsi="Times New Roman"/>
              </w:rPr>
              <w:t xml:space="preserve">+ Tên của hàng, không bắt buộc </w:t>
            </w:r>
          </w:p>
          <w:p w14:paraId="50BD6C2B">
            <w:pPr>
              <w:pStyle w:val="93"/>
              <w:spacing w:before="100" w:beforeAutospacing="1" w:after="100" w:afterAutospacing="1"/>
              <w:jc w:val="both"/>
              <w:rPr>
                <w:rFonts w:ascii="Times New Roman" w:hAnsi="Times New Roman"/>
              </w:rPr>
            </w:pPr>
            <w:r>
              <w:rPr>
                <w:rFonts w:ascii="Times New Roman" w:hAnsi="Times New Roman"/>
              </w:rPr>
              <w:t>+ mã của hàng, không bắt buộc</w:t>
            </w:r>
          </w:p>
          <w:p w14:paraId="3F735B30">
            <w:pPr>
              <w:pStyle w:val="93"/>
              <w:numPr>
                <w:ilvl w:val="0"/>
                <w:numId w:val="14"/>
              </w:numPr>
              <w:snapToGrid w:val="0"/>
              <w:spacing w:before="100" w:beforeAutospacing="1" w:after="100" w:afterAutospacing="1"/>
              <w:contextualSpacing/>
              <w:jc w:val="both"/>
              <w:rPr>
                <w:rFonts w:ascii="Times New Roman" w:hAnsi="Times New Roman"/>
              </w:rPr>
            </w:pPr>
            <w:r>
              <w:rPr>
                <w:rFonts w:ascii="Times New Roman" w:hAnsi="Times New Roman"/>
              </w:rPr>
              <w:t>Thông tin người mua bổ sung</w:t>
            </w:r>
          </w:p>
          <w:p w14:paraId="0608B1A5">
            <w:pPr>
              <w:pStyle w:val="93"/>
              <w:spacing w:before="100" w:beforeAutospacing="1" w:after="100" w:afterAutospacing="1"/>
              <w:jc w:val="both"/>
              <w:rPr>
                <w:rFonts w:ascii="Times New Roman" w:hAnsi="Times New Roman"/>
              </w:rPr>
            </w:pPr>
            <w:r>
              <w:rPr>
                <w:rFonts w:ascii="Times New Roman" w:hAnsi="Times New Roman"/>
              </w:rPr>
              <w:t>+ Mã quan hệ ngân sách, không bắt buộc</w:t>
            </w:r>
          </w:p>
          <w:p w14:paraId="784C3F75">
            <w:pPr>
              <w:pStyle w:val="93"/>
              <w:numPr>
                <w:ilvl w:val="0"/>
                <w:numId w:val="14"/>
              </w:numPr>
              <w:snapToGrid w:val="0"/>
              <w:spacing w:before="100" w:beforeAutospacing="1" w:after="100" w:afterAutospacing="1"/>
              <w:contextualSpacing/>
              <w:jc w:val="both"/>
              <w:rPr>
                <w:rFonts w:ascii="Times New Roman" w:hAnsi="Times New Roman"/>
              </w:rPr>
            </w:pPr>
            <w:r>
              <w:rPr>
                <w:rFonts w:ascii="Times New Roman" w:hAnsi="Times New Roman"/>
              </w:rPr>
              <w:t>Thông tin hàng hóa , nếu không phải hàng hóa dặc thù thì không bắt buộc, không cần thay đổi (Xe máy, xe oto, dịch vụ vận chuyển, dich vụ vận chuyển trên nền tảng số)</w:t>
            </w:r>
          </w:p>
          <w:p w14:paraId="089B0164">
            <w:pPr>
              <w:pStyle w:val="93"/>
              <w:spacing w:before="100" w:beforeAutospacing="1" w:after="100" w:afterAutospacing="1"/>
              <w:jc w:val="both"/>
              <w:rPr>
                <w:rFonts w:ascii="Times New Roman" w:hAnsi="Times New Roman"/>
              </w:rPr>
            </w:pPr>
            <w:r>
              <w:rPr>
                <w:rFonts w:ascii="Times New Roman" w:hAnsi="Times New Roman"/>
              </w:rPr>
              <w:t xml:space="preserve">+ Tính chất hàng hóa đặc thù </w:t>
            </w:r>
          </w:p>
          <w:p w14:paraId="3553B6C2">
            <w:pPr>
              <w:pStyle w:val="93"/>
              <w:spacing w:before="100" w:beforeAutospacing="1" w:after="100" w:afterAutospacing="1"/>
              <w:jc w:val="both"/>
              <w:rPr>
                <w:rFonts w:ascii="Times New Roman" w:hAnsi="Times New Roman"/>
              </w:rPr>
            </w:pPr>
            <w:r>
              <w:rPr>
                <w:rFonts w:ascii="Times New Roman" w:hAnsi="Times New Roman"/>
              </w:rPr>
              <w:t>+ Loại hàng hóa đặc thù</w:t>
            </w:r>
          </w:p>
          <w:p w14:paraId="4B4BE896">
            <w:pPr>
              <w:pStyle w:val="93"/>
              <w:spacing w:before="100" w:beforeAutospacing="1" w:after="100" w:afterAutospacing="1"/>
              <w:jc w:val="both"/>
              <w:rPr>
                <w:rFonts w:ascii="Times New Roman" w:hAnsi="Times New Roman"/>
              </w:rPr>
            </w:pPr>
            <w:r>
              <w:rPr>
                <w:rFonts w:ascii="Times New Roman" w:hAnsi="Times New Roman"/>
              </w:rPr>
              <w:t>+ các thông tin của hàng hóa đặc thù</w:t>
            </w:r>
          </w:p>
          <w:p w14:paraId="087CE148">
            <w:pPr>
              <w:pStyle w:val="93"/>
              <w:numPr>
                <w:ilvl w:val="0"/>
                <w:numId w:val="14"/>
              </w:numPr>
              <w:snapToGrid w:val="0"/>
              <w:spacing w:before="100" w:beforeAutospacing="1" w:after="100" w:afterAutospacing="1"/>
              <w:contextualSpacing/>
              <w:jc w:val="both"/>
              <w:rPr>
                <w:rFonts w:ascii="Times New Roman" w:hAnsi="Times New Roman"/>
              </w:rPr>
            </w:pPr>
            <w:r>
              <w:rPr>
                <w:rFonts w:ascii="Times New Roman" w:hAnsi="Times New Roman"/>
              </w:rPr>
              <w:t>Thông tin chun generalInvoiceInfog bổ sung</w:t>
            </w:r>
          </w:p>
          <w:p w14:paraId="236092D5">
            <w:pPr>
              <w:pStyle w:val="93"/>
              <w:spacing w:before="100" w:beforeAutospacing="1" w:after="100" w:afterAutospacing="1"/>
              <w:jc w:val="both"/>
              <w:rPr>
                <w:rFonts w:ascii="Times New Roman" w:hAnsi="Times New Roman"/>
              </w:rPr>
            </w:pPr>
            <w:r>
              <w:rPr>
                <w:rFonts w:ascii="Times New Roman" w:hAnsi="Times New Roman"/>
              </w:rPr>
              <w:t xml:space="preserve">+ Số bảng kê , không bắt buộc (Số bảng kê (Số của bảng kê các loại hàng hóa, dịch vụ đã bán kèm theo hóa đơn hoặc hóa đơn chiết khấu thương mại </w:t>
            </w:r>
          </w:p>
          <w:p w14:paraId="28C80872">
            <w:pPr>
              <w:pStyle w:val="93"/>
              <w:spacing w:before="100" w:beforeAutospacing="1" w:after="100" w:afterAutospacing="1"/>
              <w:jc w:val="both"/>
              <w:rPr>
                <w:rFonts w:ascii="Times New Roman" w:hAnsi="Times New Roman"/>
              </w:rPr>
            </w:pPr>
            <w:r>
              <w:rPr>
                <w:rFonts w:ascii="Times New Roman" w:hAnsi="Times New Roman"/>
              </w:rPr>
              <w:t>+ Ngày bảng kê ,  không bắt buộc, (Ngày của bảng kê các loại hàng hóa, dịch vụ đã bán kèm theo hóa đơn hoặc hóa đơn chiết khấu thương mại)</w:t>
            </w:r>
          </w:p>
          <w:p w14:paraId="6C0BE7AD">
            <w:pPr>
              <w:pStyle w:val="93"/>
              <w:numPr>
                <w:ilvl w:val="0"/>
                <w:numId w:val="14"/>
              </w:numPr>
              <w:snapToGrid w:val="0"/>
              <w:spacing w:before="100" w:beforeAutospacing="1" w:after="100" w:afterAutospacing="1"/>
              <w:contextualSpacing/>
              <w:jc w:val="both"/>
              <w:rPr>
                <w:rFonts w:ascii="Times New Roman" w:hAnsi="Times New Roman"/>
              </w:rPr>
            </w:pPr>
            <w:r>
              <w:rPr>
                <w:rFonts w:ascii="Times New Roman" w:hAnsi="Times New Roman"/>
              </w:rPr>
              <w:t>Đối với khách hàng sử dụng api biên lai thu phí lệ phí , khi chuyển qua ND 70 đối với hàm phát hành hóa đơn Viettel hỗ trợ convert dữ liệu api sang chuẩn xml mới, khách hàng vẫn phải lập đăng kí sử dụng mới</w:t>
            </w:r>
          </w:p>
          <w:p w14:paraId="45A4576C">
            <w:pPr>
              <w:pStyle w:val="124"/>
              <w:numPr>
                <w:ilvl w:val="0"/>
                <w:numId w:val="0"/>
              </w:numPr>
              <w:ind w:left="170" w:hanging="170"/>
              <w:rPr>
                <w:sz w:val="22"/>
                <w:szCs w:val="22"/>
              </w:rPr>
            </w:pPr>
          </w:p>
        </w:tc>
      </w:tr>
      <w:tr w14:paraId="443EBBAF">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80" w:type="dxa"/>
            <w:bottom w:w="0" w:type="dxa"/>
            <w:right w:w="80" w:type="dxa"/>
          </w:tblCellMar>
        </w:tblPrEx>
        <w:tc>
          <w:tcPr>
            <w:tcW w:w="1260" w:type="dxa"/>
            <w:noWrap w:val="0"/>
            <w:vAlign w:val="top"/>
          </w:tcPr>
          <w:p w14:paraId="23C6D4BA">
            <w:pPr>
              <w:spacing w:before="100" w:beforeAutospacing="1" w:after="100" w:afterAutospacing="1" w:line="240" w:lineRule="auto"/>
              <w:ind w:left="0"/>
              <w:contextualSpacing/>
              <w:jc w:val="center"/>
              <w:rPr>
                <w:snapToGrid/>
                <w:sz w:val="22"/>
                <w:szCs w:val="22"/>
              </w:rPr>
            </w:pPr>
            <w:r>
              <w:rPr>
                <w:snapToGrid/>
                <w:sz w:val="22"/>
                <w:szCs w:val="22"/>
              </w:rPr>
              <w:t>2.45</w:t>
            </w:r>
          </w:p>
        </w:tc>
        <w:tc>
          <w:tcPr>
            <w:tcW w:w="1530" w:type="dxa"/>
            <w:noWrap w:val="0"/>
            <w:vAlign w:val="top"/>
          </w:tcPr>
          <w:p w14:paraId="5745CAD2">
            <w:pPr>
              <w:spacing w:before="100" w:beforeAutospacing="1" w:after="100" w:afterAutospacing="1" w:line="240" w:lineRule="auto"/>
              <w:ind w:left="0"/>
              <w:contextualSpacing/>
              <w:jc w:val="center"/>
              <w:rPr>
                <w:snapToGrid/>
                <w:sz w:val="22"/>
                <w:szCs w:val="22"/>
              </w:rPr>
            </w:pPr>
            <w:r>
              <w:rPr>
                <w:snapToGrid/>
                <w:sz w:val="22"/>
                <w:szCs w:val="22"/>
              </w:rPr>
              <w:t>04/06/2025</w:t>
            </w:r>
          </w:p>
        </w:tc>
        <w:tc>
          <w:tcPr>
            <w:tcW w:w="7200" w:type="dxa"/>
            <w:noWrap w:val="0"/>
            <w:vAlign w:val="top"/>
          </w:tcPr>
          <w:p w14:paraId="022E4385">
            <w:pPr>
              <w:pStyle w:val="93"/>
              <w:numPr>
                <w:ilvl w:val="0"/>
                <w:numId w:val="14"/>
              </w:numPr>
              <w:snapToGrid w:val="0"/>
              <w:spacing w:before="100" w:beforeAutospacing="1" w:after="100" w:afterAutospacing="1"/>
              <w:contextualSpacing/>
              <w:jc w:val="both"/>
            </w:pPr>
            <w:r>
              <w:rPr>
                <w:rFonts w:ascii="Times New Roman" w:hAnsi="Times New Roman"/>
              </w:rPr>
              <w:t>Cập nhật lại tên của hàng hóa đặc trưng đúng viết hoa viết thường</w:t>
            </w:r>
          </w:p>
        </w:tc>
      </w:tr>
    </w:tbl>
    <w:p w14:paraId="37D05B00">
      <w:pPr>
        <w:widowControl/>
        <w:spacing w:before="100" w:beforeAutospacing="1" w:after="100" w:afterAutospacing="1" w:line="240" w:lineRule="auto"/>
        <w:ind w:left="0"/>
        <w:contextualSpacing/>
        <w:jc w:val="both"/>
        <w:rPr>
          <w:b/>
          <w:bCs/>
          <w:snapToGrid/>
          <w:sz w:val="22"/>
          <w:szCs w:val="22"/>
          <w:lang w:val="en-AU"/>
        </w:rPr>
      </w:pPr>
    </w:p>
    <w:p w14:paraId="005429C3">
      <w:pPr>
        <w:widowControl/>
        <w:spacing w:before="100" w:beforeAutospacing="1" w:after="100" w:afterAutospacing="1" w:line="240" w:lineRule="auto"/>
        <w:ind w:left="0"/>
        <w:contextualSpacing/>
        <w:jc w:val="both"/>
        <w:rPr>
          <w:b/>
          <w:bCs/>
          <w:snapToGrid/>
          <w:sz w:val="22"/>
          <w:szCs w:val="22"/>
          <w:lang w:val="en-AU"/>
        </w:rPr>
      </w:pPr>
    </w:p>
    <w:p w14:paraId="04DF9EC8">
      <w:pPr>
        <w:widowControl/>
        <w:spacing w:before="100" w:beforeAutospacing="1" w:after="100" w:afterAutospacing="1" w:line="240" w:lineRule="auto"/>
        <w:ind w:left="0"/>
        <w:contextualSpacing/>
        <w:jc w:val="both"/>
        <w:rPr>
          <w:b/>
          <w:bCs/>
          <w:snapToGrid/>
          <w:sz w:val="22"/>
          <w:szCs w:val="22"/>
          <w:lang w:val="en-AU"/>
        </w:rPr>
      </w:pPr>
    </w:p>
    <w:p w14:paraId="5D333426">
      <w:pPr>
        <w:widowControl/>
        <w:spacing w:before="100" w:beforeAutospacing="1" w:after="100" w:afterAutospacing="1" w:line="240" w:lineRule="auto"/>
        <w:ind w:left="0"/>
        <w:contextualSpacing/>
        <w:jc w:val="both"/>
        <w:rPr>
          <w:b/>
          <w:bCs/>
          <w:snapToGrid/>
          <w:sz w:val="22"/>
          <w:szCs w:val="22"/>
          <w:lang w:val="en-AU"/>
        </w:rPr>
      </w:pPr>
    </w:p>
    <w:p w14:paraId="6464BF70">
      <w:pPr>
        <w:widowControl/>
        <w:spacing w:before="100" w:beforeAutospacing="1" w:after="100" w:afterAutospacing="1" w:line="240" w:lineRule="auto"/>
        <w:ind w:left="0"/>
        <w:contextualSpacing/>
        <w:jc w:val="both"/>
        <w:rPr>
          <w:b/>
          <w:bCs/>
          <w:snapToGrid/>
          <w:sz w:val="22"/>
          <w:szCs w:val="22"/>
          <w:lang w:val="en-AU"/>
        </w:rPr>
      </w:pPr>
    </w:p>
    <w:p w14:paraId="4E79C265">
      <w:pPr>
        <w:widowControl/>
        <w:spacing w:before="100" w:beforeAutospacing="1" w:after="100" w:afterAutospacing="1" w:line="240" w:lineRule="auto"/>
        <w:ind w:left="0"/>
        <w:contextualSpacing/>
        <w:jc w:val="both"/>
        <w:rPr>
          <w:b/>
          <w:bCs/>
          <w:snapToGrid/>
          <w:sz w:val="22"/>
          <w:szCs w:val="22"/>
          <w:lang w:val="en-AU"/>
        </w:rPr>
      </w:pPr>
    </w:p>
    <w:p w14:paraId="2AF5AAA4">
      <w:pPr>
        <w:widowControl/>
        <w:spacing w:before="100" w:beforeAutospacing="1" w:after="100" w:afterAutospacing="1" w:line="240" w:lineRule="auto"/>
        <w:ind w:left="0"/>
        <w:contextualSpacing/>
        <w:jc w:val="both"/>
        <w:rPr>
          <w:b/>
          <w:bCs/>
          <w:snapToGrid/>
          <w:sz w:val="22"/>
          <w:szCs w:val="22"/>
          <w:lang w:val="en-AU"/>
        </w:rPr>
      </w:pPr>
    </w:p>
    <w:p w14:paraId="4FC20CDF">
      <w:pPr>
        <w:widowControl/>
        <w:spacing w:before="100" w:beforeAutospacing="1" w:after="100" w:afterAutospacing="1" w:line="240" w:lineRule="auto"/>
        <w:ind w:left="0"/>
        <w:contextualSpacing/>
        <w:jc w:val="both"/>
        <w:rPr>
          <w:b/>
          <w:bCs/>
          <w:snapToGrid/>
          <w:sz w:val="22"/>
          <w:szCs w:val="22"/>
          <w:lang w:val="en-AU"/>
        </w:rPr>
      </w:pPr>
    </w:p>
    <w:p w14:paraId="58BC1F81">
      <w:pPr>
        <w:widowControl/>
        <w:spacing w:before="0"/>
        <w:ind w:left="0"/>
        <w:jc w:val="both"/>
        <w:rPr>
          <w:b/>
          <w:bCs/>
          <w:snapToGrid/>
          <w:sz w:val="22"/>
          <w:szCs w:val="22"/>
          <w:lang w:val="en-AU"/>
        </w:rPr>
      </w:pPr>
    </w:p>
    <w:p w14:paraId="0EF0B338">
      <w:pPr>
        <w:pStyle w:val="79"/>
        <w:spacing w:before="100" w:beforeAutospacing="1" w:after="100" w:afterAutospacing="1" w:line="240" w:lineRule="auto"/>
        <w:ind w:left="0"/>
        <w:contextualSpacing/>
        <w:jc w:val="center"/>
        <w:rPr>
          <w:rFonts w:ascii="Times New Roman" w:hAnsi="Times New Roman"/>
          <w:b/>
          <w:sz w:val="22"/>
          <w:szCs w:val="22"/>
        </w:rPr>
      </w:pPr>
      <w:r>
        <w:rPr>
          <w:rFonts w:ascii="Times New Roman" w:hAnsi="Times New Roman"/>
          <w:b/>
          <w:sz w:val="22"/>
          <w:szCs w:val="22"/>
        </w:rPr>
        <w:t>MỤC LỤC</w:t>
      </w:r>
    </w:p>
    <w:p w14:paraId="51E01059">
      <w:pPr>
        <w:pStyle w:val="42"/>
        <w:rPr>
          <w:rFonts w:eastAsia="Yu Mincho"/>
          <w:b w:val="0"/>
          <w:snapToGrid/>
          <w:sz w:val="22"/>
          <w:szCs w:val="22"/>
          <w:lang w:eastAsia="ja-JP"/>
        </w:rPr>
      </w:pPr>
      <w:bookmarkStart w:id="0" w:name="_Toc452446886"/>
      <w:r>
        <w:rPr>
          <w:b w:val="0"/>
          <w:sz w:val="22"/>
          <w:szCs w:val="22"/>
        </w:rPr>
        <w:fldChar w:fldCharType="begin"/>
      </w:r>
      <w:r>
        <w:rPr>
          <w:b w:val="0"/>
          <w:sz w:val="22"/>
          <w:szCs w:val="22"/>
        </w:rPr>
        <w:instrText xml:space="preserve"> TOC \o "1-4" \h \z \u </w:instrText>
      </w:r>
      <w:r>
        <w:rPr>
          <w:b w:val="0"/>
          <w:sz w:val="22"/>
          <w:szCs w:val="22"/>
        </w:rPr>
        <w:fldChar w:fldCharType="separate"/>
      </w:r>
      <w:r>
        <w:rPr>
          <w:rStyle w:val="34"/>
          <w:sz w:val="22"/>
          <w:szCs w:val="22"/>
        </w:rPr>
        <w:fldChar w:fldCharType="begin"/>
      </w:r>
      <w:r>
        <w:rPr>
          <w:rStyle w:val="34"/>
          <w:sz w:val="22"/>
          <w:szCs w:val="22"/>
        </w:rPr>
        <w:instrText xml:space="preserve"> </w:instrText>
      </w:r>
      <w:r>
        <w:rPr>
          <w:sz w:val="22"/>
          <w:szCs w:val="22"/>
        </w:rPr>
        <w:instrText xml:space="preserve">HYPERLINK \l "_Toc115266159"</w:instrText>
      </w:r>
      <w:r>
        <w:rPr>
          <w:rStyle w:val="34"/>
          <w:sz w:val="22"/>
          <w:szCs w:val="22"/>
        </w:rPr>
        <w:instrText xml:space="preserve"> </w:instrText>
      </w:r>
      <w:r>
        <w:rPr>
          <w:rStyle w:val="34"/>
          <w:sz w:val="22"/>
          <w:szCs w:val="22"/>
        </w:rPr>
        <w:fldChar w:fldCharType="separate"/>
      </w:r>
      <w:r>
        <w:rPr>
          <w:rStyle w:val="34"/>
          <w:sz w:val="22"/>
          <w:szCs w:val="22"/>
        </w:rPr>
        <w:t>1.</w:t>
      </w:r>
      <w:r>
        <w:rPr>
          <w:rFonts w:eastAsia="Yu Mincho"/>
          <w:b w:val="0"/>
          <w:snapToGrid/>
          <w:sz w:val="22"/>
          <w:szCs w:val="22"/>
          <w:lang w:eastAsia="ja-JP"/>
        </w:rPr>
        <w:tab/>
      </w:r>
      <w:r>
        <w:rPr>
          <w:rStyle w:val="34"/>
          <w:sz w:val="22"/>
          <w:szCs w:val="22"/>
        </w:rPr>
        <w:t>Thuật ngữ và viết tắt</w:t>
      </w:r>
      <w:r>
        <w:rPr>
          <w:sz w:val="22"/>
          <w:szCs w:val="22"/>
        </w:rPr>
        <w:tab/>
      </w:r>
      <w:r>
        <w:rPr>
          <w:sz w:val="22"/>
          <w:szCs w:val="22"/>
        </w:rPr>
        <w:fldChar w:fldCharType="begin"/>
      </w:r>
      <w:r>
        <w:rPr>
          <w:sz w:val="22"/>
          <w:szCs w:val="22"/>
        </w:rPr>
        <w:instrText xml:space="preserve"> PAGEREF _Toc115266159 \h </w:instrText>
      </w:r>
      <w:r>
        <w:rPr>
          <w:sz w:val="22"/>
          <w:szCs w:val="22"/>
        </w:rPr>
        <w:fldChar w:fldCharType="separate"/>
      </w:r>
      <w:r>
        <w:rPr>
          <w:sz w:val="22"/>
          <w:szCs w:val="22"/>
        </w:rPr>
        <w:t>9</w:t>
      </w:r>
      <w:r>
        <w:rPr>
          <w:sz w:val="22"/>
          <w:szCs w:val="22"/>
        </w:rPr>
        <w:fldChar w:fldCharType="end"/>
      </w:r>
      <w:r>
        <w:rPr>
          <w:rStyle w:val="34"/>
          <w:sz w:val="22"/>
          <w:szCs w:val="22"/>
        </w:rPr>
        <w:fldChar w:fldCharType="end"/>
      </w:r>
    </w:p>
    <w:p w14:paraId="342CC7E8">
      <w:pPr>
        <w:pStyle w:val="42"/>
        <w:rPr>
          <w:rFonts w:eastAsia="Yu Mincho"/>
          <w:b w:val="0"/>
          <w:snapToGrid/>
          <w:sz w:val="22"/>
          <w:szCs w:val="22"/>
          <w:lang w:eastAsia="ja-JP"/>
        </w:rPr>
      </w:pPr>
      <w:r>
        <w:rPr>
          <w:rStyle w:val="34"/>
          <w:sz w:val="22"/>
          <w:szCs w:val="22"/>
        </w:rPr>
        <w:fldChar w:fldCharType="begin"/>
      </w:r>
      <w:r>
        <w:rPr>
          <w:rStyle w:val="34"/>
          <w:sz w:val="22"/>
          <w:szCs w:val="22"/>
        </w:rPr>
        <w:instrText xml:space="preserve"> </w:instrText>
      </w:r>
      <w:r>
        <w:rPr>
          <w:sz w:val="22"/>
          <w:szCs w:val="22"/>
        </w:rPr>
        <w:instrText xml:space="preserve">HYPERLINK \l "_Toc115266160"</w:instrText>
      </w:r>
      <w:r>
        <w:rPr>
          <w:rStyle w:val="34"/>
          <w:sz w:val="22"/>
          <w:szCs w:val="22"/>
        </w:rPr>
        <w:instrText xml:space="preserve"> </w:instrText>
      </w:r>
      <w:r>
        <w:rPr>
          <w:rStyle w:val="34"/>
          <w:sz w:val="22"/>
          <w:szCs w:val="22"/>
        </w:rPr>
        <w:fldChar w:fldCharType="separate"/>
      </w:r>
      <w:r>
        <w:rPr>
          <w:rStyle w:val="34"/>
          <w:sz w:val="22"/>
          <w:szCs w:val="22"/>
        </w:rPr>
        <w:t>2.</w:t>
      </w:r>
      <w:r>
        <w:rPr>
          <w:rFonts w:eastAsia="Yu Mincho"/>
          <w:b w:val="0"/>
          <w:snapToGrid/>
          <w:sz w:val="22"/>
          <w:szCs w:val="22"/>
          <w:lang w:eastAsia="ja-JP"/>
        </w:rPr>
        <w:tab/>
      </w:r>
      <w:r>
        <w:rPr>
          <w:rStyle w:val="34"/>
          <w:sz w:val="22"/>
          <w:szCs w:val="22"/>
        </w:rPr>
        <w:t>Mục đích và phạm vi</w:t>
      </w:r>
      <w:r>
        <w:rPr>
          <w:sz w:val="22"/>
          <w:szCs w:val="22"/>
        </w:rPr>
        <w:tab/>
      </w:r>
      <w:r>
        <w:rPr>
          <w:sz w:val="22"/>
          <w:szCs w:val="22"/>
        </w:rPr>
        <w:fldChar w:fldCharType="begin"/>
      </w:r>
      <w:r>
        <w:rPr>
          <w:sz w:val="22"/>
          <w:szCs w:val="22"/>
        </w:rPr>
        <w:instrText xml:space="preserve"> PAGEREF _Toc115266160 \h </w:instrText>
      </w:r>
      <w:r>
        <w:rPr>
          <w:sz w:val="22"/>
          <w:szCs w:val="22"/>
        </w:rPr>
        <w:fldChar w:fldCharType="separate"/>
      </w:r>
      <w:r>
        <w:rPr>
          <w:sz w:val="22"/>
          <w:szCs w:val="22"/>
        </w:rPr>
        <w:t>9</w:t>
      </w:r>
      <w:r>
        <w:rPr>
          <w:sz w:val="22"/>
          <w:szCs w:val="22"/>
        </w:rPr>
        <w:fldChar w:fldCharType="end"/>
      </w:r>
      <w:r>
        <w:rPr>
          <w:rStyle w:val="34"/>
          <w:sz w:val="22"/>
          <w:szCs w:val="22"/>
        </w:rPr>
        <w:fldChar w:fldCharType="end"/>
      </w:r>
    </w:p>
    <w:p w14:paraId="47CB20A1">
      <w:pPr>
        <w:pStyle w:val="42"/>
        <w:rPr>
          <w:rFonts w:eastAsia="Yu Mincho"/>
          <w:b w:val="0"/>
          <w:snapToGrid/>
          <w:sz w:val="22"/>
          <w:szCs w:val="22"/>
          <w:lang w:eastAsia="ja-JP"/>
        </w:rPr>
      </w:pPr>
      <w:r>
        <w:rPr>
          <w:rStyle w:val="34"/>
          <w:sz w:val="22"/>
          <w:szCs w:val="22"/>
        </w:rPr>
        <w:fldChar w:fldCharType="begin"/>
      </w:r>
      <w:r>
        <w:rPr>
          <w:rStyle w:val="34"/>
          <w:sz w:val="22"/>
          <w:szCs w:val="22"/>
        </w:rPr>
        <w:instrText xml:space="preserve"> </w:instrText>
      </w:r>
      <w:r>
        <w:rPr>
          <w:sz w:val="22"/>
          <w:szCs w:val="22"/>
        </w:rPr>
        <w:instrText xml:space="preserve">HYPERLINK \l "_Toc115266161"</w:instrText>
      </w:r>
      <w:r>
        <w:rPr>
          <w:rStyle w:val="34"/>
          <w:sz w:val="22"/>
          <w:szCs w:val="22"/>
        </w:rPr>
        <w:instrText xml:space="preserve"> </w:instrText>
      </w:r>
      <w:r>
        <w:rPr>
          <w:rStyle w:val="34"/>
          <w:sz w:val="22"/>
          <w:szCs w:val="22"/>
        </w:rPr>
        <w:fldChar w:fldCharType="separate"/>
      </w:r>
      <w:r>
        <w:rPr>
          <w:rStyle w:val="34"/>
          <w:sz w:val="22"/>
          <w:szCs w:val="22"/>
        </w:rPr>
        <w:t>3.</w:t>
      </w:r>
      <w:r>
        <w:rPr>
          <w:rFonts w:eastAsia="Yu Mincho"/>
          <w:b w:val="0"/>
          <w:snapToGrid/>
          <w:sz w:val="22"/>
          <w:szCs w:val="22"/>
          <w:lang w:eastAsia="ja-JP"/>
        </w:rPr>
        <w:tab/>
      </w:r>
      <w:r>
        <w:rPr>
          <w:rStyle w:val="34"/>
          <w:sz w:val="22"/>
          <w:szCs w:val="22"/>
        </w:rPr>
        <w:t>Mô hình kết nối</w:t>
      </w:r>
      <w:r>
        <w:rPr>
          <w:sz w:val="22"/>
          <w:szCs w:val="22"/>
        </w:rPr>
        <w:tab/>
      </w:r>
      <w:r>
        <w:rPr>
          <w:sz w:val="22"/>
          <w:szCs w:val="22"/>
        </w:rPr>
        <w:fldChar w:fldCharType="begin"/>
      </w:r>
      <w:r>
        <w:rPr>
          <w:sz w:val="22"/>
          <w:szCs w:val="22"/>
        </w:rPr>
        <w:instrText xml:space="preserve"> PAGEREF _Toc115266161 \h </w:instrText>
      </w:r>
      <w:r>
        <w:rPr>
          <w:sz w:val="22"/>
          <w:szCs w:val="22"/>
        </w:rPr>
        <w:fldChar w:fldCharType="separate"/>
      </w:r>
      <w:r>
        <w:rPr>
          <w:sz w:val="22"/>
          <w:szCs w:val="22"/>
        </w:rPr>
        <w:t>9</w:t>
      </w:r>
      <w:r>
        <w:rPr>
          <w:sz w:val="22"/>
          <w:szCs w:val="22"/>
        </w:rPr>
        <w:fldChar w:fldCharType="end"/>
      </w:r>
      <w:r>
        <w:rPr>
          <w:rStyle w:val="34"/>
          <w:sz w:val="22"/>
          <w:szCs w:val="22"/>
        </w:rPr>
        <w:fldChar w:fldCharType="end"/>
      </w:r>
    </w:p>
    <w:p w14:paraId="791E40D0">
      <w:pPr>
        <w:pStyle w:val="42"/>
        <w:rPr>
          <w:rFonts w:eastAsia="Yu Mincho"/>
          <w:b w:val="0"/>
          <w:snapToGrid/>
          <w:sz w:val="22"/>
          <w:szCs w:val="22"/>
          <w:lang w:eastAsia="ja-JP"/>
        </w:rPr>
      </w:pPr>
      <w:r>
        <w:rPr>
          <w:rStyle w:val="34"/>
          <w:sz w:val="22"/>
          <w:szCs w:val="22"/>
        </w:rPr>
        <w:fldChar w:fldCharType="begin"/>
      </w:r>
      <w:r>
        <w:rPr>
          <w:rStyle w:val="34"/>
          <w:sz w:val="22"/>
          <w:szCs w:val="22"/>
        </w:rPr>
        <w:instrText xml:space="preserve"> </w:instrText>
      </w:r>
      <w:r>
        <w:rPr>
          <w:sz w:val="22"/>
          <w:szCs w:val="22"/>
        </w:rPr>
        <w:instrText xml:space="preserve">HYPERLINK \l "_Toc115266162"</w:instrText>
      </w:r>
      <w:r>
        <w:rPr>
          <w:rStyle w:val="34"/>
          <w:sz w:val="22"/>
          <w:szCs w:val="22"/>
        </w:rPr>
        <w:instrText xml:space="preserve"> </w:instrText>
      </w:r>
      <w:r>
        <w:rPr>
          <w:rStyle w:val="34"/>
          <w:sz w:val="22"/>
          <w:szCs w:val="22"/>
        </w:rPr>
        <w:fldChar w:fldCharType="separate"/>
      </w:r>
      <w:r>
        <w:rPr>
          <w:rStyle w:val="34"/>
          <w:sz w:val="22"/>
          <w:szCs w:val="22"/>
        </w:rPr>
        <w:t>4.</w:t>
      </w:r>
      <w:r>
        <w:rPr>
          <w:rFonts w:eastAsia="Yu Mincho"/>
          <w:b w:val="0"/>
          <w:snapToGrid/>
          <w:sz w:val="22"/>
          <w:szCs w:val="22"/>
          <w:lang w:eastAsia="ja-JP"/>
        </w:rPr>
        <w:tab/>
      </w:r>
      <w:r>
        <w:rPr>
          <w:rStyle w:val="34"/>
          <w:sz w:val="22"/>
          <w:szCs w:val="22"/>
        </w:rPr>
        <w:t>Một số luồng cơ bản</w:t>
      </w:r>
      <w:r>
        <w:rPr>
          <w:sz w:val="22"/>
          <w:szCs w:val="22"/>
        </w:rPr>
        <w:tab/>
      </w:r>
      <w:r>
        <w:rPr>
          <w:sz w:val="22"/>
          <w:szCs w:val="22"/>
        </w:rPr>
        <w:fldChar w:fldCharType="begin"/>
      </w:r>
      <w:r>
        <w:rPr>
          <w:sz w:val="22"/>
          <w:szCs w:val="22"/>
        </w:rPr>
        <w:instrText xml:space="preserve"> PAGEREF _Toc115266162 \h </w:instrText>
      </w:r>
      <w:r>
        <w:rPr>
          <w:sz w:val="22"/>
          <w:szCs w:val="22"/>
        </w:rPr>
        <w:fldChar w:fldCharType="separate"/>
      </w:r>
      <w:r>
        <w:rPr>
          <w:sz w:val="22"/>
          <w:szCs w:val="22"/>
        </w:rPr>
        <w:t>10</w:t>
      </w:r>
      <w:r>
        <w:rPr>
          <w:sz w:val="22"/>
          <w:szCs w:val="22"/>
        </w:rPr>
        <w:fldChar w:fldCharType="end"/>
      </w:r>
      <w:r>
        <w:rPr>
          <w:rStyle w:val="34"/>
          <w:sz w:val="22"/>
          <w:szCs w:val="22"/>
        </w:rPr>
        <w:fldChar w:fldCharType="end"/>
      </w:r>
    </w:p>
    <w:p w14:paraId="4A3D9C6C">
      <w:pPr>
        <w:pStyle w:val="42"/>
        <w:rPr>
          <w:rFonts w:eastAsia="Yu Mincho"/>
          <w:b w:val="0"/>
          <w:snapToGrid/>
          <w:sz w:val="22"/>
          <w:szCs w:val="22"/>
          <w:lang w:eastAsia="ja-JP"/>
        </w:rPr>
      </w:pPr>
      <w:r>
        <w:rPr>
          <w:rStyle w:val="34"/>
          <w:sz w:val="22"/>
          <w:szCs w:val="22"/>
        </w:rPr>
        <w:fldChar w:fldCharType="begin"/>
      </w:r>
      <w:r>
        <w:rPr>
          <w:rStyle w:val="34"/>
          <w:sz w:val="22"/>
          <w:szCs w:val="22"/>
        </w:rPr>
        <w:instrText xml:space="preserve"> </w:instrText>
      </w:r>
      <w:r>
        <w:rPr>
          <w:sz w:val="22"/>
          <w:szCs w:val="22"/>
        </w:rPr>
        <w:instrText xml:space="preserve">HYPERLINK \l "_Toc115266163"</w:instrText>
      </w:r>
      <w:r>
        <w:rPr>
          <w:rStyle w:val="34"/>
          <w:sz w:val="22"/>
          <w:szCs w:val="22"/>
        </w:rPr>
        <w:instrText xml:space="preserve"> </w:instrText>
      </w:r>
      <w:r>
        <w:rPr>
          <w:rStyle w:val="34"/>
          <w:sz w:val="22"/>
          <w:szCs w:val="22"/>
        </w:rPr>
        <w:fldChar w:fldCharType="separate"/>
      </w:r>
      <w:r>
        <w:rPr>
          <w:rStyle w:val="34"/>
          <w:sz w:val="22"/>
          <w:szCs w:val="22"/>
        </w:rPr>
        <w:t>5.</w:t>
      </w:r>
      <w:r>
        <w:rPr>
          <w:rFonts w:eastAsia="Yu Mincho"/>
          <w:b w:val="0"/>
          <w:snapToGrid/>
          <w:sz w:val="22"/>
          <w:szCs w:val="22"/>
          <w:lang w:eastAsia="ja-JP"/>
        </w:rPr>
        <w:tab/>
      </w:r>
      <w:r>
        <w:rPr>
          <w:rStyle w:val="34"/>
          <w:sz w:val="22"/>
          <w:szCs w:val="22"/>
        </w:rPr>
        <w:t>Các tiêu chuẩn</w:t>
      </w:r>
      <w:r>
        <w:rPr>
          <w:sz w:val="22"/>
          <w:szCs w:val="22"/>
        </w:rPr>
        <w:tab/>
      </w:r>
      <w:r>
        <w:rPr>
          <w:sz w:val="22"/>
          <w:szCs w:val="22"/>
        </w:rPr>
        <w:fldChar w:fldCharType="begin"/>
      </w:r>
      <w:r>
        <w:rPr>
          <w:sz w:val="22"/>
          <w:szCs w:val="22"/>
        </w:rPr>
        <w:instrText xml:space="preserve"> PAGEREF _Toc115266163 \h </w:instrText>
      </w:r>
      <w:r>
        <w:rPr>
          <w:sz w:val="22"/>
          <w:szCs w:val="22"/>
        </w:rPr>
        <w:fldChar w:fldCharType="separate"/>
      </w:r>
      <w:r>
        <w:rPr>
          <w:sz w:val="22"/>
          <w:szCs w:val="22"/>
        </w:rPr>
        <w:t>11</w:t>
      </w:r>
      <w:r>
        <w:rPr>
          <w:sz w:val="22"/>
          <w:szCs w:val="22"/>
        </w:rPr>
        <w:fldChar w:fldCharType="end"/>
      </w:r>
      <w:r>
        <w:rPr>
          <w:rStyle w:val="34"/>
          <w:sz w:val="22"/>
          <w:szCs w:val="22"/>
        </w:rPr>
        <w:fldChar w:fldCharType="end"/>
      </w:r>
    </w:p>
    <w:p w14:paraId="7228832E">
      <w:pPr>
        <w:pStyle w:val="43"/>
        <w:rPr>
          <w:rFonts w:eastAsia="Yu Mincho"/>
          <w:snapToGrid/>
          <w:sz w:val="22"/>
          <w:szCs w:val="22"/>
          <w:lang w:eastAsia="ja-JP"/>
        </w:rPr>
      </w:pPr>
      <w:r>
        <w:rPr>
          <w:rStyle w:val="34"/>
          <w:sz w:val="22"/>
          <w:szCs w:val="22"/>
        </w:rPr>
        <w:fldChar w:fldCharType="begin"/>
      </w:r>
      <w:r>
        <w:rPr>
          <w:rStyle w:val="34"/>
          <w:sz w:val="22"/>
          <w:szCs w:val="22"/>
        </w:rPr>
        <w:instrText xml:space="preserve"> </w:instrText>
      </w:r>
      <w:r>
        <w:rPr>
          <w:sz w:val="22"/>
          <w:szCs w:val="22"/>
        </w:rPr>
        <w:instrText xml:space="preserve">HYPERLINK \l "_Toc115266164"</w:instrText>
      </w:r>
      <w:r>
        <w:rPr>
          <w:rStyle w:val="34"/>
          <w:sz w:val="22"/>
          <w:szCs w:val="22"/>
        </w:rPr>
        <w:instrText xml:space="preserve"> </w:instrText>
      </w:r>
      <w:r>
        <w:rPr>
          <w:rStyle w:val="34"/>
          <w:sz w:val="22"/>
          <w:szCs w:val="22"/>
        </w:rPr>
        <w:fldChar w:fldCharType="separate"/>
      </w:r>
      <w:r>
        <w:rPr>
          <w:rStyle w:val="34"/>
          <w:sz w:val="22"/>
          <w:szCs w:val="22"/>
        </w:rPr>
        <w:t>5.1</w:t>
      </w:r>
      <w:r>
        <w:rPr>
          <w:rFonts w:eastAsia="Yu Mincho"/>
          <w:snapToGrid/>
          <w:sz w:val="22"/>
          <w:szCs w:val="22"/>
          <w:lang w:eastAsia="ja-JP"/>
        </w:rPr>
        <w:tab/>
      </w:r>
      <w:r>
        <w:rPr>
          <w:rStyle w:val="34"/>
          <w:sz w:val="22"/>
          <w:szCs w:val="22"/>
        </w:rPr>
        <w:t>Tiêu chuẩn thời gian</w:t>
      </w:r>
      <w:r>
        <w:rPr>
          <w:sz w:val="22"/>
          <w:szCs w:val="22"/>
        </w:rPr>
        <w:tab/>
      </w:r>
      <w:r>
        <w:rPr>
          <w:sz w:val="22"/>
          <w:szCs w:val="22"/>
        </w:rPr>
        <w:fldChar w:fldCharType="begin"/>
      </w:r>
      <w:r>
        <w:rPr>
          <w:sz w:val="22"/>
          <w:szCs w:val="22"/>
        </w:rPr>
        <w:instrText xml:space="preserve"> PAGEREF _Toc115266164 \h </w:instrText>
      </w:r>
      <w:r>
        <w:rPr>
          <w:sz w:val="22"/>
          <w:szCs w:val="22"/>
        </w:rPr>
        <w:fldChar w:fldCharType="separate"/>
      </w:r>
      <w:r>
        <w:rPr>
          <w:sz w:val="22"/>
          <w:szCs w:val="22"/>
        </w:rPr>
        <w:t>11</w:t>
      </w:r>
      <w:r>
        <w:rPr>
          <w:sz w:val="22"/>
          <w:szCs w:val="22"/>
        </w:rPr>
        <w:fldChar w:fldCharType="end"/>
      </w:r>
      <w:r>
        <w:rPr>
          <w:rStyle w:val="34"/>
          <w:sz w:val="22"/>
          <w:szCs w:val="22"/>
        </w:rPr>
        <w:fldChar w:fldCharType="end"/>
      </w:r>
    </w:p>
    <w:p w14:paraId="40B09C23">
      <w:pPr>
        <w:pStyle w:val="43"/>
        <w:rPr>
          <w:rFonts w:eastAsia="Yu Mincho"/>
          <w:snapToGrid/>
          <w:sz w:val="22"/>
          <w:szCs w:val="22"/>
          <w:lang w:eastAsia="ja-JP"/>
        </w:rPr>
      </w:pPr>
      <w:r>
        <w:rPr>
          <w:rStyle w:val="34"/>
          <w:sz w:val="22"/>
          <w:szCs w:val="22"/>
        </w:rPr>
        <w:fldChar w:fldCharType="begin"/>
      </w:r>
      <w:r>
        <w:rPr>
          <w:rStyle w:val="34"/>
          <w:sz w:val="22"/>
          <w:szCs w:val="22"/>
        </w:rPr>
        <w:instrText xml:space="preserve"> </w:instrText>
      </w:r>
      <w:r>
        <w:rPr>
          <w:sz w:val="22"/>
          <w:szCs w:val="22"/>
        </w:rPr>
        <w:instrText xml:space="preserve">HYPERLINK \l "_Toc115266165"</w:instrText>
      </w:r>
      <w:r>
        <w:rPr>
          <w:rStyle w:val="34"/>
          <w:sz w:val="22"/>
          <w:szCs w:val="22"/>
        </w:rPr>
        <w:instrText xml:space="preserve"> </w:instrText>
      </w:r>
      <w:r>
        <w:rPr>
          <w:rStyle w:val="34"/>
          <w:sz w:val="22"/>
          <w:szCs w:val="22"/>
        </w:rPr>
        <w:fldChar w:fldCharType="separate"/>
      </w:r>
      <w:r>
        <w:rPr>
          <w:rStyle w:val="34"/>
          <w:sz w:val="22"/>
          <w:szCs w:val="22"/>
        </w:rPr>
        <w:t>5.2</w:t>
      </w:r>
      <w:r>
        <w:rPr>
          <w:rFonts w:eastAsia="Yu Mincho"/>
          <w:snapToGrid/>
          <w:sz w:val="22"/>
          <w:szCs w:val="22"/>
          <w:lang w:eastAsia="ja-JP"/>
        </w:rPr>
        <w:tab/>
      </w:r>
      <w:r>
        <w:rPr>
          <w:rStyle w:val="34"/>
          <w:sz w:val="22"/>
          <w:szCs w:val="22"/>
        </w:rPr>
        <w:t>Tiêu chuẩn dữ liệu</w:t>
      </w:r>
      <w:r>
        <w:rPr>
          <w:sz w:val="22"/>
          <w:szCs w:val="22"/>
        </w:rPr>
        <w:tab/>
      </w:r>
      <w:r>
        <w:rPr>
          <w:sz w:val="22"/>
          <w:szCs w:val="22"/>
        </w:rPr>
        <w:fldChar w:fldCharType="begin"/>
      </w:r>
      <w:r>
        <w:rPr>
          <w:sz w:val="22"/>
          <w:szCs w:val="22"/>
        </w:rPr>
        <w:instrText xml:space="preserve"> PAGEREF _Toc115266165 \h </w:instrText>
      </w:r>
      <w:r>
        <w:rPr>
          <w:sz w:val="22"/>
          <w:szCs w:val="22"/>
        </w:rPr>
        <w:fldChar w:fldCharType="separate"/>
      </w:r>
      <w:r>
        <w:rPr>
          <w:sz w:val="22"/>
          <w:szCs w:val="22"/>
        </w:rPr>
        <w:t>11</w:t>
      </w:r>
      <w:r>
        <w:rPr>
          <w:sz w:val="22"/>
          <w:szCs w:val="22"/>
        </w:rPr>
        <w:fldChar w:fldCharType="end"/>
      </w:r>
      <w:r>
        <w:rPr>
          <w:rStyle w:val="34"/>
          <w:sz w:val="22"/>
          <w:szCs w:val="22"/>
        </w:rPr>
        <w:fldChar w:fldCharType="end"/>
      </w:r>
    </w:p>
    <w:p w14:paraId="230062FB">
      <w:pPr>
        <w:pStyle w:val="43"/>
        <w:rPr>
          <w:rFonts w:eastAsia="Yu Mincho"/>
          <w:snapToGrid/>
          <w:sz w:val="22"/>
          <w:szCs w:val="22"/>
          <w:lang w:eastAsia="ja-JP"/>
        </w:rPr>
      </w:pPr>
      <w:r>
        <w:rPr>
          <w:rStyle w:val="34"/>
          <w:sz w:val="22"/>
          <w:szCs w:val="22"/>
        </w:rPr>
        <w:fldChar w:fldCharType="begin"/>
      </w:r>
      <w:r>
        <w:rPr>
          <w:rStyle w:val="34"/>
          <w:sz w:val="22"/>
          <w:szCs w:val="22"/>
        </w:rPr>
        <w:instrText xml:space="preserve"> </w:instrText>
      </w:r>
      <w:r>
        <w:rPr>
          <w:sz w:val="22"/>
          <w:szCs w:val="22"/>
        </w:rPr>
        <w:instrText xml:space="preserve">HYPERLINK \l "_Toc115266166"</w:instrText>
      </w:r>
      <w:r>
        <w:rPr>
          <w:rStyle w:val="34"/>
          <w:sz w:val="22"/>
          <w:szCs w:val="22"/>
        </w:rPr>
        <w:instrText xml:space="preserve"> </w:instrText>
      </w:r>
      <w:r>
        <w:rPr>
          <w:rStyle w:val="34"/>
          <w:sz w:val="22"/>
          <w:szCs w:val="22"/>
        </w:rPr>
        <w:fldChar w:fldCharType="separate"/>
      </w:r>
      <w:r>
        <w:rPr>
          <w:rStyle w:val="34"/>
          <w:sz w:val="22"/>
          <w:szCs w:val="22"/>
        </w:rPr>
        <w:t>5.3</w:t>
      </w:r>
      <w:r>
        <w:rPr>
          <w:rFonts w:eastAsia="Yu Mincho"/>
          <w:snapToGrid/>
          <w:sz w:val="22"/>
          <w:szCs w:val="22"/>
          <w:lang w:eastAsia="ja-JP"/>
        </w:rPr>
        <w:tab/>
      </w:r>
      <w:r>
        <w:rPr>
          <w:rStyle w:val="34"/>
          <w:sz w:val="22"/>
          <w:szCs w:val="22"/>
        </w:rPr>
        <w:t>Các ký tự đặc biệt</w:t>
      </w:r>
      <w:r>
        <w:rPr>
          <w:sz w:val="22"/>
          <w:szCs w:val="22"/>
        </w:rPr>
        <w:tab/>
      </w:r>
      <w:r>
        <w:rPr>
          <w:sz w:val="22"/>
          <w:szCs w:val="22"/>
        </w:rPr>
        <w:fldChar w:fldCharType="begin"/>
      </w:r>
      <w:r>
        <w:rPr>
          <w:sz w:val="22"/>
          <w:szCs w:val="22"/>
        </w:rPr>
        <w:instrText xml:space="preserve"> PAGEREF _Toc115266166 \h </w:instrText>
      </w:r>
      <w:r>
        <w:rPr>
          <w:sz w:val="22"/>
          <w:szCs w:val="22"/>
        </w:rPr>
        <w:fldChar w:fldCharType="separate"/>
      </w:r>
      <w:r>
        <w:rPr>
          <w:sz w:val="22"/>
          <w:szCs w:val="22"/>
        </w:rPr>
        <w:t>12</w:t>
      </w:r>
      <w:r>
        <w:rPr>
          <w:sz w:val="22"/>
          <w:szCs w:val="22"/>
        </w:rPr>
        <w:fldChar w:fldCharType="end"/>
      </w:r>
      <w:r>
        <w:rPr>
          <w:rStyle w:val="34"/>
          <w:sz w:val="22"/>
          <w:szCs w:val="22"/>
        </w:rPr>
        <w:fldChar w:fldCharType="end"/>
      </w:r>
    </w:p>
    <w:p w14:paraId="5CC29F3A">
      <w:pPr>
        <w:pStyle w:val="43"/>
        <w:rPr>
          <w:rFonts w:eastAsia="Yu Mincho"/>
          <w:snapToGrid/>
          <w:sz w:val="22"/>
          <w:szCs w:val="22"/>
          <w:lang w:eastAsia="ja-JP"/>
        </w:rPr>
      </w:pPr>
      <w:r>
        <w:rPr>
          <w:rStyle w:val="34"/>
          <w:sz w:val="22"/>
          <w:szCs w:val="22"/>
        </w:rPr>
        <w:fldChar w:fldCharType="begin"/>
      </w:r>
      <w:r>
        <w:rPr>
          <w:rStyle w:val="34"/>
          <w:sz w:val="22"/>
          <w:szCs w:val="22"/>
        </w:rPr>
        <w:instrText xml:space="preserve"> </w:instrText>
      </w:r>
      <w:r>
        <w:rPr>
          <w:sz w:val="22"/>
          <w:szCs w:val="22"/>
        </w:rPr>
        <w:instrText xml:space="preserve">HYPERLINK \l "_Toc115266167"</w:instrText>
      </w:r>
      <w:r>
        <w:rPr>
          <w:rStyle w:val="34"/>
          <w:sz w:val="22"/>
          <w:szCs w:val="22"/>
        </w:rPr>
        <w:instrText xml:space="preserve"> </w:instrText>
      </w:r>
      <w:r>
        <w:rPr>
          <w:rStyle w:val="34"/>
          <w:sz w:val="22"/>
          <w:szCs w:val="22"/>
        </w:rPr>
        <w:fldChar w:fldCharType="separate"/>
      </w:r>
      <w:r>
        <w:rPr>
          <w:rStyle w:val="34"/>
          <w:sz w:val="22"/>
          <w:szCs w:val="22"/>
        </w:rPr>
        <w:t>5.4</w:t>
      </w:r>
      <w:r>
        <w:rPr>
          <w:rFonts w:eastAsia="Yu Mincho"/>
          <w:snapToGrid/>
          <w:sz w:val="22"/>
          <w:szCs w:val="22"/>
          <w:lang w:eastAsia="ja-JP"/>
        </w:rPr>
        <w:tab/>
      </w:r>
      <w:r>
        <w:rPr>
          <w:rStyle w:val="34"/>
          <w:sz w:val="22"/>
          <w:szCs w:val="22"/>
        </w:rPr>
        <w:t>Cơ chế kiểm trùng giao dịch</w:t>
      </w:r>
      <w:r>
        <w:rPr>
          <w:sz w:val="22"/>
          <w:szCs w:val="22"/>
        </w:rPr>
        <w:tab/>
      </w:r>
      <w:r>
        <w:rPr>
          <w:sz w:val="22"/>
          <w:szCs w:val="22"/>
        </w:rPr>
        <w:fldChar w:fldCharType="begin"/>
      </w:r>
      <w:r>
        <w:rPr>
          <w:sz w:val="22"/>
          <w:szCs w:val="22"/>
        </w:rPr>
        <w:instrText xml:space="preserve"> PAGEREF _Toc115266167 \h </w:instrText>
      </w:r>
      <w:r>
        <w:rPr>
          <w:sz w:val="22"/>
          <w:szCs w:val="22"/>
        </w:rPr>
        <w:fldChar w:fldCharType="separate"/>
      </w:r>
      <w:r>
        <w:rPr>
          <w:sz w:val="22"/>
          <w:szCs w:val="22"/>
        </w:rPr>
        <w:t>12</w:t>
      </w:r>
      <w:r>
        <w:rPr>
          <w:sz w:val="22"/>
          <w:szCs w:val="22"/>
        </w:rPr>
        <w:fldChar w:fldCharType="end"/>
      </w:r>
      <w:r>
        <w:rPr>
          <w:rStyle w:val="34"/>
          <w:sz w:val="22"/>
          <w:szCs w:val="22"/>
        </w:rPr>
        <w:fldChar w:fldCharType="end"/>
      </w:r>
    </w:p>
    <w:p w14:paraId="09B786EE">
      <w:pPr>
        <w:pStyle w:val="43"/>
        <w:rPr>
          <w:rFonts w:eastAsia="Yu Mincho"/>
          <w:snapToGrid/>
          <w:sz w:val="22"/>
          <w:szCs w:val="22"/>
          <w:lang w:eastAsia="ja-JP"/>
        </w:rPr>
      </w:pPr>
      <w:r>
        <w:rPr>
          <w:rStyle w:val="34"/>
          <w:sz w:val="22"/>
          <w:szCs w:val="22"/>
        </w:rPr>
        <w:fldChar w:fldCharType="begin"/>
      </w:r>
      <w:r>
        <w:rPr>
          <w:rStyle w:val="34"/>
          <w:sz w:val="22"/>
          <w:szCs w:val="22"/>
        </w:rPr>
        <w:instrText xml:space="preserve"> </w:instrText>
      </w:r>
      <w:r>
        <w:rPr>
          <w:sz w:val="22"/>
          <w:szCs w:val="22"/>
        </w:rPr>
        <w:instrText xml:space="preserve">HYPERLINK \l "_Toc115266168"</w:instrText>
      </w:r>
      <w:r>
        <w:rPr>
          <w:rStyle w:val="34"/>
          <w:sz w:val="22"/>
          <w:szCs w:val="22"/>
        </w:rPr>
        <w:instrText xml:space="preserve"> </w:instrText>
      </w:r>
      <w:r>
        <w:rPr>
          <w:rStyle w:val="34"/>
          <w:sz w:val="22"/>
          <w:szCs w:val="22"/>
        </w:rPr>
        <w:fldChar w:fldCharType="separate"/>
      </w:r>
      <w:r>
        <w:rPr>
          <w:rStyle w:val="34"/>
          <w:sz w:val="22"/>
          <w:szCs w:val="22"/>
        </w:rPr>
        <w:t>5.5</w:t>
      </w:r>
      <w:r>
        <w:rPr>
          <w:rFonts w:eastAsia="Yu Mincho"/>
          <w:snapToGrid/>
          <w:sz w:val="22"/>
          <w:szCs w:val="22"/>
          <w:lang w:eastAsia="ja-JP"/>
        </w:rPr>
        <w:tab/>
      </w:r>
      <w:r>
        <w:rPr>
          <w:rStyle w:val="34"/>
          <w:sz w:val="22"/>
          <w:szCs w:val="22"/>
        </w:rPr>
        <w:t>Tiêu chuẩn bảo mật kết nối</w:t>
      </w:r>
      <w:r>
        <w:rPr>
          <w:sz w:val="22"/>
          <w:szCs w:val="22"/>
        </w:rPr>
        <w:tab/>
      </w:r>
      <w:r>
        <w:rPr>
          <w:sz w:val="22"/>
          <w:szCs w:val="22"/>
        </w:rPr>
        <w:fldChar w:fldCharType="begin"/>
      </w:r>
      <w:r>
        <w:rPr>
          <w:sz w:val="22"/>
          <w:szCs w:val="22"/>
        </w:rPr>
        <w:instrText xml:space="preserve"> PAGEREF _Toc115266168 \h </w:instrText>
      </w:r>
      <w:r>
        <w:rPr>
          <w:sz w:val="22"/>
          <w:szCs w:val="22"/>
        </w:rPr>
        <w:fldChar w:fldCharType="separate"/>
      </w:r>
      <w:r>
        <w:rPr>
          <w:sz w:val="22"/>
          <w:szCs w:val="22"/>
        </w:rPr>
        <w:t>12</w:t>
      </w:r>
      <w:r>
        <w:rPr>
          <w:sz w:val="22"/>
          <w:szCs w:val="22"/>
        </w:rPr>
        <w:fldChar w:fldCharType="end"/>
      </w:r>
      <w:r>
        <w:rPr>
          <w:rStyle w:val="34"/>
          <w:sz w:val="22"/>
          <w:szCs w:val="22"/>
        </w:rPr>
        <w:fldChar w:fldCharType="end"/>
      </w:r>
    </w:p>
    <w:p w14:paraId="73A7A17B">
      <w:pPr>
        <w:pStyle w:val="42"/>
        <w:rPr>
          <w:rFonts w:eastAsia="Yu Mincho"/>
          <w:b w:val="0"/>
          <w:snapToGrid/>
          <w:sz w:val="22"/>
          <w:szCs w:val="22"/>
          <w:lang w:eastAsia="ja-JP"/>
        </w:rPr>
      </w:pPr>
      <w:r>
        <w:rPr>
          <w:rStyle w:val="34"/>
          <w:sz w:val="22"/>
          <w:szCs w:val="22"/>
        </w:rPr>
        <w:fldChar w:fldCharType="begin"/>
      </w:r>
      <w:r>
        <w:rPr>
          <w:rStyle w:val="34"/>
          <w:sz w:val="22"/>
          <w:szCs w:val="22"/>
        </w:rPr>
        <w:instrText xml:space="preserve"> </w:instrText>
      </w:r>
      <w:r>
        <w:rPr>
          <w:sz w:val="22"/>
          <w:szCs w:val="22"/>
        </w:rPr>
        <w:instrText xml:space="preserve">HYPERLINK \l "_Toc115266169"</w:instrText>
      </w:r>
      <w:r>
        <w:rPr>
          <w:rStyle w:val="34"/>
          <w:sz w:val="22"/>
          <w:szCs w:val="22"/>
        </w:rPr>
        <w:instrText xml:space="preserve"> </w:instrText>
      </w:r>
      <w:r>
        <w:rPr>
          <w:rStyle w:val="34"/>
          <w:sz w:val="22"/>
          <w:szCs w:val="22"/>
        </w:rPr>
        <w:fldChar w:fldCharType="separate"/>
      </w:r>
      <w:r>
        <w:rPr>
          <w:rStyle w:val="34"/>
          <w:sz w:val="22"/>
          <w:szCs w:val="22"/>
        </w:rPr>
        <w:t>6.</w:t>
      </w:r>
      <w:r>
        <w:rPr>
          <w:rFonts w:eastAsia="Yu Mincho"/>
          <w:b w:val="0"/>
          <w:snapToGrid/>
          <w:sz w:val="22"/>
          <w:szCs w:val="22"/>
          <w:lang w:eastAsia="ja-JP"/>
        </w:rPr>
        <w:tab/>
      </w:r>
      <w:r>
        <w:rPr>
          <w:rStyle w:val="34"/>
          <w:sz w:val="22"/>
          <w:szCs w:val="22"/>
        </w:rPr>
        <w:t>Đặc tả chi tiết đầu vào lập hóa đơn</w:t>
      </w:r>
      <w:r>
        <w:rPr>
          <w:sz w:val="22"/>
          <w:szCs w:val="22"/>
        </w:rPr>
        <w:tab/>
      </w:r>
      <w:r>
        <w:rPr>
          <w:sz w:val="22"/>
          <w:szCs w:val="22"/>
        </w:rPr>
        <w:fldChar w:fldCharType="begin"/>
      </w:r>
      <w:r>
        <w:rPr>
          <w:sz w:val="22"/>
          <w:szCs w:val="22"/>
        </w:rPr>
        <w:instrText xml:space="preserve"> PAGEREF _Toc115266169 \h </w:instrText>
      </w:r>
      <w:r>
        <w:rPr>
          <w:sz w:val="22"/>
          <w:szCs w:val="22"/>
        </w:rPr>
        <w:fldChar w:fldCharType="separate"/>
      </w:r>
      <w:r>
        <w:rPr>
          <w:sz w:val="22"/>
          <w:szCs w:val="22"/>
        </w:rPr>
        <w:t>15</w:t>
      </w:r>
      <w:r>
        <w:rPr>
          <w:sz w:val="22"/>
          <w:szCs w:val="22"/>
        </w:rPr>
        <w:fldChar w:fldCharType="end"/>
      </w:r>
      <w:r>
        <w:rPr>
          <w:rStyle w:val="34"/>
          <w:sz w:val="22"/>
          <w:szCs w:val="22"/>
        </w:rPr>
        <w:fldChar w:fldCharType="end"/>
      </w:r>
    </w:p>
    <w:p w14:paraId="14EB8EAA">
      <w:pPr>
        <w:pStyle w:val="43"/>
        <w:rPr>
          <w:rFonts w:eastAsia="Yu Mincho"/>
          <w:snapToGrid/>
          <w:sz w:val="22"/>
          <w:szCs w:val="22"/>
          <w:lang w:eastAsia="ja-JP"/>
        </w:rPr>
      </w:pPr>
      <w:r>
        <w:rPr>
          <w:rStyle w:val="34"/>
          <w:sz w:val="22"/>
          <w:szCs w:val="22"/>
        </w:rPr>
        <w:fldChar w:fldCharType="begin"/>
      </w:r>
      <w:r>
        <w:rPr>
          <w:rStyle w:val="34"/>
          <w:sz w:val="22"/>
          <w:szCs w:val="22"/>
        </w:rPr>
        <w:instrText xml:space="preserve"> </w:instrText>
      </w:r>
      <w:r>
        <w:rPr>
          <w:sz w:val="22"/>
          <w:szCs w:val="22"/>
        </w:rPr>
        <w:instrText xml:space="preserve">HYPERLINK \l "_Toc115266170"</w:instrText>
      </w:r>
      <w:r>
        <w:rPr>
          <w:rStyle w:val="34"/>
          <w:sz w:val="22"/>
          <w:szCs w:val="22"/>
        </w:rPr>
        <w:instrText xml:space="preserve"> </w:instrText>
      </w:r>
      <w:r>
        <w:rPr>
          <w:rStyle w:val="34"/>
          <w:sz w:val="22"/>
          <w:szCs w:val="22"/>
        </w:rPr>
        <w:fldChar w:fldCharType="separate"/>
      </w:r>
      <w:r>
        <w:rPr>
          <w:rStyle w:val="34"/>
          <w:sz w:val="22"/>
          <w:szCs w:val="22"/>
        </w:rPr>
        <w:t>6.1</w:t>
      </w:r>
      <w:r>
        <w:rPr>
          <w:rFonts w:eastAsia="Yu Mincho"/>
          <w:snapToGrid/>
          <w:sz w:val="22"/>
          <w:szCs w:val="22"/>
          <w:lang w:eastAsia="ja-JP"/>
        </w:rPr>
        <w:tab/>
      </w:r>
      <w:r>
        <w:rPr>
          <w:rStyle w:val="34"/>
          <w:sz w:val="22"/>
          <w:szCs w:val="22"/>
        </w:rPr>
        <w:t>Tổng quan</w:t>
      </w:r>
      <w:r>
        <w:rPr>
          <w:sz w:val="22"/>
          <w:szCs w:val="22"/>
        </w:rPr>
        <w:tab/>
      </w:r>
      <w:r>
        <w:rPr>
          <w:sz w:val="22"/>
          <w:szCs w:val="22"/>
        </w:rPr>
        <w:fldChar w:fldCharType="begin"/>
      </w:r>
      <w:r>
        <w:rPr>
          <w:sz w:val="22"/>
          <w:szCs w:val="22"/>
        </w:rPr>
        <w:instrText xml:space="preserve"> PAGEREF _Toc115266170 \h </w:instrText>
      </w:r>
      <w:r>
        <w:rPr>
          <w:sz w:val="22"/>
          <w:szCs w:val="22"/>
        </w:rPr>
        <w:fldChar w:fldCharType="separate"/>
      </w:r>
      <w:r>
        <w:rPr>
          <w:sz w:val="22"/>
          <w:szCs w:val="22"/>
        </w:rPr>
        <w:t>15</w:t>
      </w:r>
      <w:r>
        <w:rPr>
          <w:sz w:val="22"/>
          <w:szCs w:val="22"/>
        </w:rPr>
        <w:fldChar w:fldCharType="end"/>
      </w:r>
      <w:r>
        <w:rPr>
          <w:rStyle w:val="34"/>
          <w:sz w:val="22"/>
          <w:szCs w:val="22"/>
        </w:rPr>
        <w:fldChar w:fldCharType="end"/>
      </w:r>
    </w:p>
    <w:p w14:paraId="5E6EE8FF">
      <w:pPr>
        <w:pStyle w:val="43"/>
        <w:rPr>
          <w:rFonts w:eastAsia="Yu Mincho"/>
          <w:snapToGrid/>
          <w:sz w:val="22"/>
          <w:szCs w:val="22"/>
          <w:lang w:eastAsia="ja-JP"/>
        </w:rPr>
      </w:pPr>
      <w:r>
        <w:rPr>
          <w:rStyle w:val="34"/>
          <w:sz w:val="22"/>
          <w:szCs w:val="22"/>
        </w:rPr>
        <w:fldChar w:fldCharType="begin"/>
      </w:r>
      <w:r>
        <w:rPr>
          <w:rStyle w:val="34"/>
          <w:sz w:val="22"/>
          <w:szCs w:val="22"/>
        </w:rPr>
        <w:instrText xml:space="preserve"> </w:instrText>
      </w:r>
      <w:r>
        <w:rPr>
          <w:sz w:val="22"/>
          <w:szCs w:val="22"/>
        </w:rPr>
        <w:instrText xml:space="preserve">HYPERLINK \l "_Toc115266171"</w:instrText>
      </w:r>
      <w:r>
        <w:rPr>
          <w:rStyle w:val="34"/>
          <w:sz w:val="22"/>
          <w:szCs w:val="22"/>
        </w:rPr>
        <w:instrText xml:space="preserve"> </w:instrText>
      </w:r>
      <w:r>
        <w:rPr>
          <w:rStyle w:val="34"/>
          <w:sz w:val="22"/>
          <w:szCs w:val="22"/>
        </w:rPr>
        <w:fldChar w:fldCharType="separate"/>
      </w:r>
      <w:r>
        <w:rPr>
          <w:rStyle w:val="34"/>
          <w:sz w:val="22"/>
          <w:szCs w:val="22"/>
        </w:rPr>
        <w:t>6.2</w:t>
      </w:r>
      <w:r>
        <w:rPr>
          <w:rFonts w:eastAsia="Yu Mincho"/>
          <w:snapToGrid/>
          <w:sz w:val="22"/>
          <w:szCs w:val="22"/>
          <w:lang w:eastAsia="ja-JP"/>
        </w:rPr>
        <w:tab/>
      </w:r>
      <w:r>
        <w:rPr>
          <w:rStyle w:val="34"/>
          <w:sz w:val="22"/>
          <w:szCs w:val="22"/>
        </w:rPr>
        <w:t>generalInvoiceInfo</w:t>
      </w:r>
      <w:r>
        <w:rPr>
          <w:sz w:val="22"/>
          <w:szCs w:val="22"/>
        </w:rPr>
        <w:tab/>
      </w:r>
      <w:r>
        <w:rPr>
          <w:sz w:val="22"/>
          <w:szCs w:val="22"/>
        </w:rPr>
        <w:fldChar w:fldCharType="begin"/>
      </w:r>
      <w:r>
        <w:rPr>
          <w:sz w:val="22"/>
          <w:szCs w:val="22"/>
        </w:rPr>
        <w:instrText xml:space="preserve"> PAGEREF _Toc115266171 \h </w:instrText>
      </w:r>
      <w:r>
        <w:rPr>
          <w:sz w:val="22"/>
          <w:szCs w:val="22"/>
        </w:rPr>
        <w:fldChar w:fldCharType="separate"/>
      </w:r>
      <w:r>
        <w:rPr>
          <w:sz w:val="22"/>
          <w:szCs w:val="22"/>
        </w:rPr>
        <w:t>16</w:t>
      </w:r>
      <w:r>
        <w:rPr>
          <w:sz w:val="22"/>
          <w:szCs w:val="22"/>
        </w:rPr>
        <w:fldChar w:fldCharType="end"/>
      </w:r>
      <w:r>
        <w:rPr>
          <w:rStyle w:val="34"/>
          <w:sz w:val="22"/>
          <w:szCs w:val="22"/>
        </w:rPr>
        <w:fldChar w:fldCharType="end"/>
      </w:r>
    </w:p>
    <w:p w14:paraId="66B0A192">
      <w:pPr>
        <w:pStyle w:val="43"/>
        <w:rPr>
          <w:rFonts w:eastAsia="Yu Mincho"/>
          <w:snapToGrid/>
          <w:sz w:val="22"/>
          <w:szCs w:val="22"/>
          <w:lang w:eastAsia="ja-JP"/>
        </w:rPr>
      </w:pPr>
      <w:r>
        <w:rPr>
          <w:rStyle w:val="34"/>
          <w:sz w:val="22"/>
          <w:szCs w:val="22"/>
        </w:rPr>
        <w:fldChar w:fldCharType="begin"/>
      </w:r>
      <w:r>
        <w:rPr>
          <w:rStyle w:val="34"/>
          <w:sz w:val="22"/>
          <w:szCs w:val="22"/>
        </w:rPr>
        <w:instrText xml:space="preserve"> </w:instrText>
      </w:r>
      <w:r>
        <w:rPr>
          <w:sz w:val="22"/>
          <w:szCs w:val="22"/>
        </w:rPr>
        <w:instrText xml:space="preserve">HYPERLINK \l "_Toc115266172"</w:instrText>
      </w:r>
      <w:r>
        <w:rPr>
          <w:rStyle w:val="34"/>
          <w:sz w:val="22"/>
          <w:szCs w:val="22"/>
        </w:rPr>
        <w:instrText xml:space="preserve"> </w:instrText>
      </w:r>
      <w:r>
        <w:rPr>
          <w:rStyle w:val="34"/>
          <w:sz w:val="22"/>
          <w:szCs w:val="22"/>
        </w:rPr>
        <w:fldChar w:fldCharType="separate"/>
      </w:r>
      <w:r>
        <w:rPr>
          <w:rStyle w:val="34"/>
          <w:sz w:val="22"/>
          <w:szCs w:val="22"/>
        </w:rPr>
        <w:t>6.3</w:t>
      </w:r>
      <w:r>
        <w:rPr>
          <w:rFonts w:eastAsia="Yu Mincho"/>
          <w:snapToGrid/>
          <w:sz w:val="22"/>
          <w:szCs w:val="22"/>
          <w:lang w:eastAsia="ja-JP"/>
        </w:rPr>
        <w:tab/>
      </w:r>
      <w:r>
        <w:rPr>
          <w:rStyle w:val="34"/>
          <w:sz w:val="22"/>
          <w:szCs w:val="22"/>
        </w:rPr>
        <w:t>sellerInfo</w:t>
      </w:r>
      <w:r>
        <w:rPr>
          <w:sz w:val="22"/>
          <w:szCs w:val="22"/>
        </w:rPr>
        <w:tab/>
      </w:r>
      <w:r>
        <w:rPr>
          <w:sz w:val="22"/>
          <w:szCs w:val="22"/>
        </w:rPr>
        <w:fldChar w:fldCharType="begin"/>
      </w:r>
      <w:r>
        <w:rPr>
          <w:sz w:val="22"/>
          <w:szCs w:val="22"/>
        </w:rPr>
        <w:instrText xml:space="preserve"> PAGEREF _Toc115266172 \h </w:instrText>
      </w:r>
      <w:r>
        <w:rPr>
          <w:sz w:val="22"/>
          <w:szCs w:val="22"/>
        </w:rPr>
        <w:fldChar w:fldCharType="separate"/>
      </w:r>
      <w:r>
        <w:rPr>
          <w:sz w:val="22"/>
          <w:szCs w:val="22"/>
        </w:rPr>
        <w:t>24</w:t>
      </w:r>
      <w:r>
        <w:rPr>
          <w:sz w:val="22"/>
          <w:szCs w:val="22"/>
        </w:rPr>
        <w:fldChar w:fldCharType="end"/>
      </w:r>
      <w:r>
        <w:rPr>
          <w:rStyle w:val="34"/>
          <w:sz w:val="22"/>
          <w:szCs w:val="22"/>
        </w:rPr>
        <w:fldChar w:fldCharType="end"/>
      </w:r>
    </w:p>
    <w:p w14:paraId="4A287688">
      <w:pPr>
        <w:pStyle w:val="43"/>
        <w:rPr>
          <w:rFonts w:eastAsia="Yu Mincho"/>
          <w:snapToGrid/>
          <w:sz w:val="22"/>
          <w:szCs w:val="22"/>
          <w:lang w:eastAsia="ja-JP"/>
        </w:rPr>
      </w:pPr>
      <w:r>
        <w:rPr>
          <w:rStyle w:val="34"/>
          <w:sz w:val="22"/>
          <w:szCs w:val="22"/>
        </w:rPr>
        <w:fldChar w:fldCharType="begin"/>
      </w:r>
      <w:r>
        <w:rPr>
          <w:rStyle w:val="34"/>
          <w:sz w:val="22"/>
          <w:szCs w:val="22"/>
        </w:rPr>
        <w:instrText xml:space="preserve"> </w:instrText>
      </w:r>
      <w:r>
        <w:rPr>
          <w:sz w:val="22"/>
          <w:szCs w:val="22"/>
        </w:rPr>
        <w:instrText xml:space="preserve">HYPERLINK \l "_Toc115266173"</w:instrText>
      </w:r>
      <w:r>
        <w:rPr>
          <w:rStyle w:val="34"/>
          <w:sz w:val="22"/>
          <w:szCs w:val="22"/>
        </w:rPr>
        <w:instrText xml:space="preserve"> </w:instrText>
      </w:r>
      <w:r>
        <w:rPr>
          <w:rStyle w:val="34"/>
          <w:sz w:val="22"/>
          <w:szCs w:val="22"/>
        </w:rPr>
        <w:fldChar w:fldCharType="separate"/>
      </w:r>
      <w:r>
        <w:rPr>
          <w:rStyle w:val="34"/>
          <w:sz w:val="22"/>
          <w:szCs w:val="22"/>
        </w:rPr>
        <w:t>6.4</w:t>
      </w:r>
      <w:r>
        <w:rPr>
          <w:rFonts w:eastAsia="Yu Mincho"/>
          <w:snapToGrid/>
          <w:sz w:val="22"/>
          <w:szCs w:val="22"/>
          <w:lang w:eastAsia="ja-JP"/>
        </w:rPr>
        <w:tab/>
      </w:r>
      <w:r>
        <w:rPr>
          <w:rStyle w:val="34"/>
          <w:sz w:val="22"/>
          <w:szCs w:val="22"/>
        </w:rPr>
        <w:t>buyerInfo</w:t>
      </w:r>
      <w:r>
        <w:rPr>
          <w:sz w:val="22"/>
          <w:szCs w:val="22"/>
        </w:rPr>
        <w:tab/>
      </w:r>
      <w:r>
        <w:rPr>
          <w:sz w:val="22"/>
          <w:szCs w:val="22"/>
        </w:rPr>
        <w:fldChar w:fldCharType="begin"/>
      </w:r>
      <w:r>
        <w:rPr>
          <w:sz w:val="22"/>
          <w:szCs w:val="22"/>
        </w:rPr>
        <w:instrText xml:space="preserve"> PAGEREF _Toc115266173 \h </w:instrText>
      </w:r>
      <w:r>
        <w:rPr>
          <w:sz w:val="22"/>
          <w:szCs w:val="22"/>
        </w:rPr>
        <w:fldChar w:fldCharType="separate"/>
      </w:r>
      <w:r>
        <w:rPr>
          <w:sz w:val="22"/>
          <w:szCs w:val="22"/>
        </w:rPr>
        <w:t>27</w:t>
      </w:r>
      <w:r>
        <w:rPr>
          <w:sz w:val="22"/>
          <w:szCs w:val="22"/>
        </w:rPr>
        <w:fldChar w:fldCharType="end"/>
      </w:r>
      <w:r>
        <w:rPr>
          <w:rStyle w:val="34"/>
          <w:sz w:val="22"/>
          <w:szCs w:val="22"/>
        </w:rPr>
        <w:fldChar w:fldCharType="end"/>
      </w:r>
    </w:p>
    <w:p w14:paraId="70827F23">
      <w:pPr>
        <w:pStyle w:val="43"/>
        <w:rPr>
          <w:rFonts w:eastAsia="Yu Mincho"/>
          <w:snapToGrid/>
          <w:sz w:val="22"/>
          <w:szCs w:val="22"/>
          <w:lang w:eastAsia="ja-JP"/>
        </w:rPr>
      </w:pPr>
      <w:r>
        <w:rPr>
          <w:rStyle w:val="34"/>
          <w:sz w:val="22"/>
          <w:szCs w:val="22"/>
        </w:rPr>
        <w:fldChar w:fldCharType="begin"/>
      </w:r>
      <w:r>
        <w:rPr>
          <w:rStyle w:val="34"/>
          <w:sz w:val="22"/>
          <w:szCs w:val="22"/>
        </w:rPr>
        <w:instrText xml:space="preserve"> </w:instrText>
      </w:r>
      <w:r>
        <w:rPr>
          <w:sz w:val="22"/>
          <w:szCs w:val="22"/>
        </w:rPr>
        <w:instrText xml:space="preserve">HYPERLINK \l "_Toc115266174"</w:instrText>
      </w:r>
      <w:r>
        <w:rPr>
          <w:rStyle w:val="34"/>
          <w:sz w:val="22"/>
          <w:szCs w:val="22"/>
        </w:rPr>
        <w:instrText xml:space="preserve"> </w:instrText>
      </w:r>
      <w:r>
        <w:rPr>
          <w:rStyle w:val="34"/>
          <w:sz w:val="22"/>
          <w:szCs w:val="22"/>
        </w:rPr>
        <w:fldChar w:fldCharType="separate"/>
      </w:r>
      <w:r>
        <w:rPr>
          <w:rStyle w:val="34"/>
          <w:sz w:val="22"/>
          <w:szCs w:val="22"/>
        </w:rPr>
        <w:t>6.5</w:t>
      </w:r>
      <w:r>
        <w:rPr>
          <w:rFonts w:eastAsia="Yu Mincho"/>
          <w:snapToGrid/>
          <w:sz w:val="22"/>
          <w:szCs w:val="22"/>
          <w:lang w:eastAsia="ja-JP"/>
        </w:rPr>
        <w:tab/>
      </w:r>
      <w:r>
        <w:rPr>
          <w:rStyle w:val="34"/>
          <w:sz w:val="22"/>
          <w:szCs w:val="22"/>
        </w:rPr>
        <w:t>payments</w:t>
      </w:r>
      <w:r>
        <w:rPr>
          <w:sz w:val="22"/>
          <w:szCs w:val="22"/>
        </w:rPr>
        <w:tab/>
      </w:r>
      <w:r>
        <w:rPr>
          <w:sz w:val="22"/>
          <w:szCs w:val="22"/>
        </w:rPr>
        <w:fldChar w:fldCharType="begin"/>
      </w:r>
      <w:r>
        <w:rPr>
          <w:sz w:val="22"/>
          <w:szCs w:val="22"/>
        </w:rPr>
        <w:instrText xml:space="preserve"> PAGEREF _Toc115266174 \h </w:instrText>
      </w:r>
      <w:r>
        <w:rPr>
          <w:sz w:val="22"/>
          <w:szCs w:val="22"/>
        </w:rPr>
        <w:fldChar w:fldCharType="separate"/>
      </w:r>
      <w:r>
        <w:rPr>
          <w:sz w:val="22"/>
          <w:szCs w:val="22"/>
        </w:rPr>
        <w:t>30</w:t>
      </w:r>
      <w:r>
        <w:rPr>
          <w:sz w:val="22"/>
          <w:szCs w:val="22"/>
        </w:rPr>
        <w:fldChar w:fldCharType="end"/>
      </w:r>
      <w:r>
        <w:rPr>
          <w:rStyle w:val="34"/>
          <w:sz w:val="22"/>
          <w:szCs w:val="22"/>
        </w:rPr>
        <w:fldChar w:fldCharType="end"/>
      </w:r>
    </w:p>
    <w:p w14:paraId="156A8D20">
      <w:pPr>
        <w:pStyle w:val="43"/>
        <w:rPr>
          <w:rFonts w:eastAsia="Yu Mincho"/>
          <w:snapToGrid/>
          <w:sz w:val="22"/>
          <w:szCs w:val="22"/>
          <w:lang w:eastAsia="ja-JP"/>
        </w:rPr>
      </w:pPr>
      <w:r>
        <w:rPr>
          <w:rStyle w:val="34"/>
          <w:sz w:val="22"/>
          <w:szCs w:val="22"/>
        </w:rPr>
        <w:fldChar w:fldCharType="begin"/>
      </w:r>
      <w:r>
        <w:rPr>
          <w:rStyle w:val="34"/>
          <w:sz w:val="22"/>
          <w:szCs w:val="22"/>
        </w:rPr>
        <w:instrText xml:space="preserve"> </w:instrText>
      </w:r>
      <w:r>
        <w:rPr>
          <w:sz w:val="22"/>
          <w:szCs w:val="22"/>
        </w:rPr>
        <w:instrText xml:space="preserve">HYPERLINK \l "_Toc115266175"</w:instrText>
      </w:r>
      <w:r>
        <w:rPr>
          <w:rStyle w:val="34"/>
          <w:sz w:val="22"/>
          <w:szCs w:val="22"/>
        </w:rPr>
        <w:instrText xml:space="preserve"> </w:instrText>
      </w:r>
      <w:r>
        <w:rPr>
          <w:rStyle w:val="34"/>
          <w:sz w:val="22"/>
          <w:szCs w:val="22"/>
        </w:rPr>
        <w:fldChar w:fldCharType="separate"/>
      </w:r>
      <w:r>
        <w:rPr>
          <w:rStyle w:val="34"/>
          <w:sz w:val="22"/>
          <w:szCs w:val="22"/>
        </w:rPr>
        <w:t>6.6</w:t>
      </w:r>
      <w:r>
        <w:rPr>
          <w:rFonts w:eastAsia="Yu Mincho"/>
          <w:snapToGrid/>
          <w:sz w:val="22"/>
          <w:szCs w:val="22"/>
          <w:lang w:eastAsia="ja-JP"/>
        </w:rPr>
        <w:tab/>
      </w:r>
      <w:r>
        <w:rPr>
          <w:rStyle w:val="34"/>
          <w:sz w:val="22"/>
          <w:szCs w:val="22"/>
        </w:rPr>
        <w:t>itemInfo</w:t>
      </w:r>
      <w:r>
        <w:rPr>
          <w:sz w:val="22"/>
          <w:szCs w:val="22"/>
        </w:rPr>
        <w:tab/>
      </w:r>
      <w:r>
        <w:rPr>
          <w:sz w:val="22"/>
          <w:szCs w:val="22"/>
        </w:rPr>
        <w:fldChar w:fldCharType="begin"/>
      </w:r>
      <w:r>
        <w:rPr>
          <w:sz w:val="22"/>
          <w:szCs w:val="22"/>
        </w:rPr>
        <w:instrText xml:space="preserve"> PAGEREF _Toc115266175 \h </w:instrText>
      </w:r>
      <w:r>
        <w:rPr>
          <w:sz w:val="22"/>
          <w:szCs w:val="22"/>
        </w:rPr>
        <w:fldChar w:fldCharType="separate"/>
      </w:r>
      <w:r>
        <w:rPr>
          <w:sz w:val="22"/>
          <w:szCs w:val="22"/>
        </w:rPr>
        <w:t>31</w:t>
      </w:r>
      <w:r>
        <w:rPr>
          <w:sz w:val="22"/>
          <w:szCs w:val="22"/>
        </w:rPr>
        <w:fldChar w:fldCharType="end"/>
      </w:r>
      <w:r>
        <w:rPr>
          <w:rStyle w:val="34"/>
          <w:sz w:val="22"/>
          <w:szCs w:val="22"/>
        </w:rPr>
        <w:fldChar w:fldCharType="end"/>
      </w:r>
    </w:p>
    <w:p w14:paraId="5460B904">
      <w:pPr>
        <w:pStyle w:val="43"/>
        <w:rPr>
          <w:rFonts w:eastAsia="Yu Mincho"/>
          <w:snapToGrid/>
          <w:sz w:val="22"/>
          <w:szCs w:val="22"/>
          <w:lang w:eastAsia="ja-JP"/>
        </w:rPr>
      </w:pPr>
      <w:r>
        <w:rPr>
          <w:rStyle w:val="34"/>
          <w:sz w:val="22"/>
          <w:szCs w:val="22"/>
        </w:rPr>
        <w:fldChar w:fldCharType="begin"/>
      </w:r>
      <w:r>
        <w:rPr>
          <w:rStyle w:val="34"/>
          <w:sz w:val="22"/>
          <w:szCs w:val="22"/>
        </w:rPr>
        <w:instrText xml:space="preserve"> </w:instrText>
      </w:r>
      <w:r>
        <w:rPr>
          <w:sz w:val="22"/>
          <w:szCs w:val="22"/>
        </w:rPr>
        <w:instrText xml:space="preserve">HYPERLINK \l "_Toc115266176"</w:instrText>
      </w:r>
      <w:r>
        <w:rPr>
          <w:rStyle w:val="34"/>
          <w:sz w:val="22"/>
          <w:szCs w:val="22"/>
        </w:rPr>
        <w:instrText xml:space="preserve"> </w:instrText>
      </w:r>
      <w:r>
        <w:rPr>
          <w:rStyle w:val="34"/>
          <w:sz w:val="22"/>
          <w:szCs w:val="22"/>
        </w:rPr>
        <w:fldChar w:fldCharType="separate"/>
      </w:r>
      <w:r>
        <w:rPr>
          <w:rStyle w:val="34"/>
          <w:sz w:val="22"/>
          <w:szCs w:val="22"/>
        </w:rPr>
        <w:t>6.7</w:t>
      </w:r>
      <w:r>
        <w:rPr>
          <w:rFonts w:eastAsia="Yu Mincho"/>
          <w:snapToGrid/>
          <w:sz w:val="22"/>
          <w:szCs w:val="22"/>
          <w:lang w:eastAsia="ja-JP"/>
        </w:rPr>
        <w:tab/>
      </w:r>
      <w:r>
        <w:rPr>
          <w:rStyle w:val="34"/>
          <w:sz w:val="22"/>
          <w:szCs w:val="22"/>
        </w:rPr>
        <w:t>taxBreakdowns</w:t>
      </w:r>
      <w:r>
        <w:rPr>
          <w:sz w:val="22"/>
          <w:szCs w:val="22"/>
        </w:rPr>
        <w:tab/>
      </w:r>
      <w:r>
        <w:rPr>
          <w:sz w:val="22"/>
          <w:szCs w:val="22"/>
        </w:rPr>
        <w:fldChar w:fldCharType="begin"/>
      </w:r>
      <w:r>
        <w:rPr>
          <w:sz w:val="22"/>
          <w:szCs w:val="22"/>
        </w:rPr>
        <w:instrText xml:space="preserve"> PAGEREF _Toc115266176 \h </w:instrText>
      </w:r>
      <w:r>
        <w:rPr>
          <w:sz w:val="22"/>
          <w:szCs w:val="22"/>
        </w:rPr>
        <w:fldChar w:fldCharType="separate"/>
      </w:r>
      <w:r>
        <w:rPr>
          <w:sz w:val="22"/>
          <w:szCs w:val="22"/>
        </w:rPr>
        <w:t>43</w:t>
      </w:r>
      <w:r>
        <w:rPr>
          <w:sz w:val="22"/>
          <w:szCs w:val="22"/>
        </w:rPr>
        <w:fldChar w:fldCharType="end"/>
      </w:r>
      <w:r>
        <w:rPr>
          <w:rStyle w:val="34"/>
          <w:sz w:val="22"/>
          <w:szCs w:val="22"/>
        </w:rPr>
        <w:fldChar w:fldCharType="end"/>
      </w:r>
    </w:p>
    <w:p w14:paraId="288A0AD8">
      <w:pPr>
        <w:pStyle w:val="43"/>
        <w:rPr>
          <w:rFonts w:eastAsia="Yu Mincho"/>
          <w:snapToGrid/>
          <w:sz w:val="22"/>
          <w:szCs w:val="22"/>
          <w:lang w:eastAsia="ja-JP"/>
        </w:rPr>
      </w:pPr>
      <w:r>
        <w:rPr>
          <w:rStyle w:val="34"/>
          <w:sz w:val="22"/>
          <w:szCs w:val="22"/>
        </w:rPr>
        <w:fldChar w:fldCharType="begin"/>
      </w:r>
      <w:r>
        <w:rPr>
          <w:rStyle w:val="34"/>
          <w:sz w:val="22"/>
          <w:szCs w:val="22"/>
        </w:rPr>
        <w:instrText xml:space="preserve"> </w:instrText>
      </w:r>
      <w:r>
        <w:rPr>
          <w:sz w:val="22"/>
          <w:szCs w:val="22"/>
        </w:rPr>
        <w:instrText xml:space="preserve">HYPERLINK \l "_Toc115266177"</w:instrText>
      </w:r>
      <w:r>
        <w:rPr>
          <w:rStyle w:val="34"/>
          <w:sz w:val="22"/>
          <w:szCs w:val="22"/>
        </w:rPr>
        <w:instrText xml:space="preserve"> </w:instrText>
      </w:r>
      <w:r>
        <w:rPr>
          <w:rStyle w:val="34"/>
          <w:sz w:val="22"/>
          <w:szCs w:val="22"/>
        </w:rPr>
        <w:fldChar w:fldCharType="separate"/>
      </w:r>
      <w:r>
        <w:rPr>
          <w:rStyle w:val="34"/>
          <w:sz w:val="22"/>
          <w:szCs w:val="22"/>
        </w:rPr>
        <w:t>6.8</w:t>
      </w:r>
      <w:r>
        <w:rPr>
          <w:rFonts w:eastAsia="Yu Mincho"/>
          <w:snapToGrid/>
          <w:sz w:val="22"/>
          <w:szCs w:val="22"/>
          <w:lang w:eastAsia="ja-JP"/>
        </w:rPr>
        <w:tab/>
      </w:r>
      <w:r>
        <w:rPr>
          <w:rStyle w:val="34"/>
          <w:sz w:val="22"/>
          <w:szCs w:val="22"/>
        </w:rPr>
        <w:t>summarizeInfo</w:t>
      </w:r>
      <w:r>
        <w:rPr>
          <w:sz w:val="22"/>
          <w:szCs w:val="22"/>
        </w:rPr>
        <w:tab/>
      </w:r>
      <w:r>
        <w:rPr>
          <w:sz w:val="22"/>
          <w:szCs w:val="22"/>
        </w:rPr>
        <w:fldChar w:fldCharType="begin"/>
      </w:r>
      <w:r>
        <w:rPr>
          <w:sz w:val="22"/>
          <w:szCs w:val="22"/>
        </w:rPr>
        <w:instrText xml:space="preserve"> PAGEREF _Toc115266177 \h </w:instrText>
      </w:r>
      <w:r>
        <w:rPr>
          <w:sz w:val="22"/>
          <w:szCs w:val="22"/>
        </w:rPr>
        <w:fldChar w:fldCharType="separate"/>
      </w:r>
      <w:r>
        <w:rPr>
          <w:sz w:val="22"/>
          <w:szCs w:val="22"/>
        </w:rPr>
        <w:t>46</w:t>
      </w:r>
      <w:r>
        <w:rPr>
          <w:sz w:val="22"/>
          <w:szCs w:val="22"/>
        </w:rPr>
        <w:fldChar w:fldCharType="end"/>
      </w:r>
      <w:r>
        <w:rPr>
          <w:rStyle w:val="34"/>
          <w:sz w:val="22"/>
          <w:szCs w:val="22"/>
        </w:rPr>
        <w:fldChar w:fldCharType="end"/>
      </w:r>
    </w:p>
    <w:p w14:paraId="27FAD172">
      <w:pPr>
        <w:pStyle w:val="43"/>
        <w:rPr>
          <w:rFonts w:eastAsia="Yu Mincho"/>
          <w:snapToGrid/>
          <w:sz w:val="22"/>
          <w:szCs w:val="22"/>
          <w:lang w:eastAsia="ja-JP"/>
        </w:rPr>
      </w:pPr>
      <w:r>
        <w:rPr>
          <w:rStyle w:val="34"/>
          <w:sz w:val="22"/>
          <w:szCs w:val="22"/>
        </w:rPr>
        <w:fldChar w:fldCharType="begin"/>
      </w:r>
      <w:r>
        <w:rPr>
          <w:rStyle w:val="34"/>
          <w:sz w:val="22"/>
          <w:szCs w:val="22"/>
        </w:rPr>
        <w:instrText xml:space="preserve"> </w:instrText>
      </w:r>
      <w:r>
        <w:rPr>
          <w:sz w:val="22"/>
          <w:szCs w:val="22"/>
        </w:rPr>
        <w:instrText xml:space="preserve">HYPERLINK \l "_Toc115266178"</w:instrText>
      </w:r>
      <w:r>
        <w:rPr>
          <w:rStyle w:val="34"/>
          <w:sz w:val="22"/>
          <w:szCs w:val="22"/>
        </w:rPr>
        <w:instrText xml:space="preserve"> </w:instrText>
      </w:r>
      <w:r>
        <w:rPr>
          <w:rStyle w:val="34"/>
          <w:sz w:val="22"/>
          <w:szCs w:val="22"/>
        </w:rPr>
        <w:fldChar w:fldCharType="separate"/>
      </w:r>
      <w:r>
        <w:rPr>
          <w:rStyle w:val="34"/>
          <w:sz w:val="22"/>
          <w:szCs w:val="22"/>
        </w:rPr>
        <w:t>6.9</w:t>
      </w:r>
      <w:r>
        <w:rPr>
          <w:rFonts w:eastAsia="Yu Mincho"/>
          <w:snapToGrid/>
          <w:sz w:val="22"/>
          <w:szCs w:val="22"/>
          <w:lang w:eastAsia="ja-JP"/>
        </w:rPr>
        <w:tab/>
      </w:r>
      <w:r>
        <w:rPr>
          <w:rStyle w:val="34"/>
          <w:sz w:val="22"/>
          <w:szCs w:val="22"/>
        </w:rPr>
        <w:t>metadata</w:t>
      </w:r>
      <w:r>
        <w:rPr>
          <w:sz w:val="22"/>
          <w:szCs w:val="22"/>
        </w:rPr>
        <w:tab/>
      </w:r>
      <w:r>
        <w:rPr>
          <w:sz w:val="22"/>
          <w:szCs w:val="22"/>
        </w:rPr>
        <w:fldChar w:fldCharType="begin"/>
      </w:r>
      <w:r>
        <w:rPr>
          <w:sz w:val="22"/>
          <w:szCs w:val="22"/>
        </w:rPr>
        <w:instrText xml:space="preserve"> PAGEREF _Toc115266178 \h </w:instrText>
      </w:r>
      <w:r>
        <w:rPr>
          <w:sz w:val="22"/>
          <w:szCs w:val="22"/>
        </w:rPr>
        <w:fldChar w:fldCharType="separate"/>
      </w:r>
      <w:r>
        <w:rPr>
          <w:sz w:val="22"/>
          <w:szCs w:val="22"/>
        </w:rPr>
        <w:t>49</w:t>
      </w:r>
      <w:r>
        <w:rPr>
          <w:sz w:val="22"/>
          <w:szCs w:val="22"/>
        </w:rPr>
        <w:fldChar w:fldCharType="end"/>
      </w:r>
      <w:r>
        <w:rPr>
          <w:rStyle w:val="34"/>
          <w:sz w:val="22"/>
          <w:szCs w:val="22"/>
        </w:rPr>
        <w:fldChar w:fldCharType="end"/>
      </w:r>
    </w:p>
    <w:p w14:paraId="1B5966AC">
      <w:pPr>
        <w:pStyle w:val="43"/>
        <w:rPr>
          <w:rFonts w:eastAsia="Yu Mincho"/>
          <w:snapToGrid/>
          <w:sz w:val="22"/>
          <w:szCs w:val="22"/>
          <w:lang w:eastAsia="ja-JP"/>
        </w:rPr>
      </w:pPr>
      <w:r>
        <w:rPr>
          <w:rStyle w:val="34"/>
          <w:sz w:val="22"/>
          <w:szCs w:val="22"/>
        </w:rPr>
        <w:fldChar w:fldCharType="begin"/>
      </w:r>
      <w:r>
        <w:rPr>
          <w:rStyle w:val="34"/>
          <w:sz w:val="22"/>
          <w:szCs w:val="22"/>
        </w:rPr>
        <w:instrText xml:space="preserve"> </w:instrText>
      </w:r>
      <w:r>
        <w:rPr>
          <w:sz w:val="22"/>
          <w:szCs w:val="22"/>
        </w:rPr>
        <w:instrText xml:space="preserve">HYPERLINK \l "_Toc115266179"</w:instrText>
      </w:r>
      <w:r>
        <w:rPr>
          <w:rStyle w:val="34"/>
          <w:sz w:val="22"/>
          <w:szCs w:val="22"/>
        </w:rPr>
        <w:instrText xml:space="preserve"> </w:instrText>
      </w:r>
      <w:r>
        <w:rPr>
          <w:rStyle w:val="34"/>
          <w:sz w:val="22"/>
          <w:szCs w:val="22"/>
        </w:rPr>
        <w:fldChar w:fldCharType="separate"/>
      </w:r>
      <w:r>
        <w:rPr>
          <w:rStyle w:val="34"/>
          <w:sz w:val="22"/>
          <w:szCs w:val="22"/>
        </w:rPr>
        <w:t>6.10</w:t>
      </w:r>
      <w:r>
        <w:rPr>
          <w:rFonts w:eastAsia="Yu Mincho"/>
          <w:snapToGrid/>
          <w:sz w:val="22"/>
          <w:szCs w:val="22"/>
          <w:lang w:eastAsia="ja-JP"/>
        </w:rPr>
        <w:tab/>
      </w:r>
      <w:r>
        <w:rPr>
          <w:rStyle w:val="34"/>
          <w:sz w:val="22"/>
          <w:szCs w:val="22"/>
        </w:rPr>
        <w:t>meterReading</w:t>
      </w:r>
      <w:r>
        <w:rPr>
          <w:sz w:val="22"/>
          <w:szCs w:val="22"/>
        </w:rPr>
        <w:tab/>
      </w:r>
      <w:r>
        <w:rPr>
          <w:sz w:val="22"/>
          <w:szCs w:val="22"/>
        </w:rPr>
        <w:fldChar w:fldCharType="begin"/>
      </w:r>
      <w:r>
        <w:rPr>
          <w:sz w:val="22"/>
          <w:szCs w:val="22"/>
        </w:rPr>
        <w:instrText xml:space="preserve"> PAGEREF _Toc115266179 \h </w:instrText>
      </w:r>
      <w:r>
        <w:rPr>
          <w:sz w:val="22"/>
          <w:szCs w:val="22"/>
        </w:rPr>
        <w:fldChar w:fldCharType="separate"/>
      </w:r>
      <w:r>
        <w:rPr>
          <w:sz w:val="22"/>
          <w:szCs w:val="22"/>
        </w:rPr>
        <w:t>54</w:t>
      </w:r>
      <w:r>
        <w:rPr>
          <w:sz w:val="22"/>
          <w:szCs w:val="22"/>
        </w:rPr>
        <w:fldChar w:fldCharType="end"/>
      </w:r>
      <w:r>
        <w:rPr>
          <w:rStyle w:val="34"/>
          <w:sz w:val="22"/>
          <w:szCs w:val="22"/>
        </w:rPr>
        <w:fldChar w:fldCharType="end"/>
      </w:r>
    </w:p>
    <w:p w14:paraId="1F53B3A7">
      <w:pPr>
        <w:pStyle w:val="43"/>
        <w:rPr>
          <w:rFonts w:eastAsia="Yu Mincho"/>
          <w:snapToGrid/>
          <w:sz w:val="22"/>
          <w:szCs w:val="22"/>
          <w:lang w:eastAsia="ja-JP"/>
        </w:rPr>
      </w:pPr>
      <w:r>
        <w:rPr>
          <w:rStyle w:val="34"/>
          <w:sz w:val="22"/>
          <w:szCs w:val="22"/>
        </w:rPr>
        <w:fldChar w:fldCharType="begin"/>
      </w:r>
      <w:r>
        <w:rPr>
          <w:rStyle w:val="34"/>
          <w:sz w:val="22"/>
          <w:szCs w:val="22"/>
        </w:rPr>
        <w:instrText xml:space="preserve"> </w:instrText>
      </w:r>
      <w:r>
        <w:rPr>
          <w:sz w:val="22"/>
          <w:szCs w:val="22"/>
        </w:rPr>
        <w:instrText xml:space="preserve">HYPERLINK \l "_Toc115266180"</w:instrText>
      </w:r>
      <w:r>
        <w:rPr>
          <w:rStyle w:val="34"/>
          <w:sz w:val="22"/>
          <w:szCs w:val="22"/>
        </w:rPr>
        <w:instrText xml:space="preserve"> </w:instrText>
      </w:r>
      <w:r>
        <w:rPr>
          <w:rStyle w:val="34"/>
          <w:sz w:val="22"/>
          <w:szCs w:val="22"/>
        </w:rPr>
        <w:fldChar w:fldCharType="separate"/>
      </w:r>
      <w:r>
        <w:rPr>
          <w:rStyle w:val="34"/>
          <w:sz w:val="22"/>
          <w:szCs w:val="22"/>
        </w:rPr>
        <w:t>6.11</w:t>
      </w:r>
      <w:r>
        <w:rPr>
          <w:rFonts w:eastAsia="Yu Mincho"/>
          <w:snapToGrid/>
          <w:sz w:val="22"/>
          <w:szCs w:val="22"/>
          <w:lang w:eastAsia="ja-JP"/>
        </w:rPr>
        <w:tab/>
      </w:r>
      <w:r>
        <w:rPr>
          <w:rStyle w:val="34"/>
          <w:sz w:val="22"/>
          <w:szCs w:val="22"/>
        </w:rPr>
        <w:t>invoiceFile</w:t>
      </w:r>
      <w:r>
        <w:rPr>
          <w:sz w:val="22"/>
          <w:szCs w:val="22"/>
        </w:rPr>
        <w:tab/>
      </w:r>
      <w:r>
        <w:rPr>
          <w:sz w:val="22"/>
          <w:szCs w:val="22"/>
        </w:rPr>
        <w:fldChar w:fldCharType="begin"/>
      </w:r>
      <w:r>
        <w:rPr>
          <w:sz w:val="22"/>
          <w:szCs w:val="22"/>
        </w:rPr>
        <w:instrText xml:space="preserve"> PAGEREF _Toc115266180 \h </w:instrText>
      </w:r>
      <w:r>
        <w:rPr>
          <w:sz w:val="22"/>
          <w:szCs w:val="22"/>
        </w:rPr>
        <w:fldChar w:fldCharType="separate"/>
      </w:r>
      <w:r>
        <w:rPr>
          <w:sz w:val="22"/>
          <w:szCs w:val="22"/>
        </w:rPr>
        <w:t>55</w:t>
      </w:r>
      <w:r>
        <w:rPr>
          <w:sz w:val="22"/>
          <w:szCs w:val="22"/>
        </w:rPr>
        <w:fldChar w:fldCharType="end"/>
      </w:r>
      <w:r>
        <w:rPr>
          <w:rStyle w:val="34"/>
          <w:sz w:val="22"/>
          <w:szCs w:val="22"/>
        </w:rPr>
        <w:fldChar w:fldCharType="end"/>
      </w:r>
    </w:p>
    <w:p w14:paraId="638B9F86">
      <w:pPr>
        <w:pStyle w:val="43"/>
        <w:rPr>
          <w:rFonts w:eastAsia="Yu Mincho"/>
          <w:snapToGrid/>
          <w:sz w:val="22"/>
          <w:szCs w:val="22"/>
          <w:lang w:eastAsia="ja-JP"/>
        </w:rPr>
      </w:pPr>
      <w:r>
        <w:rPr>
          <w:rStyle w:val="34"/>
          <w:sz w:val="22"/>
          <w:szCs w:val="22"/>
        </w:rPr>
        <w:fldChar w:fldCharType="begin"/>
      </w:r>
      <w:r>
        <w:rPr>
          <w:rStyle w:val="34"/>
          <w:sz w:val="22"/>
          <w:szCs w:val="22"/>
        </w:rPr>
        <w:instrText xml:space="preserve"> </w:instrText>
      </w:r>
      <w:r>
        <w:rPr>
          <w:sz w:val="22"/>
          <w:szCs w:val="22"/>
        </w:rPr>
        <w:instrText xml:space="preserve">HYPERLINK \l "_Toc115266181"</w:instrText>
      </w:r>
      <w:r>
        <w:rPr>
          <w:rStyle w:val="34"/>
          <w:sz w:val="22"/>
          <w:szCs w:val="22"/>
        </w:rPr>
        <w:instrText xml:space="preserve"> </w:instrText>
      </w:r>
      <w:r>
        <w:rPr>
          <w:rStyle w:val="34"/>
          <w:sz w:val="22"/>
          <w:szCs w:val="22"/>
        </w:rPr>
        <w:fldChar w:fldCharType="separate"/>
      </w:r>
      <w:r>
        <w:rPr>
          <w:rStyle w:val="34"/>
          <w:sz w:val="22"/>
          <w:szCs w:val="22"/>
        </w:rPr>
        <w:t>6.12</w:t>
      </w:r>
      <w:r>
        <w:rPr>
          <w:rFonts w:eastAsia="Yu Mincho"/>
          <w:snapToGrid/>
          <w:sz w:val="22"/>
          <w:szCs w:val="22"/>
          <w:lang w:eastAsia="ja-JP"/>
        </w:rPr>
        <w:tab/>
      </w:r>
      <w:r>
        <w:rPr>
          <w:rStyle w:val="34"/>
          <w:sz w:val="22"/>
          <w:szCs w:val="22"/>
        </w:rPr>
        <w:t>qrcode</w:t>
      </w:r>
      <w:r>
        <w:rPr>
          <w:sz w:val="22"/>
          <w:szCs w:val="22"/>
        </w:rPr>
        <w:tab/>
      </w:r>
      <w:r>
        <w:rPr>
          <w:sz w:val="22"/>
          <w:szCs w:val="22"/>
        </w:rPr>
        <w:fldChar w:fldCharType="begin"/>
      </w:r>
      <w:r>
        <w:rPr>
          <w:sz w:val="22"/>
          <w:szCs w:val="22"/>
        </w:rPr>
        <w:instrText xml:space="preserve"> PAGEREF _Toc115266181 \h </w:instrText>
      </w:r>
      <w:r>
        <w:rPr>
          <w:sz w:val="22"/>
          <w:szCs w:val="22"/>
        </w:rPr>
        <w:fldChar w:fldCharType="separate"/>
      </w:r>
      <w:r>
        <w:rPr>
          <w:sz w:val="22"/>
          <w:szCs w:val="22"/>
        </w:rPr>
        <w:t>55</w:t>
      </w:r>
      <w:r>
        <w:rPr>
          <w:sz w:val="22"/>
          <w:szCs w:val="22"/>
        </w:rPr>
        <w:fldChar w:fldCharType="end"/>
      </w:r>
      <w:r>
        <w:rPr>
          <w:rStyle w:val="34"/>
          <w:sz w:val="22"/>
          <w:szCs w:val="22"/>
        </w:rPr>
        <w:fldChar w:fldCharType="end"/>
      </w:r>
    </w:p>
    <w:p w14:paraId="12414E5B">
      <w:pPr>
        <w:pStyle w:val="42"/>
        <w:rPr>
          <w:rFonts w:eastAsia="Yu Mincho"/>
          <w:b w:val="0"/>
          <w:snapToGrid/>
          <w:sz w:val="22"/>
          <w:szCs w:val="22"/>
          <w:lang w:eastAsia="ja-JP"/>
        </w:rPr>
      </w:pPr>
      <w:r>
        <w:rPr>
          <w:rStyle w:val="34"/>
          <w:sz w:val="22"/>
          <w:szCs w:val="22"/>
        </w:rPr>
        <w:fldChar w:fldCharType="begin"/>
      </w:r>
      <w:r>
        <w:rPr>
          <w:rStyle w:val="34"/>
          <w:sz w:val="22"/>
          <w:szCs w:val="22"/>
        </w:rPr>
        <w:instrText xml:space="preserve"> </w:instrText>
      </w:r>
      <w:r>
        <w:rPr>
          <w:sz w:val="22"/>
          <w:szCs w:val="22"/>
        </w:rPr>
        <w:instrText xml:space="preserve">HYPERLINK \l "_Toc115266182"</w:instrText>
      </w:r>
      <w:r>
        <w:rPr>
          <w:rStyle w:val="34"/>
          <w:sz w:val="22"/>
          <w:szCs w:val="22"/>
        </w:rPr>
        <w:instrText xml:space="preserve"> </w:instrText>
      </w:r>
      <w:r>
        <w:rPr>
          <w:rStyle w:val="34"/>
          <w:sz w:val="22"/>
          <w:szCs w:val="22"/>
        </w:rPr>
        <w:fldChar w:fldCharType="separate"/>
      </w:r>
      <w:r>
        <w:rPr>
          <w:rStyle w:val="34"/>
          <w:sz w:val="22"/>
          <w:szCs w:val="22"/>
        </w:rPr>
        <w:t>7.</w:t>
      </w:r>
      <w:r>
        <w:rPr>
          <w:rFonts w:eastAsia="Yu Mincho"/>
          <w:b w:val="0"/>
          <w:snapToGrid/>
          <w:sz w:val="22"/>
          <w:szCs w:val="22"/>
          <w:lang w:eastAsia="ja-JP"/>
        </w:rPr>
        <w:tab/>
      </w:r>
      <w:r>
        <w:rPr>
          <w:rStyle w:val="34"/>
          <w:sz w:val="22"/>
          <w:szCs w:val="22"/>
        </w:rPr>
        <w:t>Các API kết nối</w:t>
      </w:r>
      <w:r>
        <w:rPr>
          <w:sz w:val="22"/>
          <w:szCs w:val="22"/>
        </w:rPr>
        <w:tab/>
      </w:r>
      <w:r>
        <w:rPr>
          <w:sz w:val="22"/>
          <w:szCs w:val="22"/>
        </w:rPr>
        <w:fldChar w:fldCharType="begin"/>
      </w:r>
      <w:r>
        <w:rPr>
          <w:sz w:val="22"/>
          <w:szCs w:val="22"/>
        </w:rPr>
        <w:instrText xml:space="preserve"> PAGEREF _Toc115266182 \h </w:instrText>
      </w:r>
      <w:r>
        <w:rPr>
          <w:sz w:val="22"/>
          <w:szCs w:val="22"/>
        </w:rPr>
        <w:fldChar w:fldCharType="separate"/>
      </w:r>
      <w:r>
        <w:rPr>
          <w:sz w:val="22"/>
          <w:szCs w:val="22"/>
        </w:rPr>
        <w:t>59</w:t>
      </w:r>
      <w:r>
        <w:rPr>
          <w:sz w:val="22"/>
          <w:szCs w:val="22"/>
        </w:rPr>
        <w:fldChar w:fldCharType="end"/>
      </w:r>
      <w:r>
        <w:rPr>
          <w:rStyle w:val="34"/>
          <w:sz w:val="22"/>
          <w:szCs w:val="22"/>
        </w:rPr>
        <w:fldChar w:fldCharType="end"/>
      </w:r>
    </w:p>
    <w:p w14:paraId="3B41D239">
      <w:pPr>
        <w:pStyle w:val="43"/>
        <w:rPr>
          <w:rFonts w:eastAsia="Yu Mincho"/>
          <w:snapToGrid/>
          <w:sz w:val="22"/>
          <w:szCs w:val="22"/>
          <w:lang w:eastAsia="ja-JP"/>
        </w:rPr>
      </w:pPr>
      <w:r>
        <w:rPr>
          <w:rStyle w:val="34"/>
          <w:sz w:val="22"/>
          <w:szCs w:val="22"/>
        </w:rPr>
        <w:fldChar w:fldCharType="begin"/>
      </w:r>
      <w:r>
        <w:rPr>
          <w:rStyle w:val="34"/>
          <w:sz w:val="22"/>
          <w:szCs w:val="22"/>
        </w:rPr>
        <w:instrText xml:space="preserve"> </w:instrText>
      </w:r>
      <w:r>
        <w:rPr>
          <w:sz w:val="22"/>
          <w:szCs w:val="22"/>
        </w:rPr>
        <w:instrText xml:space="preserve">HYPERLINK \l "_Toc115266183"</w:instrText>
      </w:r>
      <w:r>
        <w:rPr>
          <w:rStyle w:val="34"/>
          <w:sz w:val="22"/>
          <w:szCs w:val="22"/>
        </w:rPr>
        <w:instrText xml:space="preserve"> </w:instrText>
      </w:r>
      <w:r>
        <w:rPr>
          <w:rStyle w:val="34"/>
          <w:sz w:val="22"/>
          <w:szCs w:val="22"/>
        </w:rPr>
        <w:fldChar w:fldCharType="separate"/>
      </w:r>
      <w:r>
        <w:rPr>
          <w:rStyle w:val="34"/>
          <w:sz w:val="22"/>
          <w:szCs w:val="22"/>
        </w:rPr>
        <w:t>7.1</w:t>
      </w:r>
      <w:r>
        <w:rPr>
          <w:rFonts w:eastAsia="Yu Mincho"/>
          <w:snapToGrid/>
          <w:sz w:val="22"/>
          <w:szCs w:val="22"/>
          <w:lang w:eastAsia="ja-JP"/>
        </w:rPr>
        <w:tab/>
      </w:r>
      <w:r>
        <w:rPr>
          <w:rStyle w:val="34"/>
          <w:sz w:val="22"/>
          <w:szCs w:val="22"/>
        </w:rPr>
        <w:t>Các khái niệm chung</w:t>
      </w:r>
      <w:r>
        <w:rPr>
          <w:sz w:val="22"/>
          <w:szCs w:val="22"/>
        </w:rPr>
        <w:tab/>
      </w:r>
      <w:r>
        <w:rPr>
          <w:sz w:val="22"/>
          <w:szCs w:val="22"/>
        </w:rPr>
        <w:fldChar w:fldCharType="begin"/>
      </w:r>
      <w:r>
        <w:rPr>
          <w:sz w:val="22"/>
          <w:szCs w:val="22"/>
        </w:rPr>
        <w:instrText xml:space="preserve"> PAGEREF _Toc115266183 \h </w:instrText>
      </w:r>
      <w:r>
        <w:rPr>
          <w:sz w:val="22"/>
          <w:szCs w:val="22"/>
        </w:rPr>
        <w:fldChar w:fldCharType="separate"/>
      </w:r>
      <w:r>
        <w:rPr>
          <w:sz w:val="22"/>
          <w:szCs w:val="22"/>
        </w:rPr>
        <w:t>59</w:t>
      </w:r>
      <w:r>
        <w:rPr>
          <w:sz w:val="22"/>
          <w:szCs w:val="22"/>
        </w:rPr>
        <w:fldChar w:fldCharType="end"/>
      </w:r>
      <w:r>
        <w:rPr>
          <w:rStyle w:val="34"/>
          <w:sz w:val="22"/>
          <w:szCs w:val="22"/>
        </w:rPr>
        <w:fldChar w:fldCharType="end"/>
      </w:r>
    </w:p>
    <w:p w14:paraId="75F6D6AD">
      <w:pPr>
        <w:pStyle w:val="43"/>
        <w:rPr>
          <w:rFonts w:eastAsia="Yu Mincho"/>
          <w:snapToGrid/>
          <w:sz w:val="22"/>
          <w:szCs w:val="22"/>
          <w:lang w:eastAsia="ja-JP"/>
        </w:rPr>
      </w:pPr>
      <w:r>
        <w:rPr>
          <w:rStyle w:val="34"/>
          <w:sz w:val="22"/>
          <w:szCs w:val="22"/>
        </w:rPr>
        <w:fldChar w:fldCharType="begin"/>
      </w:r>
      <w:r>
        <w:rPr>
          <w:rStyle w:val="34"/>
          <w:sz w:val="22"/>
          <w:szCs w:val="22"/>
        </w:rPr>
        <w:instrText xml:space="preserve"> </w:instrText>
      </w:r>
      <w:r>
        <w:rPr>
          <w:sz w:val="22"/>
          <w:szCs w:val="22"/>
        </w:rPr>
        <w:instrText xml:space="preserve">HYPERLINK \l "_Toc115266184"</w:instrText>
      </w:r>
      <w:r>
        <w:rPr>
          <w:rStyle w:val="34"/>
          <w:sz w:val="22"/>
          <w:szCs w:val="22"/>
        </w:rPr>
        <w:instrText xml:space="preserve"> </w:instrText>
      </w:r>
      <w:r>
        <w:rPr>
          <w:rStyle w:val="34"/>
          <w:sz w:val="22"/>
          <w:szCs w:val="22"/>
        </w:rPr>
        <w:fldChar w:fldCharType="separate"/>
      </w:r>
      <w:r>
        <w:rPr>
          <w:rStyle w:val="34"/>
          <w:sz w:val="22"/>
          <w:szCs w:val="22"/>
        </w:rPr>
        <w:t>7.2</w:t>
      </w:r>
      <w:r>
        <w:rPr>
          <w:rFonts w:eastAsia="Yu Mincho"/>
          <w:snapToGrid/>
          <w:sz w:val="22"/>
          <w:szCs w:val="22"/>
          <w:lang w:eastAsia="ja-JP"/>
        </w:rPr>
        <w:tab/>
      </w:r>
      <w:r>
        <w:rPr>
          <w:rStyle w:val="34"/>
          <w:sz w:val="22"/>
          <w:szCs w:val="22"/>
        </w:rPr>
        <w:t>Phát hành/thay thế/điều chỉnh hóa đơn (Dùng cho CTS HSM)</w:t>
      </w:r>
      <w:r>
        <w:rPr>
          <w:sz w:val="22"/>
          <w:szCs w:val="22"/>
        </w:rPr>
        <w:tab/>
      </w:r>
      <w:r>
        <w:rPr>
          <w:sz w:val="22"/>
          <w:szCs w:val="22"/>
        </w:rPr>
        <w:fldChar w:fldCharType="begin"/>
      </w:r>
      <w:r>
        <w:rPr>
          <w:sz w:val="22"/>
          <w:szCs w:val="22"/>
        </w:rPr>
        <w:instrText xml:space="preserve"> PAGEREF _Toc115266184 \h </w:instrText>
      </w:r>
      <w:r>
        <w:rPr>
          <w:sz w:val="22"/>
          <w:szCs w:val="22"/>
        </w:rPr>
        <w:fldChar w:fldCharType="separate"/>
      </w:r>
      <w:r>
        <w:rPr>
          <w:sz w:val="22"/>
          <w:szCs w:val="22"/>
        </w:rPr>
        <w:t>60</w:t>
      </w:r>
      <w:r>
        <w:rPr>
          <w:sz w:val="22"/>
          <w:szCs w:val="22"/>
        </w:rPr>
        <w:fldChar w:fldCharType="end"/>
      </w:r>
      <w:r>
        <w:rPr>
          <w:rStyle w:val="34"/>
          <w:sz w:val="22"/>
          <w:szCs w:val="22"/>
        </w:rPr>
        <w:fldChar w:fldCharType="end"/>
      </w:r>
    </w:p>
    <w:p w14:paraId="06E4792D">
      <w:pPr>
        <w:pStyle w:val="43"/>
        <w:rPr>
          <w:rFonts w:eastAsia="Yu Mincho"/>
          <w:snapToGrid/>
          <w:sz w:val="22"/>
          <w:szCs w:val="22"/>
          <w:lang w:eastAsia="ja-JP"/>
        </w:rPr>
      </w:pPr>
      <w:r>
        <w:rPr>
          <w:rStyle w:val="34"/>
          <w:sz w:val="22"/>
          <w:szCs w:val="22"/>
        </w:rPr>
        <w:fldChar w:fldCharType="begin"/>
      </w:r>
      <w:r>
        <w:rPr>
          <w:rStyle w:val="34"/>
          <w:sz w:val="22"/>
          <w:szCs w:val="22"/>
        </w:rPr>
        <w:instrText xml:space="preserve"> </w:instrText>
      </w:r>
      <w:r>
        <w:rPr>
          <w:sz w:val="22"/>
          <w:szCs w:val="22"/>
        </w:rPr>
        <w:instrText xml:space="preserve">HYPERLINK \l "_Toc115266185"</w:instrText>
      </w:r>
      <w:r>
        <w:rPr>
          <w:rStyle w:val="34"/>
          <w:sz w:val="22"/>
          <w:szCs w:val="22"/>
        </w:rPr>
        <w:instrText xml:space="preserve"> </w:instrText>
      </w:r>
      <w:r>
        <w:rPr>
          <w:rStyle w:val="34"/>
          <w:sz w:val="22"/>
          <w:szCs w:val="22"/>
        </w:rPr>
        <w:fldChar w:fldCharType="separate"/>
      </w:r>
      <w:r>
        <w:rPr>
          <w:rStyle w:val="34"/>
          <w:sz w:val="22"/>
          <w:szCs w:val="22"/>
        </w:rPr>
        <w:t>7.3</w:t>
      </w:r>
      <w:r>
        <w:rPr>
          <w:rFonts w:eastAsia="Yu Mincho"/>
          <w:snapToGrid/>
          <w:sz w:val="22"/>
          <w:szCs w:val="22"/>
          <w:lang w:eastAsia="ja-JP"/>
        </w:rPr>
        <w:tab/>
      </w:r>
      <w:r>
        <w:rPr>
          <w:rStyle w:val="34"/>
          <w:sz w:val="22"/>
          <w:szCs w:val="22"/>
        </w:rPr>
        <w:t>Lấy file hóa đơn</w:t>
      </w:r>
      <w:r>
        <w:rPr>
          <w:sz w:val="22"/>
          <w:szCs w:val="22"/>
        </w:rPr>
        <w:tab/>
      </w:r>
      <w:r>
        <w:rPr>
          <w:sz w:val="22"/>
          <w:szCs w:val="22"/>
        </w:rPr>
        <w:fldChar w:fldCharType="begin"/>
      </w:r>
      <w:r>
        <w:rPr>
          <w:sz w:val="22"/>
          <w:szCs w:val="22"/>
        </w:rPr>
        <w:instrText xml:space="preserve"> PAGEREF _Toc115266185 \h </w:instrText>
      </w:r>
      <w:r>
        <w:rPr>
          <w:sz w:val="22"/>
          <w:szCs w:val="22"/>
        </w:rPr>
        <w:fldChar w:fldCharType="separate"/>
      </w:r>
      <w:r>
        <w:rPr>
          <w:sz w:val="22"/>
          <w:szCs w:val="22"/>
        </w:rPr>
        <w:t>66</w:t>
      </w:r>
      <w:r>
        <w:rPr>
          <w:sz w:val="22"/>
          <w:szCs w:val="22"/>
        </w:rPr>
        <w:fldChar w:fldCharType="end"/>
      </w:r>
      <w:r>
        <w:rPr>
          <w:rStyle w:val="34"/>
          <w:sz w:val="22"/>
          <w:szCs w:val="22"/>
        </w:rPr>
        <w:fldChar w:fldCharType="end"/>
      </w:r>
    </w:p>
    <w:p w14:paraId="5833A7BF">
      <w:pPr>
        <w:pStyle w:val="43"/>
        <w:rPr>
          <w:rFonts w:eastAsia="Yu Mincho"/>
          <w:snapToGrid/>
          <w:sz w:val="22"/>
          <w:szCs w:val="22"/>
          <w:lang w:eastAsia="ja-JP"/>
        </w:rPr>
      </w:pPr>
      <w:r>
        <w:rPr>
          <w:rStyle w:val="34"/>
          <w:sz w:val="22"/>
          <w:szCs w:val="22"/>
        </w:rPr>
        <w:fldChar w:fldCharType="begin"/>
      </w:r>
      <w:r>
        <w:rPr>
          <w:rStyle w:val="34"/>
          <w:sz w:val="22"/>
          <w:szCs w:val="22"/>
        </w:rPr>
        <w:instrText xml:space="preserve"> </w:instrText>
      </w:r>
      <w:r>
        <w:rPr>
          <w:sz w:val="22"/>
          <w:szCs w:val="22"/>
        </w:rPr>
        <w:instrText xml:space="preserve">HYPERLINK \l "_Toc115266186"</w:instrText>
      </w:r>
      <w:r>
        <w:rPr>
          <w:rStyle w:val="34"/>
          <w:sz w:val="22"/>
          <w:szCs w:val="22"/>
        </w:rPr>
        <w:instrText xml:space="preserve"> </w:instrText>
      </w:r>
      <w:r>
        <w:rPr>
          <w:rStyle w:val="34"/>
          <w:sz w:val="22"/>
          <w:szCs w:val="22"/>
        </w:rPr>
        <w:fldChar w:fldCharType="separate"/>
      </w:r>
      <w:r>
        <w:rPr>
          <w:rStyle w:val="34"/>
          <w:sz w:val="22"/>
          <w:szCs w:val="22"/>
        </w:rPr>
        <w:t>7.4</w:t>
      </w:r>
      <w:r>
        <w:rPr>
          <w:rFonts w:eastAsia="Yu Mincho"/>
          <w:snapToGrid/>
          <w:sz w:val="22"/>
          <w:szCs w:val="22"/>
          <w:lang w:eastAsia="ja-JP"/>
        </w:rPr>
        <w:tab/>
      </w:r>
      <w:r>
        <w:rPr>
          <w:rStyle w:val="34"/>
          <w:sz w:val="22"/>
          <w:szCs w:val="22"/>
        </w:rPr>
        <w:t>Lấy file hóa đơn có mã số bí mật</w:t>
      </w:r>
      <w:r>
        <w:rPr>
          <w:sz w:val="22"/>
          <w:szCs w:val="22"/>
        </w:rPr>
        <w:tab/>
      </w:r>
      <w:r>
        <w:rPr>
          <w:sz w:val="22"/>
          <w:szCs w:val="22"/>
        </w:rPr>
        <w:fldChar w:fldCharType="begin"/>
      </w:r>
      <w:r>
        <w:rPr>
          <w:sz w:val="22"/>
          <w:szCs w:val="22"/>
        </w:rPr>
        <w:instrText xml:space="preserve"> PAGEREF _Toc115266186 \h </w:instrText>
      </w:r>
      <w:r>
        <w:rPr>
          <w:sz w:val="22"/>
          <w:szCs w:val="22"/>
        </w:rPr>
        <w:fldChar w:fldCharType="separate"/>
      </w:r>
      <w:r>
        <w:rPr>
          <w:sz w:val="22"/>
          <w:szCs w:val="22"/>
        </w:rPr>
        <w:t>68</w:t>
      </w:r>
      <w:r>
        <w:rPr>
          <w:sz w:val="22"/>
          <w:szCs w:val="22"/>
        </w:rPr>
        <w:fldChar w:fldCharType="end"/>
      </w:r>
      <w:r>
        <w:rPr>
          <w:rStyle w:val="34"/>
          <w:sz w:val="22"/>
          <w:szCs w:val="22"/>
        </w:rPr>
        <w:fldChar w:fldCharType="end"/>
      </w:r>
    </w:p>
    <w:p w14:paraId="19A94DA2">
      <w:pPr>
        <w:pStyle w:val="43"/>
        <w:rPr>
          <w:rFonts w:eastAsia="Yu Mincho"/>
          <w:snapToGrid/>
          <w:sz w:val="22"/>
          <w:szCs w:val="22"/>
          <w:lang w:eastAsia="ja-JP"/>
        </w:rPr>
      </w:pPr>
      <w:r>
        <w:rPr>
          <w:rStyle w:val="34"/>
          <w:sz w:val="22"/>
          <w:szCs w:val="22"/>
        </w:rPr>
        <w:fldChar w:fldCharType="begin"/>
      </w:r>
      <w:r>
        <w:rPr>
          <w:rStyle w:val="34"/>
          <w:sz w:val="22"/>
          <w:szCs w:val="22"/>
        </w:rPr>
        <w:instrText xml:space="preserve"> </w:instrText>
      </w:r>
      <w:r>
        <w:rPr>
          <w:sz w:val="22"/>
          <w:szCs w:val="22"/>
        </w:rPr>
        <w:instrText xml:space="preserve">HYPERLINK \l "_Toc115266187"</w:instrText>
      </w:r>
      <w:r>
        <w:rPr>
          <w:rStyle w:val="34"/>
          <w:sz w:val="22"/>
          <w:szCs w:val="22"/>
        </w:rPr>
        <w:instrText xml:space="preserve"> </w:instrText>
      </w:r>
      <w:r>
        <w:rPr>
          <w:rStyle w:val="34"/>
          <w:sz w:val="22"/>
          <w:szCs w:val="22"/>
        </w:rPr>
        <w:fldChar w:fldCharType="separate"/>
      </w:r>
      <w:r>
        <w:rPr>
          <w:rStyle w:val="34"/>
          <w:sz w:val="22"/>
          <w:szCs w:val="22"/>
        </w:rPr>
        <w:t>7.5</w:t>
      </w:r>
      <w:r>
        <w:rPr>
          <w:rFonts w:eastAsia="Yu Mincho"/>
          <w:snapToGrid/>
          <w:sz w:val="22"/>
          <w:szCs w:val="22"/>
          <w:lang w:eastAsia="ja-JP"/>
        </w:rPr>
        <w:tab/>
      </w:r>
      <w:r>
        <w:rPr>
          <w:rStyle w:val="34"/>
          <w:sz w:val="22"/>
          <w:szCs w:val="22"/>
        </w:rPr>
        <w:t>Lấy file hóa đơn chuyển đổi (pdf)</w:t>
      </w:r>
      <w:r>
        <w:rPr>
          <w:sz w:val="22"/>
          <w:szCs w:val="22"/>
        </w:rPr>
        <w:tab/>
      </w:r>
      <w:r>
        <w:rPr>
          <w:sz w:val="22"/>
          <w:szCs w:val="22"/>
        </w:rPr>
        <w:fldChar w:fldCharType="begin"/>
      </w:r>
      <w:r>
        <w:rPr>
          <w:sz w:val="22"/>
          <w:szCs w:val="22"/>
        </w:rPr>
        <w:instrText xml:space="preserve"> PAGEREF _Toc115266187 \h </w:instrText>
      </w:r>
      <w:r>
        <w:rPr>
          <w:sz w:val="22"/>
          <w:szCs w:val="22"/>
        </w:rPr>
        <w:fldChar w:fldCharType="separate"/>
      </w:r>
      <w:r>
        <w:rPr>
          <w:sz w:val="22"/>
          <w:szCs w:val="22"/>
        </w:rPr>
        <w:t>72</w:t>
      </w:r>
      <w:r>
        <w:rPr>
          <w:sz w:val="22"/>
          <w:szCs w:val="22"/>
        </w:rPr>
        <w:fldChar w:fldCharType="end"/>
      </w:r>
      <w:r>
        <w:rPr>
          <w:rStyle w:val="34"/>
          <w:sz w:val="22"/>
          <w:szCs w:val="22"/>
        </w:rPr>
        <w:fldChar w:fldCharType="end"/>
      </w:r>
    </w:p>
    <w:p w14:paraId="5071D7F7">
      <w:pPr>
        <w:pStyle w:val="43"/>
        <w:rPr>
          <w:rFonts w:eastAsia="Yu Mincho"/>
          <w:snapToGrid/>
          <w:sz w:val="22"/>
          <w:szCs w:val="22"/>
          <w:lang w:eastAsia="ja-JP"/>
        </w:rPr>
      </w:pPr>
      <w:r>
        <w:rPr>
          <w:rStyle w:val="34"/>
          <w:sz w:val="22"/>
          <w:szCs w:val="22"/>
        </w:rPr>
        <w:fldChar w:fldCharType="begin"/>
      </w:r>
      <w:r>
        <w:rPr>
          <w:rStyle w:val="34"/>
          <w:sz w:val="22"/>
          <w:szCs w:val="22"/>
        </w:rPr>
        <w:instrText xml:space="preserve"> </w:instrText>
      </w:r>
      <w:r>
        <w:rPr>
          <w:sz w:val="22"/>
          <w:szCs w:val="22"/>
        </w:rPr>
        <w:instrText xml:space="preserve">HYPERLINK \l "_Toc115266188"</w:instrText>
      </w:r>
      <w:r>
        <w:rPr>
          <w:rStyle w:val="34"/>
          <w:sz w:val="22"/>
          <w:szCs w:val="22"/>
        </w:rPr>
        <w:instrText xml:space="preserve"> </w:instrText>
      </w:r>
      <w:r>
        <w:rPr>
          <w:rStyle w:val="34"/>
          <w:sz w:val="22"/>
          <w:szCs w:val="22"/>
        </w:rPr>
        <w:fldChar w:fldCharType="separate"/>
      </w:r>
      <w:r>
        <w:rPr>
          <w:rStyle w:val="34"/>
          <w:sz w:val="22"/>
          <w:szCs w:val="22"/>
        </w:rPr>
        <w:t>7.6</w:t>
      </w:r>
      <w:r>
        <w:rPr>
          <w:rFonts w:eastAsia="Yu Mincho"/>
          <w:snapToGrid/>
          <w:sz w:val="22"/>
          <w:szCs w:val="22"/>
          <w:lang w:eastAsia="ja-JP"/>
        </w:rPr>
        <w:tab/>
      </w:r>
      <w:r>
        <w:rPr>
          <w:rStyle w:val="34"/>
          <w:sz w:val="22"/>
          <w:szCs w:val="22"/>
        </w:rPr>
        <w:t>Hủy hóa đơn</w:t>
      </w:r>
      <w:r>
        <w:rPr>
          <w:sz w:val="22"/>
          <w:szCs w:val="22"/>
        </w:rPr>
        <w:tab/>
      </w:r>
      <w:r>
        <w:rPr>
          <w:sz w:val="22"/>
          <w:szCs w:val="22"/>
        </w:rPr>
        <w:fldChar w:fldCharType="begin"/>
      </w:r>
      <w:r>
        <w:rPr>
          <w:sz w:val="22"/>
          <w:szCs w:val="22"/>
        </w:rPr>
        <w:instrText xml:space="preserve"> PAGEREF _Toc115266188 \h </w:instrText>
      </w:r>
      <w:r>
        <w:rPr>
          <w:sz w:val="22"/>
          <w:szCs w:val="22"/>
        </w:rPr>
        <w:fldChar w:fldCharType="separate"/>
      </w:r>
      <w:r>
        <w:rPr>
          <w:sz w:val="22"/>
          <w:szCs w:val="22"/>
        </w:rPr>
        <w:t>89</w:t>
      </w:r>
      <w:r>
        <w:rPr>
          <w:sz w:val="22"/>
          <w:szCs w:val="22"/>
        </w:rPr>
        <w:fldChar w:fldCharType="end"/>
      </w:r>
      <w:r>
        <w:rPr>
          <w:rStyle w:val="34"/>
          <w:sz w:val="22"/>
          <w:szCs w:val="22"/>
        </w:rPr>
        <w:fldChar w:fldCharType="end"/>
      </w:r>
    </w:p>
    <w:p w14:paraId="314188B6">
      <w:pPr>
        <w:pStyle w:val="43"/>
        <w:rPr>
          <w:rFonts w:eastAsia="Yu Mincho"/>
          <w:snapToGrid/>
          <w:sz w:val="22"/>
          <w:szCs w:val="22"/>
          <w:lang w:eastAsia="ja-JP"/>
        </w:rPr>
      </w:pPr>
      <w:r>
        <w:rPr>
          <w:rStyle w:val="34"/>
          <w:sz w:val="22"/>
          <w:szCs w:val="22"/>
        </w:rPr>
        <w:fldChar w:fldCharType="begin"/>
      </w:r>
      <w:r>
        <w:rPr>
          <w:rStyle w:val="34"/>
          <w:sz w:val="22"/>
          <w:szCs w:val="22"/>
        </w:rPr>
        <w:instrText xml:space="preserve"> </w:instrText>
      </w:r>
      <w:r>
        <w:rPr>
          <w:sz w:val="22"/>
          <w:szCs w:val="22"/>
        </w:rPr>
        <w:instrText xml:space="preserve">HYPERLINK \l "_Toc115266189"</w:instrText>
      </w:r>
      <w:r>
        <w:rPr>
          <w:rStyle w:val="34"/>
          <w:sz w:val="22"/>
          <w:szCs w:val="22"/>
        </w:rPr>
        <w:instrText xml:space="preserve"> </w:instrText>
      </w:r>
      <w:r>
        <w:rPr>
          <w:rStyle w:val="34"/>
          <w:sz w:val="22"/>
          <w:szCs w:val="22"/>
        </w:rPr>
        <w:fldChar w:fldCharType="separate"/>
      </w:r>
      <w:r>
        <w:rPr>
          <w:rStyle w:val="34"/>
          <w:sz w:val="22"/>
          <w:szCs w:val="22"/>
        </w:rPr>
        <w:t>7.7</w:t>
      </w:r>
      <w:r>
        <w:rPr>
          <w:rFonts w:eastAsia="Yu Mincho"/>
          <w:snapToGrid/>
          <w:sz w:val="22"/>
          <w:szCs w:val="22"/>
          <w:lang w:eastAsia="ja-JP"/>
        </w:rPr>
        <w:tab/>
      </w:r>
      <w:r>
        <w:rPr>
          <w:rStyle w:val="34"/>
          <w:sz w:val="22"/>
          <w:szCs w:val="22"/>
        </w:rPr>
        <w:t>Tra cứu hóa đơn</w:t>
      </w:r>
      <w:r>
        <w:rPr>
          <w:sz w:val="22"/>
          <w:szCs w:val="22"/>
        </w:rPr>
        <w:tab/>
      </w:r>
      <w:r>
        <w:rPr>
          <w:sz w:val="22"/>
          <w:szCs w:val="22"/>
        </w:rPr>
        <w:fldChar w:fldCharType="begin"/>
      </w:r>
      <w:r>
        <w:rPr>
          <w:sz w:val="22"/>
          <w:szCs w:val="22"/>
        </w:rPr>
        <w:instrText xml:space="preserve"> PAGEREF _Toc115266189 \h </w:instrText>
      </w:r>
      <w:r>
        <w:rPr>
          <w:sz w:val="22"/>
          <w:szCs w:val="22"/>
        </w:rPr>
        <w:fldChar w:fldCharType="separate"/>
      </w:r>
      <w:r>
        <w:rPr>
          <w:sz w:val="22"/>
          <w:szCs w:val="22"/>
        </w:rPr>
        <w:t>75</w:t>
      </w:r>
      <w:r>
        <w:rPr>
          <w:sz w:val="22"/>
          <w:szCs w:val="22"/>
        </w:rPr>
        <w:fldChar w:fldCharType="end"/>
      </w:r>
      <w:r>
        <w:rPr>
          <w:rStyle w:val="34"/>
          <w:sz w:val="22"/>
          <w:szCs w:val="22"/>
        </w:rPr>
        <w:fldChar w:fldCharType="end"/>
      </w:r>
    </w:p>
    <w:p w14:paraId="17EC245E">
      <w:pPr>
        <w:pStyle w:val="43"/>
        <w:rPr>
          <w:rFonts w:eastAsia="Yu Mincho"/>
          <w:snapToGrid/>
          <w:sz w:val="22"/>
          <w:szCs w:val="22"/>
          <w:lang w:eastAsia="ja-JP"/>
        </w:rPr>
      </w:pPr>
      <w:r>
        <w:rPr>
          <w:rStyle w:val="34"/>
          <w:sz w:val="22"/>
          <w:szCs w:val="22"/>
        </w:rPr>
        <w:fldChar w:fldCharType="begin"/>
      </w:r>
      <w:r>
        <w:rPr>
          <w:rStyle w:val="34"/>
          <w:sz w:val="22"/>
          <w:szCs w:val="22"/>
        </w:rPr>
        <w:instrText xml:space="preserve"> </w:instrText>
      </w:r>
      <w:r>
        <w:rPr>
          <w:sz w:val="22"/>
          <w:szCs w:val="22"/>
        </w:rPr>
        <w:instrText xml:space="preserve">HYPERLINK \l "_Toc115266190"</w:instrText>
      </w:r>
      <w:r>
        <w:rPr>
          <w:rStyle w:val="34"/>
          <w:sz w:val="22"/>
          <w:szCs w:val="22"/>
        </w:rPr>
        <w:instrText xml:space="preserve"> </w:instrText>
      </w:r>
      <w:r>
        <w:rPr>
          <w:rStyle w:val="34"/>
          <w:sz w:val="22"/>
          <w:szCs w:val="22"/>
        </w:rPr>
        <w:fldChar w:fldCharType="separate"/>
      </w:r>
      <w:r>
        <w:rPr>
          <w:rStyle w:val="34"/>
          <w:sz w:val="22"/>
          <w:szCs w:val="22"/>
        </w:rPr>
        <w:t>7.8</w:t>
      </w:r>
      <w:r>
        <w:rPr>
          <w:rFonts w:eastAsia="Yu Mincho"/>
          <w:snapToGrid/>
          <w:sz w:val="22"/>
          <w:szCs w:val="22"/>
          <w:lang w:eastAsia="ja-JP"/>
        </w:rPr>
        <w:tab/>
      </w:r>
      <w:r>
        <w:rPr>
          <w:rStyle w:val="34"/>
          <w:sz w:val="22"/>
          <w:szCs w:val="22"/>
        </w:rPr>
        <w:t>Lấy thông tin trường động</w:t>
      </w:r>
      <w:r>
        <w:rPr>
          <w:sz w:val="22"/>
          <w:szCs w:val="22"/>
        </w:rPr>
        <w:tab/>
      </w:r>
      <w:r>
        <w:rPr>
          <w:sz w:val="22"/>
          <w:szCs w:val="22"/>
        </w:rPr>
        <w:fldChar w:fldCharType="begin"/>
      </w:r>
      <w:r>
        <w:rPr>
          <w:sz w:val="22"/>
          <w:szCs w:val="22"/>
        </w:rPr>
        <w:instrText xml:space="preserve"> PAGEREF _Toc115266190 \h </w:instrText>
      </w:r>
      <w:r>
        <w:rPr>
          <w:sz w:val="22"/>
          <w:szCs w:val="22"/>
        </w:rPr>
        <w:fldChar w:fldCharType="separate"/>
      </w:r>
      <w:r>
        <w:rPr>
          <w:sz w:val="22"/>
          <w:szCs w:val="22"/>
        </w:rPr>
        <w:t>79</w:t>
      </w:r>
      <w:r>
        <w:rPr>
          <w:sz w:val="22"/>
          <w:szCs w:val="22"/>
        </w:rPr>
        <w:fldChar w:fldCharType="end"/>
      </w:r>
      <w:r>
        <w:rPr>
          <w:rStyle w:val="34"/>
          <w:sz w:val="22"/>
          <w:szCs w:val="22"/>
        </w:rPr>
        <w:fldChar w:fldCharType="end"/>
      </w:r>
    </w:p>
    <w:p w14:paraId="74C856DC">
      <w:pPr>
        <w:pStyle w:val="43"/>
        <w:rPr>
          <w:rFonts w:eastAsia="Yu Mincho"/>
          <w:snapToGrid/>
          <w:sz w:val="22"/>
          <w:szCs w:val="22"/>
          <w:lang w:eastAsia="ja-JP"/>
        </w:rPr>
      </w:pPr>
      <w:r>
        <w:rPr>
          <w:rStyle w:val="34"/>
          <w:sz w:val="22"/>
          <w:szCs w:val="22"/>
        </w:rPr>
        <w:fldChar w:fldCharType="begin"/>
      </w:r>
      <w:r>
        <w:rPr>
          <w:rStyle w:val="34"/>
          <w:sz w:val="22"/>
          <w:szCs w:val="22"/>
        </w:rPr>
        <w:instrText xml:space="preserve"> </w:instrText>
      </w:r>
      <w:r>
        <w:rPr>
          <w:sz w:val="22"/>
          <w:szCs w:val="22"/>
        </w:rPr>
        <w:instrText xml:space="preserve">HYPERLINK \l "_Toc115266191"</w:instrText>
      </w:r>
      <w:r>
        <w:rPr>
          <w:rStyle w:val="34"/>
          <w:sz w:val="22"/>
          <w:szCs w:val="22"/>
        </w:rPr>
        <w:instrText xml:space="preserve"> </w:instrText>
      </w:r>
      <w:r>
        <w:rPr>
          <w:rStyle w:val="34"/>
          <w:sz w:val="22"/>
          <w:szCs w:val="22"/>
        </w:rPr>
        <w:fldChar w:fldCharType="separate"/>
      </w:r>
      <w:r>
        <w:rPr>
          <w:rStyle w:val="34"/>
          <w:sz w:val="22"/>
          <w:szCs w:val="22"/>
        </w:rPr>
        <w:t>7.9</w:t>
      </w:r>
      <w:r>
        <w:rPr>
          <w:rFonts w:eastAsia="Yu Mincho"/>
          <w:snapToGrid/>
          <w:sz w:val="22"/>
          <w:szCs w:val="22"/>
          <w:lang w:eastAsia="ja-JP"/>
        </w:rPr>
        <w:tab/>
      </w:r>
      <w:r>
        <w:rPr>
          <w:rStyle w:val="34"/>
          <w:sz w:val="22"/>
          <w:szCs w:val="22"/>
        </w:rPr>
        <w:t>Lập hóa đơn nháp</w:t>
      </w:r>
      <w:r>
        <w:rPr>
          <w:sz w:val="22"/>
          <w:szCs w:val="22"/>
        </w:rPr>
        <w:tab/>
      </w:r>
      <w:r>
        <w:rPr>
          <w:sz w:val="22"/>
          <w:szCs w:val="22"/>
        </w:rPr>
        <w:fldChar w:fldCharType="begin"/>
      </w:r>
      <w:r>
        <w:rPr>
          <w:sz w:val="22"/>
          <w:szCs w:val="22"/>
        </w:rPr>
        <w:instrText xml:space="preserve"> PAGEREF _Toc115266191 \h </w:instrText>
      </w:r>
      <w:r>
        <w:rPr>
          <w:sz w:val="22"/>
          <w:szCs w:val="22"/>
        </w:rPr>
        <w:fldChar w:fldCharType="separate"/>
      </w:r>
      <w:r>
        <w:rPr>
          <w:sz w:val="22"/>
          <w:szCs w:val="22"/>
        </w:rPr>
        <w:t>87</w:t>
      </w:r>
      <w:r>
        <w:rPr>
          <w:sz w:val="22"/>
          <w:szCs w:val="22"/>
        </w:rPr>
        <w:fldChar w:fldCharType="end"/>
      </w:r>
      <w:r>
        <w:rPr>
          <w:rStyle w:val="34"/>
          <w:sz w:val="22"/>
          <w:szCs w:val="22"/>
        </w:rPr>
        <w:fldChar w:fldCharType="end"/>
      </w:r>
    </w:p>
    <w:p w14:paraId="3ADD2FBE">
      <w:pPr>
        <w:pStyle w:val="43"/>
        <w:rPr>
          <w:rFonts w:eastAsia="Yu Mincho"/>
          <w:snapToGrid/>
          <w:sz w:val="22"/>
          <w:szCs w:val="22"/>
          <w:lang w:eastAsia="ja-JP"/>
        </w:rPr>
      </w:pPr>
      <w:r>
        <w:rPr>
          <w:rStyle w:val="34"/>
          <w:sz w:val="22"/>
          <w:szCs w:val="22"/>
        </w:rPr>
        <w:fldChar w:fldCharType="begin"/>
      </w:r>
      <w:r>
        <w:rPr>
          <w:rStyle w:val="34"/>
          <w:sz w:val="22"/>
          <w:szCs w:val="22"/>
        </w:rPr>
        <w:instrText xml:space="preserve"> </w:instrText>
      </w:r>
      <w:r>
        <w:rPr>
          <w:sz w:val="22"/>
          <w:szCs w:val="22"/>
        </w:rPr>
        <w:instrText xml:space="preserve">HYPERLINK \l "_Toc115266192"</w:instrText>
      </w:r>
      <w:r>
        <w:rPr>
          <w:rStyle w:val="34"/>
          <w:sz w:val="22"/>
          <w:szCs w:val="22"/>
        </w:rPr>
        <w:instrText xml:space="preserve"> </w:instrText>
      </w:r>
      <w:r>
        <w:rPr>
          <w:rStyle w:val="34"/>
          <w:sz w:val="22"/>
          <w:szCs w:val="22"/>
        </w:rPr>
        <w:fldChar w:fldCharType="separate"/>
      </w:r>
      <w:r>
        <w:rPr>
          <w:rStyle w:val="34"/>
          <w:sz w:val="22"/>
          <w:szCs w:val="22"/>
        </w:rPr>
        <w:t>7.10</w:t>
      </w:r>
      <w:r>
        <w:rPr>
          <w:rFonts w:eastAsia="Yu Mincho"/>
          <w:snapToGrid/>
          <w:sz w:val="22"/>
          <w:szCs w:val="22"/>
          <w:lang w:eastAsia="ja-JP"/>
        </w:rPr>
        <w:tab/>
      </w:r>
      <w:r>
        <w:rPr>
          <w:rStyle w:val="34"/>
          <w:sz w:val="22"/>
          <w:szCs w:val="22"/>
        </w:rPr>
        <w:t>Lập hóa đơn theo lô</w:t>
      </w:r>
      <w:r>
        <w:rPr>
          <w:sz w:val="22"/>
          <w:szCs w:val="22"/>
        </w:rPr>
        <w:tab/>
      </w:r>
      <w:r>
        <w:rPr>
          <w:sz w:val="22"/>
          <w:szCs w:val="22"/>
        </w:rPr>
        <w:fldChar w:fldCharType="begin"/>
      </w:r>
      <w:r>
        <w:rPr>
          <w:sz w:val="22"/>
          <w:szCs w:val="22"/>
        </w:rPr>
        <w:instrText xml:space="preserve"> PAGEREF _Toc115266192 \h </w:instrText>
      </w:r>
      <w:r>
        <w:rPr>
          <w:sz w:val="22"/>
          <w:szCs w:val="22"/>
        </w:rPr>
        <w:fldChar w:fldCharType="separate"/>
      </w:r>
      <w:r>
        <w:rPr>
          <w:sz w:val="22"/>
          <w:szCs w:val="22"/>
        </w:rPr>
        <w:t>93</w:t>
      </w:r>
      <w:r>
        <w:rPr>
          <w:sz w:val="22"/>
          <w:szCs w:val="22"/>
        </w:rPr>
        <w:fldChar w:fldCharType="end"/>
      </w:r>
      <w:r>
        <w:rPr>
          <w:rStyle w:val="34"/>
          <w:sz w:val="22"/>
          <w:szCs w:val="22"/>
        </w:rPr>
        <w:fldChar w:fldCharType="end"/>
      </w:r>
    </w:p>
    <w:p w14:paraId="12BDB116">
      <w:pPr>
        <w:pStyle w:val="43"/>
        <w:rPr>
          <w:rFonts w:eastAsia="Yu Mincho"/>
          <w:snapToGrid/>
          <w:sz w:val="22"/>
          <w:szCs w:val="22"/>
          <w:lang w:eastAsia="ja-JP"/>
        </w:rPr>
      </w:pPr>
      <w:r>
        <w:rPr>
          <w:rStyle w:val="34"/>
          <w:sz w:val="22"/>
          <w:szCs w:val="22"/>
        </w:rPr>
        <w:fldChar w:fldCharType="begin"/>
      </w:r>
      <w:r>
        <w:rPr>
          <w:rStyle w:val="34"/>
          <w:sz w:val="22"/>
          <w:szCs w:val="22"/>
        </w:rPr>
        <w:instrText xml:space="preserve"> </w:instrText>
      </w:r>
      <w:r>
        <w:rPr>
          <w:sz w:val="22"/>
          <w:szCs w:val="22"/>
        </w:rPr>
        <w:instrText xml:space="preserve">HYPERLINK \l "_Toc115266193"</w:instrText>
      </w:r>
      <w:r>
        <w:rPr>
          <w:rStyle w:val="34"/>
          <w:sz w:val="22"/>
          <w:szCs w:val="22"/>
        </w:rPr>
        <w:instrText xml:space="preserve"> </w:instrText>
      </w:r>
      <w:r>
        <w:rPr>
          <w:rStyle w:val="34"/>
          <w:sz w:val="22"/>
          <w:szCs w:val="22"/>
        </w:rPr>
        <w:fldChar w:fldCharType="separate"/>
      </w:r>
      <w:r>
        <w:rPr>
          <w:rStyle w:val="34"/>
          <w:sz w:val="22"/>
          <w:szCs w:val="22"/>
        </w:rPr>
        <w:t>7.11</w:t>
      </w:r>
      <w:r>
        <w:rPr>
          <w:rFonts w:eastAsia="Yu Mincho"/>
          <w:snapToGrid/>
          <w:sz w:val="22"/>
          <w:szCs w:val="22"/>
          <w:lang w:eastAsia="ja-JP"/>
        </w:rPr>
        <w:tab/>
      </w:r>
      <w:r>
        <w:rPr>
          <w:rStyle w:val="34"/>
          <w:sz w:val="22"/>
          <w:szCs w:val="22"/>
        </w:rPr>
        <w:t>Cập nhật kê khai thuế</w:t>
      </w:r>
      <w:r>
        <w:rPr>
          <w:sz w:val="22"/>
          <w:szCs w:val="22"/>
        </w:rPr>
        <w:tab/>
      </w:r>
      <w:r>
        <w:rPr>
          <w:sz w:val="22"/>
          <w:szCs w:val="22"/>
        </w:rPr>
        <w:fldChar w:fldCharType="begin"/>
      </w:r>
      <w:r>
        <w:rPr>
          <w:sz w:val="22"/>
          <w:szCs w:val="22"/>
        </w:rPr>
        <w:instrText xml:space="preserve"> PAGEREF _Toc115266193 \h </w:instrText>
      </w:r>
      <w:r>
        <w:rPr>
          <w:sz w:val="22"/>
          <w:szCs w:val="22"/>
        </w:rPr>
        <w:fldChar w:fldCharType="separate"/>
      </w:r>
      <w:r>
        <w:rPr>
          <w:sz w:val="22"/>
          <w:szCs w:val="22"/>
        </w:rPr>
        <w:t>89</w:t>
      </w:r>
      <w:r>
        <w:rPr>
          <w:sz w:val="22"/>
          <w:szCs w:val="22"/>
        </w:rPr>
        <w:fldChar w:fldCharType="end"/>
      </w:r>
      <w:r>
        <w:rPr>
          <w:rStyle w:val="34"/>
          <w:sz w:val="22"/>
          <w:szCs w:val="22"/>
        </w:rPr>
        <w:fldChar w:fldCharType="end"/>
      </w:r>
    </w:p>
    <w:p w14:paraId="6AD11D92">
      <w:pPr>
        <w:pStyle w:val="43"/>
        <w:rPr>
          <w:rFonts w:eastAsia="Yu Mincho"/>
          <w:snapToGrid/>
          <w:sz w:val="22"/>
          <w:szCs w:val="22"/>
          <w:lang w:eastAsia="ja-JP"/>
        </w:rPr>
      </w:pPr>
      <w:r>
        <w:rPr>
          <w:rStyle w:val="34"/>
          <w:sz w:val="22"/>
          <w:szCs w:val="22"/>
        </w:rPr>
        <w:fldChar w:fldCharType="begin"/>
      </w:r>
      <w:r>
        <w:rPr>
          <w:rStyle w:val="34"/>
          <w:sz w:val="22"/>
          <w:szCs w:val="22"/>
        </w:rPr>
        <w:instrText xml:space="preserve"> </w:instrText>
      </w:r>
      <w:r>
        <w:rPr>
          <w:sz w:val="22"/>
          <w:szCs w:val="22"/>
        </w:rPr>
        <w:instrText xml:space="preserve">HYPERLINK \l "_Toc115266194"</w:instrText>
      </w:r>
      <w:r>
        <w:rPr>
          <w:rStyle w:val="34"/>
          <w:sz w:val="22"/>
          <w:szCs w:val="22"/>
        </w:rPr>
        <w:instrText xml:space="preserve"> </w:instrText>
      </w:r>
      <w:r>
        <w:rPr>
          <w:rStyle w:val="34"/>
          <w:sz w:val="22"/>
          <w:szCs w:val="22"/>
        </w:rPr>
        <w:fldChar w:fldCharType="separate"/>
      </w:r>
      <w:r>
        <w:rPr>
          <w:rStyle w:val="34"/>
          <w:sz w:val="22"/>
          <w:szCs w:val="22"/>
        </w:rPr>
        <w:t>7.12</w:t>
      </w:r>
      <w:r>
        <w:rPr>
          <w:rFonts w:eastAsia="Yu Mincho"/>
          <w:snapToGrid/>
          <w:sz w:val="22"/>
          <w:szCs w:val="22"/>
          <w:lang w:eastAsia="ja-JP"/>
        </w:rPr>
        <w:tab/>
      </w:r>
      <w:r>
        <w:rPr>
          <w:rStyle w:val="34"/>
          <w:sz w:val="22"/>
          <w:szCs w:val="22"/>
        </w:rPr>
        <w:t>Cung cấp tình hình sử dụng hóa đơn theo dải</w:t>
      </w:r>
      <w:r>
        <w:rPr>
          <w:sz w:val="22"/>
          <w:szCs w:val="22"/>
        </w:rPr>
        <w:tab/>
      </w:r>
      <w:r>
        <w:rPr>
          <w:sz w:val="22"/>
          <w:szCs w:val="22"/>
        </w:rPr>
        <w:fldChar w:fldCharType="begin"/>
      </w:r>
      <w:r>
        <w:rPr>
          <w:sz w:val="22"/>
          <w:szCs w:val="22"/>
        </w:rPr>
        <w:instrText xml:space="preserve"> PAGEREF _Toc115266194 \h </w:instrText>
      </w:r>
      <w:r>
        <w:rPr>
          <w:sz w:val="22"/>
          <w:szCs w:val="22"/>
        </w:rPr>
        <w:fldChar w:fldCharType="separate"/>
      </w:r>
      <w:r>
        <w:rPr>
          <w:sz w:val="22"/>
          <w:szCs w:val="22"/>
        </w:rPr>
        <w:t>92</w:t>
      </w:r>
      <w:r>
        <w:rPr>
          <w:sz w:val="22"/>
          <w:szCs w:val="22"/>
        </w:rPr>
        <w:fldChar w:fldCharType="end"/>
      </w:r>
      <w:r>
        <w:rPr>
          <w:rStyle w:val="34"/>
          <w:sz w:val="22"/>
          <w:szCs w:val="22"/>
        </w:rPr>
        <w:fldChar w:fldCharType="end"/>
      </w:r>
    </w:p>
    <w:p w14:paraId="2B2724D3">
      <w:pPr>
        <w:pStyle w:val="43"/>
        <w:rPr>
          <w:rFonts w:eastAsia="Yu Mincho"/>
          <w:snapToGrid/>
          <w:sz w:val="22"/>
          <w:szCs w:val="22"/>
          <w:lang w:eastAsia="ja-JP"/>
        </w:rPr>
      </w:pPr>
      <w:r>
        <w:rPr>
          <w:rStyle w:val="34"/>
          <w:sz w:val="22"/>
          <w:szCs w:val="22"/>
        </w:rPr>
        <w:fldChar w:fldCharType="begin"/>
      </w:r>
      <w:r>
        <w:rPr>
          <w:rStyle w:val="34"/>
          <w:sz w:val="22"/>
          <w:szCs w:val="22"/>
        </w:rPr>
        <w:instrText xml:space="preserve"> </w:instrText>
      </w:r>
      <w:r>
        <w:rPr>
          <w:sz w:val="22"/>
          <w:szCs w:val="22"/>
        </w:rPr>
        <w:instrText xml:space="preserve">HYPERLINK \l "_Toc115266195"</w:instrText>
      </w:r>
      <w:r>
        <w:rPr>
          <w:rStyle w:val="34"/>
          <w:sz w:val="22"/>
          <w:szCs w:val="22"/>
        </w:rPr>
        <w:instrText xml:space="preserve"> </w:instrText>
      </w:r>
      <w:r>
        <w:rPr>
          <w:rStyle w:val="34"/>
          <w:sz w:val="22"/>
          <w:szCs w:val="22"/>
        </w:rPr>
        <w:fldChar w:fldCharType="separate"/>
      </w:r>
      <w:r>
        <w:rPr>
          <w:rStyle w:val="34"/>
          <w:sz w:val="22"/>
          <w:szCs w:val="22"/>
        </w:rPr>
        <w:t>7.13</w:t>
      </w:r>
      <w:r>
        <w:rPr>
          <w:rFonts w:eastAsia="Yu Mincho"/>
          <w:snapToGrid/>
          <w:sz w:val="22"/>
          <w:szCs w:val="22"/>
          <w:lang w:eastAsia="ja-JP"/>
        </w:rPr>
        <w:tab/>
      </w:r>
      <w:r>
        <w:rPr>
          <w:rStyle w:val="34"/>
          <w:sz w:val="22"/>
          <w:szCs w:val="22"/>
        </w:rPr>
        <w:t>Cung cấp danh sách hóa đơn theo khoảng thời gian</w:t>
      </w:r>
      <w:r>
        <w:rPr>
          <w:sz w:val="22"/>
          <w:szCs w:val="22"/>
        </w:rPr>
        <w:tab/>
      </w:r>
      <w:r>
        <w:rPr>
          <w:sz w:val="22"/>
          <w:szCs w:val="22"/>
        </w:rPr>
        <w:fldChar w:fldCharType="begin"/>
      </w:r>
      <w:r>
        <w:rPr>
          <w:sz w:val="22"/>
          <w:szCs w:val="22"/>
        </w:rPr>
        <w:instrText xml:space="preserve"> PAGEREF _Toc115266195 \h </w:instrText>
      </w:r>
      <w:r>
        <w:rPr>
          <w:sz w:val="22"/>
          <w:szCs w:val="22"/>
        </w:rPr>
        <w:fldChar w:fldCharType="separate"/>
      </w:r>
      <w:r>
        <w:rPr>
          <w:sz w:val="22"/>
          <w:szCs w:val="22"/>
        </w:rPr>
        <w:t>93</w:t>
      </w:r>
      <w:r>
        <w:rPr>
          <w:sz w:val="22"/>
          <w:szCs w:val="22"/>
        </w:rPr>
        <w:fldChar w:fldCharType="end"/>
      </w:r>
      <w:r>
        <w:rPr>
          <w:rStyle w:val="34"/>
          <w:sz w:val="22"/>
          <w:szCs w:val="22"/>
        </w:rPr>
        <w:fldChar w:fldCharType="end"/>
      </w:r>
    </w:p>
    <w:p w14:paraId="070A37FB">
      <w:pPr>
        <w:pStyle w:val="43"/>
        <w:rPr>
          <w:rFonts w:eastAsia="Yu Mincho"/>
          <w:snapToGrid/>
          <w:sz w:val="22"/>
          <w:szCs w:val="22"/>
          <w:lang w:eastAsia="ja-JP"/>
        </w:rPr>
      </w:pPr>
      <w:r>
        <w:rPr>
          <w:rStyle w:val="34"/>
          <w:sz w:val="22"/>
          <w:szCs w:val="22"/>
        </w:rPr>
        <w:fldChar w:fldCharType="begin"/>
      </w:r>
      <w:r>
        <w:rPr>
          <w:rStyle w:val="34"/>
          <w:sz w:val="22"/>
          <w:szCs w:val="22"/>
        </w:rPr>
        <w:instrText xml:space="preserve"> </w:instrText>
      </w:r>
      <w:r>
        <w:rPr>
          <w:sz w:val="22"/>
          <w:szCs w:val="22"/>
        </w:rPr>
        <w:instrText xml:space="preserve">HYPERLINK \l "_Toc115266196"</w:instrText>
      </w:r>
      <w:r>
        <w:rPr>
          <w:rStyle w:val="34"/>
          <w:sz w:val="22"/>
          <w:szCs w:val="22"/>
        </w:rPr>
        <w:instrText xml:space="preserve"> </w:instrText>
      </w:r>
      <w:r>
        <w:rPr>
          <w:rStyle w:val="34"/>
          <w:sz w:val="22"/>
          <w:szCs w:val="22"/>
        </w:rPr>
        <w:fldChar w:fldCharType="separate"/>
      </w:r>
      <w:r>
        <w:rPr>
          <w:rStyle w:val="34"/>
          <w:sz w:val="22"/>
          <w:szCs w:val="22"/>
        </w:rPr>
        <w:t>7.14</w:t>
      </w:r>
      <w:r>
        <w:rPr>
          <w:rFonts w:eastAsia="Yu Mincho"/>
          <w:snapToGrid/>
          <w:sz w:val="22"/>
          <w:szCs w:val="22"/>
          <w:lang w:eastAsia="ja-JP"/>
        </w:rPr>
        <w:tab/>
      </w:r>
      <w:r>
        <w:rPr>
          <w:rStyle w:val="34"/>
          <w:sz w:val="22"/>
          <w:szCs w:val="22"/>
        </w:rPr>
        <w:t>Gửi email cho các hoá đơn khách hàng</w:t>
      </w:r>
      <w:r>
        <w:rPr>
          <w:sz w:val="22"/>
          <w:szCs w:val="22"/>
        </w:rPr>
        <w:tab/>
      </w:r>
      <w:r>
        <w:rPr>
          <w:sz w:val="22"/>
          <w:szCs w:val="22"/>
        </w:rPr>
        <w:fldChar w:fldCharType="begin"/>
      </w:r>
      <w:r>
        <w:rPr>
          <w:sz w:val="22"/>
          <w:szCs w:val="22"/>
        </w:rPr>
        <w:instrText xml:space="preserve"> PAGEREF _Toc115266196 \h </w:instrText>
      </w:r>
      <w:r>
        <w:rPr>
          <w:sz w:val="22"/>
          <w:szCs w:val="22"/>
        </w:rPr>
        <w:fldChar w:fldCharType="separate"/>
      </w:r>
      <w:r>
        <w:rPr>
          <w:sz w:val="22"/>
          <w:szCs w:val="22"/>
        </w:rPr>
        <w:t>99</w:t>
      </w:r>
      <w:r>
        <w:rPr>
          <w:sz w:val="22"/>
          <w:szCs w:val="22"/>
        </w:rPr>
        <w:fldChar w:fldCharType="end"/>
      </w:r>
      <w:r>
        <w:rPr>
          <w:rStyle w:val="34"/>
          <w:sz w:val="22"/>
          <w:szCs w:val="22"/>
        </w:rPr>
        <w:fldChar w:fldCharType="end"/>
      </w:r>
    </w:p>
    <w:p w14:paraId="50F62DC6">
      <w:pPr>
        <w:pStyle w:val="43"/>
        <w:rPr>
          <w:rFonts w:eastAsia="Yu Mincho"/>
          <w:snapToGrid/>
          <w:sz w:val="22"/>
          <w:szCs w:val="22"/>
          <w:lang w:eastAsia="ja-JP"/>
        </w:rPr>
      </w:pPr>
      <w:r>
        <w:rPr>
          <w:rStyle w:val="34"/>
          <w:sz w:val="22"/>
          <w:szCs w:val="22"/>
        </w:rPr>
        <w:fldChar w:fldCharType="begin"/>
      </w:r>
      <w:r>
        <w:rPr>
          <w:rStyle w:val="34"/>
          <w:sz w:val="22"/>
          <w:szCs w:val="22"/>
        </w:rPr>
        <w:instrText xml:space="preserve"> </w:instrText>
      </w:r>
      <w:r>
        <w:rPr>
          <w:sz w:val="22"/>
          <w:szCs w:val="22"/>
        </w:rPr>
        <w:instrText xml:space="preserve">HYPERLINK \l "_Toc115266197"</w:instrText>
      </w:r>
      <w:r>
        <w:rPr>
          <w:rStyle w:val="34"/>
          <w:sz w:val="22"/>
          <w:szCs w:val="22"/>
        </w:rPr>
        <w:instrText xml:space="preserve"> </w:instrText>
      </w:r>
      <w:r>
        <w:rPr>
          <w:rStyle w:val="34"/>
          <w:sz w:val="22"/>
          <w:szCs w:val="22"/>
        </w:rPr>
        <w:fldChar w:fldCharType="separate"/>
      </w:r>
      <w:r>
        <w:rPr>
          <w:rStyle w:val="34"/>
          <w:sz w:val="22"/>
          <w:szCs w:val="22"/>
        </w:rPr>
        <w:t>7.15</w:t>
      </w:r>
      <w:r>
        <w:rPr>
          <w:rFonts w:eastAsia="Yu Mincho"/>
          <w:snapToGrid/>
          <w:sz w:val="22"/>
          <w:szCs w:val="22"/>
          <w:lang w:eastAsia="ja-JP"/>
        </w:rPr>
        <w:tab/>
      </w:r>
      <w:r>
        <w:rPr>
          <w:rStyle w:val="34"/>
          <w:sz w:val="22"/>
          <w:szCs w:val="22"/>
        </w:rPr>
        <w:t>Phát hành/thay thế/điều chỉnh cho USB-TOKEN (Bước 1: Lấy chuỗi hash)</w:t>
      </w:r>
      <w:r>
        <w:rPr>
          <w:sz w:val="22"/>
          <w:szCs w:val="22"/>
        </w:rPr>
        <w:tab/>
      </w:r>
      <w:r>
        <w:rPr>
          <w:sz w:val="22"/>
          <w:szCs w:val="22"/>
        </w:rPr>
        <w:fldChar w:fldCharType="begin"/>
      </w:r>
      <w:r>
        <w:rPr>
          <w:sz w:val="22"/>
          <w:szCs w:val="22"/>
        </w:rPr>
        <w:instrText xml:space="preserve"> PAGEREF _Toc115266197 \h </w:instrText>
      </w:r>
      <w:r>
        <w:rPr>
          <w:sz w:val="22"/>
          <w:szCs w:val="22"/>
        </w:rPr>
        <w:fldChar w:fldCharType="separate"/>
      </w:r>
      <w:r>
        <w:rPr>
          <w:sz w:val="22"/>
          <w:szCs w:val="22"/>
        </w:rPr>
        <w:t>101</w:t>
      </w:r>
      <w:r>
        <w:rPr>
          <w:sz w:val="22"/>
          <w:szCs w:val="22"/>
        </w:rPr>
        <w:fldChar w:fldCharType="end"/>
      </w:r>
      <w:r>
        <w:rPr>
          <w:rStyle w:val="34"/>
          <w:sz w:val="22"/>
          <w:szCs w:val="22"/>
        </w:rPr>
        <w:fldChar w:fldCharType="end"/>
      </w:r>
    </w:p>
    <w:p w14:paraId="7DD9E3BB">
      <w:pPr>
        <w:pStyle w:val="43"/>
        <w:rPr>
          <w:rFonts w:eastAsia="Yu Mincho"/>
          <w:snapToGrid/>
          <w:sz w:val="22"/>
          <w:szCs w:val="22"/>
          <w:lang w:eastAsia="ja-JP"/>
        </w:rPr>
      </w:pPr>
      <w:r>
        <w:rPr>
          <w:rStyle w:val="34"/>
          <w:sz w:val="22"/>
          <w:szCs w:val="22"/>
        </w:rPr>
        <w:fldChar w:fldCharType="begin"/>
      </w:r>
      <w:r>
        <w:rPr>
          <w:rStyle w:val="34"/>
          <w:sz w:val="22"/>
          <w:szCs w:val="22"/>
        </w:rPr>
        <w:instrText xml:space="preserve"> </w:instrText>
      </w:r>
      <w:r>
        <w:rPr>
          <w:sz w:val="22"/>
          <w:szCs w:val="22"/>
        </w:rPr>
        <w:instrText xml:space="preserve">HYPERLINK \l "_Toc115266198"</w:instrText>
      </w:r>
      <w:r>
        <w:rPr>
          <w:rStyle w:val="34"/>
          <w:sz w:val="22"/>
          <w:szCs w:val="22"/>
        </w:rPr>
        <w:instrText xml:space="preserve"> </w:instrText>
      </w:r>
      <w:r>
        <w:rPr>
          <w:rStyle w:val="34"/>
          <w:sz w:val="22"/>
          <w:szCs w:val="22"/>
        </w:rPr>
        <w:fldChar w:fldCharType="separate"/>
      </w:r>
      <w:r>
        <w:rPr>
          <w:rStyle w:val="34"/>
          <w:sz w:val="22"/>
          <w:szCs w:val="22"/>
        </w:rPr>
        <w:t>7.16</w:t>
      </w:r>
      <w:r>
        <w:rPr>
          <w:rFonts w:eastAsia="Yu Mincho"/>
          <w:snapToGrid/>
          <w:sz w:val="22"/>
          <w:szCs w:val="22"/>
          <w:lang w:eastAsia="ja-JP"/>
        </w:rPr>
        <w:tab/>
      </w:r>
      <w:r>
        <w:rPr>
          <w:rStyle w:val="34"/>
          <w:sz w:val="22"/>
          <w:szCs w:val="22"/>
        </w:rPr>
        <w:t>Phát hành/thay thế/điều chỉnh cho USB-TOKEN (Bước 2: Ký USB token và sinh hóa đơn)</w:t>
      </w:r>
      <w:r>
        <w:rPr>
          <w:sz w:val="22"/>
          <w:szCs w:val="22"/>
        </w:rPr>
        <w:tab/>
      </w:r>
      <w:r>
        <w:rPr>
          <w:sz w:val="22"/>
          <w:szCs w:val="22"/>
        </w:rPr>
        <w:fldChar w:fldCharType="begin"/>
      </w:r>
      <w:r>
        <w:rPr>
          <w:sz w:val="22"/>
          <w:szCs w:val="22"/>
        </w:rPr>
        <w:instrText xml:space="preserve"> PAGEREF _Toc115266198 \h </w:instrText>
      </w:r>
      <w:r>
        <w:rPr>
          <w:sz w:val="22"/>
          <w:szCs w:val="22"/>
        </w:rPr>
        <w:fldChar w:fldCharType="separate"/>
      </w:r>
      <w:r>
        <w:rPr>
          <w:sz w:val="22"/>
          <w:szCs w:val="22"/>
        </w:rPr>
        <w:t>106</w:t>
      </w:r>
      <w:r>
        <w:rPr>
          <w:sz w:val="22"/>
          <w:szCs w:val="22"/>
        </w:rPr>
        <w:fldChar w:fldCharType="end"/>
      </w:r>
      <w:r>
        <w:rPr>
          <w:rStyle w:val="34"/>
          <w:sz w:val="22"/>
          <w:szCs w:val="22"/>
        </w:rPr>
        <w:fldChar w:fldCharType="end"/>
      </w:r>
    </w:p>
    <w:p w14:paraId="1DFC130B">
      <w:pPr>
        <w:pStyle w:val="43"/>
        <w:rPr>
          <w:rFonts w:eastAsia="Yu Mincho"/>
          <w:snapToGrid/>
          <w:sz w:val="22"/>
          <w:szCs w:val="22"/>
          <w:lang w:eastAsia="ja-JP"/>
        </w:rPr>
      </w:pPr>
      <w:r>
        <w:rPr>
          <w:rStyle w:val="34"/>
          <w:sz w:val="22"/>
          <w:szCs w:val="22"/>
        </w:rPr>
        <w:fldChar w:fldCharType="begin"/>
      </w:r>
      <w:r>
        <w:rPr>
          <w:rStyle w:val="34"/>
          <w:sz w:val="22"/>
          <w:szCs w:val="22"/>
        </w:rPr>
        <w:instrText xml:space="preserve"> </w:instrText>
      </w:r>
      <w:r>
        <w:rPr>
          <w:sz w:val="22"/>
          <w:szCs w:val="22"/>
        </w:rPr>
        <w:instrText xml:space="preserve">HYPERLINK \l "_Toc115266199"</w:instrText>
      </w:r>
      <w:r>
        <w:rPr>
          <w:rStyle w:val="34"/>
          <w:sz w:val="22"/>
          <w:szCs w:val="22"/>
        </w:rPr>
        <w:instrText xml:space="preserve"> </w:instrText>
      </w:r>
      <w:r>
        <w:rPr>
          <w:rStyle w:val="34"/>
          <w:sz w:val="22"/>
          <w:szCs w:val="22"/>
        </w:rPr>
        <w:fldChar w:fldCharType="separate"/>
      </w:r>
      <w:r>
        <w:rPr>
          <w:rStyle w:val="34"/>
          <w:sz w:val="22"/>
          <w:szCs w:val="22"/>
        </w:rPr>
        <w:t>7.17</w:t>
      </w:r>
      <w:r>
        <w:rPr>
          <w:rFonts w:eastAsia="Yu Mincho"/>
          <w:snapToGrid/>
          <w:sz w:val="22"/>
          <w:szCs w:val="22"/>
          <w:lang w:eastAsia="ja-JP"/>
        </w:rPr>
        <w:tab/>
      </w:r>
      <w:r>
        <w:rPr>
          <w:rStyle w:val="34"/>
          <w:sz w:val="22"/>
          <w:szCs w:val="22"/>
        </w:rPr>
        <w:t>Chuyển font</w:t>
      </w:r>
      <w:r>
        <w:rPr>
          <w:sz w:val="22"/>
          <w:szCs w:val="22"/>
        </w:rPr>
        <w:tab/>
      </w:r>
      <w:r>
        <w:rPr>
          <w:sz w:val="22"/>
          <w:szCs w:val="22"/>
        </w:rPr>
        <w:fldChar w:fldCharType="begin"/>
      </w:r>
      <w:r>
        <w:rPr>
          <w:sz w:val="22"/>
          <w:szCs w:val="22"/>
        </w:rPr>
        <w:instrText xml:space="preserve"> PAGEREF _Toc115266199 \h </w:instrText>
      </w:r>
      <w:r>
        <w:rPr>
          <w:sz w:val="22"/>
          <w:szCs w:val="22"/>
        </w:rPr>
        <w:fldChar w:fldCharType="separate"/>
      </w:r>
      <w:r>
        <w:rPr>
          <w:sz w:val="22"/>
          <w:szCs w:val="22"/>
        </w:rPr>
        <w:t>108</w:t>
      </w:r>
      <w:r>
        <w:rPr>
          <w:sz w:val="22"/>
          <w:szCs w:val="22"/>
        </w:rPr>
        <w:fldChar w:fldCharType="end"/>
      </w:r>
      <w:r>
        <w:rPr>
          <w:rStyle w:val="34"/>
          <w:sz w:val="22"/>
          <w:szCs w:val="22"/>
        </w:rPr>
        <w:fldChar w:fldCharType="end"/>
      </w:r>
    </w:p>
    <w:p w14:paraId="6DF24998">
      <w:pPr>
        <w:pStyle w:val="43"/>
        <w:rPr>
          <w:rFonts w:eastAsia="Yu Mincho"/>
          <w:snapToGrid/>
          <w:sz w:val="22"/>
          <w:szCs w:val="22"/>
          <w:lang w:eastAsia="ja-JP"/>
        </w:rPr>
      </w:pPr>
      <w:r>
        <w:rPr>
          <w:rStyle w:val="34"/>
          <w:sz w:val="22"/>
          <w:szCs w:val="22"/>
        </w:rPr>
        <w:fldChar w:fldCharType="begin"/>
      </w:r>
      <w:r>
        <w:rPr>
          <w:rStyle w:val="34"/>
          <w:sz w:val="22"/>
          <w:szCs w:val="22"/>
        </w:rPr>
        <w:instrText xml:space="preserve"> </w:instrText>
      </w:r>
      <w:r>
        <w:rPr>
          <w:sz w:val="22"/>
          <w:szCs w:val="22"/>
        </w:rPr>
        <w:instrText xml:space="preserve">HYPERLINK \l "_Toc115266200"</w:instrText>
      </w:r>
      <w:r>
        <w:rPr>
          <w:rStyle w:val="34"/>
          <w:sz w:val="22"/>
          <w:szCs w:val="22"/>
        </w:rPr>
        <w:instrText xml:space="preserve"> </w:instrText>
      </w:r>
      <w:r>
        <w:rPr>
          <w:rStyle w:val="34"/>
          <w:sz w:val="22"/>
          <w:szCs w:val="22"/>
        </w:rPr>
        <w:fldChar w:fldCharType="separate"/>
      </w:r>
      <w:r>
        <w:rPr>
          <w:rStyle w:val="34"/>
          <w:sz w:val="22"/>
          <w:szCs w:val="22"/>
        </w:rPr>
        <w:t>7.18</w:t>
      </w:r>
      <w:r>
        <w:rPr>
          <w:rFonts w:eastAsia="Yu Mincho"/>
          <w:snapToGrid/>
          <w:sz w:val="22"/>
          <w:szCs w:val="22"/>
          <w:lang w:eastAsia="ja-JP"/>
        </w:rPr>
        <w:tab/>
      </w:r>
      <w:r>
        <w:rPr>
          <w:rStyle w:val="34"/>
          <w:sz w:val="22"/>
          <w:szCs w:val="22"/>
        </w:rPr>
        <w:t>Cập nhật trạng thái thanh toán</w:t>
      </w:r>
      <w:r>
        <w:rPr>
          <w:sz w:val="22"/>
          <w:szCs w:val="22"/>
        </w:rPr>
        <w:tab/>
      </w:r>
      <w:r>
        <w:rPr>
          <w:sz w:val="22"/>
          <w:szCs w:val="22"/>
        </w:rPr>
        <w:fldChar w:fldCharType="begin"/>
      </w:r>
      <w:r>
        <w:rPr>
          <w:sz w:val="22"/>
          <w:szCs w:val="22"/>
        </w:rPr>
        <w:instrText xml:space="preserve"> PAGEREF _Toc115266200 \h </w:instrText>
      </w:r>
      <w:r>
        <w:rPr>
          <w:sz w:val="22"/>
          <w:szCs w:val="22"/>
        </w:rPr>
        <w:fldChar w:fldCharType="separate"/>
      </w:r>
      <w:r>
        <w:rPr>
          <w:sz w:val="22"/>
          <w:szCs w:val="22"/>
        </w:rPr>
        <w:t>109</w:t>
      </w:r>
      <w:r>
        <w:rPr>
          <w:sz w:val="22"/>
          <w:szCs w:val="22"/>
        </w:rPr>
        <w:fldChar w:fldCharType="end"/>
      </w:r>
      <w:r>
        <w:rPr>
          <w:rStyle w:val="34"/>
          <w:sz w:val="22"/>
          <w:szCs w:val="22"/>
        </w:rPr>
        <w:fldChar w:fldCharType="end"/>
      </w:r>
    </w:p>
    <w:p w14:paraId="4B33162A">
      <w:pPr>
        <w:pStyle w:val="43"/>
        <w:rPr>
          <w:rFonts w:eastAsia="Yu Mincho"/>
          <w:snapToGrid/>
          <w:sz w:val="22"/>
          <w:szCs w:val="22"/>
          <w:lang w:eastAsia="ja-JP"/>
        </w:rPr>
      </w:pPr>
      <w:r>
        <w:rPr>
          <w:rStyle w:val="34"/>
          <w:sz w:val="22"/>
          <w:szCs w:val="22"/>
        </w:rPr>
        <w:fldChar w:fldCharType="begin"/>
      </w:r>
      <w:r>
        <w:rPr>
          <w:rStyle w:val="34"/>
          <w:sz w:val="22"/>
          <w:szCs w:val="22"/>
        </w:rPr>
        <w:instrText xml:space="preserve"> </w:instrText>
      </w:r>
      <w:r>
        <w:rPr>
          <w:sz w:val="22"/>
          <w:szCs w:val="22"/>
        </w:rPr>
        <w:instrText xml:space="preserve">HYPERLINK \l "_Toc115266201"</w:instrText>
      </w:r>
      <w:r>
        <w:rPr>
          <w:rStyle w:val="34"/>
          <w:sz w:val="22"/>
          <w:szCs w:val="22"/>
        </w:rPr>
        <w:instrText xml:space="preserve"> </w:instrText>
      </w:r>
      <w:r>
        <w:rPr>
          <w:rStyle w:val="34"/>
          <w:sz w:val="22"/>
          <w:szCs w:val="22"/>
        </w:rPr>
        <w:fldChar w:fldCharType="separate"/>
      </w:r>
      <w:r>
        <w:rPr>
          <w:rStyle w:val="34"/>
          <w:sz w:val="22"/>
          <w:szCs w:val="22"/>
        </w:rPr>
        <w:t>7.19</w:t>
      </w:r>
      <w:r>
        <w:rPr>
          <w:rFonts w:eastAsia="Yu Mincho"/>
          <w:snapToGrid/>
          <w:sz w:val="22"/>
          <w:szCs w:val="22"/>
          <w:lang w:eastAsia="ja-JP"/>
        </w:rPr>
        <w:tab/>
      </w:r>
      <w:r>
        <w:rPr>
          <w:rStyle w:val="34"/>
          <w:sz w:val="22"/>
          <w:szCs w:val="22"/>
        </w:rPr>
        <w:t>Hủy trạng thái thanh toán</w:t>
      </w:r>
      <w:r>
        <w:rPr>
          <w:sz w:val="22"/>
          <w:szCs w:val="22"/>
        </w:rPr>
        <w:tab/>
      </w:r>
      <w:r>
        <w:rPr>
          <w:sz w:val="22"/>
          <w:szCs w:val="22"/>
        </w:rPr>
        <w:fldChar w:fldCharType="begin"/>
      </w:r>
      <w:r>
        <w:rPr>
          <w:sz w:val="22"/>
          <w:szCs w:val="22"/>
        </w:rPr>
        <w:instrText xml:space="preserve"> PAGEREF _Toc115266201 \h </w:instrText>
      </w:r>
      <w:r>
        <w:rPr>
          <w:sz w:val="22"/>
          <w:szCs w:val="22"/>
        </w:rPr>
        <w:fldChar w:fldCharType="separate"/>
      </w:r>
      <w:r>
        <w:rPr>
          <w:sz w:val="22"/>
          <w:szCs w:val="22"/>
        </w:rPr>
        <w:t>112</w:t>
      </w:r>
      <w:r>
        <w:rPr>
          <w:sz w:val="22"/>
          <w:szCs w:val="22"/>
        </w:rPr>
        <w:fldChar w:fldCharType="end"/>
      </w:r>
      <w:r>
        <w:rPr>
          <w:rStyle w:val="34"/>
          <w:sz w:val="22"/>
          <w:szCs w:val="22"/>
        </w:rPr>
        <w:fldChar w:fldCharType="end"/>
      </w:r>
    </w:p>
    <w:p w14:paraId="5B6D023D">
      <w:pPr>
        <w:pStyle w:val="43"/>
        <w:rPr>
          <w:rFonts w:eastAsia="Yu Mincho"/>
          <w:snapToGrid/>
          <w:sz w:val="22"/>
          <w:szCs w:val="22"/>
          <w:lang w:eastAsia="ja-JP"/>
        </w:rPr>
      </w:pPr>
      <w:r>
        <w:rPr>
          <w:rStyle w:val="34"/>
          <w:sz w:val="22"/>
          <w:szCs w:val="22"/>
        </w:rPr>
        <w:fldChar w:fldCharType="begin"/>
      </w:r>
      <w:r>
        <w:rPr>
          <w:rStyle w:val="34"/>
          <w:sz w:val="22"/>
          <w:szCs w:val="22"/>
        </w:rPr>
        <w:instrText xml:space="preserve"> </w:instrText>
      </w:r>
      <w:r>
        <w:rPr>
          <w:sz w:val="22"/>
          <w:szCs w:val="22"/>
        </w:rPr>
        <w:instrText xml:space="preserve">HYPERLINK \l "_Toc115266202"</w:instrText>
      </w:r>
      <w:r>
        <w:rPr>
          <w:rStyle w:val="34"/>
          <w:sz w:val="22"/>
          <w:szCs w:val="22"/>
        </w:rPr>
        <w:instrText xml:space="preserve"> </w:instrText>
      </w:r>
      <w:r>
        <w:rPr>
          <w:rStyle w:val="34"/>
          <w:sz w:val="22"/>
          <w:szCs w:val="22"/>
        </w:rPr>
        <w:fldChar w:fldCharType="separate"/>
      </w:r>
      <w:r>
        <w:rPr>
          <w:rStyle w:val="34"/>
          <w:sz w:val="22"/>
          <w:szCs w:val="22"/>
        </w:rPr>
        <w:t>7.20</w:t>
      </w:r>
      <w:r>
        <w:rPr>
          <w:rFonts w:eastAsia="Yu Mincho"/>
          <w:snapToGrid/>
          <w:sz w:val="22"/>
          <w:szCs w:val="22"/>
          <w:lang w:eastAsia="ja-JP"/>
        </w:rPr>
        <w:tab/>
      </w:r>
      <w:r>
        <w:rPr>
          <w:rStyle w:val="34"/>
          <w:sz w:val="22"/>
          <w:szCs w:val="22"/>
        </w:rPr>
        <w:t>Xem trước hóa đơn nháp</w:t>
      </w:r>
      <w:r>
        <w:rPr>
          <w:sz w:val="22"/>
          <w:szCs w:val="22"/>
        </w:rPr>
        <w:tab/>
      </w:r>
      <w:r>
        <w:rPr>
          <w:sz w:val="22"/>
          <w:szCs w:val="22"/>
        </w:rPr>
        <w:fldChar w:fldCharType="begin"/>
      </w:r>
      <w:r>
        <w:rPr>
          <w:sz w:val="22"/>
          <w:szCs w:val="22"/>
        </w:rPr>
        <w:instrText xml:space="preserve"> PAGEREF _Toc115266202 \h </w:instrText>
      </w:r>
      <w:r>
        <w:rPr>
          <w:sz w:val="22"/>
          <w:szCs w:val="22"/>
        </w:rPr>
        <w:fldChar w:fldCharType="separate"/>
      </w:r>
      <w:r>
        <w:rPr>
          <w:sz w:val="22"/>
          <w:szCs w:val="22"/>
        </w:rPr>
        <w:t>113</w:t>
      </w:r>
      <w:r>
        <w:rPr>
          <w:sz w:val="22"/>
          <w:szCs w:val="22"/>
        </w:rPr>
        <w:fldChar w:fldCharType="end"/>
      </w:r>
      <w:r>
        <w:rPr>
          <w:rStyle w:val="34"/>
          <w:sz w:val="22"/>
          <w:szCs w:val="22"/>
        </w:rPr>
        <w:fldChar w:fldCharType="end"/>
      </w:r>
    </w:p>
    <w:p w14:paraId="33265E8D">
      <w:pPr>
        <w:pStyle w:val="43"/>
        <w:rPr>
          <w:rFonts w:eastAsia="Yu Mincho"/>
          <w:snapToGrid/>
          <w:sz w:val="22"/>
          <w:szCs w:val="22"/>
          <w:lang w:eastAsia="ja-JP"/>
        </w:rPr>
      </w:pPr>
      <w:r>
        <w:rPr>
          <w:rStyle w:val="34"/>
          <w:sz w:val="22"/>
          <w:szCs w:val="22"/>
        </w:rPr>
        <w:fldChar w:fldCharType="begin"/>
      </w:r>
      <w:r>
        <w:rPr>
          <w:rStyle w:val="34"/>
          <w:sz w:val="22"/>
          <w:szCs w:val="22"/>
        </w:rPr>
        <w:instrText xml:space="preserve"> </w:instrText>
      </w:r>
      <w:r>
        <w:rPr>
          <w:sz w:val="22"/>
          <w:szCs w:val="22"/>
        </w:rPr>
        <w:instrText xml:space="preserve">HYPERLINK \l "_Toc115266203"</w:instrText>
      </w:r>
      <w:r>
        <w:rPr>
          <w:rStyle w:val="34"/>
          <w:sz w:val="22"/>
          <w:szCs w:val="22"/>
        </w:rPr>
        <w:instrText xml:space="preserve"> </w:instrText>
      </w:r>
      <w:r>
        <w:rPr>
          <w:rStyle w:val="34"/>
          <w:sz w:val="22"/>
          <w:szCs w:val="22"/>
        </w:rPr>
        <w:fldChar w:fldCharType="separate"/>
      </w:r>
      <w:r>
        <w:rPr>
          <w:rStyle w:val="34"/>
          <w:sz w:val="22"/>
          <w:szCs w:val="22"/>
        </w:rPr>
        <w:t>7.21</w:t>
      </w:r>
      <w:r>
        <w:rPr>
          <w:rFonts w:eastAsia="Yu Mincho"/>
          <w:snapToGrid/>
          <w:sz w:val="22"/>
          <w:szCs w:val="22"/>
          <w:lang w:eastAsia="ja-JP"/>
        </w:rPr>
        <w:tab/>
      </w:r>
      <w:r>
        <w:rPr>
          <w:rStyle w:val="34"/>
          <w:sz w:val="22"/>
          <w:szCs w:val="22"/>
        </w:rPr>
        <w:t>Tra cứu hóa đơn bằng transactionUuid</w:t>
      </w:r>
      <w:r>
        <w:rPr>
          <w:sz w:val="22"/>
          <w:szCs w:val="22"/>
        </w:rPr>
        <w:tab/>
      </w:r>
      <w:r>
        <w:rPr>
          <w:sz w:val="22"/>
          <w:szCs w:val="22"/>
        </w:rPr>
        <w:fldChar w:fldCharType="begin"/>
      </w:r>
      <w:r>
        <w:rPr>
          <w:sz w:val="22"/>
          <w:szCs w:val="22"/>
        </w:rPr>
        <w:instrText xml:space="preserve"> PAGEREF _Toc115266203 \h </w:instrText>
      </w:r>
      <w:r>
        <w:rPr>
          <w:sz w:val="22"/>
          <w:szCs w:val="22"/>
        </w:rPr>
        <w:fldChar w:fldCharType="separate"/>
      </w:r>
      <w:r>
        <w:rPr>
          <w:sz w:val="22"/>
          <w:szCs w:val="22"/>
        </w:rPr>
        <w:t>115</w:t>
      </w:r>
      <w:r>
        <w:rPr>
          <w:sz w:val="22"/>
          <w:szCs w:val="22"/>
        </w:rPr>
        <w:fldChar w:fldCharType="end"/>
      </w:r>
      <w:r>
        <w:rPr>
          <w:rStyle w:val="34"/>
          <w:sz w:val="22"/>
          <w:szCs w:val="22"/>
        </w:rPr>
        <w:fldChar w:fldCharType="end"/>
      </w:r>
    </w:p>
    <w:p w14:paraId="1DE61D92">
      <w:pPr>
        <w:pStyle w:val="43"/>
        <w:rPr>
          <w:rFonts w:eastAsia="Yu Mincho"/>
          <w:snapToGrid/>
          <w:sz w:val="22"/>
          <w:szCs w:val="22"/>
          <w:lang w:eastAsia="ja-JP"/>
        </w:rPr>
      </w:pPr>
      <w:r>
        <w:rPr>
          <w:rStyle w:val="34"/>
          <w:sz w:val="22"/>
          <w:szCs w:val="22"/>
        </w:rPr>
        <w:fldChar w:fldCharType="begin"/>
      </w:r>
      <w:r>
        <w:rPr>
          <w:rStyle w:val="34"/>
          <w:sz w:val="22"/>
          <w:szCs w:val="22"/>
        </w:rPr>
        <w:instrText xml:space="preserve"> </w:instrText>
      </w:r>
      <w:r>
        <w:rPr>
          <w:sz w:val="22"/>
          <w:szCs w:val="22"/>
        </w:rPr>
        <w:instrText xml:space="preserve">HYPERLINK \l "_Toc115266204"</w:instrText>
      </w:r>
      <w:r>
        <w:rPr>
          <w:rStyle w:val="34"/>
          <w:sz w:val="22"/>
          <w:szCs w:val="22"/>
        </w:rPr>
        <w:instrText xml:space="preserve"> </w:instrText>
      </w:r>
      <w:r>
        <w:rPr>
          <w:rStyle w:val="34"/>
          <w:sz w:val="22"/>
          <w:szCs w:val="22"/>
        </w:rPr>
        <w:fldChar w:fldCharType="separate"/>
      </w:r>
      <w:r>
        <w:rPr>
          <w:rStyle w:val="34"/>
          <w:sz w:val="22"/>
          <w:szCs w:val="22"/>
        </w:rPr>
        <w:t xml:space="preserve">7.22 </w:t>
      </w:r>
      <w:r>
        <w:rPr>
          <w:rStyle w:val="34"/>
          <w:sz w:val="22"/>
          <w:szCs w:val="22"/>
          <w:lang w:val="vi-VN"/>
        </w:rPr>
        <w:t xml:space="preserve">   </w:t>
      </w:r>
      <w:r>
        <w:rPr>
          <w:rStyle w:val="34"/>
          <w:sz w:val="22"/>
          <w:szCs w:val="22"/>
        </w:rPr>
        <w:t>Cấp mã bí mật</w:t>
      </w:r>
      <w:r>
        <w:rPr>
          <w:sz w:val="22"/>
          <w:szCs w:val="22"/>
        </w:rPr>
        <w:tab/>
      </w:r>
      <w:r>
        <w:rPr>
          <w:sz w:val="22"/>
          <w:szCs w:val="22"/>
        </w:rPr>
        <w:fldChar w:fldCharType="begin"/>
      </w:r>
      <w:r>
        <w:rPr>
          <w:sz w:val="22"/>
          <w:szCs w:val="22"/>
        </w:rPr>
        <w:instrText xml:space="preserve"> PAGEREF _Toc115266204 \h </w:instrText>
      </w:r>
      <w:r>
        <w:rPr>
          <w:sz w:val="22"/>
          <w:szCs w:val="22"/>
        </w:rPr>
        <w:fldChar w:fldCharType="separate"/>
      </w:r>
      <w:r>
        <w:rPr>
          <w:sz w:val="22"/>
          <w:szCs w:val="22"/>
        </w:rPr>
        <w:t>116</w:t>
      </w:r>
      <w:r>
        <w:rPr>
          <w:sz w:val="22"/>
          <w:szCs w:val="22"/>
        </w:rPr>
        <w:fldChar w:fldCharType="end"/>
      </w:r>
      <w:r>
        <w:rPr>
          <w:rStyle w:val="34"/>
          <w:sz w:val="22"/>
          <w:szCs w:val="22"/>
        </w:rPr>
        <w:fldChar w:fldCharType="end"/>
      </w:r>
    </w:p>
    <w:p w14:paraId="47118EB8">
      <w:pPr>
        <w:pStyle w:val="43"/>
        <w:rPr>
          <w:rFonts w:eastAsia="Yu Mincho"/>
          <w:snapToGrid/>
          <w:sz w:val="22"/>
          <w:szCs w:val="22"/>
          <w:lang w:eastAsia="ja-JP"/>
        </w:rPr>
      </w:pPr>
      <w:r>
        <w:rPr>
          <w:rStyle w:val="34"/>
          <w:sz w:val="22"/>
          <w:szCs w:val="22"/>
        </w:rPr>
        <w:fldChar w:fldCharType="begin"/>
      </w:r>
      <w:r>
        <w:rPr>
          <w:rStyle w:val="34"/>
          <w:sz w:val="22"/>
          <w:szCs w:val="22"/>
        </w:rPr>
        <w:instrText xml:space="preserve"> </w:instrText>
      </w:r>
      <w:r>
        <w:rPr>
          <w:sz w:val="22"/>
          <w:szCs w:val="22"/>
        </w:rPr>
        <w:instrText xml:space="preserve">HYPERLINK \l "_Toc115266205"</w:instrText>
      </w:r>
      <w:r>
        <w:rPr>
          <w:rStyle w:val="34"/>
          <w:sz w:val="22"/>
          <w:szCs w:val="22"/>
        </w:rPr>
        <w:instrText xml:space="preserve"> </w:instrText>
      </w:r>
      <w:r>
        <w:rPr>
          <w:rStyle w:val="34"/>
          <w:sz w:val="22"/>
          <w:szCs w:val="22"/>
        </w:rPr>
        <w:fldChar w:fldCharType="separate"/>
      </w:r>
      <w:r>
        <w:rPr>
          <w:rStyle w:val="34"/>
          <w:sz w:val="22"/>
          <w:szCs w:val="22"/>
        </w:rPr>
        <w:t>7.23</w:t>
      </w:r>
      <w:r>
        <w:rPr>
          <w:rFonts w:eastAsia="Yu Mincho"/>
          <w:snapToGrid/>
          <w:sz w:val="22"/>
          <w:szCs w:val="22"/>
          <w:lang w:eastAsia="ja-JP"/>
        </w:rPr>
        <w:tab/>
      </w:r>
      <w:r>
        <w:rPr>
          <w:rStyle w:val="34"/>
          <w:sz w:val="22"/>
          <w:szCs w:val="22"/>
        </w:rPr>
        <w:t>API phát hành hoá đơn có mã bí mật (chữ ký server)</w:t>
      </w:r>
      <w:r>
        <w:rPr>
          <w:sz w:val="22"/>
          <w:szCs w:val="22"/>
        </w:rPr>
        <w:tab/>
      </w:r>
      <w:r>
        <w:rPr>
          <w:sz w:val="22"/>
          <w:szCs w:val="22"/>
        </w:rPr>
        <w:fldChar w:fldCharType="begin"/>
      </w:r>
      <w:r>
        <w:rPr>
          <w:sz w:val="22"/>
          <w:szCs w:val="22"/>
        </w:rPr>
        <w:instrText xml:space="preserve"> PAGEREF _Toc115266205 \h </w:instrText>
      </w:r>
      <w:r>
        <w:rPr>
          <w:sz w:val="22"/>
          <w:szCs w:val="22"/>
        </w:rPr>
        <w:fldChar w:fldCharType="separate"/>
      </w:r>
      <w:r>
        <w:rPr>
          <w:b/>
          <w:bCs/>
          <w:sz w:val="22"/>
          <w:szCs w:val="22"/>
          <w:lang w:val="en-US"/>
        </w:rPr>
        <w:t>Error! Bookmark not defined.</w:t>
      </w:r>
      <w:r>
        <w:rPr>
          <w:sz w:val="22"/>
          <w:szCs w:val="22"/>
        </w:rPr>
        <w:fldChar w:fldCharType="end"/>
      </w:r>
      <w:r>
        <w:rPr>
          <w:rStyle w:val="34"/>
          <w:sz w:val="22"/>
          <w:szCs w:val="22"/>
        </w:rPr>
        <w:fldChar w:fldCharType="end"/>
      </w:r>
    </w:p>
    <w:p w14:paraId="4B9F7D25">
      <w:pPr>
        <w:pStyle w:val="43"/>
        <w:rPr>
          <w:rFonts w:eastAsia="Yu Mincho"/>
          <w:snapToGrid/>
          <w:sz w:val="22"/>
          <w:szCs w:val="22"/>
          <w:lang w:eastAsia="ja-JP"/>
        </w:rPr>
      </w:pPr>
      <w:r>
        <w:rPr>
          <w:rStyle w:val="34"/>
          <w:sz w:val="22"/>
          <w:szCs w:val="22"/>
        </w:rPr>
        <w:fldChar w:fldCharType="begin"/>
      </w:r>
      <w:r>
        <w:rPr>
          <w:rStyle w:val="34"/>
          <w:sz w:val="22"/>
          <w:szCs w:val="22"/>
        </w:rPr>
        <w:instrText xml:space="preserve"> </w:instrText>
      </w:r>
      <w:r>
        <w:rPr>
          <w:sz w:val="22"/>
          <w:szCs w:val="22"/>
        </w:rPr>
        <w:instrText xml:space="preserve">HYPERLINK \l "_Toc115266206"</w:instrText>
      </w:r>
      <w:r>
        <w:rPr>
          <w:rStyle w:val="34"/>
          <w:sz w:val="22"/>
          <w:szCs w:val="22"/>
        </w:rPr>
        <w:instrText xml:space="preserve"> </w:instrText>
      </w:r>
      <w:r>
        <w:rPr>
          <w:rStyle w:val="34"/>
          <w:sz w:val="22"/>
          <w:szCs w:val="22"/>
        </w:rPr>
        <w:fldChar w:fldCharType="separate"/>
      </w:r>
      <w:r>
        <w:rPr>
          <w:rStyle w:val="34"/>
          <w:sz w:val="22"/>
          <w:szCs w:val="22"/>
        </w:rPr>
        <w:t>7.24</w:t>
      </w:r>
      <w:r>
        <w:rPr>
          <w:rFonts w:eastAsia="Yu Mincho"/>
          <w:snapToGrid/>
          <w:sz w:val="22"/>
          <w:szCs w:val="22"/>
          <w:lang w:eastAsia="ja-JP"/>
        </w:rPr>
        <w:tab/>
      </w:r>
      <w:r>
        <w:rPr>
          <w:rStyle w:val="34"/>
          <w:sz w:val="22"/>
          <w:szCs w:val="22"/>
        </w:rPr>
        <w:t>API phát hành hoá đơn có mã bí mật (</w:t>
      </w:r>
      <w:r>
        <w:rPr>
          <w:rStyle w:val="34"/>
          <w:sz w:val="22"/>
          <w:szCs w:val="22"/>
          <w:lang w:val="vi-VN"/>
        </w:rPr>
        <w:t>USB-Token</w:t>
      </w:r>
      <w:r>
        <w:rPr>
          <w:rStyle w:val="34"/>
          <w:sz w:val="22"/>
          <w:szCs w:val="22"/>
        </w:rPr>
        <w:t>)</w:t>
      </w:r>
      <w:r>
        <w:rPr>
          <w:sz w:val="22"/>
          <w:szCs w:val="22"/>
        </w:rPr>
        <w:tab/>
      </w:r>
      <w:r>
        <w:rPr>
          <w:sz w:val="22"/>
          <w:szCs w:val="22"/>
        </w:rPr>
        <w:fldChar w:fldCharType="begin"/>
      </w:r>
      <w:r>
        <w:rPr>
          <w:sz w:val="22"/>
          <w:szCs w:val="22"/>
        </w:rPr>
        <w:instrText xml:space="preserve"> PAGEREF _Toc115266206 \h </w:instrText>
      </w:r>
      <w:r>
        <w:rPr>
          <w:sz w:val="22"/>
          <w:szCs w:val="22"/>
        </w:rPr>
        <w:fldChar w:fldCharType="separate"/>
      </w:r>
      <w:r>
        <w:rPr>
          <w:b/>
          <w:bCs/>
          <w:sz w:val="22"/>
          <w:szCs w:val="22"/>
          <w:lang w:val="en-US"/>
        </w:rPr>
        <w:t>Error! Bookmark not defined.</w:t>
      </w:r>
      <w:r>
        <w:rPr>
          <w:sz w:val="22"/>
          <w:szCs w:val="22"/>
        </w:rPr>
        <w:fldChar w:fldCharType="end"/>
      </w:r>
      <w:r>
        <w:rPr>
          <w:rStyle w:val="34"/>
          <w:sz w:val="22"/>
          <w:szCs w:val="22"/>
        </w:rPr>
        <w:fldChar w:fldCharType="end"/>
      </w:r>
    </w:p>
    <w:p w14:paraId="704B38A9">
      <w:pPr>
        <w:pStyle w:val="43"/>
        <w:rPr>
          <w:rFonts w:eastAsia="Yu Mincho"/>
          <w:snapToGrid/>
          <w:sz w:val="22"/>
          <w:szCs w:val="22"/>
          <w:lang w:eastAsia="ja-JP"/>
        </w:rPr>
      </w:pPr>
      <w:r>
        <w:rPr>
          <w:rStyle w:val="34"/>
          <w:sz w:val="22"/>
          <w:szCs w:val="22"/>
        </w:rPr>
        <w:fldChar w:fldCharType="begin"/>
      </w:r>
      <w:r>
        <w:rPr>
          <w:rStyle w:val="34"/>
          <w:sz w:val="22"/>
          <w:szCs w:val="22"/>
        </w:rPr>
        <w:instrText xml:space="preserve"> </w:instrText>
      </w:r>
      <w:r>
        <w:rPr>
          <w:sz w:val="22"/>
          <w:szCs w:val="22"/>
        </w:rPr>
        <w:instrText xml:space="preserve">HYPERLINK \l "_Toc115266207"</w:instrText>
      </w:r>
      <w:r>
        <w:rPr>
          <w:rStyle w:val="34"/>
          <w:sz w:val="22"/>
          <w:szCs w:val="22"/>
        </w:rPr>
        <w:instrText xml:space="preserve"> </w:instrText>
      </w:r>
      <w:r>
        <w:rPr>
          <w:rStyle w:val="34"/>
          <w:sz w:val="22"/>
          <w:szCs w:val="22"/>
        </w:rPr>
        <w:fldChar w:fldCharType="separate"/>
      </w:r>
      <w:r>
        <w:rPr>
          <w:rStyle w:val="34"/>
          <w:sz w:val="22"/>
          <w:szCs w:val="22"/>
        </w:rPr>
        <w:t>7.25</w:t>
      </w:r>
      <w:r>
        <w:rPr>
          <w:rFonts w:eastAsia="Yu Mincho"/>
          <w:snapToGrid/>
          <w:sz w:val="22"/>
          <w:szCs w:val="22"/>
          <w:lang w:eastAsia="ja-JP"/>
        </w:rPr>
        <w:tab/>
      </w:r>
      <w:r>
        <w:rPr>
          <w:rStyle w:val="34"/>
          <w:sz w:val="22"/>
          <w:szCs w:val="22"/>
        </w:rPr>
        <w:t>Cập nhật trạng thái in hoá đơn</w:t>
      </w:r>
      <w:r>
        <w:rPr>
          <w:sz w:val="22"/>
          <w:szCs w:val="22"/>
        </w:rPr>
        <w:tab/>
      </w:r>
      <w:r>
        <w:rPr>
          <w:sz w:val="22"/>
          <w:szCs w:val="22"/>
        </w:rPr>
        <w:fldChar w:fldCharType="begin"/>
      </w:r>
      <w:r>
        <w:rPr>
          <w:sz w:val="22"/>
          <w:szCs w:val="22"/>
        </w:rPr>
        <w:instrText xml:space="preserve"> PAGEREF _Toc115266207 \h </w:instrText>
      </w:r>
      <w:r>
        <w:rPr>
          <w:sz w:val="22"/>
          <w:szCs w:val="22"/>
        </w:rPr>
        <w:fldChar w:fldCharType="separate"/>
      </w:r>
      <w:r>
        <w:rPr>
          <w:sz w:val="22"/>
          <w:szCs w:val="22"/>
        </w:rPr>
        <w:t>118</w:t>
      </w:r>
      <w:r>
        <w:rPr>
          <w:sz w:val="22"/>
          <w:szCs w:val="22"/>
        </w:rPr>
        <w:fldChar w:fldCharType="end"/>
      </w:r>
      <w:r>
        <w:rPr>
          <w:rStyle w:val="34"/>
          <w:sz w:val="22"/>
          <w:szCs w:val="22"/>
        </w:rPr>
        <w:fldChar w:fldCharType="end"/>
      </w:r>
    </w:p>
    <w:p w14:paraId="5416604A">
      <w:pPr>
        <w:pStyle w:val="43"/>
        <w:rPr>
          <w:rFonts w:eastAsia="Yu Mincho"/>
          <w:snapToGrid/>
          <w:sz w:val="22"/>
          <w:szCs w:val="22"/>
          <w:lang w:eastAsia="ja-JP"/>
        </w:rPr>
      </w:pPr>
      <w:r>
        <w:rPr>
          <w:rStyle w:val="34"/>
          <w:sz w:val="22"/>
          <w:szCs w:val="22"/>
        </w:rPr>
        <w:fldChar w:fldCharType="begin"/>
      </w:r>
      <w:r>
        <w:rPr>
          <w:rStyle w:val="34"/>
          <w:sz w:val="22"/>
          <w:szCs w:val="22"/>
        </w:rPr>
        <w:instrText xml:space="preserve"> </w:instrText>
      </w:r>
      <w:r>
        <w:rPr>
          <w:sz w:val="22"/>
          <w:szCs w:val="22"/>
        </w:rPr>
        <w:instrText xml:space="preserve">HYPERLINK \l "_Toc115266208"</w:instrText>
      </w:r>
      <w:r>
        <w:rPr>
          <w:rStyle w:val="34"/>
          <w:sz w:val="22"/>
          <w:szCs w:val="22"/>
        </w:rPr>
        <w:instrText xml:space="preserve"> </w:instrText>
      </w:r>
      <w:r>
        <w:rPr>
          <w:rStyle w:val="34"/>
          <w:sz w:val="22"/>
          <w:szCs w:val="22"/>
        </w:rPr>
        <w:fldChar w:fldCharType="separate"/>
      </w:r>
      <w:r>
        <w:rPr>
          <w:rStyle w:val="34"/>
          <w:sz w:val="22"/>
          <w:szCs w:val="22"/>
        </w:rPr>
        <w:t xml:space="preserve">7.26 </w:t>
      </w:r>
      <w:r>
        <w:rPr>
          <w:rStyle w:val="34"/>
          <w:sz w:val="22"/>
          <w:szCs w:val="22"/>
          <w:lang w:val="vi-VN"/>
        </w:rPr>
        <w:t xml:space="preserve">   </w:t>
      </w:r>
      <w:r>
        <w:rPr>
          <w:rStyle w:val="34"/>
          <w:sz w:val="22"/>
          <w:szCs w:val="22"/>
        </w:rPr>
        <w:t>Số lần quét QRcode của hoá đơn</w:t>
      </w:r>
      <w:r>
        <w:rPr>
          <w:sz w:val="22"/>
          <w:szCs w:val="22"/>
        </w:rPr>
        <w:tab/>
      </w:r>
      <w:r>
        <w:rPr>
          <w:sz w:val="22"/>
          <w:szCs w:val="22"/>
        </w:rPr>
        <w:fldChar w:fldCharType="begin"/>
      </w:r>
      <w:r>
        <w:rPr>
          <w:sz w:val="22"/>
          <w:szCs w:val="22"/>
        </w:rPr>
        <w:instrText xml:space="preserve"> PAGEREF _Toc115266208 \h </w:instrText>
      </w:r>
      <w:r>
        <w:rPr>
          <w:sz w:val="22"/>
          <w:szCs w:val="22"/>
        </w:rPr>
        <w:fldChar w:fldCharType="separate"/>
      </w:r>
      <w:r>
        <w:rPr>
          <w:sz w:val="22"/>
          <w:szCs w:val="22"/>
        </w:rPr>
        <w:t>119</w:t>
      </w:r>
      <w:r>
        <w:rPr>
          <w:sz w:val="22"/>
          <w:szCs w:val="22"/>
        </w:rPr>
        <w:fldChar w:fldCharType="end"/>
      </w:r>
      <w:r>
        <w:rPr>
          <w:rStyle w:val="34"/>
          <w:sz w:val="22"/>
          <w:szCs w:val="22"/>
        </w:rPr>
        <w:fldChar w:fldCharType="end"/>
      </w:r>
    </w:p>
    <w:p w14:paraId="006D1CC8">
      <w:pPr>
        <w:pStyle w:val="42"/>
        <w:rPr>
          <w:rFonts w:eastAsia="Yu Mincho"/>
          <w:b w:val="0"/>
          <w:snapToGrid/>
          <w:sz w:val="22"/>
          <w:szCs w:val="22"/>
          <w:lang w:eastAsia="ja-JP"/>
        </w:rPr>
      </w:pPr>
      <w:r>
        <w:rPr>
          <w:rStyle w:val="34"/>
          <w:sz w:val="22"/>
          <w:szCs w:val="22"/>
        </w:rPr>
        <w:fldChar w:fldCharType="begin"/>
      </w:r>
      <w:r>
        <w:rPr>
          <w:rStyle w:val="34"/>
          <w:sz w:val="22"/>
          <w:szCs w:val="22"/>
        </w:rPr>
        <w:instrText xml:space="preserve"> </w:instrText>
      </w:r>
      <w:r>
        <w:rPr>
          <w:sz w:val="22"/>
          <w:szCs w:val="22"/>
        </w:rPr>
        <w:instrText xml:space="preserve">HYPERLINK \l "_Toc115266209"</w:instrText>
      </w:r>
      <w:r>
        <w:rPr>
          <w:rStyle w:val="34"/>
          <w:sz w:val="22"/>
          <w:szCs w:val="22"/>
        </w:rPr>
        <w:instrText xml:space="preserve"> </w:instrText>
      </w:r>
      <w:r>
        <w:rPr>
          <w:rStyle w:val="34"/>
          <w:sz w:val="22"/>
          <w:szCs w:val="22"/>
        </w:rPr>
        <w:fldChar w:fldCharType="separate"/>
      </w:r>
      <w:r>
        <w:rPr>
          <w:rStyle w:val="34"/>
          <w:sz w:val="22"/>
          <w:szCs w:val="22"/>
        </w:rPr>
        <w:t>8.</w:t>
      </w:r>
      <w:r>
        <w:rPr>
          <w:rFonts w:eastAsia="Yu Mincho"/>
          <w:b w:val="0"/>
          <w:snapToGrid/>
          <w:sz w:val="22"/>
          <w:szCs w:val="22"/>
          <w:lang w:eastAsia="ja-JP"/>
        </w:rPr>
        <w:tab/>
      </w:r>
      <w:r>
        <w:rPr>
          <w:rStyle w:val="34"/>
          <w:sz w:val="22"/>
          <w:szCs w:val="22"/>
        </w:rPr>
        <w:t>Danh sách lỗi trả về của hệ thống</w:t>
      </w:r>
      <w:r>
        <w:rPr>
          <w:sz w:val="22"/>
          <w:szCs w:val="22"/>
        </w:rPr>
        <w:tab/>
      </w:r>
      <w:r>
        <w:rPr>
          <w:sz w:val="22"/>
          <w:szCs w:val="22"/>
        </w:rPr>
        <w:fldChar w:fldCharType="begin"/>
      </w:r>
      <w:r>
        <w:rPr>
          <w:sz w:val="22"/>
          <w:szCs w:val="22"/>
        </w:rPr>
        <w:instrText xml:space="preserve"> PAGEREF _Toc115266209 \h </w:instrText>
      </w:r>
      <w:r>
        <w:rPr>
          <w:sz w:val="22"/>
          <w:szCs w:val="22"/>
        </w:rPr>
        <w:fldChar w:fldCharType="separate"/>
      </w:r>
      <w:r>
        <w:rPr>
          <w:sz w:val="22"/>
          <w:szCs w:val="22"/>
        </w:rPr>
        <w:t>1</w:t>
      </w:r>
      <w:r>
        <w:rPr>
          <w:sz w:val="22"/>
          <w:szCs w:val="22"/>
        </w:rPr>
        <w:fldChar w:fldCharType="end"/>
      </w:r>
      <w:r>
        <w:rPr>
          <w:rStyle w:val="34"/>
          <w:sz w:val="22"/>
          <w:szCs w:val="22"/>
        </w:rPr>
        <w:fldChar w:fldCharType="end"/>
      </w:r>
    </w:p>
    <w:p w14:paraId="40779BFE">
      <w:pPr>
        <w:pStyle w:val="42"/>
        <w:rPr>
          <w:rFonts w:eastAsia="Yu Mincho"/>
          <w:b w:val="0"/>
          <w:snapToGrid/>
          <w:sz w:val="22"/>
          <w:szCs w:val="22"/>
          <w:lang w:eastAsia="ja-JP"/>
        </w:rPr>
      </w:pPr>
      <w:r>
        <w:rPr>
          <w:rStyle w:val="34"/>
          <w:sz w:val="22"/>
          <w:szCs w:val="22"/>
        </w:rPr>
        <w:fldChar w:fldCharType="begin"/>
      </w:r>
      <w:r>
        <w:rPr>
          <w:rStyle w:val="34"/>
          <w:sz w:val="22"/>
          <w:szCs w:val="22"/>
        </w:rPr>
        <w:instrText xml:space="preserve"> </w:instrText>
      </w:r>
      <w:r>
        <w:rPr>
          <w:sz w:val="22"/>
          <w:szCs w:val="22"/>
        </w:rPr>
        <w:instrText xml:space="preserve">HYPERLINK \l "_Toc115266210"</w:instrText>
      </w:r>
      <w:r>
        <w:rPr>
          <w:rStyle w:val="34"/>
          <w:sz w:val="22"/>
          <w:szCs w:val="22"/>
        </w:rPr>
        <w:instrText xml:space="preserve"> </w:instrText>
      </w:r>
      <w:r>
        <w:rPr>
          <w:rStyle w:val="34"/>
          <w:sz w:val="22"/>
          <w:szCs w:val="22"/>
        </w:rPr>
        <w:fldChar w:fldCharType="separate"/>
      </w:r>
      <w:r>
        <w:rPr>
          <w:rStyle w:val="34"/>
          <w:sz w:val="22"/>
          <w:szCs w:val="22"/>
        </w:rPr>
        <w:t>9.</w:t>
      </w:r>
      <w:r>
        <w:rPr>
          <w:rFonts w:eastAsia="Yu Mincho"/>
          <w:b w:val="0"/>
          <w:snapToGrid/>
          <w:sz w:val="22"/>
          <w:szCs w:val="22"/>
          <w:lang w:eastAsia="ja-JP"/>
        </w:rPr>
        <w:tab/>
      </w:r>
      <w:r>
        <w:rPr>
          <w:rStyle w:val="34"/>
          <w:sz w:val="22"/>
          <w:szCs w:val="22"/>
        </w:rPr>
        <w:t>Mapping giữa các trường thông tin và mẫu hóa đơn</w:t>
      </w:r>
      <w:r>
        <w:rPr>
          <w:sz w:val="22"/>
          <w:szCs w:val="22"/>
        </w:rPr>
        <w:tab/>
      </w:r>
      <w:r>
        <w:rPr>
          <w:sz w:val="22"/>
          <w:szCs w:val="22"/>
        </w:rPr>
        <w:fldChar w:fldCharType="begin"/>
      </w:r>
      <w:r>
        <w:rPr>
          <w:sz w:val="22"/>
          <w:szCs w:val="22"/>
        </w:rPr>
        <w:instrText xml:space="preserve"> PAGEREF _Toc115266210 \h </w:instrText>
      </w:r>
      <w:r>
        <w:rPr>
          <w:sz w:val="22"/>
          <w:szCs w:val="22"/>
        </w:rPr>
        <w:fldChar w:fldCharType="separate"/>
      </w:r>
      <w:r>
        <w:rPr>
          <w:sz w:val="22"/>
          <w:szCs w:val="22"/>
        </w:rPr>
        <w:t>1</w:t>
      </w:r>
      <w:r>
        <w:rPr>
          <w:sz w:val="22"/>
          <w:szCs w:val="22"/>
        </w:rPr>
        <w:fldChar w:fldCharType="end"/>
      </w:r>
      <w:r>
        <w:rPr>
          <w:rStyle w:val="34"/>
          <w:sz w:val="22"/>
          <w:szCs w:val="22"/>
        </w:rPr>
        <w:fldChar w:fldCharType="end"/>
      </w:r>
    </w:p>
    <w:p w14:paraId="3835C0E3">
      <w:pPr>
        <w:pStyle w:val="42"/>
        <w:rPr>
          <w:rFonts w:eastAsia="Yu Mincho"/>
          <w:b w:val="0"/>
          <w:snapToGrid/>
          <w:sz w:val="22"/>
          <w:szCs w:val="22"/>
          <w:lang w:eastAsia="ja-JP"/>
        </w:rPr>
      </w:pPr>
      <w:r>
        <w:rPr>
          <w:rStyle w:val="34"/>
          <w:sz w:val="22"/>
          <w:szCs w:val="22"/>
        </w:rPr>
        <w:fldChar w:fldCharType="begin"/>
      </w:r>
      <w:r>
        <w:rPr>
          <w:rStyle w:val="34"/>
          <w:sz w:val="22"/>
          <w:szCs w:val="22"/>
        </w:rPr>
        <w:instrText xml:space="preserve"> </w:instrText>
      </w:r>
      <w:r>
        <w:rPr>
          <w:sz w:val="22"/>
          <w:szCs w:val="22"/>
        </w:rPr>
        <w:instrText xml:space="preserve">HYPERLINK \l "_Toc115266211"</w:instrText>
      </w:r>
      <w:r>
        <w:rPr>
          <w:rStyle w:val="34"/>
          <w:sz w:val="22"/>
          <w:szCs w:val="22"/>
        </w:rPr>
        <w:instrText xml:space="preserve"> </w:instrText>
      </w:r>
      <w:r>
        <w:rPr>
          <w:rStyle w:val="34"/>
          <w:sz w:val="22"/>
          <w:szCs w:val="22"/>
        </w:rPr>
        <w:fldChar w:fldCharType="separate"/>
      </w:r>
      <w:r>
        <w:rPr>
          <w:rStyle w:val="34"/>
          <w:sz w:val="22"/>
          <w:szCs w:val="22"/>
        </w:rPr>
        <w:t>10.</w:t>
      </w:r>
      <w:r>
        <w:rPr>
          <w:rFonts w:eastAsia="Yu Mincho"/>
          <w:b w:val="0"/>
          <w:snapToGrid/>
          <w:sz w:val="22"/>
          <w:szCs w:val="22"/>
          <w:lang w:eastAsia="ja-JP"/>
        </w:rPr>
        <w:tab/>
      </w:r>
      <w:r>
        <w:rPr>
          <w:rStyle w:val="34"/>
          <w:sz w:val="22"/>
          <w:szCs w:val="22"/>
        </w:rPr>
        <w:t>Kiểm tra API bằng POSTMAN</w:t>
      </w:r>
      <w:r>
        <w:rPr>
          <w:sz w:val="22"/>
          <w:szCs w:val="22"/>
        </w:rPr>
        <w:tab/>
      </w:r>
      <w:r>
        <w:rPr>
          <w:sz w:val="22"/>
          <w:szCs w:val="22"/>
        </w:rPr>
        <w:fldChar w:fldCharType="begin"/>
      </w:r>
      <w:r>
        <w:rPr>
          <w:sz w:val="22"/>
          <w:szCs w:val="22"/>
        </w:rPr>
        <w:instrText xml:space="preserve"> PAGEREF _Toc115266211 \h </w:instrText>
      </w:r>
      <w:r>
        <w:rPr>
          <w:sz w:val="22"/>
          <w:szCs w:val="22"/>
        </w:rPr>
        <w:fldChar w:fldCharType="separate"/>
      </w:r>
      <w:r>
        <w:rPr>
          <w:sz w:val="22"/>
          <w:szCs w:val="22"/>
        </w:rPr>
        <w:t>2</w:t>
      </w:r>
      <w:r>
        <w:rPr>
          <w:sz w:val="22"/>
          <w:szCs w:val="22"/>
        </w:rPr>
        <w:fldChar w:fldCharType="end"/>
      </w:r>
      <w:r>
        <w:rPr>
          <w:rStyle w:val="34"/>
          <w:sz w:val="22"/>
          <w:szCs w:val="22"/>
        </w:rPr>
        <w:fldChar w:fldCharType="end"/>
      </w:r>
    </w:p>
    <w:p w14:paraId="0908380A">
      <w:pPr>
        <w:jc w:val="both"/>
        <w:rPr>
          <w:sz w:val="22"/>
          <w:szCs w:val="22"/>
        </w:rPr>
      </w:pPr>
      <w:r>
        <w:rPr>
          <w:b/>
          <w:sz w:val="22"/>
          <w:szCs w:val="22"/>
        </w:rPr>
        <w:fldChar w:fldCharType="end"/>
      </w:r>
    </w:p>
    <w:p w14:paraId="1C1BBBCB">
      <w:pPr>
        <w:jc w:val="both"/>
        <w:rPr>
          <w:sz w:val="22"/>
          <w:szCs w:val="22"/>
        </w:rPr>
      </w:pPr>
    </w:p>
    <w:p w14:paraId="77EB80AD">
      <w:pPr>
        <w:pStyle w:val="100"/>
        <w:jc w:val="both"/>
        <w:rPr>
          <w:rFonts w:ascii="Times New Roman" w:hAnsi="Times New Roman"/>
          <w:sz w:val="22"/>
          <w:szCs w:val="22"/>
        </w:rPr>
      </w:pPr>
    </w:p>
    <w:p w14:paraId="71101D10">
      <w:pPr>
        <w:ind w:left="0"/>
        <w:jc w:val="both"/>
        <w:rPr>
          <w:sz w:val="22"/>
          <w:szCs w:val="22"/>
        </w:rPr>
      </w:pPr>
    </w:p>
    <w:p w14:paraId="49AEAC79">
      <w:pPr>
        <w:pStyle w:val="45"/>
        <w:spacing w:before="100" w:beforeAutospacing="1" w:after="100" w:afterAutospacing="1" w:line="240" w:lineRule="auto"/>
        <w:contextualSpacing/>
        <w:jc w:val="both"/>
        <w:rPr>
          <w:sz w:val="22"/>
          <w:szCs w:val="22"/>
        </w:rPr>
      </w:pPr>
    </w:p>
    <w:bookmarkEnd w:id="0"/>
    <w:p w14:paraId="5A063A3F">
      <w:pPr>
        <w:pStyle w:val="2"/>
        <w:rPr>
          <w:sz w:val="22"/>
          <w:szCs w:val="22"/>
        </w:rPr>
      </w:pPr>
      <w:bookmarkStart w:id="1" w:name="_Toc72062201"/>
      <w:r>
        <w:rPr>
          <w:sz w:val="22"/>
          <w:szCs w:val="22"/>
        </w:rPr>
        <w:br w:type="page"/>
      </w:r>
      <w:bookmarkEnd w:id="1"/>
      <w:bookmarkStart w:id="2" w:name="_Toc115266159"/>
      <w:bookmarkStart w:id="3" w:name="_Toc507865266"/>
      <w:r>
        <w:rPr>
          <w:sz w:val="22"/>
          <w:szCs w:val="22"/>
        </w:rPr>
        <w:t>Thuật ngữ và viết tắt</w:t>
      </w:r>
      <w:bookmarkEnd w:id="2"/>
    </w:p>
    <w:tbl>
      <w:tblPr>
        <w:tblStyle w:val="13"/>
        <w:tblW w:w="0" w:type="auto"/>
        <w:tblInd w:w="0" w:type="dxa"/>
        <w:tblBorders>
          <w:top w:val="single" w:color="A8D08D" w:sz="4" w:space="0"/>
          <w:left w:val="single" w:color="A8D08D" w:sz="4" w:space="0"/>
          <w:bottom w:val="single" w:color="A8D08D" w:sz="4" w:space="0"/>
          <w:right w:val="single" w:color="A8D08D" w:sz="4" w:space="0"/>
          <w:insideH w:val="single" w:color="A8D08D" w:sz="4" w:space="0"/>
          <w:insideV w:val="single" w:color="A8D08D" w:sz="4" w:space="0"/>
        </w:tblBorders>
        <w:tblLayout w:type="autofit"/>
        <w:tblCellMar>
          <w:top w:w="0" w:type="dxa"/>
          <w:left w:w="108" w:type="dxa"/>
          <w:bottom w:w="0" w:type="dxa"/>
          <w:right w:w="108" w:type="dxa"/>
        </w:tblCellMar>
      </w:tblPr>
      <w:tblGrid>
        <w:gridCol w:w="1214"/>
        <w:gridCol w:w="1446"/>
        <w:gridCol w:w="7371"/>
      </w:tblGrid>
      <w:tr w14:paraId="77935379">
        <w:tblPrEx>
          <w:tblBorders>
            <w:top w:val="single" w:color="A8D08D" w:sz="4" w:space="0"/>
            <w:left w:val="single" w:color="A8D08D" w:sz="4" w:space="0"/>
            <w:bottom w:val="single" w:color="A8D08D" w:sz="4" w:space="0"/>
            <w:right w:val="single" w:color="A8D08D" w:sz="4" w:space="0"/>
            <w:insideH w:val="single" w:color="A8D08D" w:sz="4" w:space="0"/>
            <w:insideV w:val="single" w:color="A8D08D" w:sz="4" w:space="0"/>
          </w:tblBorders>
          <w:tblCellMar>
            <w:top w:w="0" w:type="dxa"/>
            <w:left w:w="108" w:type="dxa"/>
            <w:bottom w:w="0" w:type="dxa"/>
            <w:right w:w="108" w:type="dxa"/>
          </w:tblCellMar>
        </w:tblPrEx>
        <w:tc>
          <w:tcPr>
            <w:tcW w:w="1214" w:type="dxa"/>
            <w:tcBorders>
              <w:top w:val="single" w:color="70AD47" w:sz="4" w:space="0"/>
              <w:left w:val="single" w:color="70AD47" w:sz="4" w:space="0"/>
              <w:bottom w:val="single" w:color="70AD47" w:sz="4" w:space="0"/>
              <w:right w:val="nil"/>
            </w:tcBorders>
            <w:shd w:val="clear" w:color="auto" w:fill="70AD47"/>
            <w:noWrap w:val="0"/>
            <w:vAlign w:val="top"/>
          </w:tcPr>
          <w:p w14:paraId="3CE4761F">
            <w:pPr>
              <w:ind w:left="0"/>
              <w:jc w:val="both"/>
              <w:rPr>
                <w:rFonts w:eastAsia="SimSun"/>
                <w:b/>
                <w:bCs/>
                <w:color w:val="FFFFFF"/>
                <w:sz w:val="22"/>
                <w:szCs w:val="22"/>
                <w:lang w:eastAsia="zh-CN"/>
              </w:rPr>
            </w:pPr>
            <w:r>
              <w:rPr>
                <w:rFonts w:eastAsia="SimSun"/>
                <w:b/>
                <w:bCs/>
                <w:color w:val="FFFFFF"/>
                <w:sz w:val="22"/>
                <w:szCs w:val="22"/>
                <w:lang w:eastAsia="zh-CN"/>
              </w:rPr>
              <w:t>STT</w:t>
            </w:r>
          </w:p>
        </w:tc>
        <w:tc>
          <w:tcPr>
            <w:tcW w:w="1446" w:type="dxa"/>
            <w:tcBorders>
              <w:top w:val="single" w:color="70AD47" w:sz="4" w:space="0"/>
              <w:left w:val="nil"/>
              <w:bottom w:val="single" w:color="70AD47" w:sz="4" w:space="0"/>
              <w:right w:val="nil"/>
            </w:tcBorders>
            <w:shd w:val="clear" w:color="auto" w:fill="70AD47"/>
            <w:noWrap w:val="0"/>
            <w:vAlign w:val="top"/>
          </w:tcPr>
          <w:p w14:paraId="4AD1F6B5">
            <w:pPr>
              <w:ind w:left="0"/>
              <w:jc w:val="both"/>
              <w:rPr>
                <w:rFonts w:eastAsia="SimSun"/>
                <w:b/>
                <w:bCs/>
                <w:color w:val="FFFFFF"/>
                <w:sz w:val="22"/>
                <w:szCs w:val="22"/>
              </w:rPr>
            </w:pPr>
            <w:r>
              <w:rPr>
                <w:rFonts w:eastAsia="SimSun"/>
                <w:b/>
                <w:bCs/>
                <w:color w:val="FFFFFF"/>
                <w:sz w:val="22"/>
                <w:szCs w:val="22"/>
              </w:rPr>
              <w:t>Từ viết tắt</w:t>
            </w:r>
          </w:p>
        </w:tc>
        <w:tc>
          <w:tcPr>
            <w:tcW w:w="7371" w:type="dxa"/>
            <w:tcBorders>
              <w:top w:val="single" w:color="70AD47" w:sz="4" w:space="0"/>
              <w:left w:val="nil"/>
              <w:bottom w:val="single" w:color="70AD47" w:sz="4" w:space="0"/>
              <w:right w:val="single" w:color="70AD47" w:sz="4" w:space="0"/>
            </w:tcBorders>
            <w:shd w:val="clear" w:color="auto" w:fill="70AD47"/>
            <w:noWrap w:val="0"/>
            <w:vAlign w:val="top"/>
          </w:tcPr>
          <w:p w14:paraId="2BF39ECC">
            <w:pPr>
              <w:ind w:left="0"/>
              <w:jc w:val="both"/>
              <w:rPr>
                <w:rFonts w:eastAsia="SimSun"/>
                <w:b/>
                <w:bCs/>
                <w:color w:val="FFFFFF"/>
                <w:sz w:val="22"/>
                <w:szCs w:val="22"/>
              </w:rPr>
            </w:pPr>
            <w:r>
              <w:rPr>
                <w:rFonts w:eastAsia="SimSun"/>
                <w:b/>
                <w:bCs/>
                <w:color w:val="FFFFFF"/>
                <w:sz w:val="22"/>
                <w:szCs w:val="22"/>
              </w:rPr>
              <w:t>Nghĩa đầy đủ</w:t>
            </w:r>
          </w:p>
        </w:tc>
      </w:tr>
      <w:tr w14:paraId="0DB77F6E">
        <w:tblPrEx>
          <w:tblBorders>
            <w:top w:val="single" w:color="A8D08D" w:sz="4" w:space="0"/>
            <w:left w:val="single" w:color="A8D08D" w:sz="4" w:space="0"/>
            <w:bottom w:val="single" w:color="A8D08D" w:sz="4" w:space="0"/>
            <w:right w:val="single" w:color="A8D08D" w:sz="4" w:space="0"/>
            <w:insideH w:val="single" w:color="A8D08D" w:sz="4" w:space="0"/>
            <w:insideV w:val="single" w:color="A8D08D" w:sz="4" w:space="0"/>
          </w:tblBorders>
          <w:tblCellMar>
            <w:top w:w="0" w:type="dxa"/>
            <w:left w:w="108" w:type="dxa"/>
            <w:bottom w:w="0" w:type="dxa"/>
            <w:right w:w="108" w:type="dxa"/>
          </w:tblCellMar>
        </w:tblPrEx>
        <w:tc>
          <w:tcPr>
            <w:tcW w:w="1214" w:type="dxa"/>
            <w:noWrap w:val="0"/>
            <w:vAlign w:val="top"/>
          </w:tcPr>
          <w:p w14:paraId="342C69C5">
            <w:pPr>
              <w:pStyle w:val="109"/>
              <w:numPr>
                <w:ilvl w:val="0"/>
                <w:numId w:val="0"/>
              </w:numPr>
              <w:spacing w:before="0" w:after="0" w:line="360" w:lineRule="auto"/>
              <w:ind w:left="284"/>
              <w:rPr>
                <w:rFonts w:eastAsia="SimSun"/>
                <w:b/>
                <w:bCs/>
                <w:sz w:val="22"/>
                <w:szCs w:val="22"/>
              </w:rPr>
            </w:pPr>
            <w:r>
              <w:rPr>
                <w:rFonts w:eastAsia="SimSun"/>
                <w:b/>
                <w:bCs/>
                <w:sz w:val="22"/>
                <w:szCs w:val="22"/>
              </w:rPr>
              <w:t>1</w:t>
            </w:r>
          </w:p>
        </w:tc>
        <w:tc>
          <w:tcPr>
            <w:tcW w:w="1446" w:type="dxa"/>
            <w:noWrap w:val="0"/>
            <w:vAlign w:val="top"/>
          </w:tcPr>
          <w:p w14:paraId="5AFFD506">
            <w:pPr>
              <w:ind w:left="0"/>
              <w:jc w:val="both"/>
              <w:rPr>
                <w:rFonts w:eastAsia="SimSun"/>
                <w:b/>
                <w:sz w:val="22"/>
                <w:szCs w:val="22"/>
              </w:rPr>
            </w:pPr>
            <w:r>
              <w:rPr>
                <w:rFonts w:eastAsia="SimSun"/>
                <w:b/>
                <w:sz w:val="22"/>
                <w:szCs w:val="22"/>
              </w:rPr>
              <w:t>XML</w:t>
            </w:r>
          </w:p>
        </w:tc>
        <w:tc>
          <w:tcPr>
            <w:tcW w:w="7371" w:type="dxa"/>
            <w:noWrap w:val="0"/>
            <w:vAlign w:val="top"/>
          </w:tcPr>
          <w:p w14:paraId="771C3012">
            <w:pPr>
              <w:ind w:left="0"/>
              <w:jc w:val="both"/>
              <w:rPr>
                <w:rFonts w:eastAsia="SimSun"/>
                <w:sz w:val="22"/>
                <w:szCs w:val="22"/>
              </w:rPr>
            </w:pPr>
            <w:r>
              <w:rPr>
                <w:rFonts w:eastAsia="SimSun"/>
                <w:sz w:val="22"/>
                <w:szCs w:val="22"/>
              </w:rPr>
              <w:t>e</w:t>
            </w:r>
            <w:r>
              <w:rPr>
                <w:rFonts w:eastAsia="SimSun"/>
                <w:b/>
                <w:sz w:val="22"/>
                <w:szCs w:val="22"/>
              </w:rPr>
              <w:t>X</w:t>
            </w:r>
            <w:r>
              <w:rPr>
                <w:rFonts w:eastAsia="SimSun"/>
                <w:sz w:val="22"/>
                <w:szCs w:val="22"/>
              </w:rPr>
              <w:t xml:space="preserve">tensible </w:t>
            </w:r>
            <w:r>
              <w:rPr>
                <w:rFonts w:eastAsia="SimSun"/>
                <w:b/>
                <w:sz w:val="22"/>
                <w:szCs w:val="22"/>
              </w:rPr>
              <w:t>M</w:t>
            </w:r>
            <w:r>
              <w:rPr>
                <w:rFonts w:eastAsia="SimSun"/>
                <w:sz w:val="22"/>
                <w:szCs w:val="22"/>
              </w:rPr>
              <w:t xml:space="preserve">arkup </w:t>
            </w:r>
            <w:r>
              <w:rPr>
                <w:rFonts w:eastAsia="SimSun"/>
                <w:b/>
                <w:sz w:val="22"/>
                <w:szCs w:val="22"/>
              </w:rPr>
              <w:t>L</w:t>
            </w:r>
            <w:r>
              <w:rPr>
                <w:rFonts w:eastAsia="SimSun"/>
                <w:sz w:val="22"/>
                <w:szCs w:val="22"/>
              </w:rPr>
              <w:t>anguage - Ngôn ngữ Đánh dấu Mở rộng</w:t>
            </w:r>
          </w:p>
        </w:tc>
      </w:tr>
      <w:tr w14:paraId="0DEF7B3C">
        <w:tblPrEx>
          <w:tblBorders>
            <w:top w:val="single" w:color="A8D08D" w:sz="4" w:space="0"/>
            <w:left w:val="single" w:color="A8D08D" w:sz="4" w:space="0"/>
            <w:bottom w:val="single" w:color="A8D08D" w:sz="4" w:space="0"/>
            <w:right w:val="single" w:color="A8D08D" w:sz="4" w:space="0"/>
            <w:insideH w:val="single" w:color="A8D08D" w:sz="4" w:space="0"/>
            <w:insideV w:val="single" w:color="A8D08D" w:sz="4" w:space="0"/>
          </w:tblBorders>
          <w:tblCellMar>
            <w:top w:w="0" w:type="dxa"/>
            <w:left w:w="108" w:type="dxa"/>
            <w:bottom w:w="0" w:type="dxa"/>
            <w:right w:w="108" w:type="dxa"/>
          </w:tblCellMar>
        </w:tblPrEx>
        <w:tc>
          <w:tcPr>
            <w:tcW w:w="1214" w:type="dxa"/>
            <w:noWrap w:val="0"/>
            <w:vAlign w:val="top"/>
          </w:tcPr>
          <w:p w14:paraId="194193F0">
            <w:pPr>
              <w:pStyle w:val="109"/>
              <w:numPr>
                <w:ilvl w:val="0"/>
                <w:numId w:val="0"/>
              </w:numPr>
              <w:spacing w:before="0" w:after="0" w:line="360" w:lineRule="auto"/>
              <w:ind w:left="284"/>
              <w:rPr>
                <w:rFonts w:eastAsia="SimSun"/>
                <w:b/>
                <w:bCs/>
                <w:sz w:val="22"/>
                <w:szCs w:val="22"/>
              </w:rPr>
            </w:pPr>
            <w:r>
              <w:rPr>
                <w:rFonts w:eastAsia="SimSun"/>
                <w:b/>
                <w:bCs/>
                <w:sz w:val="22"/>
                <w:szCs w:val="22"/>
              </w:rPr>
              <w:t>2</w:t>
            </w:r>
          </w:p>
        </w:tc>
        <w:tc>
          <w:tcPr>
            <w:tcW w:w="1446" w:type="dxa"/>
            <w:noWrap w:val="0"/>
            <w:vAlign w:val="top"/>
          </w:tcPr>
          <w:p w14:paraId="0C2F298B">
            <w:pPr>
              <w:ind w:left="0"/>
              <w:jc w:val="both"/>
              <w:rPr>
                <w:rFonts w:eastAsia="SimSun"/>
                <w:b/>
                <w:sz w:val="22"/>
                <w:szCs w:val="22"/>
              </w:rPr>
            </w:pPr>
            <w:r>
              <w:rPr>
                <w:rFonts w:eastAsia="SimSun"/>
                <w:b/>
                <w:sz w:val="22"/>
                <w:szCs w:val="22"/>
              </w:rPr>
              <w:t>VAN</w:t>
            </w:r>
          </w:p>
        </w:tc>
        <w:tc>
          <w:tcPr>
            <w:tcW w:w="7371" w:type="dxa"/>
            <w:noWrap w:val="0"/>
            <w:vAlign w:val="top"/>
          </w:tcPr>
          <w:p w14:paraId="2784B3B7">
            <w:pPr>
              <w:ind w:left="0"/>
              <w:jc w:val="both"/>
              <w:rPr>
                <w:rFonts w:eastAsia="SimSun"/>
                <w:sz w:val="22"/>
                <w:szCs w:val="22"/>
              </w:rPr>
            </w:pPr>
            <w:r>
              <w:rPr>
                <w:rFonts w:eastAsia="SimSun"/>
                <w:b/>
                <w:sz w:val="22"/>
                <w:szCs w:val="22"/>
              </w:rPr>
              <w:t>T</w:t>
            </w:r>
            <w:r>
              <w:rPr>
                <w:rFonts w:eastAsia="SimSun"/>
                <w:sz w:val="22"/>
                <w:szCs w:val="22"/>
              </w:rPr>
              <w:t xml:space="preserve">axation </w:t>
            </w:r>
            <w:r>
              <w:rPr>
                <w:rFonts w:eastAsia="SimSun"/>
                <w:b/>
                <w:sz w:val="22"/>
                <w:szCs w:val="22"/>
              </w:rPr>
              <w:t>V</w:t>
            </w:r>
            <w:r>
              <w:rPr>
                <w:rFonts w:eastAsia="SimSun"/>
                <w:sz w:val="22"/>
                <w:szCs w:val="22"/>
              </w:rPr>
              <w:t xml:space="preserve">alue </w:t>
            </w:r>
            <w:r>
              <w:rPr>
                <w:rFonts w:eastAsia="SimSun"/>
                <w:b/>
                <w:sz w:val="22"/>
                <w:szCs w:val="22"/>
              </w:rPr>
              <w:t>A</w:t>
            </w:r>
            <w:r>
              <w:rPr>
                <w:rFonts w:eastAsia="SimSun"/>
                <w:sz w:val="22"/>
                <w:szCs w:val="22"/>
              </w:rPr>
              <w:t xml:space="preserve">dded </w:t>
            </w:r>
            <w:r>
              <w:rPr>
                <w:rFonts w:eastAsia="SimSun"/>
                <w:b/>
                <w:sz w:val="22"/>
                <w:szCs w:val="22"/>
              </w:rPr>
              <w:t>N</w:t>
            </w:r>
            <w:r>
              <w:rPr>
                <w:rFonts w:eastAsia="SimSun"/>
                <w:sz w:val="22"/>
                <w:szCs w:val="22"/>
              </w:rPr>
              <w:t>etwork</w:t>
            </w:r>
          </w:p>
        </w:tc>
      </w:tr>
      <w:tr w14:paraId="53172155">
        <w:tblPrEx>
          <w:tblBorders>
            <w:top w:val="single" w:color="A8D08D" w:sz="4" w:space="0"/>
            <w:left w:val="single" w:color="A8D08D" w:sz="4" w:space="0"/>
            <w:bottom w:val="single" w:color="A8D08D" w:sz="4" w:space="0"/>
            <w:right w:val="single" w:color="A8D08D" w:sz="4" w:space="0"/>
            <w:insideH w:val="single" w:color="A8D08D" w:sz="4" w:space="0"/>
            <w:insideV w:val="single" w:color="A8D08D" w:sz="4" w:space="0"/>
          </w:tblBorders>
          <w:tblCellMar>
            <w:top w:w="0" w:type="dxa"/>
            <w:left w:w="108" w:type="dxa"/>
            <w:bottom w:w="0" w:type="dxa"/>
            <w:right w:w="108" w:type="dxa"/>
          </w:tblCellMar>
        </w:tblPrEx>
        <w:tc>
          <w:tcPr>
            <w:tcW w:w="1214" w:type="dxa"/>
            <w:noWrap w:val="0"/>
            <w:vAlign w:val="top"/>
          </w:tcPr>
          <w:p w14:paraId="3BFE4D75">
            <w:pPr>
              <w:pStyle w:val="109"/>
              <w:numPr>
                <w:ilvl w:val="0"/>
                <w:numId w:val="0"/>
              </w:numPr>
              <w:spacing w:before="0" w:after="0" w:line="360" w:lineRule="auto"/>
              <w:ind w:left="284"/>
              <w:rPr>
                <w:rFonts w:eastAsia="SimSun"/>
                <w:b/>
                <w:bCs/>
                <w:sz w:val="22"/>
                <w:szCs w:val="22"/>
              </w:rPr>
            </w:pPr>
            <w:r>
              <w:rPr>
                <w:rFonts w:eastAsia="SimSun"/>
                <w:b/>
                <w:bCs/>
                <w:sz w:val="22"/>
                <w:szCs w:val="22"/>
              </w:rPr>
              <w:t>3</w:t>
            </w:r>
          </w:p>
        </w:tc>
        <w:tc>
          <w:tcPr>
            <w:tcW w:w="1446" w:type="dxa"/>
            <w:noWrap w:val="0"/>
            <w:vAlign w:val="top"/>
          </w:tcPr>
          <w:p w14:paraId="636C74A4">
            <w:pPr>
              <w:ind w:left="0"/>
              <w:jc w:val="both"/>
              <w:rPr>
                <w:rFonts w:eastAsia="SimSun"/>
                <w:b/>
                <w:sz w:val="22"/>
                <w:szCs w:val="22"/>
              </w:rPr>
            </w:pPr>
            <w:r>
              <w:rPr>
                <w:rFonts w:eastAsia="SimSun"/>
                <w:b/>
                <w:sz w:val="22"/>
                <w:szCs w:val="22"/>
              </w:rPr>
              <w:t>ICC</w:t>
            </w:r>
          </w:p>
        </w:tc>
        <w:tc>
          <w:tcPr>
            <w:tcW w:w="7371" w:type="dxa"/>
            <w:noWrap w:val="0"/>
            <w:vAlign w:val="top"/>
          </w:tcPr>
          <w:p w14:paraId="14F9A011">
            <w:pPr>
              <w:ind w:left="0"/>
              <w:jc w:val="both"/>
              <w:rPr>
                <w:rFonts w:eastAsia="SimSun"/>
                <w:sz w:val="22"/>
                <w:szCs w:val="22"/>
              </w:rPr>
            </w:pPr>
            <w:r>
              <w:rPr>
                <w:rFonts w:eastAsia="SimSun"/>
                <w:b/>
                <w:sz w:val="22"/>
                <w:szCs w:val="22"/>
              </w:rPr>
              <w:t>I</w:t>
            </w:r>
            <w:r>
              <w:rPr>
                <w:rFonts w:eastAsia="SimSun"/>
                <w:sz w:val="22"/>
                <w:szCs w:val="22"/>
              </w:rPr>
              <w:t xml:space="preserve">nvoice </w:t>
            </w:r>
            <w:r>
              <w:rPr>
                <w:rFonts w:eastAsia="SimSun"/>
                <w:b/>
                <w:sz w:val="22"/>
                <w:szCs w:val="22"/>
              </w:rPr>
              <w:t>C</w:t>
            </w:r>
            <w:r>
              <w:rPr>
                <w:rFonts w:eastAsia="SimSun"/>
                <w:sz w:val="22"/>
                <w:szCs w:val="22"/>
              </w:rPr>
              <w:t xml:space="preserve">ertification </w:t>
            </w:r>
            <w:r>
              <w:rPr>
                <w:rFonts w:eastAsia="SimSun"/>
                <w:b/>
                <w:sz w:val="22"/>
                <w:szCs w:val="22"/>
              </w:rPr>
              <w:t>C</w:t>
            </w:r>
            <w:r>
              <w:rPr>
                <w:rFonts w:eastAsia="SimSun"/>
                <w:sz w:val="22"/>
                <w:szCs w:val="22"/>
              </w:rPr>
              <w:t>enter</w:t>
            </w:r>
          </w:p>
        </w:tc>
      </w:tr>
      <w:tr w14:paraId="25DC29AB">
        <w:tblPrEx>
          <w:tblBorders>
            <w:top w:val="single" w:color="A8D08D" w:sz="4" w:space="0"/>
            <w:left w:val="single" w:color="A8D08D" w:sz="4" w:space="0"/>
            <w:bottom w:val="single" w:color="A8D08D" w:sz="4" w:space="0"/>
            <w:right w:val="single" w:color="A8D08D" w:sz="4" w:space="0"/>
            <w:insideH w:val="single" w:color="A8D08D" w:sz="4" w:space="0"/>
            <w:insideV w:val="single" w:color="A8D08D" w:sz="4" w:space="0"/>
          </w:tblBorders>
          <w:tblCellMar>
            <w:top w:w="0" w:type="dxa"/>
            <w:left w:w="108" w:type="dxa"/>
            <w:bottom w:w="0" w:type="dxa"/>
            <w:right w:w="108" w:type="dxa"/>
          </w:tblCellMar>
        </w:tblPrEx>
        <w:tc>
          <w:tcPr>
            <w:tcW w:w="1214" w:type="dxa"/>
            <w:noWrap w:val="0"/>
            <w:vAlign w:val="top"/>
          </w:tcPr>
          <w:p w14:paraId="6D255493">
            <w:pPr>
              <w:pStyle w:val="109"/>
              <w:numPr>
                <w:ilvl w:val="0"/>
                <w:numId w:val="0"/>
              </w:numPr>
              <w:spacing w:before="0" w:after="0" w:line="360" w:lineRule="auto"/>
              <w:ind w:left="284"/>
              <w:rPr>
                <w:rFonts w:eastAsia="SimSun"/>
                <w:b/>
                <w:bCs/>
                <w:sz w:val="22"/>
                <w:szCs w:val="22"/>
              </w:rPr>
            </w:pPr>
            <w:r>
              <w:rPr>
                <w:rFonts w:eastAsia="SimSun"/>
                <w:b/>
                <w:bCs/>
                <w:sz w:val="22"/>
                <w:szCs w:val="22"/>
              </w:rPr>
              <w:t>4</w:t>
            </w:r>
          </w:p>
        </w:tc>
        <w:tc>
          <w:tcPr>
            <w:tcW w:w="1446" w:type="dxa"/>
            <w:noWrap w:val="0"/>
            <w:vAlign w:val="top"/>
          </w:tcPr>
          <w:p w14:paraId="1632B1C9">
            <w:pPr>
              <w:ind w:left="0"/>
              <w:jc w:val="both"/>
              <w:rPr>
                <w:rFonts w:eastAsia="SimSun"/>
                <w:b/>
                <w:sz w:val="22"/>
                <w:szCs w:val="22"/>
              </w:rPr>
            </w:pPr>
            <w:r>
              <w:rPr>
                <w:rFonts w:eastAsia="SimSun"/>
                <w:b/>
                <w:sz w:val="22"/>
                <w:szCs w:val="22"/>
              </w:rPr>
              <w:t>PSD</w:t>
            </w:r>
          </w:p>
        </w:tc>
        <w:tc>
          <w:tcPr>
            <w:tcW w:w="7371" w:type="dxa"/>
            <w:noWrap w:val="0"/>
            <w:vAlign w:val="top"/>
          </w:tcPr>
          <w:p w14:paraId="3DCBD7CC">
            <w:pPr>
              <w:ind w:left="0"/>
              <w:jc w:val="both"/>
              <w:rPr>
                <w:rFonts w:eastAsia="SimSun"/>
                <w:sz w:val="22"/>
                <w:szCs w:val="22"/>
              </w:rPr>
            </w:pPr>
            <w:r>
              <w:rPr>
                <w:rFonts w:eastAsia="SimSun"/>
                <w:b/>
                <w:sz w:val="22"/>
                <w:szCs w:val="22"/>
              </w:rPr>
              <w:t>P</w:t>
            </w:r>
            <w:r>
              <w:rPr>
                <w:rFonts w:eastAsia="SimSun"/>
                <w:sz w:val="22"/>
                <w:szCs w:val="22"/>
              </w:rPr>
              <w:t xml:space="preserve">ortable </w:t>
            </w:r>
            <w:r>
              <w:rPr>
                <w:rFonts w:eastAsia="SimSun"/>
                <w:b/>
                <w:sz w:val="22"/>
                <w:szCs w:val="22"/>
              </w:rPr>
              <w:t>S</w:t>
            </w:r>
            <w:r>
              <w:rPr>
                <w:rFonts w:eastAsia="SimSun"/>
                <w:sz w:val="22"/>
                <w:szCs w:val="22"/>
              </w:rPr>
              <w:t xml:space="preserve">ecurity </w:t>
            </w:r>
            <w:r>
              <w:rPr>
                <w:rFonts w:eastAsia="SimSun"/>
                <w:b/>
                <w:sz w:val="22"/>
                <w:szCs w:val="22"/>
              </w:rPr>
              <w:t>D</w:t>
            </w:r>
            <w:r>
              <w:rPr>
                <w:rFonts w:eastAsia="SimSun"/>
                <w:sz w:val="22"/>
                <w:szCs w:val="22"/>
              </w:rPr>
              <w:t>evice</w:t>
            </w:r>
          </w:p>
        </w:tc>
      </w:tr>
      <w:tr w14:paraId="6FD12AD2">
        <w:tblPrEx>
          <w:tblBorders>
            <w:top w:val="single" w:color="A8D08D" w:sz="4" w:space="0"/>
            <w:left w:val="single" w:color="A8D08D" w:sz="4" w:space="0"/>
            <w:bottom w:val="single" w:color="A8D08D" w:sz="4" w:space="0"/>
            <w:right w:val="single" w:color="A8D08D" w:sz="4" w:space="0"/>
            <w:insideH w:val="single" w:color="A8D08D" w:sz="4" w:space="0"/>
            <w:insideV w:val="single" w:color="A8D08D" w:sz="4" w:space="0"/>
          </w:tblBorders>
          <w:tblCellMar>
            <w:top w:w="0" w:type="dxa"/>
            <w:left w:w="108" w:type="dxa"/>
            <w:bottom w:w="0" w:type="dxa"/>
            <w:right w:w="108" w:type="dxa"/>
          </w:tblCellMar>
        </w:tblPrEx>
        <w:tc>
          <w:tcPr>
            <w:tcW w:w="1214" w:type="dxa"/>
            <w:noWrap w:val="0"/>
            <w:vAlign w:val="top"/>
          </w:tcPr>
          <w:p w14:paraId="44577E98">
            <w:pPr>
              <w:pStyle w:val="109"/>
              <w:numPr>
                <w:ilvl w:val="0"/>
                <w:numId w:val="0"/>
              </w:numPr>
              <w:spacing w:before="0" w:after="0" w:line="360" w:lineRule="auto"/>
              <w:ind w:left="284"/>
              <w:rPr>
                <w:rFonts w:eastAsia="SimSun"/>
                <w:b/>
                <w:bCs/>
                <w:sz w:val="22"/>
                <w:szCs w:val="22"/>
              </w:rPr>
            </w:pPr>
            <w:r>
              <w:rPr>
                <w:rFonts w:eastAsia="SimSun"/>
                <w:b/>
                <w:bCs/>
                <w:sz w:val="22"/>
                <w:szCs w:val="22"/>
              </w:rPr>
              <w:t>5</w:t>
            </w:r>
          </w:p>
        </w:tc>
        <w:tc>
          <w:tcPr>
            <w:tcW w:w="1446" w:type="dxa"/>
            <w:noWrap w:val="0"/>
            <w:vAlign w:val="top"/>
          </w:tcPr>
          <w:p w14:paraId="5095265F">
            <w:pPr>
              <w:ind w:left="0"/>
              <w:jc w:val="both"/>
              <w:rPr>
                <w:rFonts w:eastAsia="SimSun"/>
                <w:b/>
                <w:sz w:val="22"/>
                <w:szCs w:val="22"/>
              </w:rPr>
            </w:pPr>
            <w:r>
              <w:rPr>
                <w:b/>
                <w:sz w:val="22"/>
                <w:szCs w:val="22"/>
              </w:rPr>
              <w:t>SGML</w:t>
            </w:r>
          </w:p>
        </w:tc>
        <w:tc>
          <w:tcPr>
            <w:tcW w:w="7371" w:type="dxa"/>
            <w:noWrap w:val="0"/>
            <w:vAlign w:val="top"/>
          </w:tcPr>
          <w:p w14:paraId="55879608">
            <w:pPr>
              <w:ind w:left="0"/>
              <w:jc w:val="both"/>
              <w:rPr>
                <w:rFonts w:eastAsia="SimSun"/>
                <w:sz w:val="22"/>
                <w:szCs w:val="22"/>
              </w:rPr>
            </w:pPr>
            <w:r>
              <w:rPr>
                <w:rFonts w:eastAsia="SimSun"/>
                <w:b/>
                <w:sz w:val="22"/>
                <w:szCs w:val="22"/>
              </w:rPr>
              <w:t>S</w:t>
            </w:r>
            <w:r>
              <w:rPr>
                <w:rFonts w:eastAsia="SimSun"/>
                <w:sz w:val="22"/>
                <w:szCs w:val="22"/>
              </w:rPr>
              <w:t xml:space="preserve">tandard </w:t>
            </w:r>
            <w:r>
              <w:rPr>
                <w:rFonts w:eastAsia="SimSun"/>
                <w:b/>
                <w:sz w:val="22"/>
                <w:szCs w:val="22"/>
              </w:rPr>
              <w:t>G</w:t>
            </w:r>
            <w:r>
              <w:rPr>
                <w:rFonts w:eastAsia="SimSun"/>
                <w:sz w:val="22"/>
                <w:szCs w:val="22"/>
              </w:rPr>
              <w:t xml:space="preserve">eneralized </w:t>
            </w:r>
            <w:r>
              <w:rPr>
                <w:rFonts w:eastAsia="SimSun"/>
                <w:b/>
                <w:sz w:val="22"/>
                <w:szCs w:val="22"/>
              </w:rPr>
              <w:t>M</w:t>
            </w:r>
            <w:r>
              <w:rPr>
                <w:rFonts w:eastAsia="SimSun"/>
                <w:sz w:val="22"/>
                <w:szCs w:val="22"/>
              </w:rPr>
              <w:t xml:space="preserve">arkup </w:t>
            </w:r>
            <w:r>
              <w:rPr>
                <w:rFonts w:eastAsia="SimSun"/>
                <w:b/>
                <w:sz w:val="22"/>
                <w:szCs w:val="22"/>
              </w:rPr>
              <w:t>L</w:t>
            </w:r>
            <w:r>
              <w:rPr>
                <w:rFonts w:eastAsia="SimSun"/>
                <w:sz w:val="22"/>
                <w:szCs w:val="22"/>
              </w:rPr>
              <w:t>anguage</w:t>
            </w:r>
          </w:p>
        </w:tc>
      </w:tr>
      <w:tr w14:paraId="08244334">
        <w:tblPrEx>
          <w:tblBorders>
            <w:top w:val="single" w:color="A8D08D" w:sz="4" w:space="0"/>
            <w:left w:val="single" w:color="A8D08D" w:sz="4" w:space="0"/>
            <w:bottom w:val="single" w:color="A8D08D" w:sz="4" w:space="0"/>
            <w:right w:val="single" w:color="A8D08D" w:sz="4" w:space="0"/>
            <w:insideH w:val="single" w:color="A8D08D" w:sz="4" w:space="0"/>
            <w:insideV w:val="single" w:color="A8D08D" w:sz="4" w:space="0"/>
          </w:tblBorders>
          <w:tblCellMar>
            <w:top w:w="0" w:type="dxa"/>
            <w:left w:w="108" w:type="dxa"/>
            <w:bottom w:w="0" w:type="dxa"/>
            <w:right w:w="108" w:type="dxa"/>
          </w:tblCellMar>
        </w:tblPrEx>
        <w:tc>
          <w:tcPr>
            <w:tcW w:w="1214" w:type="dxa"/>
            <w:noWrap w:val="0"/>
            <w:vAlign w:val="top"/>
          </w:tcPr>
          <w:p w14:paraId="7BE971C7">
            <w:pPr>
              <w:pStyle w:val="109"/>
              <w:numPr>
                <w:ilvl w:val="0"/>
                <w:numId w:val="0"/>
              </w:numPr>
              <w:spacing w:before="0" w:after="0" w:line="360" w:lineRule="auto"/>
              <w:ind w:left="284"/>
              <w:rPr>
                <w:rFonts w:eastAsia="SimSun"/>
                <w:b/>
                <w:bCs/>
                <w:sz w:val="22"/>
                <w:szCs w:val="22"/>
              </w:rPr>
            </w:pPr>
            <w:r>
              <w:rPr>
                <w:rFonts w:eastAsia="SimSun"/>
                <w:b/>
                <w:bCs/>
                <w:sz w:val="22"/>
                <w:szCs w:val="22"/>
              </w:rPr>
              <w:t>6</w:t>
            </w:r>
          </w:p>
        </w:tc>
        <w:tc>
          <w:tcPr>
            <w:tcW w:w="1446" w:type="dxa"/>
            <w:noWrap w:val="0"/>
            <w:vAlign w:val="top"/>
          </w:tcPr>
          <w:p w14:paraId="0E109C4F">
            <w:pPr>
              <w:ind w:left="0"/>
              <w:jc w:val="both"/>
              <w:rPr>
                <w:b/>
                <w:sz w:val="22"/>
                <w:szCs w:val="22"/>
              </w:rPr>
            </w:pPr>
            <w:r>
              <w:rPr>
                <w:b/>
                <w:sz w:val="22"/>
                <w:szCs w:val="22"/>
              </w:rPr>
              <w:t>W3C</w:t>
            </w:r>
          </w:p>
        </w:tc>
        <w:tc>
          <w:tcPr>
            <w:tcW w:w="7371" w:type="dxa"/>
            <w:noWrap w:val="0"/>
            <w:vAlign w:val="top"/>
          </w:tcPr>
          <w:p w14:paraId="36B0ED8B">
            <w:pPr>
              <w:ind w:left="0"/>
              <w:jc w:val="both"/>
              <w:rPr>
                <w:rFonts w:eastAsia="SimSun"/>
                <w:sz w:val="22"/>
                <w:szCs w:val="22"/>
              </w:rPr>
            </w:pPr>
            <w:r>
              <w:rPr>
                <w:rFonts w:eastAsia="SimSun"/>
                <w:b/>
                <w:sz w:val="22"/>
                <w:szCs w:val="22"/>
              </w:rPr>
              <w:t>W</w:t>
            </w:r>
            <w:r>
              <w:rPr>
                <w:rFonts w:eastAsia="SimSun"/>
                <w:sz w:val="22"/>
                <w:szCs w:val="22"/>
              </w:rPr>
              <w:t xml:space="preserve">orld </w:t>
            </w:r>
            <w:r>
              <w:rPr>
                <w:rFonts w:eastAsia="SimSun"/>
                <w:b/>
                <w:sz w:val="22"/>
                <w:szCs w:val="22"/>
              </w:rPr>
              <w:t>W</w:t>
            </w:r>
            <w:r>
              <w:rPr>
                <w:rFonts w:eastAsia="SimSun"/>
                <w:sz w:val="22"/>
                <w:szCs w:val="22"/>
              </w:rPr>
              <w:t xml:space="preserve">ide </w:t>
            </w:r>
            <w:r>
              <w:rPr>
                <w:rFonts w:eastAsia="SimSun"/>
                <w:b/>
                <w:sz w:val="22"/>
                <w:szCs w:val="22"/>
              </w:rPr>
              <w:t>W</w:t>
            </w:r>
            <w:r>
              <w:rPr>
                <w:rFonts w:eastAsia="SimSun"/>
                <w:sz w:val="22"/>
                <w:szCs w:val="22"/>
              </w:rPr>
              <w:t xml:space="preserve">eb </w:t>
            </w:r>
            <w:r>
              <w:rPr>
                <w:rFonts w:eastAsia="SimSun"/>
                <w:b/>
                <w:sz w:val="22"/>
                <w:szCs w:val="22"/>
              </w:rPr>
              <w:t>C</w:t>
            </w:r>
            <w:r>
              <w:rPr>
                <w:rFonts w:eastAsia="SimSun"/>
                <w:sz w:val="22"/>
                <w:szCs w:val="22"/>
              </w:rPr>
              <w:t xml:space="preserve">onsortium, viết tắt </w:t>
            </w:r>
            <w:r>
              <w:rPr>
                <w:rFonts w:eastAsia="SimSun"/>
                <w:b/>
                <w:sz w:val="22"/>
                <w:szCs w:val="22"/>
              </w:rPr>
              <w:t>W3C</w:t>
            </w:r>
            <w:r>
              <w:rPr>
                <w:rFonts w:eastAsia="SimSun"/>
                <w:sz w:val="22"/>
                <w:szCs w:val="22"/>
              </w:rPr>
              <w:t>, lập ra các chuẩn cho Internet, nhất là cho World Wide Web</w:t>
            </w:r>
          </w:p>
        </w:tc>
      </w:tr>
      <w:tr w14:paraId="3947316D">
        <w:tblPrEx>
          <w:tblBorders>
            <w:top w:val="single" w:color="A8D08D" w:sz="4" w:space="0"/>
            <w:left w:val="single" w:color="A8D08D" w:sz="4" w:space="0"/>
            <w:bottom w:val="single" w:color="A8D08D" w:sz="4" w:space="0"/>
            <w:right w:val="single" w:color="A8D08D" w:sz="4" w:space="0"/>
            <w:insideH w:val="single" w:color="A8D08D" w:sz="4" w:space="0"/>
            <w:insideV w:val="single" w:color="A8D08D" w:sz="4" w:space="0"/>
          </w:tblBorders>
          <w:tblCellMar>
            <w:top w:w="0" w:type="dxa"/>
            <w:left w:w="108" w:type="dxa"/>
            <w:bottom w:w="0" w:type="dxa"/>
            <w:right w:w="108" w:type="dxa"/>
          </w:tblCellMar>
        </w:tblPrEx>
        <w:tc>
          <w:tcPr>
            <w:tcW w:w="1214" w:type="dxa"/>
            <w:noWrap w:val="0"/>
            <w:vAlign w:val="top"/>
          </w:tcPr>
          <w:p w14:paraId="4FDBBA8C">
            <w:pPr>
              <w:pStyle w:val="109"/>
              <w:numPr>
                <w:ilvl w:val="0"/>
                <w:numId w:val="0"/>
              </w:numPr>
              <w:spacing w:before="0" w:after="0" w:line="360" w:lineRule="auto"/>
              <w:ind w:left="284"/>
              <w:rPr>
                <w:rFonts w:eastAsia="SimSun"/>
                <w:b/>
                <w:bCs/>
                <w:sz w:val="22"/>
                <w:szCs w:val="22"/>
              </w:rPr>
            </w:pPr>
            <w:r>
              <w:rPr>
                <w:rFonts w:eastAsia="SimSun"/>
                <w:b/>
                <w:bCs/>
                <w:sz w:val="22"/>
                <w:szCs w:val="22"/>
              </w:rPr>
              <w:t>7</w:t>
            </w:r>
          </w:p>
        </w:tc>
        <w:tc>
          <w:tcPr>
            <w:tcW w:w="1446" w:type="dxa"/>
            <w:noWrap w:val="0"/>
            <w:vAlign w:val="top"/>
          </w:tcPr>
          <w:p w14:paraId="4141E810">
            <w:pPr>
              <w:ind w:left="0"/>
              <w:jc w:val="both"/>
              <w:rPr>
                <w:b/>
                <w:sz w:val="22"/>
                <w:szCs w:val="22"/>
              </w:rPr>
            </w:pPr>
            <w:r>
              <w:rPr>
                <w:b/>
                <w:sz w:val="22"/>
                <w:szCs w:val="22"/>
              </w:rPr>
              <w:t>SInvoice</w:t>
            </w:r>
          </w:p>
        </w:tc>
        <w:tc>
          <w:tcPr>
            <w:tcW w:w="7371" w:type="dxa"/>
            <w:noWrap w:val="0"/>
            <w:vAlign w:val="top"/>
          </w:tcPr>
          <w:p w14:paraId="38A3DA27">
            <w:pPr>
              <w:ind w:left="0"/>
              <w:jc w:val="both"/>
              <w:rPr>
                <w:rFonts w:eastAsia="SimSun"/>
                <w:sz w:val="22"/>
                <w:szCs w:val="22"/>
              </w:rPr>
            </w:pPr>
            <w:r>
              <w:rPr>
                <w:rFonts w:eastAsia="SimSun"/>
                <w:sz w:val="22"/>
                <w:szCs w:val="22"/>
              </w:rPr>
              <w:t>Dịch vụ/hệ thống hóa đơn điện tử của Viettel</w:t>
            </w:r>
          </w:p>
        </w:tc>
      </w:tr>
      <w:tr w14:paraId="206D3B3E">
        <w:tblPrEx>
          <w:tblBorders>
            <w:top w:val="single" w:color="A8D08D" w:sz="4" w:space="0"/>
            <w:left w:val="single" w:color="A8D08D" w:sz="4" w:space="0"/>
            <w:bottom w:val="single" w:color="A8D08D" w:sz="4" w:space="0"/>
            <w:right w:val="single" w:color="A8D08D" w:sz="4" w:space="0"/>
            <w:insideH w:val="single" w:color="A8D08D" w:sz="4" w:space="0"/>
            <w:insideV w:val="single" w:color="A8D08D" w:sz="4" w:space="0"/>
          </w:tblBorders>
          <w:tblCellMar>
            <w:top w:w="0" w:type="dxa"/>
            <w:left w:w="108" w:type="dxa"/>
            <w:bottom w:w="0" w:type="dxa"/>
            <w:right w:w="108" w:type="dxa"/>
          </w:tblCellMar>
        </w:tblPrEx>
        <w:tc>
          <w:tcPr>
            <w:tcW w:w="1214" w:type="dxa"/>
            <w:noWrap w:val="0"/>
            <w:vAlign w:val="top"/>
          </w:tcPr>
          <w:p w14:paraId="7AF8994D">
            <w:pPr>
              <w:pStyle w:val="109"/>
              <w:numPr>
                <w:ilvl w:val="0"/>
                <w:numId w:val="0"/>
              </w:numPr>
              <w:spacing w:before="0" w:after="0" w:line="360" w:lineRule="auto"/>
              <w:ind w:left="284"/>
              <w:rPr>
                <w:rFonts w:eastAsia="SimSun"/>
                <w:b/>
                <w:bCs/>
                <w:sz w:val="22"/>
                <w:szCs w:val="22"/>
              </w:rPr>
            </w:pPr>
            <w:r>
              <w:rPr>
                <w:rFonts w:eastAsia="SimSun"/>
                <w:b/>
                <w:bCs/>
                <w:sz w:val="22"/>
                <w:szCs w:val="22"/>
              </w:rPr>
              <w:t>8</w:t>
            </w:r>
          </w:p>
        </w:tc>
        <w:tc>
          <w:tcPr>
            <w:tcW w:w="1446" w:type="dxa"/>
            <w:noWrap w:val="0"/>
            <w:vAlign w:val="top"/>
          </w:tcPr>
          <w:p w14:paraId="369AC74E">
            <w:pPr>
              <w:ind w:left="0"/>
              <w:jc w:val="both"/>
              <w:rPr>
                <w:b/>
                <w:sz w:val="22"/>
                <w:szCs w:val="22"/>
              </w:rPr>
            </w:pPr>
            <w:r>
              <w:rPr>
                <w:b/>
                <w:sz w:val="22"/>
                <w:szCs w:val="22"/>
              </w:rPr>
              <w:t>HTTH</w:t>
            </w:r>
          </w:p>
        </w:tc>
        <w:tc>
          <w:tcPr>
            <w:tcW w:w="7371" w:type="dxa"/>
            <w:noWrap w:val="0"/>
            <w:vAlign w:val="top"/>
          </w:tcPr>
          <w:p w14:paraId="64E1B5E5">
            <w:pPr>
              <w:ind w:left="0"/>
              <w:jc w:val="both"/>
              <w:rPr>
                <w:rFonts w:eastAsia="SimSun"/>
                <w:sz w:val="22"/>
                <w:szCs w:val="22"/>
              </w:rPr>
            </w:pPr>
            <w:r>
              <w:rPr>
                <w:rFonts w:eastAsia="SimSun"/>
                <w:sz w:val="22"/>
                <w:szCs w:val="22"/>
              </w:rPr>
              <w:t>Hệ thống phần mềm kế toán, quản trị doanh nghiệp tích hợp với hệ thống SInvoice để phát hành hóa đơn.</w:t>
            </w:r>
          </w:p>
        </w:tc>
      </w:tr>
    </w:tbl>
    <w:p w14:paraId="54F9B997">
      <w:pPr>
        <w:pStyle w:val="2"/>
        <w:rPr>
          <w:sz w:val="22"/>
          <w:szCs w:val="22"/>
        </w:rPr>
      </w:pPr>
      <w:bookmarkStart w:id="4" w:name="_Toc115266160"/>
      <w:r>
        <w:rPr>
          <w:sz w:val="22"/>
          <w:szCs w:val="22"/>
        </w:rPr>
        <w:t>Mục đích và phạm vi</w:t>
      </w:r>
      <w:bookmarkEnd w:id="4"/>
    </w:p>
    <w:p w14:paraId="264F4790">
      <w:pPr>
        <w:snapToGrid w:val="0"/>
        <w:ind w:left="0" w:firstLine="432"/>
        <w:jc w:val="both"/>
        <w:rPr>
          <w:bCs/>
          <w:sz w:val="22"/>
          <w:szCs w:val="22"/>
        </w:rPr>
      </w:pPr>
      <w:r>
        <w:rPr>
          <w:snapToGrid/>
          <w:sz w:val="22"/>
          <w:szCs w:val="22"/>
        </w:rPr>
        <w:t>Mô tả chi tiết chuẩn kết nối để các hệ thống có thể kết nối vào dịch vụ Hóa đơn điện tử đại trà của Viettel nhằm đảm bảo</w:t>
      </w:r>
      <w:r>
        <w:rPr>
          <w:sz w:val="22"/>
          <w:szCs w:val="22"/>
        </w:rPr>
        <w:t xml:space="preserve"> phát hành đúng thông tin.</w:t>
      </w:r>
    </w:p>
    <w:p w14:paraId="36DAE1AD">
      <w:pPr>
        <w:pStyle w:val="2"/>
        <w:rPr>
          <w:sz w:val="22"/>
          <w:szCs w:val="22"/>
        </w:rPr>
      </w:pPr>
      <w:bookmarkStart w:id="5" w:name="_Toc115266161"/>
      <w:r>
        <w:rPr>
          <w:sz w:val="22"/>
          <w:szCs w:val="22"/>
        </w:rPr>
        <w:t>Mô hình kết nối</w:t>
      </w:r>
      <w:bookmarkEnd w:id="3"/>
      <w:bookmarkEnd w:id="5"/>
      <w:r>
        <w:rPr>
          <w:sz w:val="22"/>
          <w:szCs w:val="22"/>
        </w:rPr>
        <w:t xml:space="preserve">  </w:t>
      </w:r>
    </w:p>
    <w:p w14:paraId="3CB43AFE">
      <w:pPr>
        <w:snapToGrid w:val="0"/>
        <w:ind w:left="0"/>
        <w:jc w:val="both"/>
        <w:rPr>
          <w:sz w:val="22"/>
          <w:szCs w:val="22"/>
        </w:rPr>
      </w:pPr>
      <w:r>
        <w:rPr>
          <w:sz w:val="22"/>
          <w:szCs w:val="22"/>
        </w:rPr>
        <w:object>
          <v:shape id="_x0000_i1025" o:spt="75" type="#_x0000_t75" style="height:80.3pt;width:476.3pt;" o:ole="t" filled="f" stroked="f" coordsize="21600,21600">
            <v:path/>
            <v:fill on="f" focussize="0,0"/>
            <v:stroke on="f"/>
            <v:imagedata r:id="rId21" o:title=""/>
            <o:lock v:ext="edit" aspectratio="t"/>
            <w10:wrap type="none"/>
            <w10:anchorlock/>
          </v:shape>
          <o:OLEObject Type="Embed" ProgID="Visio.Drawing.15" ShapeID="_x0000_i1025" DrawAspect="Content" ObjectID="_1468075726" r:id="rId20">
            <o:LockedField>false</o:LockedField>
          </o:OLEObject>
        </w:object>
      </w:r>
    </w:p>
    <w:p w14:paraId="576FC165">
      <w:pPr>
        <w:snapToGrid w:val="0"/>
        <w:ind w:left="0" w:firstLine="432"/>
        <w:jc w:val="both"/>
        <w:rPr>
          <w:sz w:val="22"/>
          <w:szCs w:val="22"/>
        </w:rPr>
      </w:pPr>
      <w:r>
        <w:rPr>
          <w:sz w:val="22"/>
          <w:szCs w:val="22"/>
        </w:rPr>
        <w:t xml:space="preserve">Hệ thống </w:t>
      </w:r>
      <w:r>
        <w:rPr>
          <w:snapToGrid/>
          <w:sz w:val="22"/>
          <w:szCs w:val="22"/>
        </w:rPr>
        <w:t>SInvoice</w:t>
      </w:r>
      <w:r>
        <w:rPr>
          <w:sz w:val="22"/>
          <w:szCs w:val="22"/>
        </w:rPr>
        <w:t xml:space="preserve"> đóng vai trò nhận dữ liệu hóa đơn từ các hệ thống bên ngoài (hệ thống tích hợp) gửi về và phát hành thành hóa đơn theo mẫu mà doanh nghiệp đã chọn. Các API của hệ thống SInvoice được cung cấp theo chuẩn Restful Webservice.</w:t>
      </w:r>
    </w:p>
    <w:p w14:paraId="0FBD3D30">
      <w:pPr>
        <w:snapToGrid w:val="0"/>
        <w:ind w:left="0" w:firstLine="432"/>
        <w:jc w:val="both"/>
        <w:rPr>
          <w:sz w:val="22"/>
          <w:szCs w:val="22"/>
        </w:rPr>
      </w:pPr>
      <w:r>
        <w:rPr>
          <w:sz w:val="22"/>
          <w:szCs w:val="22"/>
        </w:rPr>
        <w:t xml:space="preserve">Ban đầu, doanh </w:t>
      </w:r>
      <w:r>
        <w:rPr>
          <w:snapToGrid/>
          <w:sz w:val="22"/>
          <w:szCs w:val="22"/>
        </w:rPr>
        <w:t>nghiệp</w:t>
      </w:r>
      <w:r>
        <w:rPr>
          <w:sz w:val="22"/>
          <w:szCs w:val="22"/>
        </w:rPr>
        <w:t xml:space="preserve"> thực hiện các thao tác khai báo mẫu hóa đơn trên web của hệ thống SInvoice bao gồm:</w:t>
      </w:r>
    </w:p>
    <w:p w14:paraId="03B34136">
      <w:pPr>
        <w:numPr>
          <w:ilvl w:val="0"/>
          <w:numId w:val="15"/>
        </w:numPr>
        <w:snapToGrid w:val="0"/>
        <w:jc w:val="both"/>
        <w:rPr>
          <w:sz w:val="22"/>
          <w:szCs w:val="22"/>
        </w:rPr>
      </w:pPr>
      <w:r>
        <w:rPr>
          <w:sz w:val="22"/>
          <w:szCs w:val="22"/>
        </w:rPr>
        <w:t>Khai báo tên mẫu hóa đơn</w:t>
      </w:r>
    </w:p>
    <w:p w14:paraId="3C5CAE49">
      <w:pPr>
        <w:numPr>
          <w:ilvl w:val="0"/>
          <w:numId w:val="15"/>
        </w:numPr>
        <w:snapToGrid w:val="0"/>
        <w:jc w:val="both"/>
        <w:rPr>
          <w:sz w:val="22"/>
          <w:szCs w:val="22"/>
        </w:rPr>
      </w:pPr>
      <w:r>
        <w:rPr>
          <w:sz w:val="22"/>
          <w:szCs w:val="22"/>
        </w:rPr>
        <w:t>Chọn mẫu hóa đơn</w:t>
      </w:r>
    </w:p>
    <w:p w14:paraId="6067ED39">
      <w:pPr>
        <w:numPr>
          <w:ilvl w:val="0"/>
          <w:numId w:val="15"/>
        </w:numPr>
        <w:snapToGrid w:val="0"/>
        <w:jc w:val="both"/>
        <w:rPr>
          <w:sz w:val="22"/>
          <w:szCs w:val="22"/>
        </w:rPr>
      </w:pPr>
      <w:r>
        <w:rPr>
          <w:sz w:val="22"/>
          <w:szCs w:val="22"/>
        </w:rPr>
        <w:t>Khai báo dải hóa đơn</w:t>
      </w:r>
    </w:p>
    <w:p w14:paraId="3415C201">
      <w:pPr>
        <w:numPr>
          <w:ilvl w:val="0"/>
          <w:numId w:val="15"/>
        </w:numPr>
        <w:snapToGrid w:val="0"/>
        <w:jc w:val="both"/>
        <w:rPr>
          <w:sz w:val="22"/>
          <w:szCs w:val="22"/>
        </w:rPr>
      </w:pPr>
      <w:r>
        <w:rPr>
          <w:sz w:val="22"/>
          <w:szCs w:val="22"/>
        </w:rPr>
        <w:t>Lập thông báo phát hành</w:t>
      </w:r>
    </w:p>
    <w:p w14:paraId="2673D542">
      <w:pPr>
        <w:numPr>
          <w:ilvl w:val="0"/>
          <w:numId w:val="15"/>
        </w:numPr>
        <w:snapToGrid w:val="0"/>
        <w:jc w:val="both"/>
        <w:rPr>
          <w:sz w:val="22"/>
          <w:szCs w:val="22"/>
        </w:rPr>
      </w:pPr>
      <w:r>
        <w:rPr>
          <w:sz w:val="22"/>
          <w:szCs w:val="22"/>
        </w:rPr>
        <w:t>Đăng ký thông tin chứng thư số</w:t>
      </w:r>
    </w:p>
    <w:p w14:paraId="0D001F23">
      <w:pPr>
        <w:snapToGrid w:val="0"/>
        <w:ind w:left="432"/>
        <w:jc w:val="both"/>
        <w:rPr>
          <w:sz w:val="22"/>
          <w:szCs w:val="22"/>
        </w:rPr>
      </w:pPr>
      <w:r>
        <w:rPr>
          <w:sz w:val="22"/>
          <w:szCs w:val="22"/>
        </w:rPr>
        <w:t xml:space="preserve">Chi tiết các bước hướng dẫn có thể xem thêm tại: </w:t>
      </w:r>
      <w:r>
        <w:rPr>
          <w:sz w:val="22"/>
          <w:szCs w:val="22"/>
        </w:rPr>
        <w:fldChar w:fldCharType="begin"/>
      </w:r>
      <w:r>
        <w:rPr>
          <w:sz w:val="22"/>
          <w:szCs w:val="22"/>
        </w:rPr>
        <w:instrText xml:space="preserve"> HYPERLINK "https://sinvoice.viettel.vn/ho-tro/huong-dan-su-dung/mo-ta-tong-the-cac-buoc-dang-ky-va-su-dung-dich-vu-hoa-don-dien-tu" </w:instrText>
      </w:r>
      <w:r>
        <w:rPr>
          <w:sz w:val="22"/>
          <w:szCs w:val="22"/>
        </w:rPr>
        <w:fldChar w:fldCharType="separate"/>
      </w:r>
      <w:r>
        <w:rPr>
          <w:rStyle w:val="34"/>
          <w:sz w:val="22"/>
          <w:szCs w:val="22"/>
        </w:rPr>
        <w:t>https://sinvoice.viettel.vn/ho-tro/huong-dan-su-dung/mo-ta-tong-the-cac-buoc-dang-ky-va-su-dung-dich-vu-hoa-don-dien-tu</w:t>
      </w:r>
      <w:r>
        <w:rPr>
          <w:sz w:val="22"/>
          <w:szCs w:val="22"/>
        </w:rPr>
        <w:fldChar w:fldCharType="end"/>
      </w:r>
      <w:r>
        <w:rPr>
          <w:sz w:val="22"/>
          <w:szCs w:val="22"/>
        </w:rPr>
        <w:t xml:space="preserve"> </w:t>
      </w:r>
    </w:p>
    <w:p w14:paraId="18C582BA">
      <w:pPr>
        <w:pStyle w:val="2"/>
        <w:rPr>
          <w:sz w:val="22"/>
          <w:szCs w:val="22"/>
        </w:rPr>
      </w:pPr>
      <w:bookmarkStart w:id="6" w:name="_Toc115266162"/>
      <w:r>
        <w:rPr>
          <w:sz w:val="22"/>
          <w:szCs w:val="22"/>
        </w:rPr>
        <w:t>Một số luồng cơ bản</w:t>
      </w:r>
      <w:bookmarkEnd w:id="6"/>
    </w:p>
    <w:p w14:paraId="006373D0">
      <w:pPr>
        <w:snapToGrid w:val="0"/>
        <w:ind w:left="0" w:firstLine="432"/>
        <w:jc w:val="both"/>
        <w:rPr>
          <w:sz w:val="22"/>
          <w:szCs w:val="22"/>
        </w:rPr>
      </w:pPr>
      <w:r>
        <w:rPr>
          <w:sz w:val="22"/>
          <w:szCs w:val="22"/>
        </w:rPr>
        <w:t>Sau khi các thông tin khai báo mẫu hóa đơn đã được thực hiện đầy đủ trên SInvoice, doanh nghiệp có thể thông qua các hệ thống bên ngoài để gọi các API thực hiện việc</w:t>
      </w:r>
    </w:p>
    <w:p w14:paraId="66AB82E8">
      <w:pPr>
        <w:numPr>
          <w:ilvl w:val="0"/>
          <w:numId w:val="16"/>
        </w:numPr>
        <w:snapToGrid w:val="0"/>
        <w:jc w:val="both"/>
        <w:rPr>
          <w:b/>
          <w:sz w:val="22"/>
          <w:szCs w:val="22"/>
        </w:rPr>
      </w:pPr>
      <w:r>
        <w:rPr>
          <w:b/>
          <w:sz w:val="22"/>
          <w:szCs w:val="22"/>
        </w:rPr>
        <w:t>Luồng đơn giản</w:t>
      </w:r>
    </w:p>
    <w:p w14:paraId="5489E29D">
      <w:pPr>
        <w:numPr>
          <w:ilvl w:val="0"/>
          <w:numId w:val="15"/>
        </w:numPr>
        <w:snapToGrid w:val="0"/>
        <w:jc w:val="both"/>
        <w:rPr>
          <w:sz w:val="22"/>
          <w:szCs w:val="22"/>
        </w:rPr>
      </w:pPr>
      <w:r>
        <w:rPr>
          <w:sz w:val="22"/>
          <w:szCs w:val="22"/>
        </w:rPr>
        <w:t>Phát hành/Thay thế/điều chỉnh hóa đơn (</w:t>
      </w:r>
      <w:r>
        <w:rPr>
          <w:b/>
          <w:i/>
          <w:sz w:val="22"/>
          <w:szCs w:val="22"/>
        </w:rPr>
        <w:t>Tương ứng API mục: 7.2 đối với loại chứng thư số HSM hoặc 7.15 và 7.16 đối với loại chứng thư số USB-TOKEN</w:t>
      </w:r>
      <w:r>
        <w:rPr>
          <w:b/>
          <w:i/>
          <w:sz w:val="22"/>
          <w:szCs w:val="22"/>
          <w:lang w:val="vi-VN"/>
        </w:rPr>
        <w:t xml:space="preserve"> hoặc </w:t>
      </w:r>
      <w:r>
        <w:rPr>
          <w:b/>
          <w:i/>
          <w:sz w:val="22"/>
          <w:szCs w:val="22"/>
        </w:rPr>
        <w:t xml:space="preserve">7.31 và 7.32 đối với loại chứng thư số </w:t>
      </w:r>
      <w:r>
        <w:rPr>
          <w:b/>
          <w:i/>
          <w:sz w:val="22"/>
          <w:szCs w:val="22"/>
          <w:lang w:val="vi-VN"/>
        </w:rPr>
        <w:t xml:space="preserve">CLOUD CA </w:t>
      </w:r>
      <w:r>
        <w:rPr>
          <w:sz w:val="22"/>
          <w:szCs w:val="22"/>
        </w:rPr>
        <w:t>)</w:t>
      </w:r>
    </w:p>
    <w:p w14:paraId="45D6FF8C">
      <w:pPr>
        <w:numPr>
          <w:ilvl w:val="0"/>
          <w:numId w:val="15"/>
        </w:numPr>
        <w:snapToGrid w:val="0"/>
        <w:jc w:val="both"/>
        <w:rPr>
          <w:sz w:val="22"/>
          <w:szCs w:val="22"/>
        </w:rPr>
      </w:pPr>
      <w:r>
        <w:rPr>
          <w:sz w:val="22"/>
          <w:szCs w:val="22"/>
        </w:rPr>
        <w:t>Hủy hóa đơn (</w:t>
      </w:r>
      <w:r>
        <w:rPr>
          <w:b/>
          <w:i/>
          <w:sz w:val="22"/>
          <w:szCs w:val="22"/>
        </w:rPr>
        <w:t>Tương ứng API mục: 7.10</w:t>
      </w:r>
      <w:r>
        <w:rPr>
          <w:sz w:val="22"/>
          <w:szCs w:val="22"/>
        </w:rPr>
        <w:t>)</w:t>
      </w:r>
    </w:p>
    <w:p w14:paraId="6CF3516B">
      <w:pPr>
        <w:numPr>
          <w:ilvl w:val="0"/>
          <w:numId w:val="15"/>
        </w:numPr>
        <w:snapToGrid w:val="0"/>
        <w:jc w:val="both"/>
        <w:rPr>
          <w:sz w:val="22"/>
          <w:szCs w:val="22"/>
        </w:rPr>
      </w:pPr>
      <w:r>
        <w:rPr>
          <w:sz w:val="22"/>
          <w:szCs w:val="22"/>
        </w:rPr>
        <w:t>Tải file hóa đơn (</w:t>
      </w:r>
      <w:r>
        <w:rPr>
          <w:b/>
          <w:i/>
          <w:sz w:val="22"/>
          <w:szCs w:val="22"/>
        </w:rPr>
        <w:t>Tương ứng API mục: 7.3</w:t>
      </w:r>
      <w:r>
        <w:rPr>
          <w:sz w:val="22"/>
          <w:szCs w:val="22"/>
        </w:rPr>
        <w:t>)</w:t>
      </w:r>
    </w:p>
    <w:p w14:paraId="52156C30">
      <w:pPr>
        <w:numPr>
          <w:ilvl w:val="0"/>
          <w:numId w:val="15"/>
        </w:numPr>
        <w:snapToGrid w:val="0"/>
        <w:jc w:val="both"/>
        <w:rPr>
          <w:sz w:val="22"/>
          <w:szCs w:val="22"/>
        </w:rPr>
      </w:pPr>
      <w:r>
        <w:rPr>
          <w:sz w:val="22"/>
          <w:szCs w:val="22"/>
        </w:rPr>
        <w:t>Tra cứu hóa đơn (</w:t>
      </w:r>
      <w:r>
        <w:rPr>
          <w:b/>
          <w:i/>
          <w:sz w:val="22"/>
          <w:szCs w:val="22"/>
        </w:rPr>
        <w:t>Tương ứng API mục: 7.6</w:t>
      </w:r>
      <w:r>
        <w:rPr>
          <w:sz w:val="22"/>
          <w:szCs w:val="22"/>
        </w:rPr>
        <w:t>)</w:t>
      </w:r>
    </w:p>
    <w:p w14:paraId="2F6A6CA5">
      <w:pPr>
        <w:numPr>
          <w:ilvl w:val="0"/>
          <w:numId w:val="15"/>
        </w:numPr>
        <w:snapToGrid w:val="0"/>
        <w:jc w:val="both"/>
        <w:rPr>
          <w:sz w:val="22"/>
          <w:szCs w:val="22"/>
        </w:rPr>
      </w:pPr>
      <w:r>
        <w:rPr>
          <w:sz w:val="22"/>
          <w:szCs w:val="22"/>
        </w:rPr>
        <w:t>Lập hóa đơn nháp (</w:t>
      </w:r>
      <w:r>
        <w:rPr>
          <w:b/>
          <w:i/>
          <w:sz w:val="22"/>
          <w:szCs w:val="22"/>
        </w:rPr>
        <w:t>Tương ứng API mục: 7.8</w:t>
      </w:r>
      <w:r>
        <w:rPr>
          <w:sz w:val="22"/>
          <w:szCs w:val="22"/>
        </w:rPr>
        <w:t>)</w:t>
      </w:r>
    </w:p>
    <w:p w14:paraId="1FD940F5">
      <w:pPr>
        <w:numPr>
          <w:ilvl w:val="0"/>
          <w:numId w:val="15"/>
        </w:numPr>
        <w:snapToGrid w:val="0"/>
        <w:jc w:val="both"/>
        <w:rPr>
          <w:sz w:val="22"/>
          <w:szCs w:val="22"/>
        </w:rPr>
      </w:pPr>
      <w:r>
        <w:rPr>
          <w:sz w:val="22"/>
          <w:szCs w:val="22"/>
          <w:lang w:val="vi-VN"/>
        </w:rPr>
        <w:t xml:space="preserve">Tra cứu hóa đơn bằng transactionUuid </w:t>
      </w:r>
      <w:r>
        <w:rPr>
          <w:sz w:val="22"/>
          <w:szCs w:val="22"/>
        </w:rPr>
        <w:t>(</w:t>
      </w:r>
      <w:r>
        <w:rPr>
          <w:b/>
          <w:i/>
          <w:sz w:val="22"/>
          <w:szCs w:val="22"/>
        </w:rPr>
        <w:t>Tương ứng API mục: 7.21</w:t>
      </w:r>
      <w:r>
        <w:rPr>
          <w:sz w:val="22"/>
          <w:szCs w:val="22"/>
        </w:rPr>
        <w:t>)</w:t>
      </w:r>
      <w:r>
        <w:rPr>
          <w:sz w:val="22"/>
          <w:szCs w:val="22"/>
          <w:lang w:val="vi-VN"/>
        </w:rPr>
        <w:t xml:space="preserve">: </w:t>
      </w:r>
      <w:r>
        <w:rPr>
          <w:color w:val="FF0000"/>
          <w:sz w:val="22"/>
          <w:szCs w:val="22"/>
          <w:lang w:val="vi-VN"/>
        </w:rPr>
        <w:t>bắt buộc</w:t>
      </w:r>
    </w:p>
    <w:p w14:paraId="59CD650D">
      <w:pPr>
        <w:numPr>
          <w:ilvl w:val="0"/>
          <w:numId w:val="16"/>
        </w:numPr>
        <w:snapToGrid w:val="0"/>
        <w:jc w:val="both"/>
        <w:rPr>
          <w:b/>
          <w:sz w:val="22"/>
          <w:szCs w:val="22"/>
        </w:rPr>
      </w:pPr>
      <w:r>
        <w:rPr>
          <w:b/>
          <w:sz w:val="22"/>
          <w:szCs w:val="22"/>
        </w:rPr>
        <w:t>Luồng hóa đơn có phát sinh các trường thông tin thêm (Các thông tin ngoài các khai báo chuẩn trong phần 5. VD: Điện nước, bệnh viện, hải hảng, xuất nhập kho ….)</w:t>
      </w:r>
    </w:p>
    <w:p w14:paraId="00DB73FE">
      <w:pPr>
        <w:numPr>
          <w:ilvl w:val="0"/>
          <w:numId w:val="15"/>
        </w:numPr>
        <w:snapToGrid w:val="0"/>
        <w:jc w:val="both"/>
        <w:rPr>
          <w:sz w:val="22"/>
          <w:szCs w:val="22"/>
        </w:rPr>
      </w:pPr>
      <w:r>
        <w:rPr>
          <w:sz w:val="22"/>
          <w:szCs w:val="22"/>
        </w:rPr>
        <w:t>Lấy danh sách trường động được khai báo theo mẫu hóa đơn (</w:t>
      </w:r>
      <w:r>
        <w:rPr>
          <w:b/>
          <w:i/>
          <w:sz w:val="22"/>
          <w:szCs w:val="22"/>
        </w:rPr>
        <w:t>Tương ứng API mục: 7.7</w:t>
      </w:r>
      <w:r>
        <w:rPr>
          <w:sz w:val="22"/>
          <w:szCs w:val="22"/>
        </w:rPr>
        <w:t>)</w:t>
      </w:r>
    </w:p>
    <w:p w14:paraId="053E5A3F">
      <w:pPr>
        <w:numPr>
          <w:ilvl w:val="0"/>
          <w:numId w:val="15"/>
        </w:numPr>
        <w:snapToGrid w:val="0"/>
        <w:jc w:val="both"/>
        <w:rPr>
          <w:sz w:val="22"/>
          <w:szCs w:val="22"/>
        </w:rPr>
      </w:pPr>
      <w:r>
        <w:rPr>
          <w:sz w:val="22"/>
          <w:szCs w:val="22"/>
        </w:rPr>
        <w:t>Phát hành/Thay thế/điều chỉnh hóa đơn (</w:t>
      </w:r>
      <w:r>
        <w:rPr>
          <w:b/>
          <w:i/>
          <w:sz w:val="22"/>
          <w:szCs w:val="22"/>
        </w:rPr>
        <w:t>Tương ứng API mục: 7.2 đối với loại chứng thư số HSM hoặc 7.15 và 7.16 đối với loại chứng thư số USB-TOKEN</w:t>
      </w:r>
      <w:r>
        <w:rPr>
          <w:b/>
          <w:i/>
          <w:sz w:val="22"/>
          <w:szCs w:val="22"/>
          <w:lang w:val="vi-VN"/>
        </w:rPr>
        <w:t xml:space="preserve"> hoặc </w:t>
      </w:r>
      <w:r>
        <w:rPr>
          <w:b/>
          <w:i/>
          <w:sz w:val="22"/>
          <w:szCs w:val="22"/>
        </w:rPr>
        <w:t xml:space="preserve">7.31 và 7.32 đối với loại chứng thư số </w:t>
      </w:r>
      <w:r>
        <w:rPr>
          <w:b/>
          <w:i/>
          <w:sz w:val="22"/>
          <w:szCs w:val="22"/>
          <w:lang w:val="vi-VN"/>
        </w:rPr>
        <w:t xml:space="preserve">CLOUD CA </w:t>
      </w:r>
      <w:r>
        <w:rPr>
          <w:sz w:val="22"/>
          <w:szCs w:val="22"/>
        </w:rPr>
        <w:t>)</w:t>
      </w:r>
    </w:p>
    <w:p w14:paraId="4CADB467">
      <w:pPr>
        <w:numPr>
          <w:ilvl w:val="0"/>
          <w:numId w:val="15"/>
        </w:numPr>
        <w:snapToGrid w:val="0"/>
        <w:jc w:val="both"/>
        <w:rPr>
          <w:sz w:val="22"/>
          <w:szCs w:val="22"/>
        </w:rPr>
      </w:pPr>
      <w:r>
        <w:rPr>
          <w:sz w:val="22"/>
          <w:szCs w:val="22"/>
        </w:rPr>
        <w:t>Hủy hóa đơn (</w:t>
      </w:r>
      <w:r>
        <w:rPr>
          <w:b/>
          <w:i/>
          <w:sz w:val="22"/>
          <w:szCs w:val="22"/>
        </w:rPr>
        <w:t>Tương ứng API mục: 7.10</w:t>
      </w:r>
      <w:r>
        <w:rPr>
          <w:sz w:val="22"/>
          <w:szCs w:val="22"/>
        </w:rPr>
        <w:t>)</w:t>
      </w:r>
    </w:p>
    <w:p w14:paraId="09CBA5E4">
      <w:pPr>
        <w:numPr>
          <w:ilvl w:val="0"/>
          <w:numId w:val="15"/>
        </w:numPr>
        <w:snapToGrid w:val="0"/>
        <w:jc w:val="both"/>
        <w:rPr>
          <w:sz w:val="22"/>
          <w:szCs w:val="22"/>
        </w:rPr>
      </w:pPr>
      <w:r>
        <w:rPr>
          <w:sz w:val="22"/>
          <w:szCs w:val="22"/>
        </w:rPr>
        <w:t>Tải file hóa đơn (</w:t>
      </w:r>
      <w:r>
        <w:rPr>
          <w:b/>
          <w:i/>
          <w:sz w:val="22"/>
          <w:szCs w:val="22"/>
        </w:rPr>
        <w:t>Tương ứng API mục: 7.3</w:t>
      </w:r>
      <w:r>
        <w:rPr>
          <w:sz w:val="22"/>
          <w:szCs w:val="22"/>
        </w:rPr>
        <w:t>)</w:t>
      </w:r>
    </w:p>
    <w:p w14:paraId="1B6A85EF">
      <w:pPr>
        <w:numPr>
          <w:ilvl w:val="0"/>
          <w:numId w:val="15"/>
        </w:numPr>
        <w:snapToGrid w:val="0"/>
        <w:jc w:val="both"/>
        <w:rPr>
          <w:sz w:val="22"/>
          <w:szCs w:val="22"/>
        </w:rPr>
      </w:pPr>
      <w:r>
        <w:rPr>
          <w:sz w:val="22"/>
          <w:szCs w:val="22"/>
        </w:rPr>
        <w:t>Tra cứu hóa đơn (</w:t>
      </w:r>
      <w:r>
        <w:rPr>
          <w:b/>
          <w:i/>
          <w:sz w:val="22"/>
          <w:szCs w:val="22"/>
        </w:rPr>
        <w:t>Tương ứng API mục: 7.6</w:t>
      </w:r>
      <w:r>
        <w:rPr>
          <w:sz w:val="22"/>
          <w:szCs w:val="22"/>
        </w:rPr>
        <w:t>)</w:t>
      </w:r>
    </w:p>
    <w:p w14:paraId="6105D63F">
      <w:pPr>
        <w:numPr>
          <w:ilvl w:val="0"/>
          <w:numId w:val="15"/>
        </w:numPr>
        <w:snapToGrid w:val="0"/>
        <w:jc w:val="both"/>
        <w:rPr>
          <w:sz w:val="22"/>
          <w:szCs w:val="22"/>
        </w:rPr>
      </w:pPr>
      <w:r>
        <w:rPr>
          <w:sz w:val="22"/>
          <w:szCs w:val="22"/>
        </w:rPr>
        <w:t>Lập hóa đơn nháp (</w:t>
      </w:r>
      <w:r>
        <w:rPr>
          <w:b/>
          <w:i/>
          <w:sz w:val="22"/>
          <w:szCs w:val="22"/>
        </w:rPr>
        <w:t>Tương ứng API mục: 7.8</w:t>
      </w:r>
      <w:r>
        <w:rPr>
          <w:sz w:val="22"/>
          <w:szCs w:val="22"/>
        </w:rPr>
        <w:t>)</w:t>
      </w:r>
    </w:p>
    <w:p w14:paraId="2BC6A3B6">
      <w:pPr>
        <w:numPr>
          <w:ilvl w:val="0"/>
          <w:numId w:val="15"/>
        </w:numPr>
        <w:snapToGrid w:val="0"/>
        <w:jc w:val="both"/>
        <w:rPr>
          <w:sz w:val="22"/>
          <w:szCs w:val="22"/>
        </w:rPr>
      </w:pPr>
      <w:r>
        <w:rPr>
          <w:sz w:val="22"/>
          <w:szCs w:val="22"/>
          <w:lang w:val="vi-VN"/>
        </w:rPr>
        <w:t xml:space="preserve">Tra cứu hóa đơn bằng transactionUuid </w:t>
      </w:r>
      <w:r>
        <w:rPr>
          <w:sz w:val="22"/>
          <w:szCs w:val="22"/>
        </w:rPr>
        <w:t>(</w:t>
      </w:r>
      <w:r>
        <w:rPr>
          <w:b/>
          <w:i/>
          <w:sz w:val="22"/>
          <w:szCs w:val="22"/>
        </w:rPr>
        <w:t>Tương ứng API mục: 7.21</w:t>
      </w:r>
      <w:r>
        <w:rPr>
          <w:sz w:val="22"/>
          <w:szCs w:val="22"/>
        </w:rPr>
        <w:t>)</w:t>
      </w:r>
      <w:r>
        <w:rPr>
          <w:sz w:val="22"/>
          <w:szCs w:val="22"/>
          <w:lang w:val="vi-VN"/>
        </w:rPr>
        <w:t xml:space="preserve">: </w:t>
      </w:r>
      <w:r>
        <w:rPr>
          <w:color w:val="FF0000"/>
          <w:sz w:val="22"/>
          <w:szCs w:val="22"/>
          <w:lang w:val="vi-VN"/>
        </w:rPr>
        <w:t>bắt buộc</w:t>
      </w:r>
    </w:p>
    <w:p w14:paraId="6D4BE06D">
      <w:pPr>
        <w:snapToGrid w:val="0"/>
        <w:jc w:val="both"/>
        <w:rPr>
          <w:color w:val="FF0000"/>
          <w:sz w:val="22"/>
          <w:szCs w:val="22"/>
          <w:lang w:val="vi-VN"/>
        </w:rPr>
      </w:pPr>
    </w:p>
    <w:p w14:paraId="5C1C12C9">
      <w:pPr>
        <w:pStyle w:val="93"/>
        <w:rPr>
          <w:rFonts w:ascii="Times New Roman" w:hAnsi="Times New Roman" w:eastAsia="Times New Roman"/>
          <w:snapToGrid w:val="0"/>
        </w:rPr>
      </w:pPr>
    </w:p>
    <w:p w14:paraId="4C311DC7">
      <w:pPr>
        <w:pStyle w:val="93"/>
        <w:rPr>
          <w:rFonts w:ascii="Times New Roman" w:hAnsi="Times New Roman"/>
        </w:rPr>
      </w:pPr>
    </w:p>
    <w:p w14:paraId="387D6A65">
      <w:pPr>
        <w:snapToGrid w:val="0"/>
        <w:ind w:left="0"/>
        <w:jc w:val="both"/>
        <w:rPr>
          <w:sz w:val="22"/>
          <w:szCs w:val="22"/>
        </w:rPr>
      </w:pPr>
      <w:r>
        <w:rPr>
          <w:b/>
          <w:sz w:val="22"/>
          <w:szCs w:val="22"/>
        </w:rPr>
        <w:t>Lưu ý:</w:t>
      </w:r>
      <w:r>
        <w:rPr>
          <w:sz w:val="22"/>
          <w:szCs w:val="22"/>
        </w:rPr>
        <w:t xml:space="preserve"> </w:t>
      </w:r>
    </w:p>
    <w:p w14:paraId="7F7A992C">
      <w:pPr>
        <w:snapToGrid w:val="0"/>
        <w:ind w:left="0"/>
        <w:jc w:val="both"/>
        <w:rPr>
          <w:sz w:val="22"/>
          <w:szCs w:val="22"/>
        </w:rPr>
      </w:pPr>
      <w:r>
        <w:rPr>
          <w:sz w:val="22"/>
          <w:szCs w:val="22"/>
          <w:lang w:val="vi-VN"/>
        </w:rPr>
        <w:t xml:space="preserve">- </w:t>
      </w:r>
      <w:r>
        <w:rPr>
          <w:sz w:val="22"/>
          <w:szCs w:val="22"/>
        </w:rPr>
        <w:t>Lập hóa đơn sử dụng chữ ký số HSM, USB token</w:t>
      </w:r>
      <w:r>
        <w:rPr>
          <w:sz w:val="22"/>
          <w:szCs w:val="22"/>
          <w:lang w:val="vi-VN"/>
        </w:rPr>
        <w:t xml:space="preserve"> và CloudCA</w:t>
      </w:r>
      <w:r>
        <w:rPr>
          <w:sz w:val="22"/>
          <w:szCs w:val="22"/>
        </w:rPr>
        <w:t xml:space="preserve"> sử dụng các hàm khác nhau. HSM sử dụng 1 hàm duy nhất, việc tương tác với chữ ký do hệ thống Hóa đơn điện tử đảm nhiệm. USB</w:t>
      </w:r>
      <w:r>
        <w:rPr>
          <w:sz w:val="22"/>
          <w:szCs w:val="22"/>
          <w:lang w:val="vi-VN"/>
        </w:rPr>
        <w:t>, CloudCA</w:t>
      </w:r>
      <w:r>
        <w:rPr>
          <w:sz w:val="22"/>
          <w:szCs w:val="22"/>
        </w:rPr>
        <w:t xml:space="preserve"> sử dụng 2 hàm khác nhau, việc tương tác với chữ ký do phần mềm tích hợp đảm nhiệm. Khách hàng cần được tư vấn trước khi sử dụng.</w:t>
      </w:r>
    </w:p>
    <w:p w14:paraId="76125EE9">
      <w:pPr>
        <w:snapToGrid w:val="0"/>
        <w:ind w:left="0"/>
        <w:jc w:val="both"/>
        <w:rPr>
          <w:sz w:val="22"/>
          <w:szCs w:val="22"/>
        </w:rPr>
      </w:pPr>
      <w:r>
        <w:rPr>
          <w:sz w:val="22"/>
          <w:szCs w:val="22"/>
          <w:lang w:val="vi-VN"/>
        </w:rPr>
        <w:t xml:space="preserve">- </w:t>
      </w:r>
      <w:r>
        <w:rPr>
          <w:sz w:val="22"/>
          <w:szCs w:val="22"/>
        </w:rPr>
        <w:t>Một doanh nghiệp có thể có nhiều mã số thuế (doanh nghiệp, chi nhánh), mẫu hóa đơn, ký hiệu hóa đơn. Vì vậy các hệ thống tích hợp phải cho phép DN cấu hình nhiều thông tin để gửi sang hệ thống SInvoice.</w:t>
      </w:r>
    </w:p>
    <w:p w14:paraId="324C9C88">
      <w:pPr>
        <w:pStyle w:val="2"/>
        <w:rPr>
          <w:sz w:val="22"/>
          <w:szCs w:val="22"/>
        </w:rPr>
      </w:pPr>
      <w:bookmarkStart w:id="7" w:name="_Toc115266163"/>
      <w:r>
        <w:rPr>
          <w:sz w:val="22"/>
          <w:szCs w:val="22"/>
        </w:rPr>
        <w:t>Các tiêu chuẩn</w:t>
      </w:r>
      <w:bookmarkEnd w:id="7"/>
    </w:p>
    <w:p w14:paraId="0FCF1692">
      <w:pPr>
        <w:pStyle w:val="124"/>
        <w:rPr>
          <w:sz w:val="22"/>
          <w:szCs w:val="22"/>
        </w:rPr>
      </w:pPr>
      <w:bookmarkStart w:id="8" w:name="_Toc115266164"/>
      <w:r>
        <w:rPr>
          <w:sz w:val="22"/>
          <w:szCs w:val="22"/>
        </w:rPr>
        <w:t>Tiêu chuẩn thời gian</w:t>
      </w:r>
      <w:bookmarkEnd w:id="8"/>
    </w:p>
    <w:p w14:paraId="0E5F9995">
      <w:pPr>
        <w:pStyle w:val="124"/>
        <w:numPr>
          <w:ilvl w:val="0"/>
          <w:numId w:val="0"/>
        </w:numPr>
        <w:ind w:left="170"/>
        <w:outlineLvl w:val="9"/>
        <w:rPr>
          <w:b w:val="0"/>
          <w:color w:val="000000"/>
          <w:sz w:val="22"/>
          <w:szCs w:val="22"/>
        </w:rPr>
      </w:pPr>
      <w:r>
        <w:rPr>
          <w:b w:val="0"/>
          <w:color w:val="000000"/>
          <w:sz w:val="22"/>
          <w:szCs w:val="22"/>
        </w:rPr>
        <w:t xml:space="preserve">Toàn bộ trường dữ liệu chỉ định sử dụng tiêu chuẩn </w:t>
      </w:r>
      <w:r>
        <w:rPr>
          <w:b w:val="0"/>
          <w:color w:val="000000"/>
          <w:sz w:val="22"/>
          <w:szCs w:val="22"/>
          <w:lang w:val="en"/>
        </w:rPr>
        <w:t>5</w:t>
      </w:r>
      <w:r>
        <w:rPr>
          <w:b w:val="0"/>
          <w:color w:val="000000"/>
          <w:sz w:val="22"/>
          <w:szCs w:val="22"/>
        </w:rPr>
        <w:t>.1 này, kiểu datetime (đầy đủ giờ, phút, giây. Hiện tại hệ thống chỉ ghi nhận đến giá trị giây, không ghi nhận giá trị mili giây) đầu vào và đầu ra của 33 API theo tiêu chuẩn này chuyển hết về dạng longTime.</w:t>
      </w:r>
    </w:p>
    <w:p w14:paraId="6BFA9DD7">
      <w:pPr>
        <w:pStyle w:val="124"/>
        <w:numPr>
          <w:ilvl w:val="0"/>
          <w:numId w:val="0"/>
        </w:numPr>
        <w:ind w:left="170"/>
        <w:outlineLvl w:val="9"/>
        <w:rPr>
          <w:sz w:val="22"/>
          <w:szCs w:val="22"/>
        </w:rPr>
      </w:pPr>
      <w:r>
        <w:rPr>
          <w:b w:val="0"/>
          <w:color w:val="000000"/>
          <w:sz w:val="22"/>
          <w:szCs w:val="22"/>
        </w:rPr>
        <w:t>Ví dụ: 1587797116000.  Cách tính toán DATE như hình ảnh:</w:t>
      </w:r>
    </w:p>
    <w:p w14:paraId="0D780871">
      <w:pPr>
        <w:snapToGrid w:val="0"/>
        <w:ind w:left="0" w:firstLine="432"/>
        <w:jc w:val="both"/>
        <w:rPr>
          <w:sz w:val="22"/>
          <w:szCs w:val="22"/>
        </w:rPr>
      </w:pPr>
      <w:r>
        <w:rPr>
          <w:sz w:val="22"/>
          <w:szCs w:val="22"/>
        </w:rPr>
        <w:drawing>
          <wp:inline distT="0" distB="0" distL="114300" distR="114300">
            <wp:extent cx="6298565" cy="2753995"/>
            <wp:effectExtent l="0" t="0" r="6985"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22"/>
                    <a:stretch>
                      <a:fillRect/>
                    </a:stretch>
                  </pic:blipFill>
                  <pic:spPr>
                    <a:xfrm>
                      <a:off x="0" y="0"/>
                      <a:ext cx="6298565" cy="2753995"/>
                    </a:xfrm>
                    <a:prstGeom prst="rect">
                      <a:avLst/>
                    </a:prstGeom>
                    <a:noFill/>
                    <a:ln>
                      <a:noFill/>
                    </a:ln>
                  </pic:spPr>
                </pic:pic>
              </a:graphicData>
            </a:graphic>
          </wp:inline>
        </w:drawing>
      </w:r>
    </w:p>
    <w:p w14:paraId="0849DCC9">
      <w:pPr>
        <w:snapToGrid w:val="0"/>
        <w:ind w:left="0" w:firstLine="432"/>
        <w:jc w:val="both"/>
        <w:rPr>
          <w:sz w:val="22"/>
          <w:szCs w:val="22"/>
        </w:rPr>
      </w:pPr>
      <w:r>
        <w:rPr>
          <w:sz w:val="22"/>
          <w:szCs w:val="22"/>
        </w:rPr>
        <w:t xml:space="preserve">Tham khảo trang web: </w:t>
      </w:r>
      <w:r>
        <w:rPr>
          <w:sz w:val="22"/>
          <w:szCs w:val="22"/>
        </w:rPr>
        <w:fldChar w:fldCharType="begin"/>
      </w:r>
      <w:r>
        <w:rPr>
          <w:sz w:val="22"/>
          <w:szCs w:val="22"/>
        </w:rPr>
        <w:instrText xml:space="preserve"> HYPERLINK "https://currentmillis.com/" </w:instrText>
      </w:r>
      <w:r>
        <w:rPr>
          <w:sz w:val="22"/>
          <w:szCs w:val="22"/>
        </w:rPr>
        <w:fldChar w:fldCharType="separate"/>
      </w:r>
      <w:r>
        <w:rPr>
          <w:rStyle w:val="34"/>
          <w:sz w:val="22"/>
          <w:szCs w:val="22"/>
        </w:rPr>
        <w:t>https://currentmillis.com/</w:t>
      </w:r>
      <w:r>
        <w:rPr>
          <w:sz w:val="22"/>
          <w:szCs w:val="22"/>
        </w:rPr>
        <w:fldChar w:fldCharType="end"/>
      </w:r>
    </w:p>
    <w:p w14:paraId="66C79ACF">
      <w:pPr>
        <w:pStyle w:val="124"/>
        <w:rPr>
          <w:sz w:val="22"/>
          <w:szCs w:val="22"/>
        </w:rPr>
      </w:pPr>
      <w:bookmarkStart w:id="9" w:name="_Toc115266165"/>
      <w:r>
        <w:rPr>
          <w:sz w:val="22"/>
          <w:szCs w:val="22"/>
        </w:rPr>
        <w:t>Tiêu chuẩn dữ liệu</w:t>
      </w:r>
      <w:bookmarkEnd w:id="9"/>
    </w:p>
    <w:p w14:paraId="5ABD6BFD">
      <w:pPr>
        <w:pStyle w:val="4"/>
        <w:numPr>
          <w:ilvl w:val="0"/>
          <w:numId w:val="17"/>
        </w:numPr>
        <w:rPr>
          <w:sz w:val="22"/>
          <w:szCs w:val="22"/>
        </w:rPr>
      </w:pPr>
      <w:r>
        <w:rPr>
          <w:sz w:val="22"/>
          <w:szCs w:val="22"/>
        </w:rPr>
        <w:t>Hệ thống SInvoice hỗ trợ dữ liệu chuẩn Unicode (UTF-8)</w:t>
      </w:r>
    </w:p>
    <w:p w14:paraId="4E45411E">
      <w:pPr>
        <w:pStyle w:val="4"/>
        <w:numPr>
          <w:ilvl w:val="0"/>
          <w:numId w:val="17"/>
        </w:numPr>
        <w:rPr>
          <w:sz w:val="22"/>
          <w:szCs w:val="22"/>
        </w:rPr>
      </w:pPr>
      <w:r>
        <w:rPr>
          <w:sz w:val="22"/>
          <w:szCs w:val="22"/>
        </w:rPr>
        <w:t>Đối với các dữ liệu gửi sang, hệ thống SInvoice sẽ để nguyên format dữ liệu để hiển thị. Ngoại trừ với dữ liệu số (liên quan đến tiền, số lượng, đơn giá, thuế suất), tên ngân hàng, tài khoản ngân hàng. Dữ liệu số gửi sang luôn có định dạng là [0-9.]+. Ví dụ như 100000.1234. Template của SInvoice sẽ tự động format hiển thị. Đối với dữ liệu như tên ngân hàng, tài khoản có thể nhập nhiều, cách nhau bởi dấu “;”.</w:t>
      </w:r>
    </w:p>
    <w:p w14:paraId="520BCA0E">
      <w:pPr>
        <w:pStyle w:val="124"/>
        <w:rPr>
          <w:sz w:val="22"/>
          <w:szCs w:val="22"/>
        </w:rPr>
      </w:pPr>
      <w:bookmarkStart w:id="10" w:name="_Toc115266166"/>
      <w:r>
        <w:rPr>
          <w:sz w:val="22"/>
          <w:szCs w:val="22"/>
        </w:rPr>
        <w:t>Các ký tự đặc biệt</w:t>
      </w:r>
      <w:bookmarkEnd w:id="10"/>
      <w:r>
        <w:rPr>
          <w:sz w:val="22"/>
          <w:szCs w:val="22"/>
        </w:rPr>
        <w:t xml:space="preserve">  </w:t>
      </w:r>
    </w:p>
    <w:p w14:paraId="783F8191">
      <w:pPr>
        <w:pStyle w:val="4"/>
        <w:rPr>
          <w:sz w:val="22"/>
          <w:szCs w:val="22"/>
        </w:rPr>
      </w:pPr>
      <w:r>
        <w:rPr>
          <w:sz w:val="22"/>
          <w:szCs w:val="22"/>
        </w:rPr>
        <w:t>Các ký tự đặc biệt cần lưu ý và cách xử lý theo đúng chuẩn json (cần ký tự đánh dấu để nhận dạng ký tự đặc biệt)</w:t>
      </w:r>
    </w:p>
    <w:p w14:paraId="299AD180">
      <w:pPr>
        <w:pStyle w:val="4"/>
        <w:rPr>
          <w:sz w:val="22"/>
          <w:szCs w:val="22"/>
        </w:rPr>
      </w:pPr>
      <w:r>
        <w:rPr>
          <w:sz w:val="22"/>
          <w:szCs w:val="22"/>
        </w:rPr>
        <w:t>Trong json cần thêm ký tự đánh dấu \ trước các ký tự đặc biệt.</w:t>
      </w:r>
    </w:p>
    <w:p w14:paraId="7258029B">
      <w:pPr>
        <w:pStyle w:val="4"/>
        <w:rPr>
          <w:sz w:val="22"/>
          <w:szCs w:val="22"/>
        </w:rPr>
      </w:pPr>
      <w:r>
        <w:rPr>
          <w:sz w:val="22"/>
          <w:szCs w:val="22"/>
        </w:rPr>
        <w:t>VD:</w:t>
      </w:r>
    </w:p>
    <w:p w14:paraId="5E0CD0CC">
      <w:pPr>
        <w:pStyle w:val="4"/>
        <w:numPr>
          <w:ilvl w:val="0"/>
          <w:numId w:val="17"/>
        </w:numPr>
        <w:rPr>
          <w:sz w:val="22"/>
          <w:szCs w:val="22"/>
        </w:rPr>
      </w:pPr>
      <w:r>
        <w:rPr>
          <w:sz w:val="22"/>
          <w:szCs w:val="22"/>
        </w:rPr>
        <w:t>Json: Muốn truyền dữ liệu là: Nguyễn Văn A "B"</w:t>
      </w:r>
    </w:p>
    <w:p w14:paraId="6002851E">
      <w:pPr>
        <w:pStyle w:val="4"/>
        <w:rPr>
          <w:sz w:val="22"/>
          <w:szCs w:val="22"/>
        </w:rPr>
      </w:pPr>
      <w:r>
        <w:rPr>
          <w:sz w:val="22"/>
          <w:szCs w:val="22"/>
        </w:rPr>
        <w:t>Thì cần truyền trong json như sau: "buyerName": "Nguyễn Văn A \"B\""</w:t>
      </w:r>
    </w:p>
    <w:p w14:paraId="344056FA">
      <w:pPr>
        <w:pStyle w:val="125"/>
        <w:rPr>
          <w:sz w:val="22"/>
          <w:szCs w:val="22"/>
        </w:rPr>
      </w:pPr>
      <w:bookmarkStart w:id="11" w:name="_Toc115266167"/>
      <w:r>
        <w:rPr>
          <w:sz w:val="22"/>
          <w:szCs w:val="22"/>
        </w:rPr>
        <w:t>Cơ chế kiểm trùng giao dịch</w:t>
      </w:r>
      <w:bookmarkEnd w:id="11"/>
    </w:p>
    <w:p w14:paraId="3F9DB904">
      <w:pPr>
        <w:pStyle w:val="4"/>
        <w:numPr>
          <w:ilvl w:val="0"/>
          <w:numId w:val="17"/>
        </w:numPr>
        <w:rPr>
          <w:sz w:val="22"/>
          <w:szCs w:val="22"/>
        </w:rPr>
      </w:pPr>
      <w:r>
        <w:rPr>
          <w:sz w:val="22"/>
          <w:szCs w:val="22"/>
        </w:rPr>
        <w:t xml:space="preserve">Phần mềm tích hợp và SInvoice giao tiếp qua môi trường mạng, vì vậy rất có thể trong quá trình giao dịch phát sinh ra lỗi về đường truyền (lỗi mạng, hệ thống cao tải v.v.v). Để tránh một giao dịch được tạo thành 2 hóa đơn, với mỗi request hóa đơn gửi sang trong các thao tác lập hóa đơn, hệ thống tích hợp tự sinh ra transactionUuid là duy nhất cho hóa đơn đó và gửi kèm trong request lập hóa đơn. Chi tiết xem </w:t>
      </w:r>
      <w:r>
        <w:rPr>
          <w:b/>
          <w:sz w:val="22"/>
          <w:szCs w:val="22"/>
        </w:rPr>
        <w:t>mục 5.2</w:t>
      </w:r>
      <w:r>
        <w:rPr>
          <w:sz w:val="22"/>
          <w:szCs w:val="22"/>
        </w:rPr>
        <w:t xml:space="preserve"> về định dạng dữ liệu transactionUuid.</w:t>
      </w:r>
    </w:p>
    <w:p w14:paraId="1CC0D930">
      <w:pPr>
        <w:pStyle w:val="4"/>
        <w:numPr>
          <w:ilvl w:val="0"/>
          <w:numId w:val="17"/>
        </w:numPr>
        <w:rPr>
          <w:sz w:val="22"/>
          <w:szCs w:val="22"/>
        </w:rPr>
      </w:pPr>
      <w:r>
        <w:rPr>
          <w:sz w:val="22"/>
          <w:szCs w:val="22"/>
        </w:rPr>
        <w:t>Sau khi request được thực hiện, cần đợi request phản hồi xem kết quả đúng hay sai, hoặc request không phản hồi sau khoảng thời gian timeout (tối thiểu 90 giây). Sau đó mới được gửi request khác với trùng transactionUuid. Việc gửi 2 request đồng thời cùng một thời điểm với trùng transactionUuid sẽ không được hệ thống xử lý kiểm soát mà tạo thành 2 hóa đơn khác nhau.</w:t>
      </w:r>
    </w:p>
    <w:p w14:paraId="56C13D2F">
      <w:pPr>
        <w:pStyle w:val="4"/>
        <w:numPr>
          <w:ilvl w:val="0"/>
          <w:numId w:val="17"/>
        </w:numPr>
        <w:rPr>
          <w:sz w:val="22"/>
          <w:szCs w:val="22"/>
        </w:rPr>
      </w:pPr>
      <w:r>
        <w:rPr>
          <w:sz w:val="22"/>
          <w:szCs w:val="22"/>
        </w:rPr>
        <w:t xml:space="preserve">Trong trường hợp chưa nhận được thông tin phản hồi. Có thể chủ động tra cứu lại thông tin hóa đơn dựa theo transactionUuid để biết hóa đơn đã được sinh ra hay chưa. Chi tiết xem </w:t>
      </w:r>
      <w:r>
        <w:rPr>
          <w:b/>
          <w:sz w:val="22"/>
          <w:szCs w:val="22"/>
        </w:rPr>
        <w:t>mục 7.21</w:t>
      </w:r>
      <w:r>
        <w:rPr>
          <w:sz w:val="22"/>
          <w:szCs w:val="22"/>
        </w:rPr>
        <w:t xml:space="preserve"> Tra cứu hóa đơn bằng transactionUuid</w:t>
      </w:r>
    </w:p>
    <w:p w14:paraId="179E0848">
      <w:pPr>
        <w:pStyle w:val="125"/>
        <w:rPr>
          <w:sz w:val="22"/>
          <w:szCs w:val="22"/>
        </w:rPr>
      </w:pPr>
      <w:bookmarkStart w:id="12" w:name="_Toc115266168"/>
      <w:r>
        <w:rPr>
          <w:sz w:val="22"/>
          <w:szCs w:val="22"/>
        </w:rPr>
        <w:t>Tiêu chuẩn bảo mật kết nối</w:t>
      </w:r>
      <w:bookmarkEnd w:id="12"/>
    </w:p>
    <w:p w14:paraId="76D78914">
      <w:pPr>
        <w:pStyle w:val="4"/>
        <w:ind w:left="360"/>
        <w:rPr>
          <w:sz w:val="22"/>
          <w:szCs w:val="22"/>
          <w:lang w:val="en"/>
        </w:rPr>
      </w:pPr>
      <w:r>
        <w:rPr>
          <w:sz w:val="22"/>
          <w:szCs w:val="22"/>
          <w:lang w:val="en"/>
        </w:rPr>
        <w:t>Có 2 cách để xác thực :</w:t>
      </w:r>
    </w:p>
    <w:p w14:paraId="65414D7D">
      <w:pPr>
        <w:pStyle w:val="4"/>
        <w:ind w:left="360"/>
        <w:rPr>
          <w:b/>
          <w:bCs w:val="0"/>
          <w:sz w:val="22"/>
          <w:szCs w:val="22"/>
          <w:lang w:val="en"/>
        </w:rPr>
      </w:pPr>
      <w:r>
        <w:rPr>
          <w:b/>
          <w:bCs w:val="0"/>
          <w:sz w:val="22"/>
          <w:szCs w:val="22"/>
          <w:lang w:val="en"/>
        </w:rPr>
        <w:t>Cách 1:</w:t>
      </w:r>
    </w:p>
    <w:p w14:paraId="482D4D75">
      <w:pPr>
        <w:pStyle w:val="4"/>
        <w:numPr>
          <w:ilvl w:val="0"/>
          <w:numId w:val="17"/>
        </w:numPr>
        <w:rPr>
          <w:sz w:val="22"/>
          <w:szCs w:val="22"/>
        </w:rPr>
      </w:pPr>
      <w:r>
        <w:rPr>
          <w:sz w:val="22"/>
          <w:szCs w:val="22"/>
        </w:rPr>
        <w:t>API kết nối được mã hóa sử dụng giao thức https với xác thực bằng Basic Auth.</w:t>
      </w:r>
    </w:p>
    <w:p w14:paraId="3A96DFFD">
      <w:pPr>
        <w:numPr>
          <w:ilvl w:val="0"/>
          <w:numId w:val="17"/>
        </w:numPr>
        <w:snapToGrid w:val="0"/>
        <w:rPr>
          <w:sz w:val="22"/>
          <w:szCs w:val="22"/>
        </w:rPr>
      </w:pPr>
      <w:r>
        <w:rPr>
          <w:sz w:val="22"/>
          <w:szCs w:val="22"/>
        </w:rPr>
        <w:t xml:space="preserve">Để đảm bảo bảo mật, mặc định hệ thống sẽ không cho phép các tài khoản kết nối qua API. Để kết nối được API cho các tài khoản, người dùng sẽ phải đăng nhập vào web Viettel. </w:t>
      </w:r>
    </w:p>
    <w:p w14:paraId="4B7EBD8B">
      <w:pPr>
        <w:snapToGrid w:val="0"/>
        <w:ind w:left="0" w:firstLine="720"/>
        <w:rPr>
          <w:sz w:val="22"/>
          <w:szCs w:val="22"/>
          <w:lang w:val="en"/>
        </w:rPr>
      </w:pPr>
    </w:p>
    <w:p w14:paraId="49703D0F">
      <w:pPr>
        <w:snapToGrid w:val="0"/>
        <w:ind w:left="0" w:firstLine="720"/>
        <w:rPr>
          <w:sz w:val="22"/>
          <w:szCs w:val="22"/>
          <w:lang w:val="en"/>
        </w:rPr>
      </w:pPr>
    </w:p>
    <w:p w14:paraId="01800151">
      <w:pPr>
        <w:snapToGrid w:val="0"/>
        <w:ind w:left="0" w:firstLine="720"/>
        <w:rPr>
          <w:sz w:val="22"/>
          <w:szCs w:val="22"/>
          <w:lang w:val="en"/>
        </w:rPr>
      </w:pPr>
    </w:p>
    <w:p w14:paraId="6B3E1696">
      <w:pPr>
        <w:snapToGrid w:val="0"/>
        <w:ind w:left="0"/>
        <w:rPr>
          <w:sz w:val="22"/>
          <w:szCs w:val="22"/>
          <w:lang w:val="en"/>
        </w:rPr>
      </w:pPr>
    </w:p>
    <w:p w14:paraId="5C6EF561">
      <w:pPr>
        <w:snapToGrid w:val="0"/>
        <w:ind w:left="0" w:firstLine="720"/>
        <w:rPr>
          <w:sz w:val="22"/>
          <w:szCs w:val="22"/>
          <w:lang w:val="en"/>
        </w:rPr>
      </w:pPr>
      <w:r>
        <w:rPr>
          <w:sz w:val="22"/>
          <w:szCs w:val="22"/>
          <w:lang w:val="en"/>
        </w:rPr>
        <w:t>VD:</w:t>
      </w:r>
    </w:p>
    <w:p w14:paraId="57B29A89">
      <w:pPr>
        <w:snapToGrid w:val="0"/>
        <w:ind w:left="0" w:firstLine="720"/>
        <w:rPr>
          <w:sz w:val="22"/>
          <w:szCs w:val="22"/>
          <w:lang w:val="en"/>
        </w:rPr>
      </w:pPr>
      <w:r>
        <w:rPr>
          <w:sz w:val="22"/>
          <w:szCs w:val="22"/>
        </w:rPr>
        <w:drawing>
          <wp:inline distT="0" distB="0" distL="114300" distR="114300">
            <wp:extent cx="6298565" cy="2189480"/>
            <wp:effectExtent l="0" t="0" r="6985" b="1270"/>
            <wp:docPr id="3"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7"/>
                    <pic:cNvPicPr>
                      <a:picLocks noChangeAspect="1"/>
                    </pic:cNvPicPr>
                  </pic:nvPicPr>
                  <pic:blipFill>
                    <a:blip r:embed="rId23"/>
                    <a:stretch>
                      <a:fillRect/>
                    </a:stretch>
                  </pic:blipFill>
                  <pic:spPr>
                    <a:xfrm>
                      <a:off x="0" y="0"/>
                      <a:ext cx="6298565" cy="2189480"/>
                    </a:xfrm>
                    <a:prstGeom prst="rect">
                      <a:avLst/>
                    </a:prstGeom>
                    <a:noFill/>
                    <a:ln>
                      <a:noFill/>
                    </a:ln>
                  </pic:spPr>
                </pic:pic>
              </a:graphicData>
            </a:graphic>
          </wp:inline>
        </w:drawing>
      </w:r>
    </w:p>
    <w:p w14:paraId="6B81E827">
      <w:pPr>
        <w:pStyle w:val="4"/>
        <w:ind w:left="360"/>
        <w:rPr>
          <w:sz w:val="22"/>
          <w:szCs w:val="22"/>
        </w:rPr>
      </w:pPr>
      <w:r>
        <w:rPr>
          <w:b/>
          <w:bCs w:val="0"/>
          <w:sz w:val="22"/>
          <w:szCs w:val="22"/>
          <w:lang w:val="en"/>
        </w:rPr>
        <w:t>Cách 2:</w:t>
      </w:r>
    </w:p>
    <w:p w14:paraId="65D64088">
      <w:pPr>
        <w:pStyle w:val="4"/>
        <w:numPr>
          <w:ilvl w:val="0"/>
          <w:numId w:val="17"/>
        </w:numPr>
        <w:rPr>
          <w:sz w:val="22"/>
          <w:szCs w:val="22"/>
        </w:rPr>
      </w:pPr>
      <w:r>
        <w:rPr>
          <w:sz w:val="22"/>
          <w:szCs w:val="22"/>
        </w:rPr>
        <w:t>API kết nối được mã hóa sử dụng giao thức https với xác thực bằng Token.</w:t>
      </w:r>
    </w:p>
    <w:p w14:paraId="07D0C252">
      <w:pPr>
        <w:numPr>
          <w:ilvl w:val="0"/>
          <w:numId w:val="17"/>
        </w:numPr>
        <w:snapToGrid w:val="0"/>
        <w:rPr>
          <w:sz w:val="22"/>
          <w:szCs w:val="22"/>
        </w:rPr>
      </w:pPr>
      <w:r>
        <w:rPr>
          <w:sz w:val="22"/>
          <w:szCs w:val="22"/>
        </w:rPr>
        <w:t>Lấy thông tin Token</w:t>
      </w:r>
    </w:p>
    <w:p w14:paraId="0A43E93C">
      <w:pPr>
        <w:numPr>
          <w:ilvl w:val="1"/>
          <w:numId w:val="17"/>
        </w:numPr>
        <w:snapToGrid w:val="0"/>
        <w:rPr>
          <w:sz w:val="22"/>
          <w:szCs w:val="22"/>
        </w:rPr>
      </w:pPr>
      <w:r>
        <w:rPr>
          <w:sz w:val="22"/>
          <w:szCs w:val="22"/>
        </w:rPr>
        <w:t>Gọi API</w:t>
      </w:r>
    </w:p>
    <w:p w14:paraId="49D6441C">
      <w:pPr>
        <w:pStyle w:val="93"/>
        <w:ind w:firstLine="720"/>
        <w:rPr>
          <w:rFonts w:ascii="Times New Roman" w:hAnsi="Times New Roman" w:eastAsia="Times New Roman"/>
          <w:snapToGrid w:val="0"/>
        </w:rPr>
      </w:pPr>
      <w:r>
        <w:rPr>
          <w:rFonts w:ascii="Times New Roman" w:hAnsi="Times New Roman" w:eastAsia="Times New Roman"/>
          <w:snapToGrid w:val="0"/>
        </w:rPr>
        <w:t xml:space="preserve">API: </w:t>
      </w:r>
      <w:r>
        <w:rPr>
          <w:rFonts w:ascii="Times New Roman" w:hAnsi="Times New Roman" w:eastAsia="Times New Roman"/>
          <w:b/>
          <w:snapToGrid w:val="0"/>
        </w:rPr>
        <w:t>/auth/login</w:t>
      </w:r>
    </w:p>
    <w:p w14:paraId="5658541B">
      <w:pPr>
        <w:pStyle w:val="93"/>
        <w:ind w:firstLine="720"/>
        <w:rPr>
          <w:rFonts w:ascii="Times New Roman" w:hAnsi="Times New Roman" w:eastAsia="Times New Roman"/>
          <w:snapToGrid w:val="0"/>
        </w:rPr>
      </w:pPr>
      <w:r>
        <w:rPr>
          <w:rFonts w:ascii="Times New Roman" w:hAnsi="Times New Roman" w:eastAsia="Times New Roman"/>
          <w:snapToGrid w:val="0"/>
        </w:rPr>
        <w:t>Method: POST</w:t>
      </w:r>
    </w:p>
    <w:p w14:paraId="463E0F42">
      <w:pPr>
        <w:pStyle w:val="93"/>
        <w:ind w:firstLine="720"/>
        <w:rPr>
          <w:rFonts w:ascii="Times New Roman" w:hAnsi="Times New Roman" w:eastAsia="Times New Roman"/>
          <w:snapToGrid w:val="0"/>
        </w:rPr>
      </w:pPr>
      <w:r>
        <w:rPr>
          <w:rFonts w:ascii="Times New Roman" w:hAnsi="Times New Roman" w:eastAsia="Times New Roman"/>
          <w:snapToGrid w:val="0"/>
        </w:rPr>
        <w:t>Content-Type: application/json</w:t>
      </w:r>
    </w:p>
    <w:p w14:paraId="465903DB">
      <w:pPr>
        <w:pStyle w:val="93"/>
        <w:ind w:firstLine="720"/>
        <w:rPr>
          <w:rFonts w:ascii="Times New Roman" w:hAnsi="Times New Roman"/>
        </w:rPr>
      </w:pPr>
      <w:r>
        <w:rPr>
          <w:rFonts w:ascii="Times New Roman" w:hAnsi="Times New Roman" w:eastAsia="Times New Roman"/>
          <w:snapToGrid w:val="0"/>
        </w:rPr>
        <w:t>Body: {"username":"0100109106-712","password":"12345678aA@"}</w:t>
      </w:r>
      <w:r>
        <w:rPr>
          <w:rFonts w:ascii="Times New Roman" w:hAnsi="Times New Roman"/>
        </w:rPr>
        <w:t xml:space="preserve"> </w:t>
      </w:r>
    </w:p>
    <w:p w14:paraId="2CD6CDE4">
      <w:pPr>
        <w:pStyle w:val="93"/>
        <w:ind w:firstLine="720"/>
        <w:rPr>
          <w:rFonts w:ascii="Times New Roman" w:hAnsi="Times New Roman"/>
        </w:rPr>
      </w:pPr>
    </w:p>
    <w:p w14:paraId="200DED13">
      <w:pPr>
        <w:numPr>
          <w:ilvl w:val="1"/>
          <w:numId w:val="17"/>
        </w:numPr>
        <w:snapToGrid w:val="0"/>
        <w:rPr>
          <w:sz w:val="22"/>
          <w:szCs w:val="22"/>
        </w:rPr>
      </w:pPr>
      <w:r>
        <w:rPr>
          <w:sz w:val="22"/>
          <w:szCs w:val="22"/>
        </w:rPr>
        <w:t>Lấy giá trị access_token sinh ra từ API trên để sử dụng trong các lần gọi API tương đương với việc xác thực:</w:t>
      </w:r>
    </w:p>
    <w:p w14:paraId="179CF134">
      <w:pPr>
        <w:numPr>
          <w:ilvl w:val="2"/>
          <w:numId w:val="17"/>
        </w:numPr>
        <w:snapToGrid w:val="0"/>
        <w:rPr>
          <w:sz w:val="22"/>
          <w:szCs w:val="22"/>
        </w:rPr>
      </w:pPr>
      <w:r>
        <w:rPr>
          <w:sz w:val="22"/>
          <w:szCs w:val="22"/>
        </w:rPr>
        <w:t xml:space="preserve">Truyền vào Header của các API thông tin access_token </w:t>
      </w:r>
    </w:p>
    <w:p w14:paraId="7DEC16E1">
      <w:pPr>
        <w:numPr>
          <w:ilvl w:val="3"/>
          <w:numId w:val="17"/>
        </w:numPr>
        <w:snapToGrid w:val="0"/>
        <w:rPr>
          <w:sz w:val="22"/>
          <w:szCs w:val="22"/>
        </w:rPr>
      </w:pPr>
      <w:r>
        <w:rPr>
          <w:sz w:val="22"/>
          <w:szCs w:val="22"/>
        </w:rPr>
        <w:t>Key: Cookie</w:t>
      </w:r>
    </w:p>
    <w:p w14:paraId="366A52B0">
      <w:pPr>
        <w:numPr>
          <w:ilvl w:val="3"/>
          <w:numId w:val="17"/>
        </w:numPr>
        <w:snapToGrid w:val="0"/>
        <w:rPr>
          <w:sz w:val="22"/>
          <w:szCs w:val="22"/>
        </w:rPr>
      </w:pPr>
      <w:r>
        <w:rPr>
          <w:sz w:val="22"/>
          <w:szCs w:val="22"/>
        </w:rPr>
        <w:t>Value: access_token=abc…def</w:t>
      </w:r>
    </w:p>
    <w:p w14:paraId="52026EA6">
      <w:pPr>
        <w:snapToGrid w:val="0"/>
        <w:rPr>
          <w:sz w:val="22"/>
          <w:szCs w:val="22"/>
        </w:rPr>
      </w:pPr>
      <w:r>
        <w:rPr>
          <w:sz w:val="22"/>
          <w:szCs w:val="22"/>
        </w:rPr>
        <w:t>Ví dụ cách sử dụng token với Postman</w:t>
      </w:r>
    </w:p>
    <w:p w14:paraId="28051555">
      <w:pPr>
        <w:numPr>
          <w:ilvl w:val="0"/>
          <w:numId w:val="17"/>
        </w:numPr>
        <w:snapToGrid w:val="0"/>
        <w:rPr>
          <w:sz w:val="22"/>
          <w:szCs w:val="22"/>
        </w:rPr>
      </w:pPr>
      <w:r>
        <w:rPr>
          <w:sz w:val="22"/>
          <w:szCs w:val="22"/>
        </w:rPr>
        <w:t>Authorization:</w:t>
      </w:r>
    </w:p>
    <w:p w14:paraId="5FA9A1B1">
      <w:pPr>
        <w:snapToGrid w:val="0"/>
        <w:rPr>
          <w:sz w:val="22"/>
          <w:szCs w:val="22"/>
        </w:rPr>
      </w:pPr>
      <w:r>
        <w:rPr>
          <w:sz w:val="22"/>
          <w:szCs w:val="22"/>
        </w:rPr>
        <w:drawing>
          <wp:inline distT="0" distB="0" distL="114300" distR="114300">
            <wp:extent cx="6301740" cy="1951355"/>
            <wp:effectExtent l="0" t="0" r="3810" b="10795"/>
            <wp:docPr id="4"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8"/>
                    <pic:cNvPicPr>
                      <a:picLocks noChangeAspect="1"/>
                    </pic:cNvPicPr>
                  </pic:nvPicPr>
                  <pic:blipFill>
                    <a:blip r:embed="rId24"/>
                    <a:stretch>
                      <a:fillRect/>
                    </a:stretch>
                  </pic:blipFill>
                  <pic:spPr>
                    <a:xfrm>
                      <a:off x="0" y="0"/>
                      <a:ext cx="6301740" cy="1951355"/>
                    </a:xfrm>
                    <a:prstGeom prst="rect">
                      <a:avLst/>
                    </a:prstGeom>
                    <a:noFill/>
                    <a:ln>
                      <a:noFill/>
                    </a:ln>
                  </pic:spPr>
                </pic:pic>
              </a:graphicData>
            </a:graphic>
          </wp:inline>
        </w:drawing>
      </w:r>
    </w:p>
    <w:p w14:paraId="0234B9A6">
      <w:pPr>
        <w:numPr>
          <w:ilvl w:val="0"/>
          <w:numId w:val="17"/>
        </w:numPr>
        <w:snapToGrid w:val="0"/>
        <w:rPr>
          <w:sz w:val="22"/>
          <w:szCs w:val="22"/>
        </w:rPr>
      </w:pPr>
      <w:r>
        <w:rPr>
          <w:sz w:val="22"/>
          <w:szCs w:val="22"/>
        </w:rPr>
        <w:t>Headers:</w:t>
      </w:r>
    </w:p>
    <w:p w14:paraId="4258E5F2">
      <w:pPr>
        <w:snapToGrid w:val="0"/>
        <w:rPr>
          <w:sz w:val="22"/>
          <w:szCs w:val="22"/>
        </w:rPr>
      </w:pPr>
      <w:r>
        <w:rPr>
          <w:sz w:val="22"/>
          <w:szCs w:val="22"/>
        </w:rPr>
        <w:drawing>
          <wp:inline distT="0" distB="0" distL="114300" distR="114300">
            <wp:extent cx="6300470" cy="1852295"/>
            <wp:effectExtent l="0" t="0" r="5080" b="14605"/>
            <wp:docPr id="5"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9"/>
                    <pic:cNvPicPr>
                      <a:picLocks noChangeAspect="1"/>
                    </pic:cNvPicPr>
                  </pic:nvPicPr>
                  <pic:blipFill>
                    <a:blip r:embed="rId25"/>
                    <a:stretch>
                      <a:fillRect/>
                    </a:stretch>
                  </pic:blipFill>
                  <pic:spPr>
                    <a:xfrm>
                      <a:off x="0" y="0"/>
                      <a:ext cx="6300470" cy="1852295"/>
                    </a:xfrm>
                    <a:prstGeom prst="rect">
                      <a:avLst/>
                    </a:prstGeom>
                    <a:noFill/>
                    <a:ln>
                      <a:noFill/>
                    </a:ln>
                  </pic:spPr>
                </pic:pic>
              </a:graphicData>
            </a:graphic>
          </wp:inline>
        </w:drawing>
      </w:r>
    </w:p>
    <w:p w14:paraId="35CB1CEB">
      <w:pPr>
        <w:numPr>
          <w:ilvl w:val="0"/>
          <w:numId w:val="17"/>
        </w:numPr>
        <w:snapToGrid w:val="0"/>
        <w:rPr>
          <w:sz w:val="22"/>
          <w:szCs w:val="22"/>
        </w:rPr>
      </w:pPr>
      <w:r>
        <w:rPr>
          <w:sz w:val="22"/>
          <w:szCs w:val="22"/>
        </w:rPr>
        <w:t>Body:</w:t>
      </w:r>
    </w:p>
    <w:p w14:paraId="4989A309">
      <w:pPr>
        <w:snapToGrid w:val="0"/>
        <w:ind w:left="720"/>
        <w:rPr>
          <w:sz w:val="22"/>
          <w:szCs w:val="22"/>
        </w:rPr>
      </w:pPr>
      <w:r>
        <w:rPr>
          <w:sz w:val="22"/>
          <w:szCs w:val="22"/>
        </w:rPr>
        <w:drawing>
          <wp:inline distT="0" distB="0" distL="114300" distR="114300">
            <wp:extent cx="6293485" cy="1985010"/>
            <wp:effectExtent l="0" t="0" r="12065" b="15240"/>
            <wp:docPr id="6"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0"/>
                    <pic:cNvPicPr>
                      <a:picLocks noChangeAspect="1"/>
                    </pic:cNvPicPr>
                  </pic:nvPicPr>
                  <pic:blipFill>
                    <a:blip r:embed="rId26"/>
                    <a:stretch>
                      <a:fillRect/>
                    </a:stretch>
                  </pic:blipFill>
                  <pic:spPr>
                    <a:xfrm>
                      <a:off x="0" y="0"/>
                      <a:ext cx="6293485" cy="1985010"/>
                    </a:xfrm>
                    <a:prstGeom prst="rect">
                      <a:avLst/>
                    </a:prstGeom>
                    <a:noFill/>
                    <a:ln>
                      <a:noFill/>
                    </a:ln>
                  </pic:spPr>
                </pic:pic>
              </a:graphicData>
            </a:graphic>
          </wp:inline>
        </w:drawing>
      </w:r>
    </w:p>
    <w:p w14:paraId="63093A89">
      <w:pPr>
        <w:snapToGrid w:val="0"/>
        <w:rPr>
          <w:sz w:val="22"/>
          <w:szCs w:val="22"/>
        </w:rPr>
      </w:pPr>
      <w:r>
        <w:rPr>
          <w:sz w:val="22"/>
          <w:szCs w:val="22"/>
        </w:rPr>
        <w:t>Kết quả:</w:t>
      </w:r>
    </w:p>
    <w:p w14:paraId="341FCF20">
      <w:pPr>
        <w:snapToGrid w:val="0"/>
        <w:rPr>
          <w:sz w:val="22"/>
          <w:szCs w:val="22"/>
        </w:rPr>
      </w:pPr>
      <w:r>
        <w:rPr>
          <w:sz w:val="22"/>
          <w:szCs w:val="22"/>
        </w:rPr>
        <w:drawing>
          <wp:inline distT="0" distB="0" distL="114300" distR="114300">
            <wp:extent cx="6298565" cy="1809750"/>
            <wp:effectExtent l="0" t="0" r="6985" b="0"/>
            <wp:docPr id="7"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41"/>
                    <pic:cNvPicPr>
                      <a:picLocks noChangeAspect="1"/>
                    </pic:cNvPicPr>
                  </pic:nvPicPr>
                  <pic:blipFill>
                    <a:blip r:embed="rId27"/>
                    <a:stretch>
                      <a:fillRect/>
                    </a:stretch>
                  </pic:blipFill>
                  <pic:spPr>
                    <a:xfrm>
                      <a:off x="0" y="0"/>
                      <a:ext cx="6298565" cy="1809750"/>
                    </a:xfrm>
                    <a:prstGeom prst="rect">
                      <a:avLst/>
                    </a:prstGeom>
                    <a:noFill/>
                    <a:ln>
                      <a:noFill/>
                    </a:ln>
                  </pic:spPr>
                </pic:pic>
              </a:graphicData>
            </a:graphic>
          </wp:inline>
        </w:drawing>
      </w:r>
    </w:p>
    <w:p w14:paraId="28A58654">
      <w:pPr>
        <w:snapToGrid w:val="0"/>
        <w:rPr>
          <w:sz w:val="22"/>
          <w:szCs w:val="22"/>
        </w:rPr>
      </w:pPr>
    </w:p>
    <w:p w14:paraId="3CBBEFA6">
      <w:pPr>
        <w:snapToGrid w:val="0"/>
        <w:rPr>
          <w:sz w:val="22"/>
          <w:szCs w:val="22"/>
        </w:rPr>
      </w:pPr>
    </w:p>
    <w:p w14:paraId="0FED3284">
      <w:pPr>
        <w:snapToGrid w:val="0"/>
        <w:rPr>
          <w:sz w:val="22"/>
          <w:szCs w:val="22"/>
        </w:rPr>
      </w:pPr>
    </w:p>
    <w:p w14:paraId="2AE4A53C">
      <w:pPr>
        <w:snapToGrid w:val="0"/>
        <w:rPr>
          <w:sz w:val="22"/>
          <w:szCs w:val="22"/>
        </w:rPr>
      </w:pPr>
    </w:p>
    <w:p w14:paraId="0D54A453">
      <w:pPr>
        <w:snapToGrid w:val="0"/>
        <w:rPr>
          <w:sz w:val="22"/>
          <w:szCs w:val="22"/>
        </w:rPr>
      </w:pPr>
    </w:p>
    <w:p w14:paraId="3AB6D02A">
      <w:pPr>
        <w:snapToGrid w:val="0"/>
        <w:rPr>
          <w:sz w:val="22"/>
          <w:szCs w:val="22"/>
        </w:rPr>
      </w:pPr>
    </w:p>
    <w:p w14:paraId="38EB68C0">
      <w:pPr>
        <w:snapToGrid w:val="0"/>
        <w:rPr>
          <w:sz w:val="22"/>
          <w:szCs w:val="22"/>
        </w:rPr>
      </w:pPr>
      <w:r>
        <w:rPr>
          <w:sz w:val="22"/>
          <w:szCs w:val="22"/>
        </w:rPr>
        <w:t>Sau đó sử dụng access_token tại Headers</w:t>
      </w:r>
    </w:p>
    <w:p w14:paraId="51D6EE23">
      <w:pPr>
        <w:snapToGrid w:val="0"/>
        <w:rPr>
          <w:sz w:val="22"/>
          <w:szCs w:val="22"/>
        </w:rPr>
      </w:pPr>
      <w:r>
        <w:rPr>
          <w:sz w:val="22"/>
          <w:szCs w:val="22"/>
        </w:rPr>
        <w:drawing>
          <wp:inline distT="0" distB="0" distL="114300" distR="114300">
            <wp:extent cx="6296660" cy="2498725"/>
            <wp:effectExtent l="0" t="0" r="8890" b="15875"/>
            <wp:docPr id="8"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42"/>
                    <pic:cNvPicPr>
                      <a:picLocks noChangeAspect="1"/>
                    </pic:cNvPicPr>
                  </pic:nvPicPr>
                  <pic:blipFill>
                    <a:blip r:embed="rId28"/>
                    <a:stretch>
                      <a:fillRect/>
                    </a:stretch>
                  </pic:blipFill>
                  <pic:spPr>
                    <a:xfrm>
                      <a:off x="0" y="0"/>
                      <a:ext cx="6296660" cy="2498725"/>
                    </a:xfrm>
                    <a:prstGeom prst="rect">
                      <a:avLst/>
                    </a:prstGeom>
                    <a:noFill/>
                    <a:ln>
                      <a:noFill/>
                    </a:ln>
                  </pic:spPr>
                </pic:pic>
              </a:graphicData>
            </a:graphic>
          </wp:inline>
        </w:drawing>
      </w:r>
    </w:p>
    <w:p w14:paraId="2449E893">
      <w:pPr>
        <w:pStyle w:val="125"/>
        <w:rPr>
          <w:sz w:val="22"/>
          <w:szCs w:val="22"/>
        </w:rPr>
      </w:pPr>
      <w:r>
        <w:rPr>
          <w:sz w:val="22"/>
          <w:szCs w:val="22"/>
        </w:rPr>
        <w:t>T</w:t>
      </w:r>
      <w:r>
        <w:rPr>
          <w:sz w:val="22"/>
          <w:szCs w:val="22"/>
          <w:lang w:val="en"/>
        </w:rPr>
        <w:t xml:space="preserve">ài khoản test </w:t>
      </w:r>
    </w:p>
    <w:p w14:paraId="169B99BD">
      <w:pPr>
        <w:snapToGrid w:val="0"/>
        <w:ind w:left="0" w:firstLine="660" w:firstLineChars="300"/>
        <w:jc w:val="both"/>
        <w:rPr>
          <w:rFonts w:eastAsia="SimSun"/>
          <w:sz w:val="22"/>
          <w:szCs w:val="22"/>
        </w:rPr>
      </w:pPr>
      <w:r>
        <w:rPr>
          <w:rFonts w:eastAsia="SimSun"/>
          <w:sz w:val="22"/>
          <w:szCs w:val="22"/>
          <w:lang w:val="en"/>
        </w:rPr>
        <w:t>Các đơn vị sử dụng tài khoản sau để test kết nối với phần mềm</w:t>
      </w:r>
    </w:p>
    <w:p w14:paraId="6DB212BF">
      <w:pPr>
        <w:widowControl/>
        <w:shd w:val="clear" w:color="auto" w:fill="DBE5F1"/>
        <w:spacing w:before="0" w:line="240" w:lineRule="auto"/>
        <w:ind w:left="0"/>
        <w:jc w:val="both"/>
        <w:rPr>
          <w:rFonts w:eastAsia="SimSun"/>
          <w:b/>
          <w:bCs/>
          <w:snapToGrid/>
          <w:color w:val="FF0000"/>
          <w:sz w:val="22"/>
          <w:szCs w:val="22"/>
        </w:rPr>
      </w:pPr>
      <w:r>
        <w:rPr>
          <w:rFonts w:eastAsia="SimSun"/>
          <w:b/>
          <w:bCs/>
          <w:snapToGrid/>
          <w:color w:val="FF0000"/>
          <w:sz w:val="22"/>
          <w:szCs w:val="22"/>
          <w:lang w:eastAsia="zh-CN"/>
        </w:rPr>
        <w:t>{</w:t>
      </w:r>
    </w:p>
    <w:p w14:paraId="60A73F49">
      <w:pPr>
        <w:widowControl/>
        <w:shd w:val="clear" w:color="auto" w:fill="DBE5F1"/>
        <w:spacing w:before="0" w:line="240" w:lineRule="auto"/>
        <w:ind w:left="0"/>
        <w:jc w:val="both"/>
        <w:rPr>
          <w:rFonts w:eastAsia="SimSun"/>
          <w:b/>
          <w:bCs/>
          <w:snapToGrid/>
          <w:color w:val="FF0000"/>
          <w:sz w:val="22"/>
          <w:szCs w:val="22"/>
        </w:rPr>
      </w:pPr>
      <w:r>
        <w:rPr>
          <w:rFonts w:eastAsia="SimSun"/>
          <w:b/>
          <w:bCs/>
          <w:snapToGrid/>
          <w:color w:val="FF0000"/>
          <w:sz w:val="22"/>
          <w:szCs w:val="22"/>
          <w:lang w:eastAsia="zh-CN"/>
        </w:rPr>
        <w:t>"username":"0100109106-509",</w:t>
      </w:r>
    </w:p>
    <w:p w14:paraId="16792948">
      <w:pPr>
        <w:widowControl/>
        <w:shd w:val="clear" w:color="auto" w:fill="DBE5F1"/>
        <w:spacing w:before="0" w:line="240" w:lineRule="auto"/>
        <w:ind w:left="0"/>
        <w:jc w:val="both"/>
        <w:rPr>
          <w:rFonts w:eastAsia="SimSun"/>
          <w:b/>
          <w:bCs/>
          <w:snapToGrid/>
          <w:color w:val="FF0000"/>
          <w:sz w:val="22"/>
          <w:szCs w:val="22"/>
        </w:rPr>
      </w:pPr>
      <w:r>
        <w:rPr>
          <w:rFonts w:eastAsia="SimSun"/>
          <w:b/>
          <w:bCs/>
          <w:snapToGrid/>
          <w:color w:val="FF0000"/>
          <w:sz w:val="22"/>
          <w:szCs w:val="22"/>
          <w:lang w:eastAsia="zh-CN"/>
        </w:rPr>
        <w:t>"password":</w:t>
      </w:r>
    </w:p>
    <w:p w14:paraId="6A223408">
      <w:pPr>
        <w:widowControl/>
        <w:shd w:val="clear" w:color="auto" w:fill="DBE5F1"/>
        <w:spacing w:before="0" w:line="240" w:lineRule="auto"/>
        <w:ind w:left="0"/>
        <w:jc w:val="both"/>
        <w:rPr>
          <w:rFonts w:eastAsia="SimSun"/>
          <w:b/>
          <w:bCs/>
          <w:snapToGrid/>
          <w:color w:val="FF0000"/>
          <w:sz w:val="22"/>
          <w:szCs w:val="22"/>
          <w:lang w:eastAsia="zh-CN"/>
        </w:rPr>
      </w:pPr>
      <w:r>
        <w:rPr>
          <w:rFonts w:eastAsia="SimSun"/>
          <w:b/>
          <w:bCs/>
          <w:snapToGrid/>
          <w:color w:val="FF0000"/>
          <w:sz w:val="22"/>
          <w:szCs w:val="22"/>
          <w:lang w:eastAsia="zh-CN"/>
        </w:rPr>
        <w:t>}</w:t>
      </w:r>
    </w:p>
    <w:p w14:paraId="29D56C42">
      <w:pPr>
        <w:widowControl/>
        <w:shd w:val="clear" w:color="auto" w:fill="DBE5F1"/>
        <w:spacing w:before="0" w:line="240" w:lineRule="auto"/>
        <w:ind w:left="0"/>
        <w:jc w:val="both"/>
        <w:rPr>
          <w:sz w:val="22"/>
          <w:szCs w:val="22"/>
        </w:rPr>
      </w:pPr>
      <w:r>
        <w:rPr>
          <w:rFonts w:eastAsia="SimSun"/>
          <w:b/>
          <w:bCs/>
          <w:snapToGrid/>
          <w:color w:val="FF0000"/>
          <w:sz w:val="22"/>
          <w:szCs w:val="22"/>
          <w:lang w:eastAsia="zh-CN"/>
        </w:rPr>
        <w:t>Password liên hệ đầu mối hướng dẫn tích hợp</w:t>
      </w:r>
    </w:p>
    <w:p w14:paraId="590E4CEA">
      <w:pPr>
        <w:snapToGrid w:val="0"/>
        <w:rPr>
          <w:sz w:val="22"/>
          <w:szCs w:val="22"/>
        </w:rPr>
      </w:pPr>
    </w:p>
    <w:p w14:paraId="5BEB022E">
      <w:pPr>
        <w:pStyle w:val="2"/>
        <w:rPr>
          <w:sz w:val="22"/>
          <w:szCs w:val="22"/>
        </w:rPr>
      </w:pPr>
      <w:bookmarkStart w:id="13" w:name="_Toc115266169"/>
      <w:r>
        <w:rPr>
          <w:sz w:val="22"/>
          <w:szCs w:val="22"/>
        </w:rPr>
        <w:t>Đặc tả chi tiết đầu vào lập hóa đơn</w:t>
      </w:r>
      <w:bookmarkEnd w:id="13"/>
    </w:p>
    <w:p w14:paraId="5B2973BF">
      <w:pPr>
        <w:pStyle w:val="124"/>
        <w:rPr>
          <w:sz w:val="22"/>
          <w:szCs w:val="22"/>
        </w:rPr>
      </w:pPr>
      <w:bookmarkStart w:id="14" w:name="_Toc115266170"/>
      <w:r>
        <w:rPr>
          <w:sz w:val="22"/>
          <w:szCs w:val="22"/>
        </w:rPr>
        <w:t>Tổng quan</w:t>
      </w:r>
      <w:bookmarkEnd w:id="14"/>
    </w:p>
    <w:p w14:paraId="2766A814">
      <w:pPr>
        <w:snapToGrid w:val="0"/>
        <w:ind w:left="360"/>
        <w:jc w:val="both"/>
        <w:rPr>
          <w:sz w:val="22"/>
          <w:szCs w:val="22"/>
          <w:lang w:val="vi-VN"/>
        </w:rPr>
      </w:pPr>
      <w:r>
        <w:rPr>
          <w:sz w:val="22"/>
          <w:szCs w:val="22"/>
        </w:rPr>
        <w:t>Đối với các API lập hóa đơn, điều chỉnh hóa đơn, thay thế hóa đơn, lập hóa đơn nháp, xem trước hóa đơn nháp</w:t>
      </w:r>
      <w:r>
        <w:rPr>
          <w:sz w:val="22"/>
          <w:szCs w:val="22"/>
          <w:lang w:val="vi-VN"/>
        </w:rPr>
        <w:t>, lập hóa đơn theo lô</w:t>
      </w:r>
      <w:r>
        <w:rPr>
          <w:sz w:val="22"/>
          <w:szCs w:val="22"/>
        </w:rPr>
        <w:t xml:space="preserve"> các trường dữ liệu truyền vào sẽ có dạng chung</w:t>
      </w:r>
      <w:r>
        <w:rPr>
          <w:sz w:val="22"/>
          <w:szCs w:val="22"/>
          <w:lang w:val="vi-VN"/>
        </w:rPr>
        <w:t>:</w:t>
      </w:r>
    </w:p>
    <w:p w14:paraId="45311696">
      <w:pPr>
        <w:widowControl/>
        <w:shd w:val="clear" w:color="auto" w:fill="DBE5F1"/>
        <w:spacing w:before="0" w:line="240" w:lineRule="auto"/>
        <w:ind w:left="0"/>
        <w:jc w:val="both"/>
        <w:rPr>
          <w:b/>
          <w:bCs/>
          <w:snapToGrid/>
          <w:color w:val="525252"/>
          <w:sz w:val="22"/>
          <w:szCs w:val="22"/>
        </w:rPr>
      </w:pPr>
      <w:r>
        <w:rPr>
          <w:b/>
          <w:bCs/>
          <w:snapToGrid/>
          <w:color w:val="525252"/>
          <w:sz w:val="22"/>
          <w:szCs w:val="22"/>
        </w:rPr>
        <w:t>{</w:t>
      </w:r>
    </w:p>
    <w:p w14:paraId="0C5349CE">
      <w:pPr>
        <w:widowControl/>
        <w:shd w:val="clear" w:color="auto" w:fill="DBE5F1"/>
        <w:spacing w:before="0" w:line="240" w:lineRule="auto"/>
        <w:ind w:left="0"/>
        <w:jc w:val="both"/>
        <w:rPr>
          <w:b/>
          <w:bCs/>
          <w:snapToGrid/>
          <w:color w:val="525252"/>
          <w:sz w:val="22"/>
          <w:szCs w:val="22"/>
        </w:rPr>
      </w:pPr>
      <w:r>
        <w:rPr>
          <w:b/>
          <w:bCs/>
          <w:snapToGrid/>
          <w:color w:val="525252"/>
          <w:sz w:val="22"/>
          <w:szCs w:val="22"/>
        </w:rPr>
        <w:t xml:space="preserve">   "generalInvoiceInfo":{ //Thông tin chung của hóa đơn</w:t>
      </w:r>
    </w:p>
    <w:p w14:paraId="5CA499B8">
      <w:pPr>
        <w:widowControl/>
        <w:shd w:val="clear" w:color="auto" w:fill="DBE5F1"/>
        <w:spacing w:before="0" w:line="240" w:lineRule="auto"/>
        <w:ind w:left="0"/>
        <w:jc w:val="both"/>
        <w:rPr>
          <w:b/>
          <w:bCs/>
          <w:snapToGrid/>
          <w:color w:val="525252"/>
          <w:sz w:val="22"/>
          <w:szCs w:val="22"/>
        </w:rPr>
      </w:pPr>
      <w:r>
        <w:rPr>
          <w:b/>
          <w:bCs/>
          <w:snapToGrid/>
          <w:color w:val="525252"/>
          <w:sz w:val="22"/>
          <w:szCs w:val="22"/>
        </w:rPr>
        <w:t xml:space="preserve">   },</w:t>
      </w:r>
    </w:p>
    <w:p w14:paraId="6D56E900">
      <w:pPr>
        <w:widowControl/>
        <w:shd w:val="clear" w:color="auto" w:fill="DBE5F1"/>
        <w:spacing w:before="0" w:line="240" w:lineRule="auto"/>
        <w:ind w:left="0"/>
        <w:jc w:val="both"/>
        <w:rPr>
          <w:b/>
          <w:bCs/>
          <w:snapToGrid/>
          <w:color w:val="525252"/>
          <w:sz w:val="22"/>
          <w:szCs w:val="22"/>
        </w:rPr>
      </w:pPr>
      <w:r>
        <w:rPr>
          <w:b/>
          <w:bCs/>
          <w:snapToGrid/>
          <w:color w:val="525252"/>
          <w:sz w:val="22"/>
          <w:szCs w:val="22"/>
        </w:rPr>
        <w:t xml:space="preserve">   "buyerInfo":{      //thông tin người mua</w:t>
      </w:r>
    </w:p>
    <w:p w14:paraId="5DAF90D4">
      <w:pPr>
        <w:widowControl/>
        <w:shd w:val="clear" w:color="auto" w:fill="DBE5F1"/>
        <w:spacing w:before="0" w:line="240" w:lineRule="auto"/>
        <w:ind w:left="0"/>
        <w:jc w:val="both"/>
        <w:rPr>
          <w:b/>
          <w:bCs/>
          <w:snapToGrid/>
          <w:color w:val="525252"/>
          <w:sz w:val="22"/>
          <w:szCs w:val="22"/>
        </w:rPr>
      </w:pPr>
      <w:r>
        <w:rPr>
          <w:b/>
          <w:bCs/>
          <w:snapToGrid/>
          <w:color w:val="525252"/>
          <w:sz w:val="22"/>
          <w:szCs w:val="22"/>
        </w:rPr>
        <w:t xml:space="preserve">   },</w:t>
      </w:r>
    </w:p>
    <w:p w14:paraId="0242DA3B">
      <w:pPr>
        <w:widowControl/>
        <w:shd w:val="clear" w:color="auto" w:fill="DBE5F1"/>
        <w:spacing w:before="0" w:line="240" w:lineRule="auto"/>
        <w:ind w:left="0"/>
        <w:jc w:val="both"/>
        <w:rPr>
          <w:b/>
          <w:bCs/>
          <w:snapToGrid/>
          <w:color w:val="525252"/>
          <w:sz w:val="22"/>
          <w:szCs w:val="22"/>
        </w:rPr>
      </w:pPr>
      <w:r>
        <w:rPr>
          <w:b/>
          <w:bCs/>
          <w:snapToGrid/>
          <w:color w:val="525252"/>
          <w:sz w:val="22"/>
          <w:szCs w:val="22"/>
        </w:rPr>
        <w:t xml:space="preserve">   "sellerInfo":{      //thông tin người bán</w:t>
      </w:r>
    </w:p>
    <w:p w14:paraId="3B54A187">
      <w:pPr>
        <w:widowControl/>
        <w:shd w:val="clear" w:color="auto" w:fill="DBE5F1"/>
        <w:spacing w:before="0" w:line="240" w:lineRule="auto"/>
        <w:ind w:left="0"/>
        <w:jc w:val="both"/>
        <w:rPr>
          <w:b/>
          <w:bCs/>
          <w:snapToGrid/>
          <w:color w:val="525252"/>
          <w:sz w:val="22"/>
          <w:szCs w:val="22"/>
        </w:rPr>
      </w:pPr>
      <w:r>
        <w:rPr>
          <w:b/>
          <w:bCs/>
          <w:snapToGrid/>
          <w:color w:val="525252"/>
          <w:sz w:val="22"/>
          <w:szCs w:val="22"/>
        </w:rPr>
        <w:t xml:space="preserve">   },</w:t>
      </w:r>
    </w:p>
    <w:p w14:paraId="11520514">
      <w:pPr>
        <w:widowControl/>
        <w:shd w:val="clear" w:color="auto" w:fill="DBE5F1"/>
        <w:spacing w:before="0" w:line="240" w:lineRule="auto"/>
        <w:ind w:left="0"/>
        <w:jc w:val="both"/>
        <w:rPr>
          <w:b/>
          <w:bCs/>
          <w:snapToGrid/>
          <w:color w:val="525252"/>
          <w:sz w:val="22"/>
          <w:szCs w:val="22"/>
        </w:rPr>
      </w:pPr>
      <w:r>
        <w:rPr>
          <w:b/>
          <w:bCs/>
          <w:snapToGrid/>
          <w:color w:val="525252"/>
          <w:sz w:val="22"/>
          <w:szCs w:val="22"/>
        </w:rPr>
        <w:t xml:space="preserve">   "payments":[</w:t>
      </w:r>
      <w:r>
        <w:rPr>
          <w:b/>
          <w:bCs/>
          <w:snapToGrid/>
          <w:color w:val="525252"/>
          <w:sz w:val="22"/>
          <w:szCs w:val="22"/>
        </w:rPr>
        <w:tab/>
      </w:r>
      <w:r>
        <w:rPr>
          <w:b/>
          <w:bCs/>
          <w:snapToGrid/>
          <w:color w:val="525252"/>
          <w:sz w:val="22"/>
          <w:szCs w:val="22"/>
        </w:rPr>
        <w:t xml:space="preserve">//thông tin thanh toán      </w:t>
      </w:r>
    </w:p>
    <w:p w14:paraId="730C7716">
      <w:pPr>
        <w:widowControl/>
        <w:shd w:val="clear" w:color="auto" w:fill="DBE5F1"/>
        <w:spacing w:before="0" w:line="240" w:lineRule="auto"/>
        <w:ind w:left="0"/>
        <w:jc w:val="both"/>
        <w:rPr>
          <w:b/>
          <w:bCs/>
          <w:snapToGrid/>
          <w:color w:val="525252"/>
          <w:sz w:val="22"/>
          <w:szCs w:val="22"/>
        </w:rPr>
      </w:pPr>
      <w:r>
        <w:rPr>
          <w:b/>
          <w:bCs/>
          <w:snapToGrid/>
          <w:color w:val="525252"/>
          <w:sz w:val="22"/>
          <w:szCs w:val="22"/>
        </w:rPr>
        <w:t xml:space="preserve">   ],</w:t>
      </w:r>
    </w:p>
    <w:p w14:paraId="687384B2">
      <w:pPr>
        <w:widowControl/>
        <w:shd w:val="clear" w:color="auto" w:fill="DBE5F1"/>
        <w:spacing w:before="0" w:line="240" w:lineRule="auto"/>
        <w:ind w:left="0"/>
        <w:jc w:val="both"/>
        <w:rPr>
          <w:b/>
          <w:bCs/>
          <w:snapToGrid/>
          <w:color w:val="525252"/>
          <w:sz w:val="22"/>
          <w:szCs w:val="22"/>
        </w:rPr>
      </w:pPr>
      <w:r>
        <w:rPr>
          <w:b/>
          <w:bCs/>
          <w:snapToGrid/>
          <w:color w:val="525252"/>
          <w:sz w:val="22"/>
          <w:szCs w:val="22"/>
        </w:rPr>
        <w:t xml:space="preserve">   "itemInfo":[      //thông tin hàng hóa</w:t>
      </w:r>
    </w:p>
    <w:p w14:paraId="0EE9B17A">
      <w:pPr>
        <w:widowControl/>
        <w:shd w:val="clear" w:color="auto" w:fill="DBE5F1"/>
        <w:spacing w:before="0" w:line="240" w:lineRule="auto"/>
        <w:ind w:left="0"/>
        <w:jc w:val="both"/>
        <w:rPr>
          <w:b/>
          <w:bCs/>
          <w:snapToGrid/>
          <w:color w:val="525252"/>
          <w:sz w:val="22"/>
          <w:szCs w:val="22"/>
        </w:rPr>
      </w:pPr>
      <w:r>
        <w:rPr>
          <w:b/>
          <w:bCs/>
          <w:snapToGrid/>
          <w:color w:val="525252"/>
          <w:sz w:val="22"/>
          <w:szCs w:val="22"/>
        </w:rPr>
        <w:t xml:space="preserve">   ],   </w:t>
      </w:r>
    </w:p>
    <w:p w14:paraId="18385E87">
      <w:pPr>
        <w:widowControl/>
        <w:shd w:val="clear" w:color="auto" w:fill="DBE5F1"/>
        <w:spacing w:before="0" w:line="240" w:lineRule="auto"/>
        <w:ind w:left="0"/>
        <w:jc w:val="both"/>
        <w:rPr>
          <w:b/>
          <w:bCs/>
          <w:snapToGrid/>
          <w:color w:val="525252"/>
          <w:sz w:val="22"/>
          <w:szCs w:val="22"/>
        </w:rPr>
      </w:pPr>
      <w:r>
        <w:rPr>
          <w:b/>
          <w:bCs/>
          <w:snapToGrid/>
          <w:color w:val="525252"/>
          <w:sz w:val="22"/>
          <w:szCs w:val="22"/>
        </w:rPr>
        <w:t xml:space="preserve">   "metadata":[</w:t>
      </w:r>
      <w:r>
        <w:rPr>
          <w:b/>
          <w:bCs/>
          <w:snapToGrid/>
          <w:color w:val="525252"/>
          <w:sz w:val="22"/>
          <w:szCs w:val="22"/>
        </w:rPr>
        <w:tab/>
      </w:r>
      <w:r>
        <w:rPr>
          <w:b/>
          <w:bCs/>
          <w:snapToGrid/>
          <w:color w:val="525252"/>
          <w:sz w:val="22"/>
          <w:szCs w:val="22"/>
        </w:rPr>
        <w:t>//thông tin trường động</w:t>
      </w:r>
    </w:p>
    <w:p w14:paraId="68F23978">
      <w:pPr>
        <w:widowControl/>
        <w:shd w:val="clear" w:color="auto" w:fill="DBE5F1"/>
        <w:spacing w:before="0" w:line="240" w:lineRule="auto"/>
        <w:ind w:left="0"/>
        <w:jc w:val="both"/>
        <w:rPr>
          <w:b/>
          <w:bCs/>
          <w:snapToGrid/>
          <w:color w:val="525252"/>
          <w:sz w:val="22"/>
          <w:szCs w:val="22"/>
        </w:rPr>
      </w:pPr>
      <w:r>
        <w:rPr>
          <w:b/>
          <w:bCs/>
          <w:snapToGrid/>
          <w:color w:val="525252"/>
          <w:sz w:val="22"/>
          <w:szCs w:val="22"/>
        </w:rPr>
        <w:t xml:space="preserve">   ],</w:t>
      </w:r>
    </w:p>
    <w:p w14:paraId="5852B516">
      <w:pPr>
        <w:widowControl/>
        <w:shd w:val="clear" w:color="auto" w:fill="DBE5F1"/>
        <w:spacing w:before="0" w:line="240" w:lineRule="auto"/>
        <w:ind w:left="0"/>
        <w:jc w:val="both"/>
        <w:rPr>
          <w:b/>
          <w:bCs/>
          <w:snapToGrid/>
          <w:color w:val="525252"/>
          <w:sz w:val="22"/>
          <w:szCs w:val="22"/>
        </w:rPr>
      </w:pPr>
      <w:r>
        <w:rPr>
          <w:color w:val="1F497D"/>
          <w:sz w:val="22"/>
          <w:szCs w:val="22"/>
        </w:rPr>
        <w:t>   "</w:t>
      </w:r>
      <w:r>
        <w:rPr>
          <w:b/>
          <w:bCs/>
          <w:snapToGrid/>
          <w:color w:val="525252"/>
          <w:sz w:val="22"/>
          <w:szCs w:val="22"/>
        </w:rPr>
        <w:t xml:space="preserve">meterReading": </w:t>
      </w:r>
      <w:r>
        <w:rPr>
          <w:b/>
          <w:bCs/>
          <w:snapToGrid/>
          <w:color w:val="525252"/>
          <w:sz w:val="22"/>
          <w:szCs w:val="22"/>
        </w:rPr>
        <w:tab/>
      </w:r>
      <w:r>
        <w:rPr>
          <w:b/>
          <w:bCs/>
          <w:snapToGrid/>
          <w:color w:val="525252"/>
          <w:sz w:val="22"/>
          <w:szCs w:val="22"/>
        </w:rPr>
        <w:t>//thông tin đặc biệt dành cho hóa đơn điện nước</w:t>
      </w:r>
    </w:p>
    <w:p w14:paraId="0663B8DE">
      <w:pPr>
        <w:widowControl/>
        <w:shd w:val="clear" w:color="auto" w:fill="DBE5F1"/>
        <w:spacing w:before="0" w:line="240" w:lineRule="auto"/>
        <w:ind w:left="0"/>
        <w:jc w:val="both"/>
        <w:rPr>
          <w:b/>
          <w:bCs/>
          <w:snapToGrid/>
          <w:color w:val="525252"/>
          <w:sz w:val="22"/>
          <w:szCs w:val="22"/>
        </w:rPr>
      </w:pPr>
      <w:r>
        <w:rPr>
          <w:b/>
          <w:bCs/>
          <w:snapToGrid/>
          <w:color w:val="525252"/>
          <w:sz w:val="22"/>
          <w:szCs w:val="22"/>
        </w:rPr>
        <w:t xml:space="preserve">   ],</w:t>
      </w:r>
    </w:p>
    <w:p w14:paraId="24C9EBF8">
      <w:pPr>
        <w:widowControl/>
        <w:shd w:val="clear" w:color="auto" w:fill="DBE5F1"/>
        <w:spacing w:before="0" w:line="240" w:lineRule="auto"/>
        <w:ind w:left="0"/>
        <w:jc w:val="both"/>
        <w:rPr>
          <w:b/>
          <w:bCs/>
          <w:snapToGrid/>
          <w:color w:val="525252"/>
          <w:sz w:val="22"/>
          <w:szCs w:val="22"/>
        </w:rPr>
      </w:pPr>
      <w:r>
        <w:rPr>
          <w:b/>
          <w:bCs/>
          <w:snapToGrid/>
          <w:color w:val="525252"/>
          <w:sz w:val="22"/>
          <w:szCs w:val="22"/>
        </w:rPr>
        <w:t xml:space="preserve">   "summarizeInfo":{</w:t>
      </w:r>
      <w:r>
        <w:rPr>
          <w:b/>
          <w:bCs/>
          <w:snapToGrid/>
          <w:color w:val="525252"/>
          <w:sz w:val="22"/>
          <w:szCs w:val="22"/>
        </w:rPr>
        <w:tab/>
      </w:r>
      <w:r>
        <w:rPr>
          <w:b/>
          <w:bCs/>
          <w:snapToGrid/>
          <w:color w:val="525252"/>
          <w:sz w:val="22"/>
          <w:szCs w:val="22"/>
        </w:rPr>
        <w:t>//thông tin tổng hợp tiền của hóa đơn</w:t>
      </w:r>
    </w:p>
    <w:p w14:paraId="14F7D9FC">
      <w:pPr>
        <w:widowControl/>
        <w:shd w:val="clear" w:color="auto" w:fill="DBE5F1"/>
        <w:spacing w:before="0" w:line="240" w:lineRule="auto"/>
        <w:ind w:left="0"/>
        <w:jc w:val="both"/>
        <w:rPr>
          <w:b/>
          <w:bCs/>
          <w:snapToGrid/>
          <w:color w:val="525252"/>
          <w:sz w:val="22"/>
          <w:szCs w:val="22"/>
        </w:rPr>
      </w:pPr>
      <w:r>
        <w:rPr>
          <w:b/>
          <w:bCs/>
          <w:snapToGrid/>
          <w:color w:val="525252"/>
          <w:sz w:val="22"/>
          <w:szCs w:val="22"/>
        </w:rPr>
        <w:t xml:space="preserve">   },</w:t>
      </w:r>
    </w:p>
    <w:p w14:paraId="33303581">
      <w:pPr>
        <w:widowControl/>
        <w:shd w:val="clear" w:color="auto" w:fill="DBE5F1"/>
        <w:spacing w:before="0" w:line="240" w:lineRule="auto"/>
        <w:ind w:left="0"/>
        <w:jc w:val="both"/>
        <w:rPr>
          <w:b/>
          <w:bCs/>
          <w:snapToGrid/>
          <w:color w:val="525252"/>
          <w:sz w:val="22"/>
          <w:szCs w:val="22"/>
        </w:rPr>
      </w:pPr>
      <w:r>
        <w:rPr>
          <w:b/>
          <w:bCs/>
          <w:snapToGrid/>
          <w:color w:val="525252"/>
          <w:sz w:val="22"/>
          <w:szCs w:val="22"/>
        </w:rPr>
        <w:t xml:space="preserve">   "taxBreakdowns":[</w:t>
      </w:r>
      <w:r>
        <w:rPr>
          <w:b/>
          <w:bCs/>
          <w:snapToGrid/>
          <w:color w:val="525252"/>
          <w:sz w:val="22"/>
          <w:szCs w:val="22"/>
        </w:rPr>
        <w:tab/>
      </w:r>
      <w:r>
        <w:rPr>
          <w:b/>
          <w:bCs/>
          <w:snapToGrid/>
          <w:color w:val="525252"/>
          <w:sz w:val="22"/>
          <w:szCs w:val="22"/>
        </w:rPr>
        <w:t>//thông tin gom nhóm tiền hóa đơn theo thuế suất</w:t>
      </w:r>
    </w:p>
    <w:p w14:paraId="2D444464">
      <w:pPr>
        <w:widowControl/>
        <w:shd w:val="clear" w:color="auto" w:fill="DBE5F1"/>
        <w:spacing w:before="0" w:line="240" w:lineRule="auto"/>
        <w:ind w:left="0"/>
        <w:jc w:val="both"/>
        <w:rPr>
          <w:b/>
          <w:bCs/>
          <w:snapToGrid/>
          <w:color w:val="525252"/>
          <w:sz w:val="22"/>
          <w:szCs w:val="22"/>
        </w:rPr>
      </w:pPr>
      <w:r>
        <w:rPr>
          <w:b/>
          <w:bCs/>
          <w:snapToGrid/>
          <w:color w:val="525252"/>
          <w:sz w:val="22"/>
          <w:szCs w:val="22"/>
        </w:rPr>
        <w:t xml:space="preserve">   ]</w:t>
      </w:r>
    </w:p>
    <w:p w14:paraId="460FD0AA">
      <w:pPr>
        <w:widowControl/>
        <w:shd w:val="clear" w:color="auto" w:fill="DBE5F1"/>
        <w:spacing w:before="0" w:line="240" w:lineRule="auto"/>
        <w:ind w:left="0"/>
        <w:jc w:val="both"/>
        <w:rPr>
          <w:snapToGrid/>
          <w:color w:val="525252"/>
          <w:sz w:val="22"/>
          <w:szCs w:val="22"/>
        </w:rPr>
      </w:pPr>
      <w:r>
        <w:rPr>
          <w:b/>
          <w:bCs/>
          <w:snapToGrid/>
          <w:color w:val="525252"/>
          <w:sz w:val="22"/>
          <w:szCs w:val="22"/>
        </w:rPr>
        <w:t>}</w:t>
      </w:r>
    </w:p>
    <w:p w14:paraId="50C60E4A">
      <w:pPr>
        <w:snapToGrid w:val="0"/>
        <w:ind w:left="360"/>
        <w:jc w:val="both"/>
        <w:rPr>
          <w:sz w:val="22"/>
          <w:szCs w:val="22"/>
        </w:rPr>
      </w:pPr>
      <w:r>
        <w:rPr>
          <w:sz w:val="22"/>
          <w:szCs w:val="22"/>
        </w:rPr>
        <w:t>Mô tả:</w:t>
      </w:r>
    </w:p>
    <w:tbl>
      <w:tblPr>
        <w:tblStyle w:val="13"/>
        <w:tblW w:w="9900"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70"/>
        <w:gridCol w:w="7830"/>
      </w:tblGrid>
      <w:tr w14:paraId="38CD10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trPr>
        <w:tc>
          <w:tcPr>
            <w:tcW w:w="2070" w:type="dxa"/>
            <w:shd w:val="clear" w:color="auto" w:fill="EEECE1"/>
            <w:noWrap w:val="0"/>
            <w:vAlign w:val="top"/>
          </w:tcPr>
          <w:p w14:paraId="12D39F69">
            <w:pPr>
              <w:jc w:val="center"/>
              <w:rPr>
                <w:b/>
                <w:sz w:val="22"/>
                <w:szCs w:val="22"/>
              </w:rPr>
            </w:pPr>
            <w:r>
              <w:rPr>
                <w:b/>
                <w:sz w:val="22"/>
                <w:szCs w:val="22"/>
              </w:rPr>
              <w:t>Tên trường</w:t>
            </w:r>
          </w:p>
        </w:tc>
        <w:tc>
          <w:tcPr>
            <w:tcW w:w="7830" w:type="dxa"/>
            <w:shd w:val="clear" w:color="auto" w:fill="EEECE1"/>
            <w:noWrap w:val="0"/>
            <w:vAlign w:val="top"/>
          </w:tcPr>
          <w:p w14:paraId="51972891">
            <w:pPr>
              <w:jc w:val="center"/>
              <w:rPr>
                <w:b/>
                <w:sz w:val="22"/>
                <w:szCs w:val="22"/>
              </w:rPr>
            </w:pPr>
            <w:r>
              <w:rPr>
                <w:b/>
                <w:sz w:val="22"/>
                <w:szCs w:val="22"/>
              </w:rPr>
              <w:t>Mô tả</w:t>
            </w:r>
          </w:p>
        </w:tc>
      </w:tr>
      <w:tr w14:paraId="71CE34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0" w:type="dxa"/>
            <w:noWrap w:val="0"/>
            <w:vAlign w:val="top"/>
          </w:tcPr>
          <w:p w14:paraId="42E626C6">
            <w:pPr>
              <w:spacing w:before="0"/>
              <w:ind w:left="0"/>
              <w:jc w:val="both"/>
              <w:rPr>
                <w:sz w:val="22"/>
                <w:szCs w:val="22"/>
              </w:rPr>
            </w:pPr>
            <w:r>
              <w:rPr>
                <w:b/>
                <w:bCs/>
                <w:snapToGrid/>
                <w:color w:val="525252"/>
                <w:sz w:val="22"/>
                <w:szCs w:val="22"/>
              </w:rPr>
              <w:t>generalInvoiceInfo</w:t>
            </w:r>
          </w:p>
        </w:tc>
        <w:tc>
          <w:tcPr>
            <w:tcW w:w="7830" w:type="dxa"/>
            <w:noWrap w:val="0"/>
            <w:vAlign w:val="top"/>
          </w:tcPr>
          <w:p w14:paraId="21E1993E">
            <w:pPr>
              <w:spacing w:before="0"/>
              <w:ind w:left="41"/>
              <w:jc w:val="both"/>
              <w:rPr>
                <w:sz w:val="22"/>
                <w:szCs w:val="22"/>
              </w:rPr>
            </w:pPr>
            <w:r>
              <w:rPr>
                <w:sz w:val="22"/>
                <w:szCs w:val="22"/>
              </w:rPr>
              <w:t xml:space="preserve">Đây là thông tin chung để phát hành hóa đơn, bao gồm </w:t>
            </w:r>
            <w:r>
              <w:rPr>
                <w:sz w:val="22"/>
                <w:szCs w:val="22"/>
                <w:lang w:val="vi-VN"/>
              </w:rPr>
              <w:t xml:space="preserve">ký hiệu </w:t>
            </w:r>
            <w:r>
              <w:rPr>
                <w:sz w:val="22"/>
                <w:szCs w:val="22"/>
              </w:rPr>
              <w:t xml:space="preserve">mẫu </w:t>
            </w:r>
            <w:r>
              <w:rPr>
                <w:sz w:val="22"/>
                <w:szCs w:val="22"/>
                <w:lang w:val="vi-VN"/>
              </w:rPr>
              <w:t xml:space="preserve">số </w:t>
            </w:r>
            <w:r>
              <w:rPr>
                <w:sz w:val="22"/>
                <w:szCs w:val="22"/>
              </w:rPr>
              <w:t>hóa đơn, ký hiệu hóa đơn, loại hóa đơn, ngày lập .v.v.v</w:t>
            </w:r>
          </w:p>
        </w:tc>
      </w:tr>
      <w:tr w14:paraId="092B2F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0" w:type="dxa"/>
            <w:noWrap w:val="0"/>
            <w:vAlign w:val="top"/>
          </w:tcPr>
          <w:p w14:paraId="43A39AAE">
            <w:pPr>
              <w:spacing w:before="0"/>
              <w:ind w:left="0"/>
              <w:jc w:val="both"/>
              <w:rPr>
                <w:b/>
                <w:bCs/>
                <w:snapToGrid/>
                <w:color w:val="525252"/>
                <w:sz w:val="22"/>
                <w:szCs w:val="22"/>
              </w:rPr>
            </w:pPr>
            <w:r>
              <w:rPr>
                <w:b/>
                <w:bCs/>
                <w:snapToGrid/>
                <w:color w:val="525252"/>
                <w:sz w:val="22"/>
                <w:szCs w:val="22"/>
              </w:rPr>
              <w:t>sellerInfo</w:t>
            </w:r>
          </w:p>
        </w:tc>
        <w:tc>
          <w:tcPr>
            <w:tcW w:w="7830" w:type="dxa"/>
            <w:noWrap w:val="0"/>
            <w:vAlign w:val="top"/>
          </w:tcPr>
          <w:p w14:paraId="58121DFE">
            <w:pPr>
              <w:spacing w:before="0"/>
              <w:ind w:left="41"/>
              <w:jc w:val="both"/>
              <w:rPr>
                <w:sz w:val="22"/>
                <w:szCs w:val="22"/>
              </w:rPr>
            </w:pPr>
            <w:r>
              <w:rPr>
                <w:sz w:val="22"/>
                <w:szCs w:val="22"/>
              </w:rPr>
              <w:t>Thông tin về bên bán trên hóa đơn. Trong trường hợp bên tích hợp gửi MST sang thì hệ thống sẽ lấy toàn bộ dữ liệu do bên tích hợp gửi sang, nếu không gửi sang thì hệ thống lấy thông tin được cấu hình trên hệ thống.</w:t>
            </w:r>
          </w:p>
        </w:tc>
      </w:tr>
      <w:tr w14:paraId="70A2F6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0" w:type="dxa"/>
            <w:noWrap w:val="0"/>
            <w:vAlign w:val="top"/>
          </w:tcPr>
          <w:p w14:paraId="6944E544">
            <w:pPr>
              <w:spacing w:before="0"/>
              <w:ind w:left="0"/>
              <w:jc w:val="both"/>
              <w:rPr>
                <w:b/>
                <w:bCs/>
                <w:snapToGrid/>
                <w:color w:val="525252"/>
                <w:sz w:val="22"/>
                <w:szCs w:val="22"/>
              </w:rPr>
            </w:pPr>
            <w:r>
              <w:rPr>
                <w:b/>
                <w:bCs/>
                <w:snapToGrid/>
                <w:color w:val="525252"/>
                <w:sz w:val="22"/>
                <w:szCs w:val="22"/>
              </w:rPr>
              <w:t>buyerInfo</w:t>
            </w:r>
          </w:p>
        </w:tc>
        <w:tc>
          <w:tcPr>
            <w:tcW w:w="7830" w:type="dxa"/>
            <w:noWrap w:val="0"/>
            <w:vAlign w:val="top"/>
          </w:tcPr>
          <w:p w14:paraId="12F3A9C5">
            <w:pPr>
              <w:spacing w:before="0"/>
              <w:ind w:left="41"/>
              <w:jc w:val="both"/>
              <w:rPr>
                <w:sz w:val="22"/>
                <w:szCs w:val="22"/>
              </w:rPr>
            </w:pPr>
            <w:r>
              <w:rPr>
                <w:sz w:val="22"/>
                <w:szCs w:val="22"/>
              </w:rPr>
              <w:t>Thông tin về bên mua trên hóa đơn</w:t>
            </w:r>
          </w:p>
        </w:tc>
      </w:tr>
      <w:tr w14:paraId="5D2582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0" w:type="dxa"/>
            <w:noWrap w:val="0"/>
            <w:vAlign w:val="top"/>
          </w:tcPr>
          <w:p w14:paraId="314F4AC1">
            <w:pPr>
              <w:spacing w:before="0"/>
              <w:ind w:left="0"/>
              <w:jc w:val="both"/>
              <w:rPr>
                <w:b/>
                <w:bCs/>
                <w:snapToGrid/>
                <w:color w:val="525252"/>
                <w:sz w:val="22"/>
                <w:szCs w:val="22"/>
              </w:rPr>
            </w:pPr>
            <w:r>
              <w:rPr>
                <w:b/>
                <w:bCs/>
                <w:snapToGrid/>
                <w:color w:val="525252"/>
                <w:sz w:val="22"/>
                <w:szCs w:val="22"/>
              </w:rPr>
              <w:t>extAttribute</w:t>
            </w:r>
          </w:p>
        </w:tc>
        <w:tc>
          <w:tcPr>
            <w:tcW w:w="7830" w:type="dxa"/>
            <w:noWrap w:val="0"/>
            <w:vAlign w:val="top"/>
          </w:tcPr>
          <w:p w14:paraId="3E332864">
            <w:pPr>
              <w:spacing w:before="0"/>
              <w:ind w:left="41"/>
              <w:jc w:val="both"/>
              <w:rPr>
                <w:sz w:val="22"/>
                <w:szCs w:val="22"/>
              </w:rPr>
            </w:pPr>
            <w:r>
              <w:rPr>
                <w:sz w:val="22"/>
                <w:szCs w:val="22"/>
              </w:rPr>
              <w:t xml:space="preserve">Trường dữ liệu mở rộng, để tùy biến thêm trên mẫu hóa đơn. </w:t>
            </w:r>
          </w:p>
        </w:tc>
      </w:tr>
      <w:tr w14:paraId="6EEF7A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0" w:type="dxa"/>
            <w:noWrap w:val="0"/>
            <w:vAlign w:val="top"/>
          </w:tcPr>
          <w:p w14:paraId="6269895F">
            <w:pPr>
              <w:spacing w:before="0"/>
              <w:ind w:left="0"/>
              <w:jc w:val="both"/>
              <w:rPr>
                <w:b/>
                <w:bCs/>
                <w:snapToGrid/>
                <w:color w:val="525252"/>
                <w:sz w:val="22"/>
                <w:szCs w:val="22"/>
              </w:rPr>
            </w:pPr>
            <w:r>
              <w:rPr>
                <w:b/>
                <w:bCs/>
                <w:snapToGrid/>
                <w:color w:val="525252"/>
                <w:sz w:val="22"/>
                <w:szCs w:val="22"/>
              </w:rPr>
              <w:t>payments</w:t>
            </w:r>
          </w:p>
        </w:tc>
        <w:tc>
          <w:tcPr>
            <w:tcW w:w="7830" w:type="dxa"/>
            <w:noWrap w:val="0"/>
            <w:vAlign w:val="top"/>
          </w:tcPr>
          <w:p w14:paraId="50D77586">
            <w:pPr>
              <w:spacing w:before="0"/>
              <w:ind w:left="41"/>
              <w:jc w:val="both"/>
              <w:rPr>
                <w:sz w:val="22"/>
                <w:szCs w:val="22"/>
              </w:rPr>
            </w:pPr>
            <w:r>
              <w:rPr>
                <w:sz w:val="22"/>
                <w:szCs w:val="22"/>
              </w:rPr>
              <w:t xml:space="preserve">Tên phương thức thanh toán của hóa đơn. </w:t>
            </w:r>
          </w:p>
        </w:tc>
      </w:tr>
      <w:tr w14:paraId="569E78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0" w:type="dxa"/>
            <w:noWrap w:val="0"/>
            <w:vAlign w:val="top"/>
          </w:tcPr>
          <w:p w14:paraId="75C1B040">
            <w:pPr>
              <w:spacing w:before="0"/>
              <w:ind w:left="0"/>
              <w:jc w:val="both"/>
              <w:rPr>
                <w:b/>
                <w:bCs/>
                <w:snapToGrid/>
                <w:color w:val="525252"/>
                <w:sz w:val="22"/>
                <w:szCs w:val="22"/>
              </w:rPr>
            </w:pPr>
            <w:r>
              <w:rPr>
                <w:b/>
                <w:bCs/>
                <w:snapToGrid/>
                <w:color w:val="525252"/>
                <w:sz w:val="22"/>
                <w:szCs w:val="22"/>
              </w:rPr>
              <w:t>itemInfo</w:t>
            </w:r>
          </w:p>
        </w:tc>
        <w:tc>
          <w:tcPr>
            <w:tcW w:w="7830" w:type="dxa"/>
            <w:noWrap w:val="0"/>
            <w:vAlign w:val="top"/>
          </w:tcPr>
          <w:p w14:paraId="5DCEACD9">
            <w:pPr>
              <w:spacing w:before="0"/>
              <w:ind w:left="41"/>
              <w:jc w:val="both"/>
              <w:rPr>
                <w:sz w:val="22"/>
                <w:szCs w:val="22"/>
              </w:rPr>
            </w:pPr>
            <w:r>
              <w:rPr>
                <w:sz w:val="22"/>
                <w:szCs w:val="22"/>
              </w:rPr>
              <w:t>Thông tin chi tiết hàng hóa của hóa đơn.</w:t>
            </w:r>
          </w:p>
        </w:tc>
      </w:tr>
      <w:tr w14:paraId="0CB4C0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0" w:type="dxa"/>
            <w:noWrap w:val="0"/>
            <w:vAlign w:val="top"/>
          </w:tcPr>
          <w:p w14:paraId="446AC335">
            <w:pPr>
              <w:spacing w:before="0"/>
              <w:ind w:left="0"/>
              <w:jc w:val="both"/>
              <w:rPr>
                <w:b/>
                <w:bCs/>
                <w:snapToGrid/>
                <w:color w:val="525252"/>
                <w:sz w:val="22"/>
                <w:szCs w:val="22"/>
              </w:rPr>
            </w:pPr>
            <w:r>
              <w:rPr>
                <w:b/>
                <w:bCs/>
                <w:snapToGrid/>
                <w:color w:val="525252"/>
                <w:sz w:val="22"/>
                <w:szCs w:val="22"/>
              </w:rPr>
              <w:t>taxBreakdowns</w:t>
            </w:r>
          </w:p>
        </w:tc>
        <w:tc>
          <w:tcPr>
            <w:tcW w:w="7830" w:type="dxa"/>
            <w:noWrap w:val="0"/>
            <w:vAlign w:val="top"/>
          </w:tcPr>
          <w:p w14:paraId="5C056299">
            <w:pPr>
              <w:spacing w:before="0"/>
              <w:ind w:left="0"/>
              <w:jc w:val="both"/>
              <w:rPr>
                <w:sz w:val="22"/>
                <w:szCs w:val="22"/>
              </w:rPr>
            </w:pPr>
            <w:r>
              <w:rPr>
                <w:sz w:val="22"/>
                <w:szCs w:val="22"/>
              </w:rPr>
              <w:t xml:space="preserve">Tổng hợp thông tin thuế suất của hóa đơn theo mức thuế suất, ví dụ -2, -1, 0, 5, </w:t>
            </w:r>
            <w:r>
              <w:rPr>
                <w:sz w:val="22"/>
                <w:szCs w:val="22"/>
                <w:lang w:val="vi-VN"/>
              </w:rPr>
              <w:t xml:space="preserve">8, </w:t>
            </w:r>
            <w:r>
              <w:rPr>
                <w:sz w:val="22"/>
                <w:szCs w:val="22"/>
              </w:rPr>
              <w:t>10</w:t>
            </w:r>
          </w:p>
        </w:tc>
      </w:tr>
      <w:tr w14:paraId="12B925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0" w:type="dxa"/>
            <w:noWrap w:val="0"/>
            <w:vAlign w:val="top"/>
          </w:tcPr>
          <w:p w14:paraId="645D9511">
            <w:pPr>
              <w:spacing w:before="0"/>
              <w:ind w:left="0"/>
              <w:jc w:val="both"/>
              <w:rPr>
                <w:b/>
                <w:bCs/>
                <w:snapToGrid/>
                <w:color w:val="525252"/>
                <w:sz w:val="22"/>
                <w:szCs w:val="22"/>
              </w:rPr>
            </w:pPr>
            <w:r>
              <w:rPr>
                <w:b/>
                <w:bCs/>
                <w:snapToGrid/>
                <w:color w:val="525252"/>
                <w:sz w:val="22"/>
                <w:szCs w:val="22"/>
              </w:rPr>
              <w:t>summarizeInfo</w:t>
            </w:r>
          </w:p>
        </w:tc>
        <w:tc>
          <w:tcPr>
            <w:tcW w:w="7830" w:type="dxa"/>
            <w:noWrap w:val="0"/>
            <w:vAlign w:val="top"/>
          </w:tcPr>
          <w:p w14:paraId="4AEA1067">
            <w:pPr>
              <w:spacing w:before="0"/>
              <w:ind w:left="41"/>
              <w:jc w:val="both"/>
              <w:rPr>
                <w:sz w:val="22"/>
                <w:szCs w:val="22"/>
              </w:rPr>
            </w:pPr>
            <w:r>
              <w:rPr>
                <w:sz w:val="22"/>
                <w:szCs w:val="22"/>
              </w:rPr>
              <w:t>Tổng hợp tiền hàng của cả hóa đơn</w:t>
            </w:r>
          </w:p>
        </w:tc>
      </w:tr>
      <w:tr w14:paraId="6AAAE9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0" w:type="dxa"/>
            <w:noWrap w:val="0"/>
            <w:vAlign w:val="top"/>
          </w:tcPr>
          <w:p w14:paraId="73FF3B28">
            <w:pPr>
              <w:spacing w:before="0"/>
              <w:ind w:left="0"/>
              <w:jc w:val="both"/>
              <w:rPr>
                <w:b/>
                <w:bCs/>
                <w:snapToGrid/>
                <w:color w:val="525252"/>
                <w:sz w:val="22"/>
                <w:szCs w:val="22"/>
              </w:rPr>
            </w:pPr>
            <w:r>
              <w:rPr>
                <w:b/>
                <w:bCs/>
                <w:snapToGrid/>
                <w:color w:val="525252"/>
                <w:sz w:val="22"/>
                <w:szCs w:val="22"/>
              </w:rPr>
              <w:t>metadata</w:t>
            </w:r>
          </w:p>
        </w:tc>
        <w:tc>
          <w:tcPr>
            <w:tcW w:w="7830" w:type="dxa"/>
            <w:noWrap w:val="0"/>
            <w:vAlign w:val="top"/>
          </w:tcPr>
          <w:p w14:paraId="7D991BDB">
            <w:pPr>
              <w:spacing w:before="0"/>
              <w:ind w:left="41"/>
              <w:jc w:val="both"/>
              <w:rPr>
                <w:sz w:val="22"/>
                <w:szCs w:val="22"/>
              </w:rPr>
            </w:pPr>
            <w:r>
              <w:rPr>
                <w:sz w:val="22"/>
                <w:szCs w:val="22"/>
              </w:rPr>
              <w:t>Thông tin trường động của hóa đơn</w:t>
            </w:r>
          </w:p>
        </w:tc>
      </w:tr>
      <w:tr w14:paraId="426BCF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0" w:type="dxa"/>
            <w:noWrap w:val="0"/>
            <w:vAlign w:val="top"/>
          </w:tcPr>
          <w:p w14:paraId="05A84BCB">
            <w:pPr>
              <w:spacing w:before="0"/>
              <w:ind w:left="0"/>
              <w:jc w:val="both"/>
              <w:rPr>
                <w:b/>
                <w:bCs/>
                <w:snapToGrid/>
                <w:color w:val="525252"/>
                <w:sz w:val="22"/>
                <w:szCs w:val="22"/>
              </w:rPr>
            </w:pPr>
            <w:r>
              <w:rPr>
                <w:b/>
                <w:bCs/>
                <w:snapToGrid/>
                <w:color w:val="525252"/>
                <w:sz w:val="22"/>
                <w:szCs w:val="22"/>
              </w:rPr>
              <w:t>meterReading</w:t>
            </w:r>
          </w:p>
        </w:tc>
        <w:tc>
          <w:tcPr>
            <w:tcW w:w="7830" w:type="dxa"/>
            <w:noWrap w:val="0"/>
            <w:vAlign w:val="top"/>
          </w:tcPr>
          <w:p w14:paraId="24DE954E">
            <w:pPr>
              <w:spacing w:before="0"/>
              <w:ind w:left="41"/>
              <w:jc w:val="both"/>
              <w:rPr>
                <w:sz w:val="22"/>
                <w:szCs w:val="22"/>
              </w:rPr>
            </w:pPr>
            <w:r>
              <w:rPr>
                <w:sz w:val="22"/>
                <w:szCs w:val="22"/>
              </w:rPr>
              <w:t>Thông tin đặc biệt, dùng cho hóa đơn điện/nước.</w:t>
            </w:r>
          </w:p>
        </w:tc>
      </w:tr>
    </w:tbl>
    <w:p w14:paraId="1378F7DB">
      <w:pPr>
        <w:pStyle w:val="124"/>
        <w:rPr>
          <w:sz w:val="22"/>
          <w:szCs w:val="22"/>
        </w:rPr>
      </w:pPr>
      <w:bookmarkStart w:id="15" w:name="_Toc115266171"/>
      <w:r>
        <w:rPr>
          <w:sz w:val="22"/>
          <w:szCs w:val="22"/>
        </w:rPr>
        <w:t>generalInvoiceInfo</w:t>
      </w:r>
      <w:bookmarkEnd w:id="15"/>
    </w:p>
    <w:p w14:paraId="4D8CD5C3">
      <w:pPr>
        <w:pStyle w:val="4"/>
        <w:rPr>
          <w:sz w:val="22"/>
          <w:szCs w:val="22"/>
        </w:rPr>
      </w:pPr>
      <w:r>
        <w:rPr>
          <w:sz w:val="22"/>
          <w:szCs w:val="22"/>
        </w:rPr>
        <w:t xml:space="preserve">Chứa thông tin cơ bản của hóa đơn, </w:t>
      </w:r>
    </w:p>
    <w:tbl>
      <w:tblPr>
        <w:tblStyle w:val="13"/>
        <w:tblW w:w="9900"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70"/>
        <w:gridCol w:w="2466"/>
        <w:gridCol w:w="5364"/>
      </w:tblGrid>
      <w:tr w14:paraId="627F12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5" w:hRule="atLeast"/>
        </w:trPr>
        <w:tc>
          <w:tcPr>
            <w:tcW w:w="2070" w:type="dxa"/>
            <w:shd w:val="clear" w:color="auto" w:fill="EEECE1"/>
            <w:noWrap w:val="0"/>
            <w:vAlign w:val="top"/>
          </w:tcPr>
          <w:p w14:paraId="155A9D2C">
            <w:pPr>
              <w:jc w:val="center"/>
              <w:rPr>
                <w:b/>
                <w:sz w:val="22"/>
                <w:szCs w:val="22"/>
              </w:rPr>
            </w:pPr>
            <w:r>
              <w:rPr>
                <w:b/>
                <w:sz w:val="22"/>
                <w:szCs w:val="22"/>
              </w:rPr>
              <w:t>Tên trường</w:t>
            </w:r>
          </w:p>
        </w:tc>
        <w:tc>
          <w:tcPr>
            <w:tcW w:w="2466" w:type="dxa"/>
            <w:shd w:val="clear" w:color="auto" w:fill="EEECE1"/>
            <w:noWrap w:val="0"/>
            <w:vAlign w:val="top"/>
          </w:tcPr>
          <w:p w14:paraId="08214531">
            <w:pPr>
              <w:jc w:val="center"/>
              <w:rPr>
                <w:b/>
                <w:sz w:val="22"/>
                <w:szCs w:val="22"/>
              </w:rPr>
            </w:pPr>
            <w:r>
              <w:rPr>
                <w:b/>
                <w:sz w:val="22"/>
                <w:szCs w:val="22"/>
              </w:rPr>
              <w:t>Kiểu dữ liệu</w:t>
            </w:r>
          </w:p>
        </w:tc>
        <w:tc>
          <w:tcPr>
            <w:tcW w:w="5364" w:type="dxa"/>
            <w:shd w:val="clear" w:color="auto" w:fill="EEECE1"/>
            <w:noWrap w:val="0"/>
            <w:vAlign w:val="top"/>
          </w:tcPr>
          <w:p w14:paraId="13364515">
            <w:pPr>
              <w:jc w:val="center"/>
              <w:rPr>
                <w:b/>
                <w:sz w:val="22"/>
                <w:szCs w:val="22"/>
              </w:rPr>
            </w:pPr>
            <w:r>
              <w:rPr>
                <w:b/>
                <w:sz w:val="22"/>
                <w:szCs w:val="22"/>
              </w:rPr>
              <w:t>Mô tả</w:t>
            </w:r>
          </w:p>
        </w:tc>
      </w:tr>
      <w:tr w14:paraId="67B535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0" w:type="dxa"/>
            <w:noWrap w:val="0"/>
            <w:vAlign w:val="top"/>
          </w:tcPr>
          <w:p w14:paraId="552B5869">
            <w:pPr>
              <w:spacing w:before="0"/>
              <w:ind w:left="0"/>
              <w:jc w:val="both"/>
              <w:rPr>
                <w:sz w:val="22"/>
                <w:szCs w:val="22"/>
              </w:rPr>
            </w:pPr>
            <w:r>
              <w:rPr>
                <w:sz w:val="22"/>
                <w:szCs w:val="22"/>
              </w:rPr>
              <w:t>invoiceType</w:t>
            </w:r>
          </w:p>
        </w:tc>
        <w:tc>
          <w:tcPr>
            <w:tcW w:w="2466" w:type="dxa"/>
            <w:noWrap w:val="0"/>
            <w:vAlign w:val="top"/>
          </w:tcPr>
          <w:p w14:paraId="51482E0E">
            <w:pPr>
              <w:spacing w:before="0"/>
              <w:ind w:left="0"/>
              <w:jc w:val="both"/>
              <w:rPr>
                <w:sz w:val="22"/>
                <w:szCs w:val="22"/>
              </w:rPr>
            </w:pPr>
            <w:r>
              <w:rPr>
                <w:sz w:val="22"/>
                <w:szCs w:val="22"/>
              </w:rPr>
              <w:t>Required: false</w:t>
            </w:r>
          </w:p>
          <w:p w14:paraId="58620EDD">
            <w:pPr>
              <w:spacing w:before="0"/>
              <w:ind w:left="0"/>
              <w:jc w:val="both"/>
              <w:rPr>
                <w:sz w:val="22"/>
                <w:szCs w:val="22"/>
              </w:rPr>
            </w:pPr>
            <w:r>
              <w:rPr>
                <w:sz w:val="22"/>
                <w:szCs w:val="22"/>
              </w:rPr>
              <w:t>DataType: String</w:t>
            </w:r>
          </w:p>
          <w:p w14:paraId="463FF20C">
            <w:pPr>
              <w:spacing w:before="0"/>
              <w:ind w:left="0"/>
              <w:jc w:val="both"/>
              <w:rPr>
                <w:sz w:val="22"/>
                <w:szCs w:val="22"/>
              </w:rPr>
            </w:pPr>
            <w:r>
              <w:rPr>
                <w:sz w:val="22"/>
                <w:szCs w:val="22"/>
              </w:rPr>
              <w:t xml:space="preserve">Minlength: </w:t>
            </w:r>
          </w:p>
          <w:p w14:paraId="749BA047">
            <w:pPr>
              <w:spacing w:before="0"/>
              <w:ind w:left="0"/>
              <w:jc w:val="both"/>
              <w:rPr>
                <w:sz w:val="22"/>
                <w:szCs w:val="22"/>
              </w:rPr>
            </w:pPr>
            <w:r>
              <w:rPr>
                <w:sz w:val="22"/>
                <w:szCs w:val="22"/>
              </w:rPr>
              <w:t xml:space="preserve">Maxlength: </w:t>
            </w:r>
          </w:p>
          <w:p w14:paraId="46248317">
            <w:pPr>
              <w:spacing w:before="0"/>
              <w:ind w:left="0"/>
              <w:jc w:val="both"/>
              <w:rPr>
                <w:sz w:val="22"/>
                <w:szCs w:val="22"/>
              </w:rPr>
            </w:pPr>
            <w:r>
              <w:rPr>
                <w:sz w:val="22"/>
                <w:szCs w:val="22"/>
              </w:rPr>
              <w:t xml:space="preserve">Format: </w:t>
            </w:r>
          </w:p>
        </w:tc>
        <w:tc>
          <w:tcPr>
            <w:tcW w:w="5364" w:type="dxa"/>
            <w:noWrap w:val="0"/>
            <w:vAlign w:val="top"/>
          </w:tcPr>
          <w:p w14:paraId="3E241ED6">
            <w:pPr>
              <w:spacing w:before="0"/>
              <w:ind w:left="41"/>
              <w:jc w:val="both"/>
              <w:rPr>
                <w:sz w:val="22"/>
                <w:szCs w:val="22"/>
              </w:rPr>
            </w:pPr>
            <w:r>
              <w:rPr>
                <w:sz w:val="22"/>
                <w:szCs w:val="22"/>
              </w:rPr>
              <w:t xml:space="preserve">Mã loại hóa đơn chỉ nhận các giá trị sau: </w:t>
            </w:r>
          </w:p>
          <w:p w14:paraId="638CA08C">
            <w:pPr>
              <w:spacing w:before="0"/>
              <w:ind w:left="0"/>
              <w:jc w:val="both"/>
              <w:rPr>
                <w:i/>
                <w:sz w:val="22"/>
                <w:szCs w:val="22"/>
              </w:rPr>
            </w:pPr>
            <w:r>
              <w:rPr>
                <w:b/>
                <w:sz w:val="22"/>
                <w:szCs w:val="22"/>
              </w:rPr>
              <w:t>Thông tư 32</w:t>
            </w:r>
            <w:r>
              <w:rPr>
                <w:sz w:val="22"/>
                <w:szCs w:val="22"/>
              </w:rPr>
              <w:t xml:space="preserve">: 01GTKT, 02GTTT, 07KPTQ, 03XKNB, 04HGDL, 01BLP. Tuân thủ theo quy định ký hiệu loại hóa đơn của Thông tư hướng dẫn thi hành nghị định số 51/2010/NĐ-CP. </w:t>
            </w:r>
            <w:r>
              <w:rPr>
                <w:i/>
                <w:sz w:val="22"/>
                <w:szCs w:val="22"/>
              </w:rPr>
              <w:t xml:space="preserve">Chi tiết xem PL1 Thông tư 39/2014/TT-BTC. </w:t>
            </w:r>
          </w:p>
          <w:p w14:paraId="0ED5CAE3">
            <w:pPr>
              <w:spacing w:before="0"/>
              <w:ind w:left="41"/>
              <w:jc w:val="both"/>
              <w:rPr>
                <w:sz w:val="22"/>
                <w:szCs w:val="22"/>
              </w:rPr>
            </w:pPr>
            <w:r>
              <w:rPr>
                <w:b/>
                <w:sz w:val="22"/>
                <w:szCs w:val="22"/>
              </w:rPr>
              <w:t>Thông tư 78:</w:t>
            </w:r>
            <w:r>
              <w:rPr>
                <w:sz w:val="22"/>
                <w:szCs w:val="22"/>
              </w:rPr>
              <w:t xml:space="preserve"> 1, 2, 3, 4</w:t>
            </w:r>
            <w:r>
              <w:rPr>
                <w:sz w:val="22"/>
                <w:szCs w:val="22"/>
                <w:lang w:val="vi-VN"/>
              </w:rPr>
              <w:t>, 5, 6</w:t>
            </w:r>
            <w:r>
              <w:rPr>
                <w:sz w:val="22"/>
                <w:szCs w:val="22"/>
              </w:rPr>
              <w:t>. Tuân thủ theo đúng Thông tư 78/2021/TT-BTC</w:t>
            </w:r>
          </w:p>
          <w:p w14:paraId="652FE54A">
            <w:pPr>
              <w:spacing w:before="0"/>
              <w:ind w:left="41"/>
              <w:jc w:val="both"/>
              <w:rPr>
                <w:bCs/>
                <w:sz w:val="22"/>
                <w:szCs w:val="22"/>
              </w:rPr>
            </w:pPr>
            <w:r>
              <w:rPr>
                <w:b/>
                <w:sz w:val="22"/>
                <w:szCs w:val="22"/>
              </w:rPr>
              <w:t>Lưu ý:</w:t>
            </w:r>
            <w:r>
              <w:rPr>
                <w:sz w:val="22"/>
                <w:szCs w:val="22"/>
              </w:rPr>
              <w:t xml:space="preserve"> tại một thời điểm, doanh nghiệp có thể sử dụng nhiều loại hóa đơn.</w:t>
            </w:r>
          </w:p>
        </w:tc>
      </w:tr>
      <w:tr w14:paraId="32DDC0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0" w:type="dxa"/>
            <w:noWrap w:val="0"/>
            <w:vAlign w:val="top"/>
          </w:tcPr>
          <w:p w14:paraId="18CE1915">
            <w:pPr>
              <w:spacing w:before="0"/>
              <w:ind w:left="0"/>
              <w:jc w:val="both"/>
              <w:rPr>
                <w:sz w:val="22"/>
                <w:szCs w:val="22"/>
              </w:rPr>
            </w:pPr>
            <w:r>
              <w:rPr>
                <w:sz w:val="22"/>
                <w:szCs w:val="22"/>
              </w:rPr>
              <w:t>templateCode</w:t>
            </w:r>
          </w:p>
        </w:tc>
        <w:tc>
          <w:tcPr>
            <w:tcW w:w="2466" w:type="dxa"/>
            <w:noWrap w:val="0"/>
            <w:vAlign w:val="top"/>
          </w:tcPr>
          <w:p w14:paraId="57CECCB8">
            <w:pPr>
              <w:spacing w:before="0"/>
              <w:ind w:left="0"/>
              <w:jc w:val="both"/>
              <w:rPr>
                <w:sz w:val="22"/>
                <w:szCs w:val="22"/>
              </w:rPr>
            </w:pPr>
            <w:r>
              <w:rPr>
                <w:sz w:val="22"/>
                <w:szCs w:val="22"/>
              </w:rPr>
              <w:t>Required: true</w:t>
            </w:r>
          </w:p>
          <w:p w14:paraId="3528D42D">
            <w:pPr>
              <w:spacing w:before="0"/>
              <w:ind w:left="0"/>
              <w:jc w:val="both"/>
              <w:rPr>
                <w:sz w:val="22"/>
                <w:szCs w:val="22"/>
              </w:rPr>
            </w:pPr>
            <w:r>
              <w:rPr>
                <w:sz w:val="22"/>
                <w:szCs w:val="22"/>
              </w:rPr>
              <w:t>DataType: String</w:t>
            </w:r>
          </w:p>
          <w:p w14:paraId="7BCB1BBE">
            <w:pPr>
              <w:spacing w:before="0"/>
              <w:ind w:left="0"/>
              <w:jc w:val="both"/>
              <w:rPr>
                <w:sz w:val="22"/>
                <w:szCs w:val="22"/>
              </w:rPr>
            </w:pPr>
            <w:r>
              <w:rPr>
                <w:sz w:val="22"/>
                <w:szCs w:val="22"/>
              </w:rPr>
              <w:t>Minlength: N/A</w:t>
            </w:r>
          </w:p>
          <w:p w14:paraId="461FBE41">
            <w:pPr>
              <w:spacing w:before="0"/>
              <w:ind w:left="0"/>
              <w:jc w:val="both"/>
              <w:rPr>
                <w:sz w:val="22"/>
                <w:szCs w:val="22"/>
              </w:rPr>
            </w:pPr>
            <w:r>
              <w:rPr>
                <w:sz w:val="22"/>
                <w:szCs w:val="22"/>
              </w:rPr>
              <w:t>Maxlength: 20</w:t>
            </w:r>
          </w:p>
          <w:p w14:paraId="73070E2F">
            <w:pPr>
              <w:spacing w:before="0"/>
              <w:ind w:left="0"/>
              <w:jc w:val="both"/>
              <w:rPr>
                <w:sz w:val="22"/>
                <w:szCs w:val="22"/>
              </w:rPr>
            </w:pPr>
            <w:r>
              <w:rPr>
                <w:sz w:val="22"/>
                <w:szCs w:val="22"/>
              </w:rPr>
              <w:t xml:space="preserve">Format: </w:t>
            </w:r>
          </w:p>
        </w:tc>
        <w:tc>
          <w:tcPr>
            <w:tcW w:w="5364" w:type="dxa"/>
            <w:noWrap w:val="0"/>
            <w:vAlign w:val="top"/>
          </w:tcPr>
          <w:p w14:paraId="03DC10EF">
            <w:pPr>
              <w:spacing w:before="0"/>
              <w:ind w:left="41"/>
              <w:jc w:val="both"/>
              <w:rPr>
                <w:sz w:val="22"/>
                <w:szCs w:val="22"/>
              </w:rPr>
            </w:pPr>
            <w:r>
              <w:rPr>
                <w:sz w:val="22"/>
                <w:szCs w:val="22"/>
              </w:rPr>
              <w:t>Ký hiệu mẫu hóa đơn, tuân thủ theo quy định ký hiệu mẫu hóa đơn của Thông tư hướng dẫn thi hành</w:t>
            </w:r>
          </w:p>
          <w:p w14:paraId="49505A12">
            <w:pPr>
              <w:spacing w:before="0"/>
              <w:ind w:left="41"/>
              <w:jc w:val="both"/>
              <w:rPr>
                <w:sz w:val="22"/>
                <w:szCs w:val="22"/>
              </w:rPr>
            </w:pPr>
            <w:r>
              <w:rPr>
                <w:b/>
                <w:sz w:val="22"/>
                <w:szCs w:val="22"/>
              </w:rPr>
              <w:t>Thông tư 32:</w:t>
            </w:r>
            <w:r>
              <w:rPr>
                <w:sz w:val="22"/>
                <w:szCs w:val="22"/>
              </w:rPr>
              <w:t xml:space="preserve"> Nghị định số 51/2010/NĐ-CP</w:t>
            </w:r>
          </w:p>
          <w:p w14:paraId="3F1D75E2">
            <w:pPr>
              <w:spacing w:before="0"/>
              <w:ind w:left="41"/>
              <w:jc w:val="both"/>
              <w:rPr>
                <w:sz w:val="22"/>
                <w:szCs w:val="22"/>
              </w:rPr>
            </w:pPr>
            <w:r>
              <w:rPr>
                <w:sz w:val="22"/>
                <w:szCs w:val="22"/>
              </w:rPr>
              <w:t xml:space="preserve">Ví dụ 01GTKT0/001, trong đó </w:t>
            </w:r>
          </w:p>
          <w:p w14:paraId="3B309E7F">
            <w:pPr>
              <w:spacing w:before="0"/>
              <w:ind w:left="41"/>
              <w:jc w:val="both"/>
              <w:rPr>
                <w:sz w:val="22"/>
                <w:szCs w:val="22"/>
              </w:rPr>
            </w:pPr>
            <w:r>
              <w:rPr>
                <w:sz w:val="22"/>
                <w:szCs w:val="22"/>
              </w:rPr>
              <w:t>01GTKT: ký hiệu loại hóa đơn</w:t>
            </w:r>
          </w:p>
          <w:p w14:paraId="50AA1867">
            <w:pPr>
              <w:spacing w:before="0"/>
              <w:ind w:left="41"/>
              <w:jc w:val="both"/>
              <w:rPr>
                <w:sz w:val="22"/>
                <w:szCs w:val="22"/>
              </w:rPr>
            </w:pPr>
            <w:r>
              <w:rPr>
                <w:sz w:val="22"/>
                <w:szCs w:val="22"/>
              </w:rPr>
              <w:t>0: số liên, đối với hóa đơn điện tử luôn là 0</w:t>
            </w:r>
          </w:p>
          <w:p w14:paraId="575CC3E0">
            <w:pPr>
              <w:spacing w:before="0"/>
              <w:ind w:left="41"/>
              <w:jc w:val="both"/>
              <w:rPr>
                <w:sz w:val="22"/>
                <w:szCs w:val="22"/>
              </w:rPr>
            </w:pPr>
            <w:r>
              <w:rPr>
                <w:sz w:val="22"/>
                <w:szCs w:val="22"/>
              </w:rPr>
              <w:t>001: số thứ tự tăng dần theo số lượng mẫu DN đăng ký với cơ quan thuế</w:t>
            </w:r>
          </w:p>
          <w:p w14:paraId="581EB21B">
            <w:pPr>
              <w:spacing w:before="0"/>
              <w:ind w:left="41"/>
              <w:jc w:val="both"/>
              <w:rPr>
                <w:i/>
                <w:sz w:val="22"/>
                <w:szCs w:val="22"/>
              </w:rPr>
            </w:pPr>
            <w:r>
              <w:rPr>
                <w:i/>
                <w:sz w:val="22"/>
                <w:szCs w:val="22"/>
              </w:rPr>
              <w:t>Chi tiết xem PL1 Thông tư 39/2014/TT-BTC</w:t>
            </w:r>
          </w:p>
          <w:p w14:paraId="370E4A45">
            <w:pPr>
              <w:spacing w:before="0"/>
              <w:ind w:left="0"/>
              <w:jc w:val="both"/>
              <w:rPr>
                <w:sz w:val="22"/>
                <w:szCs w:val="22"/>
              </w:rPr>
            </w:pPr>
            <w:r>
              <w:rPr>
                <w:b/>
                <w:sz w:val="22"/>
                <w:szCs w:val="22"/>
              </w:rPr>
              <w:t>Thông tư 78:</w:t>
            </w:r>
            <w:r>
              <w:rPr>
                <w:sz w:val="22"/>
                <w:szCs w:val="22"/>
              </w:rPr>
              <w:t xml:space="preserve"> Ví dụ: 1/001 trong đó</w:t>
            </w:r>
          </w:p>
          <w:p w14:paraId="1B30B977">
            <w:pPr>
              <w:spacing w:before="0"/>
              <w:ind w:left="0"/>
              <w:jc w:val="both"/>
              <w:rPr>
                <w:sz w:val="22"/>
                <w:szCs w:val="22"/>
              </w:rPr>
            </w:pPr>
            <w:r>
              <w:rPr>
                <w:sz w:val="22"/>
                <w:szCs w:val="22"/>
              </w:rPr>
              <w:t>1: Ký hiệu loại hóa đơn</w:t>
            </w:r>
          </w:p>
          <w:p w14:paraId="01C11474">
            <w:pPr>
              <w:spacing w:before="0"/>
              <w:ind w:left="0"/>
              <w:jc w:val="both"/>
              <w:rPr>
                <w:sz w:val="22"/>
                <w:szCs w:val="22"/>
              </w:rPr>
            </w:pPr>
            <w:r>
              <w:rPr>
                <w:sz w:val="22"/>
                <w:szCs w:val="22"/>
              </w:rPr>
              <w:t>001: Thứ tự tăng dần theo số lượng mẫu DN đăng ký với cơ quan thuế</w:t>
            </w:r>
          </w:p>
          <w:p w14:paraId="09339926">
            <w:pPr>
              <w:spacing w:before="0"/>
              <w:ind w:left="0"/>
              <w:jc w:val="both"/>
              <w:rPr>
                <w:sz w:val="22"/>
                <w:szCs w:val="22"/>
              </w:rPr>
            </w:pPr>
            <w:r>
              <w:rPr>
                <w:i/>
                <w:sz w:val="22"/>
                <w:szCs w:val="22"/>
              </w:rPr>
              <w:t xml:space="preserve">Chi tiết tại khoản 1, Điều 3 Thông tư </w:t>
            </w:r>
            <w:r>
              <w:rPr>
                <w:i/>
                <w:sz w:val="22"/>
                <w:szCs w:val="22"/>
                <w:lang w:val="en"/>
              </w:rPr>
              <w:t>78</w:t>
            </w:r>
            <w:r>
              <w:rPr>
                <w:i/>
                <w:sz w:val="22"/>
                <w:szCs w:val="22"/>
              </w:rPr>
              <w:t>/2019/TT-BTC</w:t>
            </w:r>
          </w:p>
          <w:p w14:paraId="2E6C1BBF">
            <w:pPr>
              <w:spacing w:before="0"/>
              <w:ind w:left="41"/>
              <w:jc w:val="both"/>
              <w:rPr>
                <w:sz w:val="22"/>
                <w:szCs w:val="22"/>
              </w:rPr>
            </w:pPr>
            <w:r>
              <w:rPr>
                <w:b/>
                <w:sz w:val="22"/>
                <w:szCs w:val="22"/>
              </w:rPr>
              <w:t>Lưu ý:</w:t>
            </w:r>
            <w:r>
              <w:rPr>
                <w:sz w:val="22"/>
                <w:szCs w:val="22"/>
              </w:rPr>
              <w:t xml:space="preserve"> tại một thời điểm, doanh nghiệp có thể có nhiều mẫu hóa đơn.</w:t>
            </w:r>
          </w:p>
          <w:p w14:paraId="188C6ACA">
            <w:pPr>
              <w:spacing w:before="0"/>
              <w:ind w:left="41"/>
              <w:jc w:val="both"/>
              <w:rPr>
                <w:bCs/>
                <w:sz w:val="22"/>
                <w:szCs w:val="22"/>
              </w:rPr>
            </w:pPr>
          </w:p>
        </w:tc>
      </w:tr>
      <w:tr w14:paraId="3F6ABC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0" w:type="dxa"/>
            <w:noWrap w:val="0"/>
            <w:vAlign w:val="top"/>
          </w:tcPr>
          <w:p w14:paraId="51465E20">
            <w:pPr>
              <w:spacing w:before="0"/>
              <w:ind w:left="0"/>
              <w:jc w:val="both"/>
              <w:rPr>
                <w:sz w:val="22"/>
                <w:szCs w:val="22"/>
              </w:rPr>
            </w:pPr>
            <w:r>
              <w:rPr>
                <w:sz w:val="22"/>
                <w:szCs w:val="22"/>
              </w:rPr>
              <w:t>invoiceSeries</w:t>
            </w:r>
          </w:p>
        </w:tc>
        <w:tc>
          <w:tcPr>
            <w:tcW w:w="2466" w:type="dxa"/>
            <w:noWrap w:val="0"/>
            <w:vAlign w:val="top"/>
          </w:tcPr>
          <w:p w14:paraId="1B315D51">
            <w:pPr>
              <w:spacing w:before="0"/>
              <w:ind w:left="0"/>
              <w:jc w:val="both"/>
              <w:rPr>
                <w:sz w:val="22"/>
                <w:szCs w:val="22"/>
              </w:rPr>
            </w:pPr>
            <w:r>
              <w:rPr>
                <w:sz w:val="22"/>
                <w:szCs w:val="22"/>
              </w:rPr>
              <w:t>Required : true</w:t>
            </w:r>
          </w:p>
          <w:p w14:paraId="5097F9CC">
            <w:pPr>
              <w:spacing w:before="0"/>
              <w:ind w:left="0"/>
              <w:jc w:val="both"/>
              <w:rPr>
                <w:sz w:val="22"/>
                <w:szCs w:val="22"/>
              </w:rPr>
            </w:pPr>
            <w:r>
              <w:rPr>
                <w:sz w:val="22"/>
                <w:szCs w:val="22"/>
              </w:rPr>
              <w:t>DataType: String</w:t>
            </w:r>
          </w:p>
          <w:p w14:paraId="5AC6E515">
            <w:pPr>
              <w:spacing w:before="0"/>
              <w:ind w:left="0"/>
              <w:jc w:val="both"/>
              <w:rPr>
                <w:sz w:val="22"/>
                <w:szCs w:val="22"/>
              </w:rPr>
            </w:pPr>
            <w:r>
              <w:rPr>
                <w:sz w:val="22"/>
                <w:szCs w:val="22"/>
              </w:rPr>
              <w:t>Minlength : NA</w:t>
            </w:r>
          </w:p>
          <w:p w14:paraId="21CD748D">
            <w:pPr>
              <w:spacing w:before="0"/>
              <w:ind w:left="0"/>
              <w:jc w:val="both"/>
              <w:rPr>
                <w:sz w:val="22"/>
                <w:szCs w:val="22"/>
              </w:rPr>
            </w:pPr>
            <w:r>
              <w:rPr>
                <w:sz w:val="22"/>
                <w:szCs w:val="22"/>
              </w:rPr>
              <w:t>Maxlength : 25</w:t>
            </w:r>
          </w:p>
          <w:p w14:paraId="7A709B5E">
            <w:pPr>
              <w:spacing w:before="0"/>
              <w:ind w:left="0"/>
              <w:jc w:val="both"/>
              <w:rPr>
                <w:sz w:val="22"/>
                <w:szCs w:val="22"/>
              </w:rPr>
            </w:pPr>
            <w:r>
              <w:rPr>
                <w:sz w:val="22"/>
                <w:szCs w:val="22"/>
              </w:rPr>
              <w:t>Format : ^[a-zA-Z0-9/]*$</w:t>
            </w:r>
          </w:p>
        </w:tc>
        <w:tc>
          <w:tcPr>
            <w:tcW w:w="5364" w:type="dxa"/>
            <w:noWrap w:val="0"/>
            <w:vAlign w:val="top"/>
          </w:tcPr>
          <w:p w14:paraId="08B0343C">
            <w:pPr>
              <w:spacing w:before="0"/>
              <w:ind w:left="41"/>
              <w:jc w:val="both"/>
              <w:rPr>
                <w:sz w:val="22"/>
                <w:szCs w:val="22"/>
              </w:rPr>
            </w:pPr>
            <w:r>
              <w:rPr>
                <w:sz w:val="22"/>
                <w:szCs w:val="22"/>
              </w:rPr>
              <w:t>Là “Ký hiệu hóa đơn” tuân thủ theo quy tắc tạo ký hiệu hóa đơn của Thông tư hướng dẫn thi hành</w:t>
            </w:r>
          </w:p>
          <w:p w14:paraId="6F9534F2">
            <w:pPr>
              <w:spacing w:before="0"/>
              <w:ind w:left="41"/>
              <w:jc w:val="both"/>
              <w:rPr>
                <w:sz w:val="22"/>
                <w:szCs w:val="22"/>
              </w:rPr>
            </w:pPr>
            <w:r>
              <w:rPr>
                <w:b/>
                <w:sz w:val="22"/>
                <w:szCs w:val="22"/>
              </w:rPr>
              <w:t>Thông tư 32:</w:t>
            </w:r>
            <w:r>
              <w:rPr>
                <w:sz w:val="22"/>
                <w:szCs w:val="22"/>
              </w:rPr>
              <w:t xml:space="preserve"> Nghị định số 51/2010/NĐ-CP. </w:t>
            </w:r>
          </w:p>
          <w:p w14:paraId="5B448117">
            <w:pPr>
              <w:spacing w:before="0"/>
              <w:ind w:left="41"/>
              <w:jc w:val="both"/>
              <w:rPr>
                <w:sz w:val="22"/>
                <w:szCs w:val="22"/>
              </w:rPr>
            </w:pPr>
            <w:r>
              <w:rPr>
                <w:sz w:val="22"/>
                <w:szCs w:val="22"/>
              </w:rPr>
              <w:t>Ví dụ AA/20E.</w:t>
            </w:r>
          </w:p>
          <w:p w14:paraId="6983A04B">
            <w:pPr>
              <w:spacing w:before="0"/>
              <w:ind w:left="41"/>
              <w:jc w:val="both"/>
              <w:rPr>
                <w:i/>
                <w:sz w:val="22"/>
                <w:szCs w:val="22"/>
              </w:rPr>
            </w:pPr>
            <w:r>
              <w:rPr>
                <w:i/>
                <w:sz w:val="22"/>
                <w:szCs w:val="22"/>
              </w:rPr>
              <w:t>Chi tiết xem PL1 Thông tư 39/2014/TT-BTC</w:t>
            </w:r>
          </w:p>
          <w:p w14:paraId="7F37FC1E">
            <w:pPr>
              <w:spacing w:before="0"/>
              <w:ind w:left="41"/>
              <w:jc w:val="both"/>
              <w:rPr>
                <w:sz w:val="22"/>
                <w:szCs w:val="22"/>
              </w:rPr>
            </w:pPr>
            <w:r>
              <w:rPr>
                <w:b/>
                <w:sz w:val="22"/>
                <w:szCs w:val="22"/>
              </w:rPr>
              <w:t xml:space="preserve">Thông tư </w:t>
            </w:r>
            <w:r>
              <w:rPr>
                <w:b/>
                <w:sz w:val="22"/>
                <w:szCs w:val="22"/>
                <w:lang w:val="en"/>
              </w:rPr>
              <w:t>7</w:t>
            </w:r>
            <w:r>
              <w:rPr>
                <w:b/>
                <w:sz w:val="22"/>
                <w:szCs w:val="22"/>
              </w:rPr>
              <w:t>8:</w:t>
            </w:r>
            <w:r>
              <w:rPr>
                <w:sz w:val="22"/>
                <w:szCs w:val="22"/>
              </w:rPr>
              <w:t xml:space="preserve"> Ví dụ: K20TYY</w:t>
            </w:r>
          </w:p>
          <w:p w14:paraId="35357D68">
            <w:pPr>
              <w:spacing w:before="0"/>
              <w:ind w:left="41"/>
              <w:jc w:val="both"/>
              <w:rPr>
                <w:sz w:val="22"/>
                <w:szCs w:val="22"/>
              </w:rPr>
            </w:pPr>
            <w:r>
              <w:rPr>
                <w:i/>
                <w:sz w:val="22"/>
                <w:szCs w:val="22"/>
              </w:rPr>
              <w:t xml:space="preserve">Chi tiết tại khoản 1, Điều 3 Thông tư </w:t>
            </w:r>
            <w:r>
              <w:rPr>
                <w:i/>
                <w:sz w:val="22"/>
                <w:szCs w:val="22"/>
                <w:lang w:val="en"/>
              </w:rPr>
              <w:t>78</w:t>
            </w:r>
            <w:r>
              <w:rPr>
                <w:i/>
                <w:sz w:val="22"/>
                <w:szCs w:val="22"/>
              </w:rPr>
              <w:t>/2019/TT-BTC</w:t>
            </w:r>
          </w:p>
          <w:p w14:paraId="6BCB68B1">
            <w:pPr>
              <w:spacing w:before="0"/>
              <w:ind w:left="41"/>
              <w:jc w:val="both"/>
              <w:rPr>
                <w:sz w:val="22"/>
                <w:szCs w:val="22"/>
              </w:rPr>
            </w:pPr>
            <w:r>
              <w:rPr>
                <w:b/>
                <w:sz w:val="22"/>
                <w:szCs w:val="22"/>
              </w:rPr>
              <w:t xml:space="preserve">Lưu ý: </w:t>
            </w:r>
            <w:r>
              <w:rPr>
                <w:sz w:val="22"/>
                <w:szCs w:val="22"/>
              </w:rPr>
              <w:t>Tại một thời điểm, doanh nghiệp có thể có nhiều ký hiệu hóa đơn.</w:t>
            </w:r>
          </w:p>
          <w:p w14:paraId="405834F9">
            <w:pPr>
              <w:spacing w:before="0"/>
              <w:ind w:left="41"/>
              <w:jc w:val="both"/>
              <w:rPr>
                <w:bCs/>
                <w:sz w:val="22"/>
                <w:szCs w:val="22"/>
              </w:rPr>
            </w:pPr>
            <w:r>
              <w:rPr>
                <w:bCs/>
                <w:sz w:val="22"/>
                <w:szCs w:val="22"/>
              </w:rPr>
              <w:t xml:space="preserve">Đối với hóa đơn theo TT78, người dùng không bắt buộc phải truyền đúng hai chữ số trong ký hiệu theo đúng năm phát hành hóa đơn. Trường hợp người dùng truyền sai (năm quá khứ hoặc tương lai), hệ thống vẫn lưu ký hiệu theo năm </w:t>
            </w:r>
          </w:p>
          <w:p w14:paraId="1DEE05A3">
            <w:pPr>
              <w:spacing w:before="0"/>
              <w:ind w:left="41"/>
              <w:jc w:val="both"/>
              <w:rPr>
                <w:bCs/>
                <w:sz w:val="22"/>
                <w:szCs w:val="22"/>
              </w:rPr>
            </w:pPr>
            <w:r>
              <w:rPr>
                <w:b/>
                <w:sz w:val="22"/>
                <w:szCs w:val="22"/>
              </w:rPr>
              <w:t>Ví dụ</w:t>
            </w:r>
            <w:r>
              <w:rPr>
                <w:bCs/>
                <w:sz w:val="22"/>
                <w:szCs w:val="22"/>
              </w:rPr>
              <w:t>: Người dùng lập hóa đơn với ký hiệu K18TAA, có ngày phát hành trong năm 2023, nếu truyền giá trị K50TAA, hệ thống vẫn sẽ lưu ký hiệu hóa đơn sau khi lập là K23TAA.</w:t>
            </w:r>
          </w:p>
        </w:tc>
      </w:tr>
      <w:tr w14:paraId="18EA68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40" w:hRule="atLeast"/>
        </w:trPr>
        <w:tc>
          <w:tcPr>
            <w:tcW w:w="2070" w:type="dxa"/>
            <w:noWrap w:val="0"/>
            <w:vAlign w:val="top"/>
          </w:tcPr>
          <w:p w14:paraId="4DE0AE69">
            <w:pPr>
              <w:spacing w:before="0"/>
              <w:ind w:left="0"/>
              <w:jc w:val="both"/>
              <w:rPr>
                <w:sz w:val="22"/>
                <w:szCs w:val="22"/>
              </w:rPr>
            </w:pPr>
            <w:r>
              <w:rPr>
                <w:sz w:val="24"/>
                <w:szCs w:val="24"/>
              </w:rPr>
              <w:t>invoiceIssuedDate</w:t>
            </w:r>
          </w:p>
        </w:tc>
        <w:tc>
          <w:tcPr>
            <w:tcW w:w="2466" w:type="dxa"/>
            <w:noWrap w:val="0"/>
            <w:vAlign w:val="top"/>
          </w:tcPr>
          <w:p w14:paraId="7EEF04BD">
            <w:pPr>
              <w:spacing w:before="0"/>
              <w:ind w:left="0"/>
              <w:jc w:val="both"/>
              <w:rPr>
                <w:sz w:val="22"/>
                <w:szCs w:val="22"/>
              </w:rPr>
            </w:pPr>
            <w:r>
              <w:rPr>
                <w:sz w:val="22"/>
                <w:szCs w:val="22"/>
              </w:rPr>
              <w:t>Required: false</w:t>
            </w:r>
          </w:p>
          <w:p w14:paraId="3B913768">
            <w:pPr>
              <w:spacing w:before="0"/>
              <w:ind w:left="0"/>
              <w:jc w:val="both"/>
              <w:rPr>
                <w:sz w:val="22"/>
                <w:szCs w:val="22"/>
              </w:rPr>
            </w:pPr>
            <w:r>
              <w:rPr>
                <w:sz w:val="22"/>
                <w:szCs w:val="22"/>
              </w:rPr>
              <w:t>DataType: Datetime</w:t>
            </w:r>
          </w:p>
          <w:p w14:paraId="37510FDD">
            <w:pPr>
              <w:spacing w:before="0"/>
              <w:ind w:left="0"/>
              <w:jc w:val="both"/>
              <w:rPr>
                <w:sz w:val="22"/>
                <w:szCs w:val="22"/>
              </w:rPr>
            </w:pPr>
            <w:r>
              <w:rPr>
                <w:sz w:val="22"/>
                <w:szCs w:val="22"/>
              </w:rPr>
              <w:t>Minlength: N/A</w:t>
            </w:r>
          </w:p>
          <w:p w14:paraId="7A366E82">
            <w:pPr>
              <w:spacing w:before="0"/>
              <w:ind w:left="0"/>
              <w:jc w:val="both"/>
              <w:rPr>
                <w:sz w:val="22"/>
                <w:szCs w:val="22"/>
              </w:rPr>
            </w:pPr>
            <w:r>
              <w:rPr>
                <w:sz w:val="22"/>
                <w:szCs w:val="22"/>
              </w:rPr>
              <w:t>Maxlength: 50</w:t>
            </w:r>
          </w:p>
          <w:p w14:paraId="5521A5CE">
            <w:pPr>
              <w:spacing w:before="0"/>
              <w:ind w:left="0"/>
              <w:jc w:val="both"/>
              <w:rPr>
                <w:sz w:val="22"/>
                <w:szCs w:val="22"/>
              </w:rPr>
            </w:pPr>
            <w:r>
              <w:rPr>
                <w:sz w:val="22"/>
                <w:szCs w:val="22"/>
              </w:rPr>
              <w:t xml:space="preserve">Format: Mục 4.1  </w:t>
            </w:r>
          </w:p>
        </w:tc>
        <w:tc>
          <w:tcPr>
            <w:tcW w:w="5364" w:type="dxa"/>
            <w:noWrap w:val="0"/>
            <w:vAlign w:val="top"/>
          </w:tcPr>
          <w:p w14:paraId="094AF8A6">
            <w:pPr>
              <w:spacing w:before="0"/>
              <w:ind w:left="0"/>
              <w:jc w:val="both"/>
              <w:rPr>
                <w:sz w:val="22"/>
                <w:szCs w:val="22"/>
              </w:rPr>
            </w:pPr>
            <w:r>
              <w:rPr>
                <w:sz w:val="22"/>
                <w:szCs w:val="22"/>
              </w:rPr>
              <w:t>Ngày lập hóa đơn, tuân theo nguyên tắc đảm bảo về trình tự thời gian trong 1 ký hiệu hóa đơn của một mẫu hóa đơn với một mã số thuế cụ thể: số hóa đơn sau phải được lập với thời gian lớn hơn hoặc bằng số hóa đơn trước.</w:t>
            </w:r>
          </w:p>
          <w:p w14:paraId="0824EB72">
            <w:pPr>
              <w:ind w:left="41"/>
              <w:jc w:val="both"/>
              <w:rPr>
                <w:b/>
                <w:sz w:val="22"/>
                <w:szCs w:val="22"/>
              </w:rPr>
            </w:pPr>
            <w:r>
              <w:rPr>
                <w:b/>
                <w:sz w:val="22"/>
                <w:szCs w:val="22"/>
              </w:rPr>
              <w:t>Lưu ý:</w:t>
            </w:r>
          </w:p>
          <w:p w14:paraId="132501FC">
            <w:pPr>
              <w:numPr>
                <w:ilvl w:val="0"/>
                <w:numId w:val="17"/>
              </w:numPr>
              <w:jc w:val="both"/>
              <w:rPr>
                <w:b/>
                <w:sz w:val="22"/>
                <w:szCs w:val="22"/>
              </w:rPr>
            </w:pPr>
            <w:r>
              <w:rPr>
                <w:b/>
                <w:sz w:val="22"/>
                <w:szCs w:val="22"/>
              </w:rPr>
              <w:t xml:space="preserve"> T</w:t>
            </w:r>
            <w:r>
              <w:rPr>
                <w:bCs/>
                <w:sz w:val="22"/>
                <w:szCs w:val="22"/>
              </w:rPr>
              <w:t>hời gian chính xác đến giờ phút giây</w:t>
            </w:r>
          </w:p>
          <w:p w14:paraId="1CCC2C1B">
            <w:pPr>
              <w:numPr>
                <w:ilvl w:val="0"/>
                <w:numId w:val="17"/>
              </w:numPr>
              <w:jc w:val="both"/>
              <w:rPr>
                <w:sz w:val="22"/>
                <w:szCs w:val="22"/>
              </w:rPr>
            </w:pPr>
            <w:r>
              <w:rPr>
                <w:sz w:val="22"/>
                <w:szCs w:val="22"/>
              </w:rPr>
              <w:t>Trong trường hợp không gửi ngày lập sang, hệ thống tự động lấy theo thời gian hiện tại trên hệ thống với múi giờ GMT+7.</w:t>
            </w:r>
          </w:p>
          <w:p w14:paraId="4DA2619E">
            <w:pPr>
              <w:ind w:left="0"/>
              <w:jc w:val="both"/>
              <w:rPr>
                <w:sz w:val="22"/>
                <w:szCs w:val="22"/>
              </w:rPr>
            </w:pPr>
            <w:r>
              <w:rPr>
                <w:sz w:val="22"/>
                <w:szCs w:val="22"/>
              </w:rPr>
              <w:t xml:space="preserve">- Dữ liệu truyền vào là thời gian dạng milliseconds kiểu long trong mục </w:t>
            </w:r>
            <w:r>
              <w:rPr>
                <w:sz w:val="22"/>
                <w:szCs w:val="22"/>
                <w:lang w:val="en"/>
              </w:rPr>
              <w:t>5</w:t>
            </w:r>
            <w:r>
              <w:rPr>
                <w:sz w:val="22"/>
                <w:szCs w:val="22"/>
              </w:rPr>
              <w:t>.1</w:t>
            </w:r>
          </w:p>
          <w:p w14:paraId="6ABF2544">
            <w:pPr>
              <w:ind w:left="0"/>
              <w:jc w:val="both"/>
              <w:rPr>
                <w:sz w:val="22"/>
                <w:szCs w:val="22"/>
              </w:rPr>
            </w:pPr>
            <w:r>
              <w:rPr>
                <w:sz w:val="22"/>
                <w:szCs w:val="22"/>
              </w:rPr>
              <w:t xml:space="preserve">Hệ thống ghi nhận đến chỉ số giây. Có thể tham khảo công thức tính tại: </w:t>
            </w:r>
            <w:r>
              <w:rPr>
                <w:sz w:val="22"/>
                <w:szCs w:val="22"/>
              </w:rPr>
              <w:fldChar w:fldCharType="begin"/>
            </w:r>
            <w:r>
              <w:rPr>
                <w:sz w:val="22"/>
                <w:szCs w:val="22"/>
              </w:rPr>
              <w:instrText xml:space="preserve"> HYPERLINK "https://currentmillis.com/" </w:instrText>
            </w:r>
            <w:r>
              <w:rPr>
                <w:sz w:val="22"/>
                <w:szCs w:val="22"/>
              </w:rPr>
              <w:fldChar w:fldCharType="separate"/>
            </w:r>
            <w:r>
              <w:rPr>
                <w:rStyle w:val="34"/>
                <w:sz w:val="22"/>
                <w:szCs w:val="22"/>
              </w:rPr>
              <w:t>https://currentmillis.com/</w:t>
            </w:r>
            <w:r>
              <w:rPr>
                <w:sz w:val="22"/>
                <w:szCs w:val="22"/>
              </w:rPr>
              <w:fldChar w:fldCharType="end"/>
            </w:r>
          </w:p>
        </w:tc>
      </w:tr>
      <w:tr w14:paraId="41F420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0" w:type="dxa"/>
            <w:noWrap w:val="0"/>
            <w:vAlign w:val="top"/>
          </w:tcPr>
          <w:p w14:paraId="5844D060">
            <w:pPr>
              <w:spacing w:before="0"/>
              <w:ind w:left="0"/>
              <w:jc w:val="both"/>
              <w:rPr>
                <w:sz w:val="22"/>
                <w:szCs w:val="22"/>
                <w:highlight w:val="yellow"/>
              </w:rPr>
            </w:pPr>
            <w:r>
              <w:rPr>
                <w:sz w:val="22"/>
                <w:szCs w:val="22"/>
                <w:highlight w:val="yellow"/>
              </w:rPr>
              <w:t>DetailedListNo</w:t>
            </w:r>
          </w:p>
        </w:tc>
        <w:tc>
          <w:tcPr>
            <w:tcW w:w="2466" w:type="dxa"/>
            <w:noWrap w:val="0"/>
            <w:vAlign w:val="top"/>
          </w:tcPr>
          <w:p w14:paraId="745D418E">
            <w:pPr>
              <w:spacing w:before="0"/>
              <w:ind w:left="0"/>
              <w:jc w:val="both"/>
              <w:rPr>
                <w:sz w:val="22"/>
                <w:szCs w:val="22"/>
                <w:highlight w:val="yellow"/>
              </w:rPr>
            </w:pPr>
            <w:r>
              <w:rPr>
                <w:sz w:val="22"/>
                <w:szCs w:val="22"/>
                <w:highlight w:val="yellow"/>
              </w:rPr>
              <w:t>Required: false</w:t>
            </w:r>
          </w:p>
          <w:p w14:paraId="3401F85C">
            <w:pPr>
              <w:spacing w:before="0"/>
              <w:ind w:left="0"/>
              <w:jc w:val="both"/>
              <w:rPr>
                <w:sz w:val="22"/>
                <w:szCs w:val="22"/>
                <w:highlight w:val="yellow"/>
              </w:rPr>
            </w:pPr>
            <w:r>
              <w:rPr>
                <w:sz w:val="22"/>
                <w:szCs w:val="22"/>
                <w:highlight w:val="yellow"/>
              </w:rPr>
              <w:t>DataType: String</w:t>
            </w:r>
          </w:p>
          <w:p w14:paraId="15E2BA05">
            <w:pPr>
              <w:spacing w:before="0"/>
              <w:ind w:left="0"/>
              <w:jc w:val="both"/>
              <w:rPr>
                <w:sz w:val="22"/>
                <w:szCs w:val="22"/>
                <w:highlight w:val="yellow"/>
              </w:rPr>
            </w:pPr>
            <w:r>
              <w:rPr>
                <w:sz w:val="22"/>
                <w:szCs w:val="22"/>
                <w:highlight w:val="yellow"/>
              </w:rPr>
              <w:t xml:space="preserve">Minlength: </w:t>
            </w:r>
          </w:p>
          <w:p w14:paraId="25682EB5">
            <w:pPr>
              <w:spacing w:before="0"/>
              <w:ind w:left="0"/>
              <w:jc w:val="both"/>
              <w:rPr>
                <w:sz w:val="22"/>
                <w:szCs w:val="22"/>
                <w:highlight w:val="yellow"/>
              </w:rPr>
            </w:pPr>
            <w:r>
              <w:rPr>
                <w:sz w:val="22"/>
                <w:szCs w:val="22"/>
                <w:highlight w:val="yellow"/>
              </w:rPr>
              <w:t>Maxlength: 50</w:t>
            </w:r>
          </w:p>
          <w:p w14:paraId="1BC058BD">
            <w:pPr>
              <w:spacing w:before="0"/>
              <w:ind w:left="0"/>
              <w:jc w:val="both"/>
              <w:rPr>
                <w:sz w:val="22"/>
                <w:szCs w:val="22"/>
                <w:highlight w:val="yellow"/>
              </w:rPr>
            </w:pPr>
          </w:p>
        </w:tc>
        <w:tc>
          <w:tcPr>
            <w:tcW w:w="5364" w:type="dxa"/>
            <w:noWrap w:val="0"/>
            <w:vAlign w:val="top"/>
          </w:tcPr>
          <w:p w14:paraId="696008D5">
            <w:pPr>
              <w:spacing w:before="0"/>
              <w:ind w:left="0"/>
              <w:jc w:val="both"/>
              <w:rPr>
                <w:highlight w:val="yellow"/>
              </w:rPr>
            </w:pPr>
            <w:r>
              <w:rPr>
                <w:highlight w:val="yellow"/>
              </w:rPr>
              <w:t>Số bảng kê (Số của bảng kê các loại hàng hóa, dịch vụ đã bán kèm theo hóa đơn hoặc hóa đơn chiết khấu thương mại)</w:t>
            </w:r>
          </w:p>
          <w:p w14:paraId="72B589A8">
            <w:pPr>
              <w:spacing w:before="0"/>
              <w:ind w:left="0"/>
              <w:jc w:val="both"/>
              <w:rPr>
                <w:highlight w:val="yellow"/>
              </w:rPr>
            </w:pPr>
          </w:p>
          <w:p w14:paraId="269EE4D7">
            <w:pPr>
              <w:spacing w:before="0"/>
              <w:ind w:left="0"/>
              <w:jc w:val="both"/>
              <w:rPr>
                <w:sz w:val="22"/>
                <w:szCs w:val="22"/>
                <w:highlight w:val="yellow"/>
              </w:rPr>
            </w:pPr>
            <w:r>
              <w:rPr>
                <w:highlight w:val="yellow"/>
              </w:rPr>
              <w:t xml:space="preserve">Sin thẻ </w:t>
            </w:r>
            <w:r>
              <w:t>SBKe</w:t>
            </w:r>
          </w:p>
        </w:tc>
      </w:tr>
      <w:tr w14:paraId="5CAD3E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0" w:type="dxa"/>
            <w:noWrap w:val="0"/>
            <w:vAlign w:val="top"/>
          </w:tcPr>
          <w:p w14:paraId="0993A0ED">
            <w:pPr>
              <w:spacing w:before="0"/>
              <w:ind w:left="0"/>
              <w:jc w:val="both"/>
              <w:rPr>
                <w:sz w:val="22"/>
                <w:szCs w:val="22"/>
                <w:highlight w:val="yellow"/>
              </w:rPr>
            </w:pPr>
            <w:r>
              <w:rPr>
                <w:sz w:val="22"/>
                <w:szCs w:val="22"/>
                <w:highlight w:val="yellow"/>
              </w:rPr>
              <w:t>DetailedListDate</w:t>
            </w:r>
          </w:p>
        </w:tc>
        <w:tc>
          <w:tcPr>
            <w:tcW w:w="2466" w:type="dxa"/>
            <w:noWrap w:val="0"/>
            <w:vAlign w:val="top"/>
          </w:tcPr>
          <w:p w14:paraId="083985F7">
            <w:pPr>
              <w:spacing w:before="0"/>
              <w:ind w:left="0"/>
              <w:jc w:val="both"/>
              <w:rPr>
                <w:sz w:val="22"/>
                <w:szCs w:val="22"/>
                <w:highlight w:val="yellow"/>
              </w:rPr>
            </w:pPr>
            <w:r>
              <w:rPr>
                <w:sz w:val="22"/>
                <w:szCs w:val="22"/>
                <w:highlight w:val="yellow"/>
              </w:rPr>
              <w:t>Required: false</w:t>
            </w:r>
          </w:p>
          <w:p w14:paraId="06F17A3A">
            <w:pPr>
              <w:spacing w:before="0"/>
              <w:ind w:left="0"/>
              <w:jc w:val="both"/>
              <w:rPr>
                <w:sz w:val="22"/>
                <w:szCs w:val="22"/>
                <w:highlight w:val="yellow"/>
              </w:rPr>
            </w:pPr>
            <w:r>
              <w:rPr>
                <w:sz w:val="22"/>
                <w:szCs w:val="22"/>
                <w:highlight w:val="yellow"/>
              </w:rPr>
              <w:t>DataType: date</w:t>
            </w:r>
          </w:p>
          <w:p w14:paraId="00F56141">
            <w:pPr>
              <w:spacing w:before="0"/>
              <w:ind w:left="0"/>
              <w:jc w:val="both"/>
              <w:rPr>
                <w:sz w:val="22"/>
                <w:szCs w:val="22"/>
                <w:highlight w:val="yellow"/>
              </w:rPr>
            </w:pPr>
            <w:r>
              <w:rPr>
                <w:sz w:val="22"/>
                <w:szCs w:val="22"/>
                <w:highlight w:val="yellow"/>
              </w:rPr>
              <w:t xml:space="preserve">Minlength: </w:t>
            </w:r>
          </w:p>
          <w:p w14:paraId="3113D8AE">
            <w:pPr>
              <w:spacing w:before="0"/>
              <w:ind w:left="0"/>
              <w:jc w:val="both"/>
              <w:rPr>
                <w:sz w:val="22"/>
                <w:szCs w:val="22"/>
                <w:highlight w:val="yellow"/>
              </w:rPr>
            </w:pPr>
            <w:r>
              <w:rPr>
                <w:sz w:val="22"/>
                <w:szCs w:val="22"/>
                <w:highlight w:val="yellow"/>
              </w:rPr>
              <w:t>Maxlength: 50</w:t>
            </w:r>
          </w:p>
          <w:p w14:paraId="4ED8D209">
            <w:pPr>
              <w:spacing w:before="0"/>
              <w:ind w:left="0"/>
              <w:jc w:val="both"/>
              <w:rPr>
                <w:sz w:val="22"/>
                <w:szCs w:val="22"/>
                <w:highlight w:val="yellow"/>
              </w:rPr>
            </w:pPr>
          </w:p>
        </w:tc>
        <w:tc>
          <w:tcPr>
            <w:tcW w:w="5364" w:type="dxa"/>
            <w:noWrap w:val="0"/>
            <w:vAlign w:val="top"/>
          </w:tcPr>
          <w:p w14:paraId="788FF09F">
            <w:pPr>
              <w:spacing w:before="0"/>
              <w:ind w:left="0"/>
              <w:jc w:val="both"/>
              <w:rPr>
                <w:sz w:val="22"/>
                <w:szCs w:val="22"/>
                <w:highlight w:val="yellow"/>
              </w:rPr>
            </w:pPr>
            <w:r>
              <w:rPr>
                <w:highlight w:val="yellow"/>
              </w:rPr>
              <w:t xml:space="preserve">Ngày bảng kê (Ngày của bảng kê các loại hàng hóa, dịch vụ đã bán kèm theo hóa đơn hoặc hóa đơn chiết khấu thương mại) </w:t>
            </w:r>
            <w:r>
              <w:t>NBKe</w:t>
            </w:r>
          </w:p>
        </w:tc>
      </w:tr>
      <w:tr w14:paraId="3DF161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0" w:type="dxa"/>
            <w:noWrap w:val="0"/>
            <w:vAlign w:val="top"/>
          </w:tcPr>
          <w:p w14:paraId="275B8DC6">
            <w:pPr>
              <w:spacing w:before="0"/>
              <w:ind w:left="0"/>
              <w:jc w:val="both"/>
              <w:rPr>
                <w:sz w:val="22"/>
                <w:szCs w:val="22"/>
              </w:rPr>
            </w:pPr>
            <w:r>
              <w:rPr>
                <w:sz w:val="22"/>
                <w:szCs w:val="22"/>
              </w:rPr>
              <w:t>currencyCode</w:t>
            </w:r>
          </w:p>
        </w:tc>
        <w:tc>
          <w:tcPr>
            <w:tcW w:w="2466" w:type="dxa"/>
            <w:noWrap w:val="0"/>
            <w:vAlign w:val="top"/>
          </w:tcPr>
          <w:p w14:paraId="284FA7FD">
            <w:pPr>
              <w:spacing w:before="0"/>
              <w:ind w:left="0"/>
              <w:jc w:val="both"/>
              <w:rPr>
                <w:sz w:val="22"/>
                <w:szCs w:val="22"/>
              </w:rPr>
            </w:pPr>
            <w:r>
              <w:rPr>
                <w:sz w:val="22"/>
                <w:szCs w:val="22"/>
              </w:rPr>
              <w:t>Required: true</w:t>
            </w:r>
          </w:p>
          <w:p w14:paraId="3E5B9E56">
            <w:pPr>
              <w:spacing w:before="0"/>
              <w:ind w:left="0"/>
              <w:jc w:val="both"/>
              <w:rPr>
                <w:sz w:val="22"/>
                <w:szCs w:val="22"/>
              </w:rPr>
            </w:pPr>
            <w:r>
              <w:rPr>
                <w:sz w:val="22"/>
                <w:szCs w:val="22"/>
              </w:rPr>
              <w:t>DataType: String</w:t>
            </w:r>
          </w:p>
          <w:p w14:paraId="1E939E5B">
            <w:pPr>
              <w:spacing w:before="0"/>
              <w:ind w:left="0"/>
              <w:jc w:val="both"/>
              <w:rPr>
                <w:sz w:val="22"/>
                <w:szCs w:val="22"/>
              </w:rPr>
            </w:pPr>
            <w:r>
              <w:rPr>
                <w:sz w:val="22"/>
                <w:szCs w:val="22"/>
              </w:rPr>
              <w:t>Minlength: 3</w:t>
            </w:r>
          </w:p>
          <w:p w14:paraId="7FD22BB5">
            <w:pPr>
              <w:spacing w:before="0"/>
              <w:ind w:left="0"/>
              <w:jc w:val="both"/>
              <w:rPr>
                <w:sz w:val="22"/>
                <w:szCs w:val="22"/>
              </w:rPr>
            </w:pPr>
            <w:r>
              <w:rPr>
                <w:sz w:val="22"/>
                <w:szCs w:val="22"/>
              </w:rPr>
              <w:t>Maxlength: 3</w:t>
            </w:r>
          </w:p>
          <w:p w14:paraId="6CA65F43">
            <w:pPr>
              <w:spacing w:before="0"/>
              <w:ind w:left="0"/>
              <w:jc w:val="both"/>
              <w:rPr>
                <w:sz w:val="22"/>
                <w:szCs w:val="22"/>
              </w:rPr>
            </w:pPr>
            <w:r>
              <w:rPr>
                <w:sz w:val="22"/>
                <w:szCs w:val="22"/>
              </w:rPr>
              <w:t>Format: [A-Z]+</w:t>
            </w:r>
          </w:p>
        </w:tc>
        <w:tc>
          <w:tcPr>
            <w:tcW w:w="5364" w:type="dxa"/>
            <w:noWrap w:val="0"/>
            <w:vAlign w:val="top"/>
          </w:tcPr>
          <w:p w14:paraId="6F172FB8">
            <w:pPr>
              <w:spacing w:before="0"/>
              <w:ind w:left="0"/>
              <w:jc w:val="both"/>
              <w:rPr>
                <w:sz w:val="22"/>
                <w:szCs w:val="22"/>
              </w:rPr>
            </w:pPr>
            <w:r>
              <w:rPr>
                <w:sz w:val="22"/>
                <w:szCs w:val="22"/>
              </w:rPr>
              <w:t>Mã tiền tệ dùng cho hóa đơn có chiều dài 3 ký tự theo quy định của ngân hàng nhà nước Việt Nam. Ví dụ: USD, VND, EUR…</w:t>
            </w:r>
          </w:p>
          <w:p w14:paraId="4602A02B">
            <w:pPr>
              <w:spacing w:before="0"/>
              <w:ind w:left="0"/>
              <w:jc w:val="both"/>
              <w:rPr>
                <w:sz w:val="22"/>
                <w:szCs w:val="22"/>
              </w:rPr>
            </w:pPr>
          </w:p>
        </w:tc>
      </w:tr>
      <w:tr w14:paraId="29C271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0" w:type="dxa"/>
            <w:noWrap w:val="0"/>
            <w:vAlign w:val="top"/>
          </w:tcPr>
          <w:p w14:paraId="0D127A06">
            <w:pPr>
              <w:spacing w:before="0"/>
              <w:ind w:left="0"/>
              <w:jc w:val="both"/>
              <w:rPr>
                <w:sz w:val="22"/>
                <w:szCs w:val="22"/>
              </w:rPr>
            </w:pPr>
            <w:r>
              <w:rPr>
                <w:sz w:val="22"/>
                <w:szCs w:val="22"/>
              </w:rPr>
              <w:t xml:space="preserve">adjustmentType </w:t>
            </w:r>
          </w:p>
        </w:tc>
        <w:tc>
          <w:tcPr>
            <w:tcW w:w="2466" w:type="dxa"/>
            <w:noWrap w:val="0"/>
            <w:vAlign w:val="top"/>
          </w:tcPr>
          <w:p w14:paraId="1CFC31C4">
            <w:pPr>
              <w:spacing w:before="0"/>
              <w:ind w:left="0"/>
              <w:jc w:val="both"/>
              <w:rPr>
                <w:sz w:val="22"/>
                <w:szCs w:val="22"/>
              </w:rPr>
            </w:pPr>
            <w:r>
              <w:rPr>
                <w:sz w:val="22"/>
                <w:szCs w:val="22"/>
              </w:rPr>
              <w:t>Required: false</w:t>
            </w:r>
          </w:p>
          <w:p w14:paraId="1C056F83">
            <w:pPr>
              <w:spacing w:before="0"/>
              <w:ind w:left="0"/>
              <w:jc w:val="both"/>
              <w:rPr>
                <w:sz w:val="22"/>
                <w:szCs w:val="22"/>
              </w:rPr>
            </w:pPr>
            <w:r>
              <w:rPr>
                <w:sz w:val="22"/>
                <w:szCs w:val="22"/>
              </w:rPr>
              <w:t>DataType: String</w:t>
            </w:r>
          </w:p>
          <w:p w14:paraId="7EF6BA9A">
            <w:pPr>
              <w:spacing w:before="0"/>
              <w:ind w:left="0"/>
              <w:jc w:val="both"/>
              <w:rPr>
                <w:sz w:val="22"/>
                <w:szCs w:val="22"/>
              </w:rPr>
            </w:pPr>
            <w:r>
              <w:rPr>
                <w:sz w:val="22"/>
                <w:szCs w:val="22"/>
              </w:rPr>
              <w:t xml:space="preserve">Minlength: </w:t>
            </w:r>
          </w:p>
          <w:p w14:paraId="66350FB8">
            <w:pPr>
              <w:spacing w:before="0"/>
              <w:ind w:left="0"/>
              <w:jc w:val="both"/>
              <w:rPr>
                <w:sz w:val="22"/>
                <w:szCs w:val="22"/>
              </w:rPr>
            </w:pPr>
            <w:r>
              <w:rPr>
                <w:sz w:val="22"/>
                <w:szCs w:val="22"/>
              </w:rPr>
              <w:t>Maxlength: 1</w:t>
            </w:r>
          </w:p>
          <w:p w14:paraId="5B8F1D70">
            <w:pPr>
              <w:spacing w:before="0"/>
              <w:ind w:left="0"/>
              <w:jc w:val="both"/>
              <w:rPr>
                <w:sz w:val="22"/>
                <w:szCs w:val="22"/>
              </w:rPr>
            </w:pPr>
            <w:r>
              <w:rPr>
                <w:sz w:val="22"/>
                <w:szCs w:val="22"/>
              </w:rPr>
              <w:t>Format:</w:t>
            </w:r>
          </w:p>
        </w:tc>
        <w:tc>
          <w:tcPr>
            <w:tcW w:w="5364" w:type="dxa"/>
            <w:noWrap w:val="0"/>
            <w:vAlign w:val="top"/>
          </w:tcPr>
          <w:p w14:paraId="255220EC">
            <w:pPr>
              <w:spacing w:before="0"/>
              <w:ind w:left="0"/>
              <w:jc w:val="both"/>
              <w:rPr>
                <w:sz w:val="22"/>
                <w:szCs w:val="22"/>
              </w:rPr>
            </w:pPr>
            <w:r>
              <w:rPr>
                <w:sz w:val="22"/>
                <w:szCs w:val="22"/>
              </w:rPr>
              <w:t xml:space="preserve">Trạng thái điều chỉnh hóa đơn: </w:t>
            </w:r>
          </w:p>
          <w:p w14:paraId="5A2AFF5C">
            <w:pPr>
              <w:spacing w:before="0"/>
              <w:ind w:left="0"/>
              <w:jc w:val="both"/>
              <w:rPr>
                <w:sz w:val="22"/>
                <w:szCs w:val="22"/>
                <w:lang w:val="vi-VN"/>
              </w:rPr>
            </w:pPr>
            <w:r>
              <w:rPr>
                <w:sz w:val="22"/>
                <w:szCs w:val="22"/>
              </w:rPr>
              <w:t xml:space="preserve">1: Hóa đơn gốc </w:t>
            </w:r>
            <w:r>
              <w:rPr>
                <w:sz w:val="22"/>
                <w:szCs w:val="22"/>
                <w:lang w:val="vi-VN"/>
              </w:rPr>
              <w:t>(hóa đơn đã phát hành, hóa đơn bị điều chỉnh, hóa đơn bị thay thế)</w:t>
            </w:r>
          </w:p>
          <w:p w14:paraId="56CABC29">
            <w:pPr>
              <w:spacing w:before="0"/>
              <w:ind w:left="0"/>
              <w:jc w:val="both"/>
              <w:rPr>
                <w:sz w:val="22"/>
                <w:szCs w:val="22"/>
              </w:rPr>
            </w:pPr>
            <w:r>
              <w:rPr>
                <w:sz w:val="22"/>
                <w:szCs w:val="22"/>
              </w:rPr>
              <w:t xml:space="preserve">3: Hóa đơn thay thế </w:t>
            </w:r>
          </w:p>
          <w:p w14:paraId="61F929CB">
            <w:pPr>
              <w:spacing w:before="0"/>
              <w:ind w:left="0"/>
              <w:jc w:val="both"/>
              <w:rPr>
                <w:sz w:val="22"/>
                <w:szCs w:val="22"/>
              </w:rPr>
            </w:pPr>
            <w:r>
              <w:rPr>
                <w:sz w:val="22"/>
                <w:szCs w:val="22"/>
              </w:rPr>
              <w:t xml:space="preserve">5: Hóa đơn điều chỉnh </w:t>
            </w:r>
          </w:p>
          <w:p w14:paraId="0F5FEB03">
            <w:pPr>
              <w:spacing w:before="0"/>
              <w:ind w:left="0"/>
              <w:jc w:val="both"/>
              <w:rPr>
                <w:sz w:val="22"/>
                <w:szCs w:val="22"/>
              </w:rPr>
            </w:pPr>
            <w:r>
              <w:rPr>
                <w:sz w:val="22"/>
                <w:szCs w:val="22"/>
              </w:rPr>
              <w:t>Không truyền sẽ mặc định là 1</w:t>
            </w:r>
          </w:p>
        </w:tc>
      </w:tr>
      <w:tr w14:paraId="74FEA7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0" w:type="dxa"/>
            <w:noWrap w:val="0"/>
            <w:vAlign w:val="top"/>
          </w:tcPr>
          <w:p w14:paraId="3EE1DD65">
            <w:pPr>
              <w:spacing w:before="0"/>
              <w:ind w:left="0"/>
              <w:jc w:val="both"/>
              <w:rPr>
                <w:sz w:val="22"/>
                <w:szCs w:val="22"/>
              </w:rPr>
            </w:pPr>
            <w:r>
              <w:rPr>
                <w:sz w:val="22"/>
                <w:szCs w:val="22"/>
              </w:rPr>
              <w:t>adjustedNote</w:t>
            </w:r>
          </w:p>
        </w:tc>
        <w:tc>
          <w:tcPr>
            <w:tcW w:w="2466" w:type="dxa"/>
            <w:noWrap w:val="0"/>
            <w:vAlign w:val="top"/>
          </w:tcPr>
          <w:p w14:paraId="240671D4">
            <w:pPr>
              <w:spacing w:before="0"/>
              <w:ind w:left="0"/>
              <w:jc w:val="both"/>
              <w:rPr>
                <w:sz w:val="22"/>
                <w:szCs w:val="22"/>
              </w:rPr>
            </w:pPr>
            <w:r>
              <w:rPr>
                <w:sz w:val="22"/>
                <w:szCs w:val="22"/>
              </w:rPr>
              <w:t>Required:</w:t>
            </w:r>
            <w:r>
              <w:rPr>
                <w:sz w:val="22"/>
                <w:szCs w:val="22"/>
                <w:lang w:val="vi-VN"/>
              </w:rPr>
              <w:t xml:space="preserve"> </w:t>
            </w:r>
            <w:r>
              <w:rPr>
                <w:sz w:val="22"/>
                <w:szCs w:val="22"/>
              </w:rPr>
              <w:t>false</w:t>
            </w:r>
          </w:p>
          <w:p w14:paraId="108DD64C">
            <w:pPr>
              <w:spacing w:before="0"/>
              <w:ind w:left="0"/>
              <w:jc w:val="both"/>
              <w:rPr>
                <w:sz w:val="22"/>
                <w:szCs w:val="22"/>
              </w:rPr>
            </w:pPr>
            <w:r>
              <w:rPr>
                <w:sz w:val="22"/>
                <w:szCs w:val="22"/>
              </w:rPr>
              <w:t>DataType: String</w:t>
            </w:r>
          </w:p>
          <w:p w14:paraId="236781EB">
            <w:pPr>
              <w:spacing w:before="0"/>
              <w:ind w:left="0"/>
              <w:jc w:val="both"/>
              <w:rPr>
                <w:sz w:val="22"/>
                <w:szCs w:val="22"/>
              </w:rPr>
            </w:pPr>
            <w:r>
              <w:rPr>
                <w:sz w:val="22"/>
                <w:szCs w:val="22"/>
              </w:rPr>
              <w:t>Minlength: N/A</w:t>
            </w:r>
          </w:p>
          <w:p w14:paraId="4B9A7711">
            <w:pPr>
              <w:spacing w:before="0"/>
              <w:ind w:left="0"/>
              <w:jc w:val="both"/>
              <w:rPr>
                <w:sz w:val="22"/>
                <w:szCs w:val="22"/>
              </w:rPr>
            </w:pPr>
            <w:r>
              <w:rPr>
                <w:sz w:val="22"/>
                <w:szCs w:val="22"/>
              </w:rPr>
              <w:t>Maxlength: 255</w:t>
            </w:r>
          </w:p>
          <w:p w14:paraId="59FC254F">
            <w:pPr>
              <w:spacing w:before="0"/>
              <w:ind w:left="0"/>
              <w:jc w:val="both"/>
              <w:rPr>
                <w:sz w:val="22"/>
                <w:szCs w:val="22"/>
              </w:rPr>
            </w:pPr>
            <w:r>
              <w:rPr>
                <w:sz w:val="22"/>
                <w:szCs w:val="22"/>
              </w:rPr>
              <w:t>Format:</w:t>
            </w:r>
          </w:p>
        </w:tc>
        <w:tc>
          <w:tcPr>
            <w:tcW w:w="5364" w:type="dxa"/>
            <w:noWrap w:val="0"/>
            <w:vAlign w:val="top"/>
          </w:tcPr>
          <w:p w14:paraId="6C6FA9EC">
            <w:pPr>
              <w:spacing w:before="0"/>
              <w:ind w:left="41"/>
              <w:jc w:val="both"/>
              <w:rPr>
                <w:bCs/>
                <w:sz w:val="22"/>
                <w:szCs w:val="22"/>
              </w:rPr>
            </w:pPr>
            <w:r>
              <w:rPr>
                <w:bCs/>
                <w:sz w:val="22"/>
                <w:szCs w:val="22"/>
              </w:rPr>
              <w:t xml:space="preserve">Lý do sai sót </w:t>
            </w:r>
          </w:p>
          <w:p w14:paraId="101C216E">
            <w:pPr>
              <w:spacing w:before="0"/>
              <w:ind w:left="41"/>
              <w:jc w:val="both"/>
              <w:rPr>
                <w:bCs/>
                <w:sz w:val="22"/>
                <w:szCs w:val="22"/>
              </w:rPr>
            </w:pPr>
            <w:r>
              <w:rPr>
                <w:bCs/>
                <w:sz w:val="22"/>
                <w:szCs w:val="22"/>
              </w:rPr>
              <w:t xml:space="preserve">Cho phép nhập chuỗi ký tự tối đa 255 ký tự. </w:t>
            </w:r>
          </w:p>
          <w:p w14:paraId="7BDC0256">
            <w:pPr>
              <w:spacing w:before="0"/>
              <w:ind w:left="41"/>
              <w:jc w:val="both"/>
              <w:rPr>
                <w:bCs/>
                <w:sz w:val="22"/>
                <w:szCs w:val="22"/>
              </w:rPr>
            </w:pPr>
            <w:r>
              <w:rPr>
                <w:bCs/>
                <w:sz w:val="22"/>
                <w:szCs w:val="22"/>
              </w:rPr>
              <w:t>Không bắt buộc truyền.</w:t>
            </w:r>
          </w:p>
          <w:p w14:paraId="1F40793D">
            <w:pPr>
              <w:spacing w:before="0"/>
              <w:ind w:left="41"/>
              <w:jc w:val="both"/>
              <w:rPr>
                <w:bCs/>
                <w:sz w:val="22"/>
                <w:szCs w:val="22"/>
              </w:rPr>
            </w:pPr>
            <w:r>
              <w:rPr>
                <w:bCs/>
                <w:sz w:val="22"/>
                <w:szCs w:val="22"/>
              </w:rPr>
              <w:t>Đặt trong generalInvoiceInfo</w:t>
            </w:r>
          </w:p>
        </w:tc>
      </w:tr>
      <w:tr w14:paraId="208CEA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0" w:type="dxa"/>
            <w:noWrap w:val="0"/>
            <w:vAlign w:val="top"/>
          </w:tcPr>
          <w:p w14:paraId="190D320C">
            <w:pPr>
              <w:spacing w:before="0"/>
              <w:ind w:left="0"/>
              <w:jc w:val="both"/>
              <w:rPr>
                <w:sz w:val="22"/>
                <w:szCs w:val="22"/>
              </w:rPr>
            </w:pPr>
            <w:r>
              <w:rPr>
                <w:sz w:val="22"/>
                <w:szCs w:val="22"/>
              </w:rPr>
              <w:t>adjustmentInvoiceType</w:t>
            </w:r>
          </w:p>
        </w:tc>
        <w:tc>
          <w:tcPr>
            <w:tcW w:w="2466" w:type="dxa"/>
            <w:noWrap w:val="0"/>
            <w:vAlign w:val="top"/>
          </w:tcPr>
          <w:p w14:paraId="42FD74C7">
            <w:pPr>
              <w:spacing w:before="0"/>
              <w:ind w:left="0"/>
              <w:jc w:val="both"/>
              <w:rPr>
                <w:sz w:val="22"/>
                <w:szCs w:val="22"/>
              </w:rPr>
            </w:pPr>
            <w:r>
              <w:rPr>
                <w:sz w:val="22"/>
                <w:szCs w:val="22"/>
              </w:rPr>
              <w:t>Required: false</w:t>
            </w:r>
          </w:p>
          <w:p w14:paraId="47920A88">
            <w:pPr>
              <w:spacing w:before="0"/>
              <w:ind w:left="0"/>
              <w:jc w:val="both"/>
              <w:rPr>
                <w:sz w:val="22"/>
                <w:szCs w:val="22"/>
              </w:rPr>
            </w:pPr>
            <w:r>
              <w:rPr>
                <w:sz w:val="22"/>
                <w:szCs w:val="22"/>
              </w:rPr>
              <w:t>DataType: String</w:t>
            </w:r>
          </w:p>
          <w:p w14:paraId="1E09978E">
            <w:pPr>
              <w:spacing w:before="0"/>
              <w:ind w:left="0"/>
              <w:jc w:val="both"/>
              <w:rPr>
                <w:sz w:val="22"/>
                <w:szCs w:val="22"/>
              </w:rPr>
            </w:pPr>
            <w:r>
              <w:rPr>
                <w:sz w:val="22"/>
                <w:szCs w:val="22"/>
              </w:rPr>
              <w:t xml:space="preserve">Minlength: </w:t>
            </w:r>
          </w:p>
          <w:p w14:paraId="1E6A1426">
            <w:pPr>
              <w:spacing w:before="0"/>
              <w:ind w:left="0"/>
              <w:jc w:val="both"/>
              <w:rPr>
                <w:sz w:val="22"/>
                <w:szCs w:val="22"/>
              </w:rPr>
            </w:pPr>
            <w:r>
              <w:rPr>
                <w:sz w:val="22"/>
                <w:szCs w:val="22"/>
              </w:rPr>
              <w:t>Maxlength: 1</w:t>
            </w:r>
          </w:p>
          <w:p w14:paraId="2DE27BF1">
            <w:pPr>
              <w:spacing w:before="0"/>
              <w:ind w:left="0"/>
              <w:jc w:val="both"/>
              <w:rPr>
                <w:sz w:val="22"/>
                <w:szCs w:val="22"/>
              </w:rPr>
            </w:pPr>
            <w:r>
              <w:rPr>
                <w:sz w:val="22"/>
                <w:szCs w:val="22"/>
              </w:rPr>
              <w:t>Format:</w:t>
            </w:r>
          </w:p>
        </w:tc>
        <w:tc>
          <w:tcPr>
            <w:tcW w:w="5364" w:type="dxa"/>
            <w:noWrap w:val="0"/>
            <w:vAlign w:val="top"/>
          </w:tcPr>
          <w:p w14:paraId="3E97F031">
            <w:pPr>
              <w:spacing w:before="0"/>
              <w:ind w:left="0"/>
              <w:jc w:val="both"/>
              <w:rPr>
                <w:sz w:val="22"/>
                <w:szCs w:val="22"/>
              </w:rPr>
            </w:pPr>
            <w:r>
              <w:rPr>
                <w:sz w:val="22"/>
                <w:szCs w:val="22"/>
              </w:rPr>
              <w:t>Loại điều chỉnh đối với hóa đơn điều chỉnh</w:t>
            </w:r>
          </w:p>
          <w:p w14:paraId="4DBF2EFF">
            <w:pPr>
              <w:spacing w:before="0"/>
              <w:ind w:left="0"/>
              <w:jc w:val="both"/>
              <w:rPr>
                <w:sz w:val="22"/>
                <w:szCs w:val="22"/>
              </w:rPr>
            </w:pPr>
            <w:r>
              <w:rPr>
                <w:sz w:val="22"/>
                <w:szCs w:val="22"/>
              </w:rPr>
              <w:t xml:space="preserve">1: Hóa đơn điều chỉnh tiền </w:t>
            </w:r>
          </w:p>
          <w:p w14:paraId="7C3A0E6D">
            <w:pPr>
              <w:spacing w:before="0"/>
              <w:ind w:left="0"/>
              <w:jc w:val="both"/>
              <w:rPr>
                <w:sz w:val="22"/>
                <w:szCs w:val="22"/>
              </w:rPr>
            </w:pPr>
            <w:r>
              <w:rPr>
                <w:sz w:val="22"/>
                <w:szCs w:val="22"/>
              </w:rPr>
              <w:t xml:space="preserve">2: Hóa đơn điều chỉnh thông tin </w:t>
            </w:r>
          </w:p>
          <w:p w14:paraId="57B163E6">
            <w:pPr>
              <w:spacing w:before="0"/>
              <w:ind w:left="0"/>
              <w:jc w:val="both"/>
              <w:rPr>
                <w:sz w:val="22"/>
                <w:szCs w:val="22"/>
              </w:rPr>
            </w:pPr>
            <w:r>
              <w:rPr>
                <w:sz w:val="22"/>
                <w:szCs w:val="22"/>
              </w:rPr>
              <w:t>Bắt buộc nhập nếu adjustmentType = 5</w:t>
            </w:r>
          </w:p>
        </w:tc>
      </w:tr>
      <w:tr w14:paraId="42B2FE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0" w:type="dxa"/>
            <w:noWrap w:val="0"/>
            <w:vAlign w:val="top"/>
          </w:tcPr>
          <w:p w14:paraId="2B083317">
            <w:pPr>
              <w:spacing w:before="0"/>
              <w:ind w:left="0"/>
              <w:jc w:val="both"/>
              <w:rPr>
                <w:sz w:val="22"/>
                <w:szCs w:val="22"/>
              </w:rPr>
            </w:pPr>
            <w:r>
              <w:rPr>
                <w:sz w:val="22"/>
                <w:szCs w:val="22"/>
              </w:rPr>
              <w:t>originalInvoiceId</w:t>
            </w:r>
          </w:p>
        </w:tc>
        <w:tc>
          <w:tcPr>
            <w:tcW w:w="2466" w:type="dxa"/>
            <w:noWrap w:val="0"/>
            <w:vAlign w:val="top"/>
          </w:tcPr>
          <w:p w14:paraId="312AF4B8">
            <w:pPr>
              <w:spacing w:before="0"/>
              <w:ind w:left="0"/>
              <w:jc w:val="both"/>
              <w:rPr>
                <w:sz w:val="22"/>
                <w:szCs w:val="22"/>
              </w:rPr>
            </w:pPr>
            <w:r>
              <w:rPr>
                <w:sz w:val="22"/>
                <w:szCs w:val="22"/>
              </w:rPr>
              <w:t>Required: false</w:t>
            </w:r>
          </w:p>
          <w:p w14:paraId="6B7209EB">
            <w:pPr>
              <w:spacing w:before="0"/>
              <w:ind w:left="0"/>
              <w:jc w:val="both"/>
              <w:rPr>
                <w:sz w:val="22"/>
                <w:szCs w:val="22"/>
              </w:rPr>
            </w:pPr>
            <w:r>
              <w:rPr>
                <w:sz w:val="22"/>
                <w:szCs w:val="22"/>
              </w:rPr>
              <w:t>DataType: String</w:t>
            </w:r>
          </w:p>
          <w:p w14:paraId="7A7C42CC">
            <w:pPr>
              <w:spacing w:before="0"/>
              <w:ind w:left="0"/>
              <w:jc w:val="both"/>
              <w:rPr>
                <w:sz w:val="22"/>
                <w:szCs w:val="22"/>
              </w:rPr>
            </w:pPr>
            <w:r>
              <w:rPr>
                <w:sz w:val="22"/>
                <w:szCs w:val="22"/>
              </w:rPr>
              <w:t>Minlength: 7</w:t>
            </w:r>
          </w:p>
          <w:p w14:paraId="0E226E6A">
            <w:pPr>
              <w:spacing w:before="0"/>
              <w:ind w:left="0"/>
              <w:jc w:val="both"/>
              <w:rPr>
                <w:sz w:val="22"/>
                <w:szCs w:val="22"/>
              </w:rPr>
            </w:pPr>
            <w:r>
              <w:rPr>
                <w:sz w:val="22"/>
                <w:szCs w:val="22"/>
              </w:rPr>
              <w:t>Maxlength: 15</w:t>
            </w:r>
          </w:p>
          <w:p w14:paraId="29F3FD01">
            <w:pPr>
              <w:spacing w:before="0"/>
              <w:ind w:left="0"/>
              <w:jc w:val="both"/>
              <w:rPr>
                <w:sz w:val="22"/>
                <w:szCs w:val="22"/>
              </w:rPr>
            </w:pPr>
            <w:r>
              <w:rPr>
                <w:sz w:val="22"/>
                <w:szCs w:val="22"/>
              </w:rPr>
              <w:t>Format: ^[a-zA-Z0-9]*$</w:t>
            </w:r>
          </w:p>
        </w:tc>
        <w:tc>
          <w:tcPr>
            <w:tcW w:w="5364" w:type="dxa"/>
            <w:noWrap w:val="0"/>
            <w:vAlign w:val="top"/>
          </w:tcPr>
          <w:p w14:paraId="2B2952F0">
            <w:pPr>
              <w:spacing w:before="0"/>
              <w:ind w:left="0"/>
              <w:jc w:val="both"/>
              <w:rPr>
                <w:sz w:val="22"/>
                <w:szCs w:val="22"/>
              </w:rPr>
            </w:pPr>
            <w:r>
              <w:rPr>
                <w:sz w:val="22"/>
                <w:szCs w:val="22"/>
              </w:rPr>
              <w:t xml:space="preserve">Số hóa đơn của hóa đơn gốc trong trường hợp lập hóa đơn là: </w:t>
            </w:r>
          </w:p>
          <w:p w14:paraId="169C9C46">
            <w:pPr>
              <w:spacing w:before="0"/>
              <w:ind w:left="0"/>
              <w:jc w:val="both"/>
              <w:rPr>
                <w:sz w:val="22"/>
                <w:szCs w:val="22"/>
              </w:rPr>
            </w:pPr>
            <w:r>
              <w:rPr>
                <w:sz w:val="22"/>
                <w:szCs w:val="22"/>
              </w:rPr>
              <w:t xml:space="preserve">    Hóa đơn thay thế</w:t>
            </w:r>
          </w:p>
          <w:p w14:paraId="5AB94CBA">
            <w:pPr>
              <w:spacing w:before="0"/>
              <w:ind w:left="0"/>
              <w:jc w:val="both"/>
              <w:rPr>
                <w:sz w:val="22"/>
                <w:szCs w:val="22"/>
              </w:rPr>
            </w:pPr>
            <w:r>
              <w:rPr>
                <w:sz w:val="22"/>
                <w:szCs w:val="22"/>
              </w:rPr>
              <w:t xml:space="preserve">    Hóa đơn điều chỉnh</w:t>
            </w:r>
          </w:p>
          <w:p w14:paraId="7E3CCB26">
            <w:pPr>
              <w:spacing w:before="0"/>
              <w:ind w:left="0"/>
              <w:jc w:val="both"/>
              <w:rPr>
                <w:sz w:val="22"/>
                <w:szCs w:val="22"/>
              </w:rPr>
            </w:pPr>
            <w:r>
              <w:rPr>
                <w:sz w:val="22"/>
                <w:szCs w:val="22"/>
              </w:rPr>
              <w:t>Số hóa đơn có dạng AA20E00000001, trong đó</w:t>
            </w:r>
          </w:p>
          <w:p w14:paraId="3287F4C7">
            <w:pPr>
              <w:spacing w:before="0"/>
              <w:ind w:left="0"/>
              <w:jc w:val="both"/>
              <w:rPr>
                <w:sz w:val="22"/>
                <w:szCs w:val="22"/>
              </w:rPr>
            </w:pPr>
            <w:r>
              <w:rPr>
                <w:sz w:val="22"/>
                <w:szCs w:val="22"/>
              </w:rPr>
              <w:t xml:space="preserve">    AA20E: ký hiệu hóa đơn</w:t>
            </w:r>
          </w:p>
          <w:p w14:paraId="14C35456">
            <w:pPr>
              <w:spacing w:before="0"/>
              <w:ind w:left="0"/>
              <w:jc w:val="both"/>
              <w:rPr>
                <w:sz w:val="22"/>
                <w:szCs w:val="22"/>
              </w:rPr>
            </w:pPr>
            <w:r>
              <w:rPr>
                <w:sz w:val="22"/>
                <w:szCs w:val="22"/>
              </w:rPr>
              <w:t xml:space="preserve">    00000001: số thứ tự tăng dần</w:t>
            </w:r>
          </w:p>
          <w:p w14:paraId="3276B507">
            <w:pPr>
              <w:pStyle w:val="4"/>
              <w:rPr>
                <w:sz w:val="22"/>
                <w:szCs w:val="22"/>
              </w:rPr>
            </w:pPr>
            <w:r>
              <w:rPr>
                <w:sz w:val="22"/>
                <w:szCs w:val="22"/>
              </w:rPr>
              <w:t>Chi tiết xem PL1 Thông tư 39/2014/TT-BTC</w:t>
            </w:r>
          </w:p>
        </w:tc>
      </w:tr>
      <w:tr w14:paraId="16C4D3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0" w:type="dxa"/>
            <w:noWrap w:val="0"/>
            <w:vAlign w:val="top"/>
          </w:tcPr>
          <w:p w14:paraId="1ED17147">
            <w:pPr>
              <w:spacing w:before="0"/>
              <w:ind w:left="0"/>
              <w:jc w:val="both"/>
              <w:rPr>
                <w:sz w:val="22"/>
                <w:szCs w:val="22"/>
              </w:rPr>
            </w:pPr>
            <w:r>
              <w:rPr>
                <w:sz w:val="22"/>
                <w:szCs w:val="22"/>
              </w:rPr>
              <w:t>originalInvoiceIssueDate</w:t>
            </w:r>
          </w:p>
        </w:tc>
        <w:tc>
          <w:tcPr>
            <w:tcW w:w="2466" w:type="dxa"/>
            <w:noWrap w:val="0"/>
            <w:vAlign w:val="top"/>
          </w:tcPr>
          <w:p w14:paraId="5A7A13CD">
            <w:pPr>
              <w:spacing w:before="0"/>
              <w:ind w:left="41"/>
              <w:jc w:val="both"/>
              <w:rPr>
                <w:sz w:val="22"/>
                <w:szCs w:val="22"/>
              </w:rPr>
            </w:pPr>
            <w:r>
              <w:rPr>
                <w:sz w:val="22"/>
                <w:szCs w:val="22"/>
              </w:rPr>
              <w:t>Required: false</w:t>
            </w:r>
          </w:p>
          <w:p w14:paraId="7D0C0717">
            <w:pPr>
              <w:spacing w:before="0"/>
              <w:ind w:left="41"/>
              <w:jc w:val="both"/>
              <w:rPr>
                <w:sz w:val="22"/>
                <w:szCs w:val="22"/>
              </w:rPr>
            </w:pPr>
            <w:r>
              <w:rPr>
                <w:sz w:val="22"/>
                <w:szCs w:val="22"/>
              </w:rPr>
              <w:t>DataType: Date</w:t>
            </w:r>
          </w:p>
          <w:p w14:paraId="3D804868">
            <w:pPr>
              <w:spacing w:before="0"/>
              <w:ind w:left="41"/>
              <w:jc w:val="both"/>
              <w:rPr>
                <w:sz w:val="22"/>
                <w:szCs w:val="22"/>
              </w:rPr>
            </w:pPr>
            <w:r>
              <w:rPr>
                <w:sz w:val="22"/>
                <w:szCs w:val="22"/>
              </w:rPr>
              <w:t>Minlength: N/A</w:t>
            </w:r>
          </w:p>
          <w:p w14:paraId="77DD0774">
            <w:pPr>
              <w:spacing w:before="0"/>
              <w:ind w:left="41"/>
              <w:jc w:val="both"/>
              <w:rPr>
                <w:sz w:val="22"/>
                <w:szCs w:val="22"/>
              </w:rPr>
            </w:pPr>
            <w:r>
              <w:rPr>
                <w:sz w:val="22"/>
                <w:szCs w:val="22"/>
              </w:rPr>
              <w:t>Maxlength: 50</w:t>
            </w:r>
          </w:p>
          <w:p w14:paraId="3405A184">
            <w:pPr>
              <w:spacing w:before="0"/>
              <w:ind w:left="41"/>
              <w:jc w:val="both"/>
              <w:rPr>
                <w:sz w:val="22"/>
                <w:szCs w:val="22"/>
              </w:rPr>
            </w:pPr>
            <w:r>
              <w:rPr>
                <w:sz w:val="22"/>
                <w:szCs w:val="22"/>
              </w:rPr>
              <w:t xml:space="preserve">Format: </w:t>
            </w:r>
            <w:r>
              <w:rPr>
                <w:sz w:val="22"/>
                <w:szCs w:val="22"/>
                <w:lang w:val="vi-VN"/>
              </w:rPr>
              <w:t>unix timestamp</w:t>
            </w:r>
            <w:r>
              <w:rPr>
                <w:sz w:val="22"/>
                <w:szCs w:val="22"/>
              </w:rPr>
              <w:t xml:space="preserve">  </w:t>
            </w:r>
          </w:p>
        </w:tc>
        <w:tc>
          <w:tcPr>
            <w:tcW w:w="5364" w:type="dxa"/>
            <w:noWrap w:val="0"/>
            <w:vAlign w:val="top"/>
          </w:tcPr>
          <w:p w14:paraId="4B4DD4C7">
            <w:pPr>
              <w:spacing w:before="0"/>
              <w:ind w:left="0"/>
              <w:jc w:val="both"/>
              <w:rPr>
                <w:sz w:val="22"/>
                <w:szCs w:val="22"/>
              </w:rPr>
            </w:pPr>
            <w:r>
              <w:rPr>
                <w:sz w:val="22"/>
                <w:szCs w:val="22"/>
              </w:rPr>
              <w:t>Thời gian lập hóa đơn gốc, bắt buộc trong trường hợp lập hóa đơn thay thế và hóa đơn điều chỉnh. Dùng để tìm kiếm hóa đơn gốc của hóa đơn thay thế, điều chỉnh</w:t>
            </w:r>
          </w:p>
          <w:p w14:paraId="2AF129C1">
            <w:pPr>
              <w:spacing w:before="0"/>
              <w:ind w:left="0"/>
              <w:jc w:val="both"/>
              <w:rPr>
                <w:sz w:val="22"/>
                <w:szCs w:val="22"/>
              </w:rPr>
            </w:pPr>
          </w:p>
        </w:tc>
      </w:tr>
      <w:tr w14:paraId="0F48E2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0" w:type="dxa"/>
            <w:noWrap w:val="0"/>
            <w:vAlign w:val="top"/>
          </w:tcPr>
          <w:p w14:paraId="1BBBB4A7">
            <w:pPr>
              <w:spacing w:before="0"/>
              <w:ind w:left="0"/>
              <w:jc w:val="both"/>
              <w:rPr>
                <w:sz w:val="22"/>
                <w:szCs w:val="22"/>
              </w:rPr>
            </w:pPr>
            <w:r>
              <w:rPr>
                <w:sz w:val="22"/>
                <w:szCs w:val="22"/>
              </w:rPr>
              <w:t xml:space="preserve">additionalReferenceDesc </w:t>
            </w:r>
          </w:p>
        </w:tc>
        <w:tc>
          <w:tcPr>
            <w:tcW w:w="2466" w:type="dxa"/>
            <w:noWrap w:val="0"/>
            <w:vAlign w:val="top"/>
          </w:tcPr>
          <w:p w14:paraId="7475B11D">
            <w:pPr>
              <w:spacing w:before="0"/>
              <w:ind w:left="0"/>
              <w:jc w:val="both"/>
              <w:rPr>
                <w:sz w:val="22"/>
                <w:szCs w:val="22"/>
              </w:rPr>
            </w:pPr>
            <w:r>
              <w:rPr>
                <w:sz w:val="22"/>
                <w:szCs w:val="22"/>
              </w:rPr>
              <w:t>Required : false</w:t>
            </w:r>
          </w:p>
          <w:p w14:paraId="36875950">
            <w:pPr>
              <w:spacing w:before="0"/>
              <w:ind w:left="0"/>
              <w:jc w:val="both"/>
              <w:rPr>
                <w:sz w:val="22"/>
                <w:szCs w:val="22"/>
              </w:rPr>
            </w:pPr>
            <w:r>
              <w:rPr>
                <w:sz w:val="22"/>
                <w:szCs w:val="22"/>
              </w:rPr>
              <w:t>DataType: String</w:t>
            </w:r>
          </w:p>
          <w:p w14:paraId="22CCFCED">
            <w:pPr>
              <w:spacing w:before="0"/>
              <w:ind w:left="0"/>
              <w:jc w:val="both"/>
              <w:rPr>
                <w:sz w:val="22"/>
                <w:szCs w:val="22"/>
              </w:rPr>
            </w:pPr>
            <w:r>
              <w:rPr>
                <w:sz w:val="22"/>
                <w:szCs w:val="22"/>
              </w:rPr>
              <w:t xml:space="preserve">Minlength : </w:t>
            </w:r>
          </w:p>
          <w:p w14:paraId="7958F87E">
            <w:pPr>
              <w:spacing w:before="0"/>
              <w:ind w:left="0"/>
              <w:jc w:val="both"/>
              <w:rPr>
                <w:sz w:val="22"/>
                <w:szCs w:val="22"/>
              </w:rPr>
            </w:pPr>
            <w:r>
              <w:rPr>
                <w:sz w:val="22"/>
                <w:szCs w:val="22"/>
              </w:rPr>
              <w:t>Maxlength : 225</w:t>
            </w:r>
          </w:p>
          <w:p w14:paraId="37B4861D">
            <w:pPr>
              <w:spacing w:before="0"/>
              <w:ind w:left="0"/>
              <w:jc w:val="both"/>
              <w:rPr>
                <w:sz w:val="22"/>
                <w:szCs w:val="22"/>
              </w:rPr>
            </w:pPr>
            <w:r>
              <w:rPr>
                <w:sz w:val="22"/>
                <w:szCs w:val="22"/>
              </w:rPr>
              <w:t>Format :</w:t>
            </w:r>
          </w:p>
        </w:tc>
        <w:tc>
          <w:tcPr>
            <w:tcW w:w="5364" w:type="dxa"/>
            <w:noWrap w:val="0"/>
            <w:vAlign w:val="top"/>
          </w:tcPr>
          <w:p w14:paraId="131E8529">
            <w:pPr>
              <w:spacing w:before="0"/>
              <w:ind w:left="0"/>
              <w:jc w:val="both"/>
              <w:rPr>
                <w:sz w:val="22"/>
                <w:szCs w:val="22"/>
              </w:rPr>
            </w:pPr>
            <w:r>
              <w:rPr>
                <w:sz w:val="22"/>
                <w:szCs w:val="22"/>
              </w:rPr>
              <w:t>Thông tin tham khảo nếu có kèm theo của hóa đơn: văn bản thỏa thuận giữa bên mua và bên bán về việc thay thế, điều chỉnh hóa đơn. Bắt buộc khi lập hóa đơn thay thế, hóa đơn điều chỉnh.</w:t>
            </w:r>
          </w:p>
          <w:p w14:paraId="4FA6A6C4">
            <w:pPr>
              <w:spacing w:before="0"/>
              <w:ind w:left="0"/>
              <w:jc w:val="both"/>
              <w:rPr>
                <w:sz w:val="22"/>
                <w:szCs w:val="22"/>
              </w:rPr>
            </w:pPr>
          </w:p>
        </w:tc>
      </w:tr>
      <w:tr w14:paraId="4B6558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0" w:type="dxa"/>
            <w:noWrap w:val="0"/>
            <w:vAlign w:val="top"/>
          </w:tcPr>
          <w:p w14:paraId="43166548">
            <w:pPr>
              <w:spacing w:before="0"/>
              <w:ind w:left="0"/>
              <w:jc w:val="both"/>
              <w:rPr>
                <w:sz w:val="22"/>
                <w:szCs w:val="22"/>
              </w:rPr>
            </w:pPr>
            <w:r>
              <w:rPr>
                <w:sz w:val="22"/>
                <w:szCs w:val="22"/>
              </w:rPr>
              <w:t>additionalReferenceDate</w:t>
            </w:r>
          </w:p>
        </w:tc>
        <w:tc>
          <w:tcPr>
            <w:tcW w:w="2466" w:type="dxa"/>
            <w:noWrap w:val="0"/>
            <w:vAlign w:val="top"/>
          </w:tcPr>
          <w:p w14:paraId="4DB14DC7">
            <w:pPr>
              <w:spacing w:before="0"/>
              <w:ind w:left="0"/>
              <w:jc w:val="both"/>
              <w:rPr>
                <w:sz w:val="22"/>
                <w:szCs w:val="22"/>
              </w:rPr>
            </w:pPr>
            <w:r>
              <w:rPr>
                <w:sz w:val="22"/>
                <w:szCs w:val="22"/>
              </w:rPr>
              <w:t>Required: false</w:t>
            </w:r>
          </w:p>
          <w:p w14:paraId="28C53867">
            <w:pPr>
              <w:spacing w:before="0"/>
              <w:ind w:left="0"/>
              <w:jc w:val="both"/>
              <w:rPr>
                <w:sz w:val="22"/>
                <w:szCs w:val="22"/>
              </w:rPr>
            </w:pPr>
            <w:r>
              <w:rPr>
                <w:sz w:val="22"/>
                <w:szCs w:val="22"/>
              </w:rPr>
              <w:t>DataType: Date</w:t>
            </w:r>
          </w:p>
          <w:p w14:paraId="56C93293">
            <w:pPr>
              <w:spacing w:before="0"/>
              <w:ind w:left="0"/>
              <w:jc w:val="both"/>
              <w:rPr>
                <w:sz w:val="22"/>
                <w:szCs w:val="22"/>
              </w:rPr>
            </w:pPr>
            <w:r>
              <w:rPr>
                <w:sz w:val="22"/>
                <w:szCs w:val="22"/>
              </w:rPr>
              <w:t>Minlength: N/A</w:t>
            </w:r>
          </w:p>
          <w:p w14:paraId="3B9708DB">
            <w:pPr>
              <w:spacing w:before="0"/>
              <w:ind w:left="0"/>
              <w:jc w:val="both"/>
              <w:rPr>
                <w:sz w:val="22"/>
                <w:szCs w:val="22"/>
              </w:rPr>
            </w:pPr>
            <w:r>
              <w:rPr>
                <w:sz w:val="22"/>
                <w:szCs w:val="22"/>
              </w:rPr>
              <w:t>Maxlength: 50</w:t>
            </w:r>
          </w:p>
          <w:p w14:paraId="03B205DD">
            <w:pPr>
              <w:spacing w:before="0"/>
              <w:ind w:left="0"/>
              <w:jc w:val="both"/>
              <w:rPr>
                <w:sz w:val="22"/>
                <w:szCs w:val="22"/>
              </w:rPr>
            </w:pPr>
            <w:r>
              <w:rPr>
                <w:sz w:val="22"/>
                <w:szCs w:val="22"/>
              </w:rPr>
              <w:t xml:space="preserve">Format: Mục 4.1  </w:t>
            </w:r>
          </w:p>
        </w:tc>
        <w:tc>
          <w:tcPr>
            <w:tcW w:w="5364" w:type="dxa"/>
            <w:noWrap w:val="0"/>
            <w:vAlign w:val="top"/>
          </w:tcPr>
          <w:p w14:paraId="2BF6CFE5">
            <w:pPr>
              <w:spacing w:before="0"/>
              <w:ind w:left="0"/>
              <w:jc w:val="both"/>
              <w:rPr>
                <w:sz w:val="22"/>
                <w:szCs w:val="22"/>
              </w:rPr>
            </w:pPr>
            <w:r>
              <w:rPr>
                <w:sz w:val="22"/>
                <w:szCs w:val="22"/>
              </w:rPr>
              <w:t>Thời gian phát sinh văn bản thỏa thuận giữa bên mua và bên bán, bắt buộc khi lập hóa đơn thay thế, hóa đơn điều chỉnh.</w:t>
            </w:r>
          </w:p>
          <w:p w14:paraId="6626B76C">
            <w:pPr>
              <w:ind w:left="41"/>
              <w:jc w:val="both"/>
              <w:rPr>
                <w:sz w:val="22"/>
                <w:szCs w:val="22"/>
              </w:rPr>
            </w:pPr>
            <w:r>
              <w:rPr>
                <w:sz w:val="22"/>
                <w:szCs w:val="22"/>
              </w:rPr>
              <w:t xml:space="preserve">- Dữ liệu truyền vào là thời gian dạng milisecond kiểu long trong mục </w:t>
            </w:r>
            <w:r>
              <w:rPr>
                <w:sz w:val="22"/>
                <w:szCs w:val="22"/>
                <w:lang w:val="en"/>
              </w:rPr>
              <w:t>5</w:t>
            </w:r>
            <w:r>
              <w:rPr>
                <w:sz w:val="22"/>
                <w:szCs w:val="22"/>
              </w:rPr>
              <w:t>.1</w:t>
            </w:r>
          </w:p>
          <w:p w14:paraId="48AD0C66">
            <w:pPr>
              <w:ind w:left="41"/>
              <w:jc w:val="both"/>
              <w:rPr>
                <w:sz w:val="22"/>
                <w:szCs w:val="22"/>
              </w:rPr>
            </w:pPr>
          </w:p>
        </w:tc>
      </w:tr>
      <w:tr w14:paraId="597E3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0" w:type="dxa"/>
            <w:noWrap w:val="0"/>
            <w:vAlign w:val="top"/>
          </w:tcPr>
          <w:p w14:paraId="20FAE4E3">
            <w:pPr>
              <w:spacing w:before="0"/>
              <w:ind w:left="0"/>
              <w:jc w:val="both"/>
              <w:rPr>
                <w:sz w:val="22"/>
                <w:szCs w:val="22"/>
              </w:rPr>
            </w:pPr>
            <w:r>
              <w:rPr>
                <w:sz w:val="22"/>
                <w:szCs w:val="22"/>
              </w:rPr>
              <w:t>paymentStatus</w:t>
            </w:r>
          </w:p>
        </w:tc>
        <w:tc>
          <w:tcPr>
            <w:tcW w:w="2466" w:type="dxa"/>
            <w:noWrap w:val="0"/>
            <w:vAlign w:val="top"/>
          </w:tcPr>
          <w:p w14:paraId="13C0D882">
            <w:pPr>
              <w:spacing w:before="0"/>
              <w:ind w:left="0"/>
              <w:jc w:val="both"/>
              <w:rPr>
                <w:sz w:val="22"/>
                <w:szCs w:val="22"/>
              </w:rPr>
            </w:pPr>
            <w:r>
              <w:rPr>
                <w:sz w:val="22"/>
                <w:szCs w:val="22"/>
              </w:rPr>
              <w:t>Required: true</w:t>
            </w:r>
          </w:p>
          <w:p w14:paraId="1FB28FDE">
            <w:pPr>
              <w:spacing w:before="0"/>
              <w:ind w:left="0"/>
              <w:jc w:val="both"/>
              <w:rPr>
                <w:sz w:val="22"/>
                <w:szCs w:val="22"/>
              </w:rPr>
            </w:pPr>
            <w:r>
              <w:rPr>
                <w:sz w:val="22"/>
                <w:szCs w:val="22"/>
              </w:rPr>
              <w:t>DataType: Boolean</w:t>
            </w:r>
          </w:p>
          <w:p w14:paraId="75971E55">
            <w:pPr>
              <w:spacing w:before="0"/>
              <w:ind w:left="0"/>
              <w:jc w:val="both"/>
              <w:rPr>
                <w:sz w:val="22"/>
                <w:szCs w:val="22"/>
              </w:rPr>
            </w:pPr>
            <w:r>
              <w:rPr>
                <w:sz w:val="22"/>
                <w:szCs w:val="22"/>
              </w:rPr>
              <w:t xml:space="preserve">Minlength: </w:t>
            </w:r>
          </w:p>
          <w:p w14:paraId="0B528E8E">
            <w:pPr>
              <w:spacing w:before="0"/>
              <w:ind w:left="0"/>
              <w:jc w:val="both"/>
              <w:rPr>
                <w:sz w:val="22"/>
                <w:szCs w:val="22"/>
              </w:rPr>
            </w:pPr>
            <w:r>
              <w:rPr>
                <w:sz w:val="22"/>
                <w:szCs w:val="22"/>
              </w:rPr>
              <w:t>Maxlength: 1</w:t>
            </w:r>
          </w:p>
          <w:p w14:paraId="71A1C298">
            <w:pPr>
              <w:spacing w:before="0"/>
              <w:ind w:left="0"/>
              <w:jc w:val="both"/>
              <w:rPr>
                <w:sz w:val="22"/>
                <w:szCs w:val="22"/>
              </w:rPr>
            </w:pPr>
            <w:r>
              <w:rPr>
                <w:sz w:val="22"/>
                <w:szCs w:val="22"/>
              </w:rPr>
              <w:t>Format:</w:t>
            </w:r>
          </w:p>
        </w:tc>
        <w:tc>
          <w:tcPr>
            <w:tcW w:w="5364" w:type="dxa"/>
            <w:noWrap w:val="0"/>
            <w:vAlign w:val="top"/>
          </w:tcPr>
          <w:p w14:paraId="19CEB592">
            <w:pPr>
              <w:spacing w:before="0"/>
              <w:ind w:left="0"/>
              <w:jc w:val="both"/>
              <w:rPr>
                <w:sz w:val="22"/>
                <w:szCs w:val="22"/>
              </w:rPr>
            </w:pPr>
            <w:r>
              <w:rPr>
                <w:sz w:val="22"/>
                <w:szCs w:val="22"/>
              </w:rPr>
              <w:t>Trạng thái thanh toán của hóa đơn</w:t>
            </w:r>
          </w:p>
          <w:p w14:paraId="0CDB95FD">
            <w:pPr>
              <w:spacing w:before="0"/>
              <w:ind w:left="0"/>
              <w:jc w:val="both"/>
              <w:rPr>
                <w:sz w:val="22"/>
                <w:szCs w:val="22"/>
              </w:rPr>
            </w:pPr>
            <w:r>
              <w:rPr>
                <w:sz w:val="22"/>
                <w:szCs w:val="22"/>
              </w:rPr>
              <w:t>True: Đã thanh toán</w:t>
            </w:r>
          </w:p>
          <w:p w14:paraId="61B49FEA">
            <w:pPr>
              <w:spacing w:before="0"/>
              <w:ind w:left="0"/>
              <w:jc w:val="both"/>
              <w:rPr>
                <w:sz w:val="22"/>
                <w:szCs w:val="22"/>
              </w:rPr>
            </w:pPr>
            <w:r>
              <w:rPr>
                <w:sz w:val="22"/>
                <w:szCs w:val="22"/>
              </w:rPr>
              <w:t>False: Chưa thanh toán</w:t>
            </w:r>
          </w:p>
          <w:p w14:paraId="36ABEB90">
            <w:pPr>
              <w:ind w:left="41"/>
              <w:jc w:val="both"/>
              <w:rPr>
                <w:sz w:val="22"/>
                <w:szCs w:val="22"/>
              </w:rPr>
            </w:pPr>
          </w:p>
        </w:tc>
      </w:tr>
      <w:tr w14:paraId="07F706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0" w:type="dxa"/>
            <w:noWrap w:val="0"/>
            <w:vAlign w:val="top"/>
          </w:tcPr>
          <w:p w14:paraId="5E7FD61B">
            <w:pPr>
              <w:spacing w:before="0"/>
              <w:ind w:left="0"/>
              <w:jc w:val="both"/>
              <w:rPr>
                <w:sz w:val="22"/>
                <w:szCs w:val="22"/>
              </w:rPr>
            </w:pPr>
            <w:r>
              <w:rPr>
                <w:sz w:val="22"/>
                <w:szCs w:val="22"/>
              </w:rPr>
              <w:t>cusGetInvoiceRight</w:t>
            </w:r>
          </w:p>
        </w:tc>
        <w:tc>
          <w:tcPr>
            <w:tcW w:w="2466" w:type="dxa"/>
            <w:noWrap w:val="0"/>
            <w:vAlign w:val="top"/>
          </w:tcPr>
          <w:p w14:paraId="2765355E">
            <w:pPr>
              <w:spacing w:before="0"/>
              <w:ind w:left="0"/>
              <w:jc w:val="both"/>
              <w:rPr>
                <w:sz w:val="22"/>
                <w:szCs w:val="22"/>
              </w:rPr>
            </w:pPr>
            <w:r>
              <w:rPr>
                <w:sz w:val="22"/>
                <w:szCs w:val="22"/>
              </w:rPr>
              <w:t>Required: false</w:t>
            </w:r>
          </w:p>
          <w:p w14:paraId="0A71BCB5">
            <w:pPr>
              <w:spacing w:before="0"/>
              <w:ind w:left="0"/>
              <w:jc w:val="both"/>
              <w:rPr>
                <w:sz w:val="22"/>
                <w:szCs w:val="22"/>
              </w:rPr>
            </w:pPr>
            <w:r>
              <w:rPr>
                <w:sz w:val="22"/>
                <w:szCs w:val="22"/>
              </w:rPr>
              <w:t>DataType: Boolean</w:t>
            </w:r>
          </w:p>
          <w:p w14:paraId="281BFF56">
            <w:pPr>
              <w:spacing w:before="0"/>
              <w:ind w:left="0"/>
              <w:jc w:val="both"/>
              <w:rPr>
                <w:sz w:val="22"/>
                <w:szCs w:val="22"/>
              </w:rPr>
            </w:pPr>
            <w:r>
              <w:rPr>
                <w:sz w:val="22"/>
                <w:szCs w:val="22"/>
              </w:rPr>
              <w:t xml:space="preserve">Minlength: </w:t>
            </w:r>
          </w:p>
          <w:p w14:paraId="3A173452">
            <w:pPr>
              <w:spacing w:before="0"/>
              <w:ind w:left="0"/>
              <w:jc w:val="both"/>
              <w:rPr>
                <w:sz w:val="22"/>
                <w:szCs w:val="22"/>
              </w:rPr>
            </w:pPr>
            <w:r>
              <w:rPr>
                <w:sz w:val="22"/>
                <w:szCs w:val="22"/>
              </w:rPr>
              <w:t>Maxlength: 1</w:t>
            </w:r>
          </w:p>
          <w:p w14:paraId="15192268">
            <w:pPr>
              <w:spacing w:before="0"/>
              <w:ind w:left="0"/>
              <w:jc w:val="both"/>
              <w:rPr>
                <w:sz w:val="22"/>
                <w:szCs w:val="22"/>
              </w:rPr>
            </w:pPr>
            <w:r>
              <w:rPr>
                <w:sz w:val="22"/>
                <w:szCs w:val="22"/>
              </w:rPr>
              <w:t>Format:</w:t>
            </w:r>
          </w:p>
        </w:tc>
        <w:tc>
          <w:tcPr>
            <w:tcW w:w="5364" w:type="dxa"/>
            <w:noWrap w:val="0"/>
            <w:vAlign w:val="top"/>
          </w:tcPr>
          <w:p w14:paraId="497232F8">
            <w:pPr>
              <w:spacing w:before="0"/>
              <w:ind w:left="0"/>
              <w:jc w:val="both"/>
              <w:rPr>
                <w:sz w:val="22"/>
                <w:szCs w:val="22"/>
              </w:rPr>
            </w:pPr>
            <w:r>
              <w:rPr>
                <w:sz w:val="22"/>
                <w:szCs w:val="22"/>
              </w:rPr>
              <w:t>Cho phép người dùng tra cứu hóa đơn hay không.</w:t>
            </w:r>
          </w:p>
          <w:p w14:paraId="09B7A0DF">
            <w:pPr>
              <w:spacing w:before="0"/>
              <w:ind w:left="0"/>
              <w:jc w:val="both"/>
              <w:rPr>
                <w:sz w:val="22"/>
                <w:szCs w:val="22"/>
              </w:rPr>
            </w:pPr>
            <w:r>
              <w:rPr>
                <w:sz w:val="22"/>
                <w:szCs w:val="22"/>
              </w:rPr>
              <w:t>Mặc định true.</w:t>
            </w:r>
          </w:p>
          <w:p w14:paraId="2DD2FE17">
            <w:pPr>
              <w:spacing w:before="0"/>
              <w:ind w:left="0"/>
              <w:jc w:val="both"/>
              <w:rPr>
                <w:sz w:val="22"/>
                <w:szCs w:val="22"/>
              </w:rPr>
            </w:pPr>
            <w:r>
              <w:rPr>
                <w:sz w:val="22"/>
                <w:szCs w:val="22"/>
              </w:rPr>
              <w:t>Nếu để giá trị false thì sẽ không view được hóa đơn lên</w:t>
            </w:r>
          </w:p>
          <w:p w14:paraId="0073EE8F">
            <w:pPr>
              <w:spacing w:before="0"/>
              <w:ind w:left="0"/>
              <w:jc w:val="both"/>
              <w:rPr>
                <w:sz w:val="22"/>
                <w:szCs w:val="22"/>
              </w:rPr>
            </w:pPr>
          </w:p>
          <w:p w14:paraId="63A7FF09">
            <w:pPr>
              <w:spacing w:before="0"/>
              <w:ind w:left="0"/>
              <w:jc w:val="both"/>
              <w:rPr>
                <w:sz w:val="22"/>
                <w:szCs w:val="22"/>
              </w:rPr>
            </w:pPr>
          </w:p>
        </w:tc>
      </w:tr>
      <w:tr w14:paraId="2691F2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0" w:type="dxa"/>
            <w:noWrap w:val="0"/>
            <w:vAlign w:val="top"/>
          </w:tcPr>
          <w:p w14:paraId="2AE91222">
            <w:pPr>
              <w:spacing w:before="0"/>
              <w:ind w:left="0"/>
              <w:jc w:val="both"/>
              <w:rPr>
                <w:sz w:val="22"/>
                <w:szCs w:val="22"/>
              </w:rPr>
            </w:pPr>
            <w:r>
              <w:rPr>
                <w:sz w:val="22"/>
                <w:szCs w:val="22"/>
              </w:rPr>
              <w:t>exchangeRate</w:t>
            </w:r>
          </w:p>
        </w:tc>
        <w:tc>
          <w:tcPr>
            <w:tcW w:w="2466" w:type="dxa"/>
            <w:noWrap w:val="0"/>
            <w:vAlign w:val="top"/>
          </w:tcPr>
          <w:p w14:paraId="359431D3">
            <w:pPr>
              <w:spacing w:before="0"/>
              <w:ind w:left="0"/>
              <w:jc w:val="both"/>
              <w:rPr>
                <w:sz w:val="22"/>
                <w:szCs w:val="22"/>
              </w:rPr>
            </w:pPr>
            <w:r>
              <w:rPr>
                <w:sz w:val="22"/>
                <w:szCs w:val="22"/>
              </w:rPr>
              <w:t>Required: false</w:t>
            </w:r>
          </w:p>
          <w:p w14:paraId="548AC1C0">
            <w:pPr>
              <w:spacing w:before="0"/>
              <w:ind w:left="0"/>
              <w:jc w:val="both"/>
              <w:rPr>
                <w:sz w:val="22"/>
                <w:szCs w:val="22"/>
              </w:rPr>
            </w:pPr>
            <w:r>
              <w:rPr>
                <w:sz w:val="22"/>
                <w:szCs w:val="22"/>
              </w:rPr>
              <w:t>DataType: BigDecimal</w:t>
            </w:r>
          </w:p>
          <w:p w14:paraId="606A2741">
            <w:pPr>
              <w:spacing w:before="0"/>
              <w:ind w:left="0"/>
              <w:jc w:val="both"/>
              <w:rPr>
                <w:sz w:val="22"/>
                <w:szCs w:val="22"/>
              </w:rPr>
            </w:pPr>
            <w:r>
              <w:rPr>
                <w:sz w:val="22"/>
                <w:szCs w:val="22"/>
              </w:rPr>
              <w:t xml:space="preserve">Minlength: </w:t>
            </w:r>
          </w:p>
          <w:p w14:paraId="7DB93D1E">
            <w:pPr>
              <w:spacing w:before="0"/>
              <w:ind w:left="0"/>
              <w:jc w:val="both"/>
              <w:rPr>
                <w:sz w:val="22"/>
                <w:szCs w:val="22"/>
              </w:rPr>
            </w:pPr>
            <w:r>
              <w:rPr>
                <w:sz w:val="22"/>
                <w:szCs w:val="22"/>
              </w:rPr>
              <w:t>Maxlength: 13</w:t>
            </w:r>
          </w:p>
          <w:p w14:paraId="1C8165FA">
            <w:pPr>
              <w:spacing w:before="0"/>
              <w:ind w:left="0"/>
              <w:jc w:val="both"/>
              <w:rPr>
                <w:sz w:val="22"/>
                <w:szCs w:val="22"/>
              </w:rPr>
            </w:pPr>
            <w:r>
              <w:rPr>
                <w:sz w:val="22"/>
                <w:szCs w:val="22"/>
              </w:rPr>
              <w:t>Format:</w:t>
            </w:r>
          </w:p>
        </w:tc>
        <w:tc>
          <w:tcPr>
            <w:tcW w:w="5364" w:type="dxa"/>
            <w:noWrap w:val="0"/>
            <w:vAlign w:val="top"/>
          </w:tcPr>
          <w:p w14:paraId="1908E7F4">
            <w:pPr>
              <w:spacing w:before="0"/>
              <w:ind w:left="0"/>
              <w:jc w:val="both"/>
              <w:rPr>
                <w:sz w:val="22"/>
                <w:szCs w:val="22"/>
              </w:rPr>
            </w:pPr>
            <w:r>
              <w:rPr>
                <w:sz w:val="22"/>
                <w:szCs w:val="22"/>
              </w:rPr>
              <w:t>Tỷ giá ngoại tệ tại thời điểm lập hóa đơn quy đổi ra VND</w:t>
            </w:r>
          </w:p>
          <w:p w14:paraId="685A6065">
            <w:pPr>
              <w:spacing w:before="0"/>
              <w:ind w:left="0"/>
              <w:jc w:val="both"/>
              <w:rPr>
                <w:sz w:val="22"/>
                <w:szCs w:val="22"/>
              </w:rPr>
            </w:pPr>
            <w:r>
              <w:rPr>
                <w:sz w:val="22"/>
                <w:szCs w:val="22"/>
              </w:rPr>
              <w:t xml:space="preserve">Lưu ý: </w:t>
            </w:r>
          </w:p>
          <w:p w14:paraId="09A0CC1F">
            <w:pPr>
              <w:spacing w:before="0"/>
              <w:ind w:left="0"/>
              <w:jc w:val="both"/>
              <w:rPr>
                <w:sz w:val="22"/>
                <w:szCs w:val="22"/>
              </w:rPr>
            </w:pPr>
            <w:r>
              <w:rPr>
                <w:sz w:val="22"/>
                <w:szCs w:val="22"/>
                <w:lang w:val="vi-VN"/>
              </w:rPr>
              <w:t xml:space="preserve">- </w:t>
            </w:r>
            <w:r>
              <w:rPr>
                <w:sz w:val="22"/>
                <w:szCs w:val="22"/>
              </w:rPr>
              <w:t>Phần nguyên được nhập tối đa 11 chữ số, phần thập phân tối đa là 2 chữ số</w:t>
            </w:r>
          </w:p>
          <w:p w14:paraId="1A87F2D2">
            <w:pPr>
              <w:spacing w:before="0"/>
              <w:ind w:left="0"/>
              <w:jc w:val="both"/>
              <w:rPr>
                <w:sz w:val="22"/>
                <w:szCs w:val="22"/>
              </w:rPr>
            </w:pPr>
            <w:r>
              <w:rPr>
                <w:sz w:val="22"/>
                <w:szCs w:val="22"/>
                <w:lang w:val="vi-VN"/>
              </w:rPr>
              <w:t>- B</w:t>
            </w:r>
            <w:r>
              <w:rPr>
                <w:sz w:val="22"/>
                <w:szCs w:val="22"/>
              </w:rPr>
              <w:t>ắt buộc truyền nếu lập hóa đơn ngoại tệ, nếu không truyền mặc định =1</w:t>
            </w:r>
          </w:p>
          <w:p w14:paraId="53A5208C">
            <w:pPr>
              <w:spacing w:before="0"/>
              <w:ind w:left="0"/>
              <w:jc w:val="both"/>
              <w:rPr>
                <w:sz w:val="22"/>
                <w:szCs w:val="22"/>
                <w:lang w:val="en"/>
              </w:rPr>
            </w:pPr>
            <w:r>
              <w:rPr>
                <w:b/>
                <w:sz w:val="22"/>
                <w:szCs w:val="22"/>
                <w:lang w:val="en"/>
              </w:rPr>
              <w:t xml:space="preserve">Lưu ý: </w:t>
            </w:r>
            <w:r>
              <w:rPr>
                <w:sz w:val="22"/>
                <w:szCs w:val="22"/>
                <w:lang w:val="en"/>
              </w:rPr>
              <w:t xml:space="preserve">Trường hợp truyền giá trị 0 hoặc “0” cho trường validation thì bắt buộc truyền </w:t>
            </w:r>
            <w:r>
              <w:rPr>
                <w:sz w:val="22"/>
                <w:szCs w:val="22"/>
              </w:rPr>
              <w:t>exchangeRate</w:t>
            </w:r>
          </w:p>
        </w:tc>
      </w:tr>
      <w:tr w14:paraId="5FFD98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0" w:type="dxa"/>
            <w:noWrap w:val="0"/>
            <w:vAlign w:val="top"/>
          </w:tcPr>
          <w:p w14:paraId="35636EB1">
            <w:pPr>
              <w:spacing w:before="0"/>
              <w:ind w:left="0"/>
              <w:jc w:val="both"/>
              <w:rPr>
                <w:sz w:val="22"/>
                <w:szCs w:val="22"/>
              </w:rPr>
            </w:pPr>
            <w:r>
              <w:rPr>
                <w:sz w:val="22"/>
                <w:szCs w:val="22"/>
              </w:rPr>
              <w:t>transactionUuid</w:t>
            </w:r>
          </w:p>
        </w:tc>
        <w:tc>
          <w:tcPr>
            <w:tcW w:w="2466" w:type="dxa"/>
            <w:noWrap w:val="0"/>
            <w:vAlign w:val="top"/>
          </w:tcPr>
          <w:p w14:paraId="56961BCA">
            <w:pPr>
              <w:spacing w:before="0"/>
              <w:ind w:left="0"/>
              <w:jc w:val="both"/>
              <w:rPr>
                <w:sz w:val="22"/>
                <w:szCs w:val="22"/>
              </w:rPr>
            </w:pPr>
            <w:r>
              <w:rPr>
                <w:sz w:val="22"/>
                <w:szCs w:val="22"/>
              </w:rPr>
              <w:t>Required: true, Không được trùng</w:t>
            </w:r>
          </w:p>
          <w:p w14:paraId="300A7A01">
            <w:pPr>
              <w:spacing w:before="0"/>
              <w:ind w:left="0"/>
              <w:jc w:val="both"/>
              <w:rPr>
                <w:sz w:val="22"/>
                <w:szCs w:val="22"/>
              </w:rPr>
            </w:pPr>
            <w:r>
              <w:rPr>
                <w:sz w:val="22"/>
                <w:szCs w:val="22"/>
              </w:rPr>
              <w:t>DataType: String</w:t>
            </w:r>
          </w:p>
          <w:p w14:paraId="708D07DC">
            <w:pPr>
              <w:spacing w:before="0"/>
              <w:ind w:left="0"/>
              <w:jc w:val="both"/>
              <w:rPr>
                <w:sz w:val="22"/>
                <w:szCs w:val="22"/>
              </w:rPr>
            </w:pPr>
            <w:r>
              <w:rPr>
                <w:sz w:val="22"/>
                <w:szCs w:val="22"/>
              </w:rPr>
              <w:t>Minlength: 10</w:t>
            </w:r>
          </w:p>
          <w:p w14:paraId="154521BF">
            <w:pPr>
              <w:spacing w:before="0"/>
              <w:ind w:left="0"/>
              <w:jc w:val="both"/>
              <w:rPr>
                <w:sz w:val="22"/>
                <w:szCs w:val="22"/>
              </w:rPr>
            </w:pPr>
            <w:r>
              <w:rPr>
                <w:sz w:val="22"/>
                <w:szCs w:val="22"/>
              </w:rPr>
              <w:t>Maxlength: 36</w:t>
            </w:r>
          </w:p>
          <w:p w14:paraId="4837724A">
            <w:pPr>
              <w:spacing w:before="0"/>
              <w:ind w:left="0"/>
              <w:jc w:val="both"/>
              <w:rPr>
                <w:sz w:val="22"/>
                <w:szCs w:val="22"/>
              </w:rPr>
            </w:pPr>
            <w:r>
              <w:rPr>
                <w:sz w:val="22"/>
                <w:szCs w:val="22"/>
              </w:rPr>
              <w:t>Format:</w:t>
            </w:r>
          </w:p>
          <w:p w14:paraId="672C8723">
            <w:pPr>
              <w:spacing w:before="0"/>
              <w:ind w:left="0"/>
              <w:jc w:val="both"/>
              <w:rPr>
                <w:sz w:val="22"/>
                <w:szCs w:val="22"/>
              </w:rPr>
            </w:pPr>
          </w:p>
        </w:tc>
        <w:tc>
          <w:tcPr>
            <w:tcW w:w="5364" w:type="dxa"/>
            <w:noWrap w:val="0"/>
            <w:vAlign w:val="top"/>
          </w:tcPr>
          <w:p w14:paraId="7C70A31F">
            <w:pPr>
              <w:spacing w:before="0"/>
              <w:ind w:left="0"/>
              <w:rPr>
                <w:sz w:val="22"/>
                <w:szCs w:val="22"/>
              </w:rPr>
            </w:pPr>
            <w:r>
              <w:rPr>
                <w:sz w:val="22"/>
                <w:szCs w:val="22"/>
              </w:rPr>
              <w:t xml:space="preserve">transactionUuid để kiểm trùng giao dịch lập hóa đơn, được sinh ra từ hệ thống của bên đối tác, là duy nhất với mỗi hóa đơn. Trong trường hợp gửi transactionUuid thì bên hệ thống đối tác sẽ tự quản lý để đảm bảo tính duy nhất của transactionUuid. Với mỗi transactionUuid, khi đã gửi một transactionUuid với một hóa đơn A thì mọi request lập hóa đơn với cùng transactionUuid sẽ trả về hóa đơn A chứ không lập hóa đơn khác. </w:t>
            </w:r>
          </w:p>
          <w:p w14:paraId="0E9E2B8A">
            <w:pPr>
              <w:spacing w:before="0"/>
              <w:ind w:left="0"/>
              <w:jc w:val="both"/>
              <w:rPr>
                <w:sz w:val="22"/>
                <w:szCs w:val="22"/>
              </w:rPr>
            </w:pPr>
            <w:r>
              <w:rPr>
                <w:sz w:val="22"/>
                <w:szCs w:val="22"/>
              </w:rPr>
              <w:t xml:space="preserve">Khuyến cáo: sử dụng UUID V4 để tránh bị trùng số. </w:t>
            </w:r>
          </w:p>
          <w:p w14:paraId="276E70E4">
            <w:pPr>
              <w:spacing w:before="0"/>
              <w:ind w:left="0"/>
              <w:rPr>
                <w:sz w:val="22"/>
                <w:szCs w:val="22"/>
              </w:rPr>
            </w:pPr>
            <w:r>
              <w:rPr>
                <w:sz w:val="22"/>
                <w:szCs w:val="22"/>
              </w:rPr>
              <w:t xml:space="preserve">Tham khảo: </w:t>
            </w:r>
            <w:r>
              <w:rPr>
                <w:sz w:val="22"/>
                <w:szCs w:val="22"/>
              </w:rPr>
              <w:fldChar w:fldCharType="begin"/>
            </w:r>
            <w:r>
              <w:rPr>
                <w:sz w:val="22"/>
                <w:szCs w:val="22"/>
              </w:rPr>
              <w:instrText xml:space="preserve"> HYPERLINK "https://en.wikipedia.org/wiki/Universally_unique_identifier" </w:instrText>
            </w:r>
            <w:r>
              <w:rPr>
                <w:sz w:val="22"/>
                <w:szCs w:val="22"/>
              </w:rPr>
              <w:fldChar w:fldCharType="separate"/>
            </w:r>
            <w:r>
              <w:rPr>
                <w:rStyle w:val="34"/>
                <w:sz w:val="22"/>
                <w:szCs w:val="22"/>
              </w:rPr>
              <w:t>https://en.wikipedia.org/wiki/Universally_unique_identifier</w:t>
            </w:r>
            <w:r>
              <w:rPr>
                <w:sz w:val="22"/>
                <w:szCs w:val="22"/>
              </w:rPr>
              <w:fldChar w:fldCharType="end"/>
            </w:r>
          </w:p>
        </w:tc>
      </w:tr>
      <w:tr w14:paraId="21CEAD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0" w:type="dxa"/>
            <w:noWrap w:val="0"/>
            <w:vAlign w:val="top"/>
          </w:tcPr>
          <w:p w14:paraId="300AAA6A">
            <w:pPr>
              <w:spacing w:before="0"/>
              <w:ind w:left="0"/>
              <w:jc w:val="both"/>
              <w:rPr>
                <w:sz w:val="22"/>
                <w:szCs w:val="22"/>
              </w:rPr>
            </w:pPr>
            <w:r>
              <w:rPr>
                <w:sz w:val="22"/>
                <w:szCs w:val="22"/>
              </w:rPr>
              <w:t>certificateSerial</w:t>
            </w:r>
          </w:p>
        </w:tc>
        <w:tc>
          <w:tcPr>
            <w:tcW w:w="2466" w:type="dxa"/>
            <w:noWrap w:val="0"/>
            <w:vAlign w:val="top"/>
          </w:tcPr>
          <w:p w14:paraId="208DB51F">
            <w:pPr>
              <w:spacing w:before="0"/>
              <w:ind w:left="0"/>
              <w:jc w:val="both"/>
              <w:rPr>
                <w:sz w:val="22"/>
                <w:szCs w:val="22"/>
              </w:rPr>
            </w:pPr>
            <w:r>
              <w:rPr>
                <w:sz w:val="22"/>
                <w:szCs w:val="22"/>
              </w:rPr>
              <w:t>Required: false</w:t>
            </w:r>
          </w:p>
          <w:p w14:paraId="25DF1CD2">
            <w:pPr>
              <w:spacing w:before="0"/>
              <w:ind w:left="0"/>
              <w:jc w:val="both"/>
              <w:rPr>
                <w:sz w:val="22"/>
                <w:szCs w:val="22"/>
              </w:rPr>
            </w:pPr>
            <w:r>
              <w:rPr>
                <w:sz w:val="22"/>
                <w:szCs w:val="22"/>
              </w:rPr>
              <w:t>DataType: String</w:t>
            </w:r>
          </w:p>
          <w:p w14:paraId="4A5AA176">
            <w:pPr>
              <w:spacing w:before="0"/>
              <w:ind w:left="0"/>
              <w:jc w:val="both"/>
              <w:rPr>
                <w:sz w:val="22"/>
                <w:szCs w:val="22"/>
              </w:rPr>
            </w:pPr>
            <w:r>
              <w:rPr>
                <w:sz w:val="22"/>
                <w:szCs w:val="22"/>
              </w:rPr>
              <w:t xml:space="preserve">Minlength: </w:t>
            </w:r>
          </w:p>
          <w:p w14:paraId="3A6A0893">
            <w:pPr>
              <w:spacing w:before="0"/>
              <w:ind w:left="0"/>
              <w:jc w:val="both"/>
              <w:rPr>
                <w:sz w:val="22"/>
                <w:szCs w:val="22"/>
              </w:rPr>
            </w:pPr>
            <w:r>
              <w:rPr>
                <w:sz w:val="22"/>
                <w:szCs w:val="22"/>
              </w:rPr>
              <w:t>Maxlength: 100</w:t>
            </w:r>
          </w:p>
          <w:p w14:paraId="683741EC">
            <w:pPr>
              <w:spacing w:before="0"/>
              <w:ind w:left="0"/>
              <w:jc w:val="both"/>
              <w:rPr>
                <w:sz w:val="22"/>
                <w:szCs w:val="22"/>
              </w:rPr>
            </w:pPr>
            <w:r>
              <w:rPr>
                <w:sz w:val="22"/>
                <w:szCs w:val="22"/>
              </w:rPr>
              <w:t>Format:</w:t>
            </w:r>
          </w:p>
        </w:tc>
        <w:tc>
          <w:tcPr>
            <w:tcW w:w="5364" w:type="dxa"/>
            <w:noWrap w:val="0"/>
            <w:vAlign w:val="top"/>
          </w:tcPr>
          <w:p w14:paraId="2611E8E0">
            <w:pPr>
              <w:spacing w:before="0"/>
              <w:ind w:left="0"/>
              <w:jc w:val="both"/>
              <w:rPr>
                <w:sz w:val="22"/>
                <w:szCs w:val="22"/>
              </w:rPr>
            </w:pPr>
            <w:r>
              <w:rPr>
                <w:sz w:val="22"/>
                <w:szCs w:val="22"/>
              </w:rPr>
              <w:t>Được sử dụng khi lập hóa đơn sử dụng USB Token.</w:t>
            </w:r>
          </w:p>
          <w:p w14:paraId="444ABC5C">
            <w:pPr>
              <w:spacing w:before="0"/>
              <w:ind w:left="0"/>
              <w:jc w:val="both"/>
              <w:rPr>
                <w:sz w:val="22"/>
                <w:szCs w:val="22"/>
              </w:rPr>
            </w:pPr>
            <w:r>
              <w:rPr>
                <w:sz w:val="22"/>
                <w:szCs w:val="22"/>
              </w:rPr>
              <w:t>Serial Number của chứng thư số của doanh nghiệp, chứng thư số này đã được doanh nghiệp đẩy lên trên hệ thống khi đăng ký sử dụng USB Token.</w:t>
            </w:r>
          </w:p>
          <w:p w14:paraId="67F119FD">
            <w:pPr>
              <w:spacing w:before="0"/>
              <w:ind w:left="0"/>
              <w:jc w:val="both"/>
              <w:rPr>
                <w:sz w:val="22"/>
                <w:szCs w:val="22"/>
              </w:rPr>
            </w:pPr>
            <w:r>
              <w:rPr>
                <w:sz w:val="22"/>
                <w:szCs w:val="22"/>
              </w:rPr>
              <w:t>Định dạng Hex.</w:t>
            </w:r>
          </w:p>
          <w:p w14:paraId="294FF5B5">
            <w:pPr>
              <w:spacing w:before="0"/>
              <w:ind w:left="0"/>
              <w:jc w:val="both"/>
              <w:rPr>
                <w:sz w:val="22"/>
                <w:szCs w:val="22"/>
              </w:rPr>
            </w:pPr>
            <w:r>
              <w:rPr>
                <w:sz w:val="22"/>
                <w:szCs w:val="22"/>
              </w:rPr>
              <w:t>Ví dụ: 5404FFFEB7033FB316D672201B7BA4FE</w:t>
            </w:r>
          </w:p>
        </w:tc>
      </w:tr>
      <w:tr w14:paraId="1E2ADD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0" w:type="dxa"/>
            <w:noWrap w:val="0"/>
            <w:vAlign w:val="top"/>
          </w:tcPr>
          <w:p w14:paraId="1A0F4330">
            <w:pPr>
              <w:spacing w:before="0"/>
              <w:ind w:left="0"/>
              <w:jc w:val="both"/>
              <w:rPr>
                <w:sz w:val="22"/>
                <w:szCs w:val="22"/>
              </w:rPr>
            </w:pPr>
            <w:r>
              <w:rPr>
                <w:sz w:val="22"/>
                <w:szCs w:val="22"/>
              </w:rPr>
              <w:t>originalInvoiceType</w:t>
            </w:r>
          </w:p>
        </w:tc>
        <w:tc>
          <w:tcPr>
            <w:tcW w:w="2466" w:type="dxa"/>
            <w:noWrap w:val="0"/>
            <w:vAlign w:val="top"/>
          </w:tcPr>
          <w:p w14:paraId="48DA939A">
            <w:pPr>
              <w:spacing w:before="0"/>
              <w:ind w:left="0"/>
              <w:jc w:val="both"/>
              <w:rPr>
                <w:sz w:val="22"/>
                <w:szCs w:val="22"/>
              </w:rPr>
            </w:pPr>
            <w:r>
              <w:rPr>
                <w:sz w:val="22"/>
                <w:szCs w:val="22"/>
              </w:rPr>
              <w:t>Required:</w:t>
            </w:r>
            <w:r>
              <w:rPr>
                <w:sz w:val="22"/>
                <w:szCs w:val="22"/>
                <w:lang w:val="vi-VN"/>
              </w:rPr>
              <w:t xml:space="preserve"> </w:t>
            </w:r>
            <w:r>
              <w:rPr>
                <w:sz w:val="22"/>
                <w:szCs w:val="22"/>
              </w:rPr>
              <w:t>false</w:t>
            </w:r>
          </w:p>
          <w:p w14:paraId="65B9D328">
            <w:pPr>
              <w:spacing w:before="0"/>
              <w:ind w:left="0"/>
              <w:jc w:val="both"/>
              <w:rPr>
                <w:sz w:val="22"/>
                <w:szCs w:val="22"/>
              </w:rPr>
            </w:pPr>
            <w:r>
              <w:rPr>
                <w:sz w:val="22"/>
                <w:szCs w:val="22"/>
              </w:rPr>
              <w:t>DataType: String</w:t>
            </w:r>
          </w:p>
          <w:p w14:paraId="35379CE0">
            <w:pPr>
              <w:spacing w:before="0"/>
              <w:ind w:left="0"/>
              <w:jc w:val="both"/>
              <w:rPr>
                <w:sz w:val="22"/>
                <w:szCs w:val="22"/>
              </w:rPr>
            </w:pPr>
            <w:r>
              <w:rPr>
                <w:sz w:val="22"/>
                <w:szCs w:val="22"/>
              </w:rPr>
              <w:t>Minlength: N/A</w:t>
            </w:r>
          </w:p>
          <w:p w14:paraId="6136BC9F">
            <w:pPr>
              <w:spacing w:before="0"/>
              <w:ind w:left="0"/>
              <w:jc w:val="both"/>
              <w:rPr>
                <w:sz w:val="22"/>
                <w:szCs w:val="22"/>
              </w:rPr>
            </w:pPr>
            <w:r>
              <w:rPr>
                <w:sz w:val="22"/>
                <w:szCs w:val="22"/>
              </w:rPr>
              <w:t xml:space="preserve">Maxlength: </w:t>
            </w:r>
          </w:p>
          <w:p w14:paraId="0EBCE685">
            <w:pPr>
              <w:spacing w:before="0"/>
              <w:ind w:left="0"/>
              <w:jc w:val="both"/>
              <w:rPr>
                <w:sz w:val="22"/>
                <w:szCs w:val="22"/>
              </w:rPr>
            </w:pPr>
            <w:r>
              <w:rPr>
                <w:sz w:val="22"/>
                <w:szCs w:val="22"/>
              </w:rPr>
              <w:t>Format:</w:t>
            </w:r>
          </w:p>
        </w:tc>
        <w:tc>
          <w:tcPr>
            <w:tcW w:w="5364" w:type="dxa"/>
            <w:noWrap w:val="0"/>
            <w:vAlign w:val="top"/>
          </w:tcPr>
          <w:p w14:paraId="297FCB9C">
            <w:pPr>
              <w:spacing w:before="0"/>
              <w:ind w:left="41"/>
              <w:jc w:val="both"/>
              <w:rPr>
                <w:bCs/>
                <w:sz w:val="22"/>
                <w:szCs w:val="22"/>
              </w:rPr>
            </w:pPr>
            <w:r>
              <w:rPr>
                <w:bCs/>
                <w:sz w:val="22"/>
                <w:szCs w:val="22"/>
              </w:rPr>
              <w:t>Loại hóa đơn gốc</w:t>
            </w:r>
          </w:p>
          <w:p w14:paraId="5AEE8785">
            <w:pPr>
              <w:spacing w:before="0"/>
              <w:ind w:left="41"/>
              <w:jc w:val="both"/>
              <w:rPr>
                <w:bCs/>
                <w:sz w:val="22"/>
                <w:szCs w:val="22"/>
              </w:rPr>
            </w:pPr>
            <w:r>
              <w:rPr>
                <w:bCs/>
                <w:sz w:val="22"/>
                <w:szCs w:val="22"/>
              </w:rPr>
              <w:t xml:space="preserve">Truyền giá trị số với ý nghĩa như sau </w:t>
            </w:r>
          </w:p>
          <w:p w14:paraId="28E1058E">
            <w:pPr>
              <w:spacing w:before="0"/>
              <w:ind w:left="41"/>
              <w:jc w:val="both"/>
              <w:rPr>
                <w:bCs/>
                <w:sz w:val="22"/>
                <w:szCs w:val="22"/>
              </w:rPr>
            </w:pPr>
            <w:r>
              <w:rPr>
                <w:bCs/>
                <w:sz w:val="22"/>
                <w:szCs w:val="22"/>
              </w:rPr>
              <w:t xml:space="preserve">0- Không phải hóa đơn giấy/hóa đơn không tồn tại trên hệ thống </w:t>
            </w:r>
          </w:p>
          <w:p w14:paraId="7AD45F90">
            <w:pPr>
              <w:spacing w:before="0"/>
              <w:ind w:left="41"/>
              <w:jc w:val="both"/>
              <w:rPr>
                <w:bCs/>
                <w:sz w:val="22"/>
                <w:szCs w:val="22"/>
              </w:rPr>
            </w:pPr>
            <w:r>
              <w:rPr>
                <w:bCs/>
                <w:sz w:val="22"/>
                <w:szCs w:val="22"/>
              </w:rPr>
              <w:t xml:space="preserve">1-Hóa đơn TT78 </w:t>
            </w:r>
          </w:p>
          <w:p w14:paraId="43433CC3">
            <w:pPr>
              <w:spacing w:before="0"/>
              <w:ind w:left="41"/>
              <w:jc w:val="both"/>
              <w:rPr>
                <w:bCs/>
                <w:sz w:val="22"/>
                <w:szCs w:val="22"/>
              </w:rPr>
            </w:pPr>
            <w:r>
              <w:rPr>
                <w:bCs/>
                <w:sz w:val="22"/>
                <w:szCs w:val="22"/>
              </w:rPr>
              <w:t xml:space="preserve">2-Hóa đơn theo QĐ 1209 </w:t>
            </w:r>
          </w:p>
          <w:p w14:paraId="6F6D4DE7">
            <w:pPr>
              <w:spacing w:before="0"/>
              <w:ind w:left="41"/>
              <w:jc w:val="both"/>
              <w:rPr>
                <w:bCs/>
                <w:sz w:val="22"/>
                <w:szCs w:val="22"/>
              </w:rPr>
            </w:pPr>
            <w:r>
              <w:rPr>
                <w:bCs/>
                <w:sz w:val="22"/>
                <w:szCs w:val="22"/>
              </w:rPr>
              <w:t>3-Hóa đơn điện tử/giấy TT32</w:t>
            </w:r>
          </w:p>
          <w:p w14:paraId="061DB50A">
            <w:pPr>
              <w:spacing w:before="0"/>
              <w:ind w:left="0"/>
              <w:jc w:val="both"/>
              <w:rPr>
                <w:bCs/>
                <w:sz w:val="22"/>
                <w:szCs w:val="22"/>
              </w:rPr>
            </w:pPr>
            <w:r>
              <w:rPr>
                <w:bCs/>
                <w:sz w:val="22"/>
                <w:szCs w:val="22"/>
              </w:rPr>
              <w:t>4-Hóa đơn giấy TT 78</w:t>
            </w:r>
          </w:p>
          <w:p w14:paraId="26ABF700">
            <w:pPr>
              <w:spacing w:before="0"/>
              <w:ind w:left="0"/>
              <w:jc w:val="both"/>
              <w:rPr>
                <w:bCs/>
                <w:sz w:val="22"/>
                <w:szCs w:val="22"/>
              </w:rPr>
            </w:pPr>
            <w:r>
              <w:rPr>
                <w:bCs/>
                <w:sz w:val="22"/>
                <w:szCs w:val="22"/>
                <w:lang w:val="en"/>
              </w:rPr>
              <w:t>Không truyền thì mặc định sẽ là 0</w:t>
            </w:r>
          </w:p>
        </w:tc>
      </w:tr>
      <w:tr w14:paraId="7BD634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0" w:type="dxa"/>
            <w:noWrap w:val="0"/>
            <w:vAlign w:val="top"/>
          </w:tcPr>
          <w:p w14:paraId="6B9BD68E">
            <w:pPr>
              <w:spacing w:before="0"/>
              <w:ind w:left="0"/>
              <w:jc w:val="both"/>
              <w:rPr>
                <w:sz w:val="22"/>
                <w:szCs w:val="22"/>
              </w:rPr>
            </w:pPr>
            <w:r>
              <w:rPr>
                <w:sz w:val="22"/>
                <w:szCs w:val="22"/>
              </w:rPr>
              <w:t>originalTemplateCode</w:t>
            </w:r>
          </w:p>
        </w:tc>
        <w:tc>
          <w:tcPr>
            <w:tcW w:w="2466" w:type="dxa"/>
            <w:noWrap w:val="0"/>
            <w:vAlign w:val="top"/>
          </w:tcPr>
          <w:p w14:paraId="7590BB33">
            <w:pPr>
              <w:spacing w:before="0"/>
              <w:ind w:left="0"/>
              <w:jc w:val="both"/>
              <w:rPr>
                <w:sz w:val="22"/>
                <w:szCs w:val="22"/>
              </w:rPr>
            </w:pPr>
            <w:r>
              <w:rPr>
                <w:sz w:val="22"/>
                <w:szCs w:val="22"/>
              </w:rPr>
              <w:t xml:space="preserve">Required: </w:t>
            </w:r>
          </w:p>
          <w:p w14:paraId="3F08F7EA">
            <w:pPr>
              <w:spacing w:before="0"/>
              <w:ind w:left="0"/>
              <w:jc w:val="both"/>
              <w:rPr>
                <w:sz w:val="22"/>
                <w:szCs w:val="22"/>
              </w:rPr>
            </w:pPr>
            <w:r>
              <w:rPr>
                <w:sz w:val="22"/>
                <w:szCs w:val="22"/>
              </w:rPr>
              <w:t>DataType: String</w:t>
            </w:r>
          </w:p>
          <w:p w14:paraId="1ED6016A">
            <w:pPr>
              <w:spacing w:before="0"/>
              <w:ind w:left="0"/>
              <w:jc w:val="both"/>
              <w:rPr>
                <w:sz w:val="22"/>
                <w:szCs w:val="22"/>
              </w:rPr>
            </w:pPr>
            <w:r>
              <w:rPr>
                <w:sz w:val="22"/>
                <w:szCs w:val="22"/>
              </w:rPr>
              <w:t>Minlength: N/A</w:t>
            </w:r>
          </w:p>
          <w:p w14:paraId="527BE230">
            <w:pPr>
              <w:spacing w:before="0"/>
              <w:ind w:left="0"/>
              <w:jc w:val="both"/>
              <w:rPr>
                <w:sz w:val="22"/>
                <w:szCs w:val="22"/>
              </w:rPr>
            </w:pPr>
            <w:r>
              <w:rPr>
                <w:sz w:val="22"/>
                <w:szCs w:val="22"/>
              </w:rPr>
              <w:t>Maxlength: 20</w:t>
            </w:r>
          </w:p>
          <w:p w14:paraId="74B806A7">
            <w:pPr>
              <w:spacing w:before="0"/>
              <w:ind w:left="0"/>
              <w:jc w:val="both"/>
              <w:rPr>
                <w:sz w:val="22"/>
                <w:szCs w:val="22"/>
              </w:rPr>
            </w:pPr>
            <w:r>
              <w:rPr>
                <w:sz w:val="22"/>
                <w:szCs w:val="22"/>
              </w:rPr>
              <w:t>Format:</w:t>
            </w:r>
          </w:p>
        </w:tc>
        <w:tc>
          <w:tcPr>
            <w:tcW w:w="5364" w:type="dxa"/>
            <w:noWrap w:val="0"/>
            <w:vAlign w:val="top"/>
          </w:tcPr>
          <w:p w14:paraId="1D7777CA">
            <w:pPr>
              <w:spacing w:before="0"/>
              <w:ind w:left="41"/>
              <w:jc w:val="both"/>
              <w:rPr>
                <w:bCs/>
                <w:sz w:val="22"/>
                <w:szCs w:val="22"/>
                <w:lang w:val="en"/>
              </w:rPr>
            </w:pPr>
            <w:r>
              <w:rPr>
                <w:bCs/>
                <w:sz w:val="22"/>
                <w:szCs w:val="22"/>
              </w:rPr>
              <w:t>Bắt buộc truyền nếu originalInvoiceType là 1, 2</w:t>
            </w:r>
            <w:r>
              <w:rPr>
                <w:bCs/>
                <w:sz w:val="22"/>
                <w:szCs w:val="22"/>
                <w:lang w:val="en"/>
              </w:rPr>
              <w:t>, 3</w:t>
            </w:r>
            <w:r>
              <w:rPr>
                <w:bCs/>
                <w:sz w:val="22"/>
                <w:szCs w:val="22"/>
              </w:rPr>
              <w:t xml:space="preserve"> hoặc </w:t>
            </w:r>
            <w:r>
              <w:rPr>
                <w:bCs/>
                <w:sz w:val="22"/>
                <w:szCs w:val="22"/>
                <w:lang w:val="en"/>
              </w:rPr>
              <w:t>4</w:t>
            </w:r>
          </w:p>
          <w:p w14:paraId="35BBA4B9">
            <w:pPr>
              <w:spacing w:before="0"/>
              <w:ind w:left="0"/>
              <w:jc w:val="both"/>
              <w:rPr>
                <w:bCs/>
                <w:sz w:val="22"/>
                <w:szCs w:val="22"/>
                <w:lang w:val="en"/>
              </w:rPr>
            </w:pPr>
            <w:r>
              <w:rPr>
                <w:bCs/>
                <w:sz w:val="22"/>
                <w:szCs w:val="22"/>
                <w:lang w:val="vi-VN"/>
              </w:rPr>
              <w:t>Ví dụ mẫu TT32: 01GTKT0/001</w:t>
            </w:r>
          </w:p>
          <w:p w14:paraId="22D2A6AE">
            <w:pPr>
              <w:spacing w:before="0"/>
              <w:ind w:left="0"/>
              <w:jc w:val="both"/>
              <w:rPr>
                <w:bCs/>
                <w:sz w:val="22"/>
                <w:szCs w:val="22"/>
                <w:lang w:val="en"/>
              </w:rPr>
            </w:pPr>
            <w:r>
              <w:rPr>
                <w:bCs/>
                <w:sz w:val="22"/>
                <w:szCs w:val="22"/>
                <w:lang w:val="vi-VN"/>
              </w:rPr>
              <w:t>Ví dụ mẫu TT78: 1/0224</w:t>
            </w:r>
            <w:r>
              <w:rPr>
                <w:bCs/>
                <w:sz w:val="22"/>
                <w:szCs w:val="22"/>
                <w:lang w:val="en"/>
              </w:rPr>
              <w:t xml:space="preserve"> sẽ truyền là 1</w:t>
            </w:r>
          </w:p>
          <w:p w14:paraId="264486C1">
            <w:pPr>
              <w:spacing w:before="0"/>
              <w:ind w:left="0"/>
              <w:jc w:val="both"/>
              <w:rPr>
                <w:sz w:val="22"/>
                <w:szCs w:val="22"/>
              </w:rPr>
            </w:pPr>
            <w:r>
              <w:rPr>
                <w:bCs/>
                <w:sz w:val="22"/>
                <w:szCs w:val="22"/>
                <w:lang w:val="en"/>
              </w:rPr>
              <w:t>2/001 sẽ truyền là 2.... tương tự các loại hóa đơn khác ( đối với tt78 sẽ truyền theo invoiceType )</w:t>
            </w:r>
          </w:p>
        </w:tc>
      </w:tr>
      <w:tr w14:paraId="03D873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0" w:type="dxa"/>
            <w:noWrap w:val="0"/>
            <w:vAlign w:val="top"/>
          </w:tcPr>
          <w:p w14:paraId="5ED8A448">
            <w:pPr>
              <w:spacing w:before="0"/>
              <w:ind w:left="0"/>
              <w:jc w:val="both"/>
              <w:rPr>
                <w:sz w:val="22"/>
                <w:szCs w:val="22"/>
                <w:lang w:val="vi-VN"/>
              </w:rPr>
            </w:pPr>
            <w:r>
              <w:rPr>
                <w:sz w:val="22"/>
                <w:szCs w:val="22"/>
                <w:lang w:val="vi-VN"/>
              </w:rPr>
              <w:t>reservationCode</w:t>
            </w:r>
          </w:p>
        </w:tc>
        <w:tc>
          <w:tcPr>
            <w:tcW w:w="2466" w:type="dxa"/>
            <w:noWrap w:val="0"/>
            <w:vAlign w:val="top"/>
          </w:tcPr>
          <w:p w14:paraId="090B8D7D">
            <w:pPr>
              <w:spacing w:before="0"/>
              <w:ind w:left="0"/>
              <w:jc w:val="both"/>
              <w:rPr>
                <w:sz w:val="22"/>
                <w:szCs w:val="22"/>
              </w:rPr>
            </w:pPr>
            <w:r>
              <w:rPr>
                <w:sz w:val="22"/>
                <w:szCs w:val="22"/>
              </w:rPr>
              <w:t>Required: true</w:t>
            </w:r>
          </w:p>
          <w:p w14:paraId="5574505F">
            <w:pPr>
              <w:spacing w:before="0"/>
              <w:ind w:left="0"/>
              <w:jc w:val="both"/>
              <w:rPr>
                <w:sz w:val="22"/>
                <w:szCs w:val="22"/>
              </w:rPr>
            </w:pPr>
            <w:r>
              <w:rPr>
                <w:sz w:val="22"/>
                <w:szCs w:val="22"/>
              </w:rPr>
              <w:t>DataType: String</w:t>
            </w:r>
          </w:p>
          <w:p w14:paraId="7DA1B0CF">
            <w:pPr>
              <w:spacing w:before="0"/>
              <w:ind w:left="0"/>
              <w:jc w:val="both"/>
              <w:rPr>
                <w:sz w:val="22"/>
                <w:szCs w:val="22"/>
              </w:rPr>
            </w:pPr>
            <w:r>
              <w:rPr>
                <w:sz w:val="22"/>
                <w:szCs w:val="22"/>
              </w:rPr>
              <w:t xml:space="preserve">Minlength: </w:t>
            </w:r>
          </w:p>
          <w:p w14:paraId="7FB86534">
            <w:pPr>
              <w:spacing w:before="0"/>
              <w:ind w:left="0"/>
              <w:jc w:val="both"/>
              <w:rPr>
                <w:sz w:val="22"/>
                <w:szCs w:val="22"/>
              </w:rPr>
            </w:pPr>
            <w:r>
              <w:rPr>
                <w:sz w:val="22"/>
                <w:szCs w:val="22"/>
              </w:rPr>
              <w:t>Maxlength: 100</w:t>
            </w:r>
          </w:p>
          <w:p w14:paraId="09A4D7B6">
            <w:pPr>
              <w:spacing w:before="0"/>
              <w:ind w:left="0"/>
              <w:jc w:val="both"/>
              <w:rPr>
                <w:sz w:val="22"/>
                <w:szCs w:val="22"/>
              </w:rPr>
            </w:pPr>
            <w:r>
              <w:rPr>
                <w:sz w:val="22"/>
                <w:szCs w:val="22"/>
              </w:rPr>
              <w:t>Format:</w:t>
            </w:r>
          </w:p>
        </w:tc>
        <w:tc>
          <w:tcPr>
            <w:tcW w:w="5364" w:type="dxa"/>
            <w:noWrap w:val="0"/>
            <w:vAlign w:val="top"/>
          </w:tcPr>
          <w:p w14:paraId="46B63D04">
            <w:pPr>
              <w:spacing w:before="0"/>
              <w:ind w:left="41"/>
              <w:jc w:val="both"/>
              <w:rPr>
                <w:sz w:val="22"/>
                <w:szCs w:val="22"/>
                <w:lang w:val="vi-VN"/>
              </w:rPr>
            </w:pPr>
            <w:r>
              <w:rPr>
                <w:sz w:val="22"/>
                <w:szCs w:val="22"/>
              </w:rPr>
              <w:t xml:space="preserve">- </w:t>
            </w:r>
            <w:r>
              <w:rPr>
                <w:sz w:val="22"/>
                <w:szCs w:val="22"/>
                <w:lang w:val="vi-VN"/>
              </w:rPr>
              <w:t xml:space="preserve">Mã bí mật đã được cấp cho MST </w:t>
            </w:r>
          </w:p>
          <w:p w14:paraId="533055DC">
            <w:pPr>
              <w:spacing w:before="0"/>
              <w:ind w:left="41"/>
              <w:jc w:val="both"/>
              <w:rPr>
                <w:color w:val="FF0000"/>
                <w:sz w:val="22"/>
                <w:szCs w:val="22"/>
                <w:lang w:val="vi-VN"/>
              </w:rPr>
            </w:pPr>
            <w:r>
              <w:rPr>
                <w:color w:val="FF0000"/>
                <w:sz w:val="22"/>
                <w:szCs w:val="22"/>
                <w:lang w:val="vi-VN"/>
              </w:rPr>
              <w:t>- Yêu cầu này thực hiện thêm mới API phát hành hóa đơn có mã bí mật sử dụng chữ ký server</w:t>
            </w:r>
          </w:p>
          <w:p w14:paraId="1D194FB7">
            <w:pPr>
              <w:ind w:left="0"/>
              <w:rPr>
                <w:sz w:val="22"/>
                <w:szCs w:val="22"/>
                <w:lang w:val="vi-VN"/>
              </w:rPr>
            </w:pPr>
            <w:r>
              <w:rPr>
                <w:sz w:val="22"/>
                <w:szCs w:val="22"/>
              </w:rPr>
              <w:t>- T</w:t>
            </w:r>
            <w:r>
              <w:rPr>
                <w:sz w:val="22"/>
                <w:szCs w:val="22"/>
                <w:lang w:val="vi-VN"/>
              </w:rPr>
              <w:t xml:space="preserve">hông tin đầu ra tương tự như API createInvoice/{supplierTaxCode}, trong đó reservationCode trong response chính là reservationCode trong Input. </w:t>
            </w:r>
          </w:p>
          <w:p w14:paraId="79B4C6CB">
            <w:pPr>
              <w:ind w:left="0"/>
              <w:rPr>
                <w:sz w:val="22"/>
                <w:szCs w:val="22"/>
                <w:lang w:val="vi-VN"/>
              </w:rPr>
            </w:pPr>
            <w:r>
              <w:rPr>
                <w:color w:val="FF0000"/>
                <w:sz w:val="22"/>
                <w:szCs w:val="22"/>
                <w:lang w:val="vi-VN"/>
              </w:rPr>
              <w:t xml:space="preserve">- </w:t>
            </w:r>
            <w:r>
              <w:rPr>
                <w:bCs/>
                <w:color w:val="FF0000"/>
                <w:sz w:val="22"/>
                <w:szCs w:val="22"/>
                <w:lang w:val="vi-VN"/>
              </w:rPr>
              <w:t>Trong trường hợp hệ thống gặp lỗi/chậm không thế trả kết quả ngay thì trả kết quả sau 10s.</w:t>
            </w:r>
          </w:p>
          <w:p w14:paraId="51E4C229">
            <w:pPr>
              <w:spacing w:before="0"/>
              <w:ind w:left="41"/>
              <w:jc w:val="both"/>
              <w:rPr>
                <w:sz w:val="22"/>
                <w:szCs w:val="22"/>
                <w:lang w:val="vi-VN"/>
              </w:rPr>
            </w:pPr>
          </w:p>
        </w:tc>
      </w:tr>
      <w:tr w14:paraId="20D653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0" w:type="dxa"/>
            <w:noWrap w:val="0"/>
            <w:vAlign w:val="top"/>
          </w:tcPr>
          <w:p w14:paraId="2DC7FBED">
            <w:pPr>
              <w:spacing w:before="0"/>
              <w:ind w:left="0"/>
              <w:jc w:val="both"/>
              <w:rPr>
                <w:sz w:val="22"/>
                <w:szCs w:val="22"/>
                <w:lang w:val="vi-VN"/>
              </w:rPr>
            </w:pPr>
            <w:r>
              <w:rPr>
                <w:sz w:val="22"/>
                <w:szCs w:val="22"/>
              </w:rPr>
              <w:t>adjustAmount20</w:t>
            </w:r>
          </w:p>
        </w:tc>
        <w:tc>
          <w:tcPr>
            <w:tcW w:w="2466" w:type="dxa"/>
            <w:noWrap w:val="0"/>
            <w:vAlign w:val="top"/>
          </w:tcPr>
          <w:p w14:paraId="529BAFD6">
            <w:pPr>
              <w:spacing w:before="0"/>
              <w:ind w:left="0"/>
              <w:rPr>
                <w:sz w:val="22"/>
                <w:szCs w:val="22"/>
                <w:lang w:val="en"/>
              </w:rPr>
            </w:pPr>
            <w:r>
              <w:rPr>
                <w:sz w:val="22"/>
                <w:szCs w:val="22"/>
              </w:rPr>
              <w:t xml:space="preserve">Required: </w:t>
            </w:r>
            <w:r>
              <w:rPr>
                <w:sz w:val="22"/>
                <w:szCs w:val="22"/>
                <w:lang w:val="en"/>
              </w:rPr>
              <w:t>false</w:t>
            </w:r>
            <w:r>
              <w:rPr>
                <w:sz w:val="22"/>
                <w:szCs w:val="22"/>
                <w:lang w:val="en"/>
              </w:rPr>
              <w:br w:type="textWrapping"/>
            </w:r>
            <w:r>
              <w:rPr>
                <w:sz w:val="22"/>
                <w:szCs w:val="22"/>
              </w:rPr>
              <w:t xml:space="preserve">DataType: </w:t>
            </w:r>
            <w:r>
              <w:rPr>
                <w:sz w:val="22"/>
                <w:szCs w:val="22"/>
                <w:lang w:val="en"/>
              </w:rPr>
              <w:t>Number</w:t>
            </w:r>
          </w:p>
        </w:tc>
        <w:tc>
          <w:tcPr>
            <w:tcW w:w="5364" w:type="dxa"/>
            <w:noWrap w:val="0"/>
            <w:vAlign w:val="top"/>
          </w:tcPr>
          <w:p w14:paraId="0558E227">
            <w:pPr>
              <w:spacing w:before="0"/>
              <w:ind w:left="0"/>
              <w:jc w:val="both"/>
              <w:rPr>
                <w:bCs/>
                <w:sz w:val="22"/>
                <w:szCs w:val="22"/>
                <w:lang w:val="vi-VN"/>
              </w:rPr>
            </w:pPr>
            <w:r>
              <w:rPr>
                <w:bCs/>
                <w:sz w:val="22"/>
                <w:szCs w:val="22"/>
                <w:lang w:val="vi-VN"/>
              </w:rPr>
              <w:t>T</w:t>
            </w:r>
            <w:r>
              <w:rPr>
                <w:bCs/>
                <w:sz w:val="22"/>
                <w:szCs w:val="22"/>
                <w:lang w:val="en"/>
              </w:rPr>
              <w:t>rường giảm giá 20% đối với hóa đơn bán hàng</w:t>
            </w:r>
            <w:r>
              <w:rPr>
                <w:bCs/>
                <w:sz w:val="22"/>
                <w:szCs w:val="22"/>
                <w:lang w:val="vi-VN"/>
              </w:rPr>
              <w:t>: Trường nhận giá trị “Tỷ lệ % theo doanh thu”.</w:t>
            </w:r>
          </w:p>
          <w:p w14:paraId="36C3034B">
            <w:pPr>
              <w:spacing w:before="0"/>
              <w:ind w:left="0"/>
              <w:jc w:val="both"/>
              <w:rPr>
                <w:bCs/>
                <w:sz w:val="22"/>
                <w:szCs w:val="22"/>
                <w:lang w:val="vi-VN"/>
              </w:rPr>
            </w:pPr>
            <w:r>
              <w:rPr>
                <w:bCs/>
                <w:sz w:val="22"/>
                <w:szCs w:val="22"/>
                <w:lang w:val="vi-VN"/>
              </w:rPr>
              <w:t>Giá trị truyền vào thuộc một trong các giá trị “0, 1, 2, 3, 5”.</w:t>
            </w:r>
          </w:p>
          <w:p w14:paraId="5AD2D82B">
            <w:pPr>
              <w:spacing w:before="0"/>
              <w:ind w:left="0"/>
              <w:jc w:val="both"/>
              <w:rPr>
                <w:bCs/>
                <w:sz w:val="22"/>
                <w:szCs w:val="22"/>
                <w:lang w:val="vi-VN"/>
              </w:rPr>
            </w:pPr>
            <w:r>
              <w:rPr>
                <w:bCs/>
                <w:sz w:val="22"/>
                <w:szCs w:val="22"/>
                <w:lang w:val="vi-VN"/>
              </w:rPr>
              <w:t>Ví dụ: “adjustAmount20”: “2”</w:t>
            </w:r>
          </w:p>
          <w:p w14:paraId="7DE3E5DF">
            <w:pPr>
              <w:spacing w:before="0"/>
              <w:ind w:left="0"/>
              <w:jc w:val="both"/>
              <w:rPr>
                <w:b/>
                <w:sz w:val="22"/>
                <w:szCs w:val="22"/>
              </w:rPr>
            </w:pPr>
            <w:r>
              <w:rPr>
                <w:b/>
                <w:sz w:val="22"/>
                <w:szCs w:val="22"/>
              </w:rPr>
              <w:t xml:space="preserve">Lưu ý: </w:t>
            </w:r>
          </w:p>
          <w:p w14:paraId="394CFB9F">
            <w:pPr>
              <w:spacing w:before="0"/>
              <w:ind w:left="0"/>
              <w:jc w:val="both"/>
              <w:rPr>
                <w:sz w:val="22"/>
                <w:szCs w:val="22"/>
                <w:lang w:val="vi-VN"/>
              </w:rPr>
            </w:pPr>
            <w:r>
              <w:rPr>
                <w:sz w:val="22"/>
                <w:szCs w:val="22"/>
                <w:lang w:val="vi-VN"/>
              </w:rPr>
              <w:t>Giá trị “0” đối với trường hợp giảm trên từng hàng hóa.</w:t>
            </w:r>
          </w:p>
          <w:p w14:paraId="76ECD5A5">
            <w:pPr>
              <w:spacing w:before="0"/>
              <w:ind w:left="0"/>
              <w:jc w:val="both"/>
              <w:rPr>
                <w:sz w:val="22"/>
                <w:szCs w:val="22"/>
              </w:rPr>
            </w:pPr>
            <w:r>
              <w:rPr>
                <w:sz w:val="22"/>
                <w:szCs w:val="22"/>
              </w:rPr>
              <w:t>Khi truyền giá trị “0” thì phải truyền tham số adjustRatio hợp lệ cho ít nhất một hàng hóa có tính chất khác ghi chú.</w:t>
            </w:r>
          </w:p>
        </w:tc>
      </w:tr>
      <w:tr w14:paraId="1EB850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0" w:type="dxa"/>
            <w:noWrap w:val="0"/>
            <w:vAlign w:val="top"/>
          </w:tcPr>
          <w:p w14:paraId="5681B6AE">
            <w:pPr>
              <w:spacing w:before="0"/>
              <w:ind w:left="0"/>
              <w:jc w:val="both"/>
              <w:rPr>
                <w:sz w:val="22"/>
                <w:szCs w:val="22"/>
                <w:lang w:val="vi-VN"/>
              </w:rPr>
            </w:pPr>
            <w:r>
              <w:rPr>
                <w:sz w:val="22"/>
                <w:szCs w:val="22"/>
                <w:lang w:val="en"/>
              </w:rPr>
              <w:t>invoiceNote</w:t>
            </w:r>
          </w:p>
        </w:tc>
        <w:tc>
          <w:tcPr>
            <w:tcW w:w="2466" w:type="dxa"/>
            <w:noWrap w:val="0"/>
            <w:vAlign w:val="top"/>
          </w:tcPr>
          <w:p w14:paraId="31F39434">
            <w:pPr>
              <w:spacing w:before="0"/>
              <w:ind w:left="0"/>
              <w:jc w:val="both"/>
              <w:rPr>
                <w:sz w:val="22"/>
                <w:szCs w:val="22"/>
                <w:lang w:val="en"/>
              </w:rPr>
            </w:pPr>
            <w:r>
              <w:rPr>
                <w:sz w:val="22"/>
                <w:szCs w:val="22"/>
              </w:rPr>
              <w:t xml:space="preserve">Required: </w:t>
            </w:r>
            <w:r>
              <w:rPr>
                <w:sz w:val="22"/>
                <w:szCs w:val="22"/>
                <w:lang w:val="en"/>
              </w:rPr>
              <w:t>false</w:t>
            </w:r>
          </w:p>
          <w:p w14:paraId="28520080">
            <w:pPr>
              <w:spacing w:before="0"/>
              <w:ind w:left="0"/>
              <w:jc w:val="both"/>
              <w:rPr>
                <w:sz w:val="22"/>
                <w:szCs w:val="22"/>
              </w:rPr>
            </w:pPr>
            <w:r>
              <w:rPr>
                <w:sz w:val="22"/>
                <w:szCs w:val="22"/>
              </w:rPr>
              <w:t>DataType: String</w:t>
            </w:r>
          </w:p>
          <w:p w14:paraId="1E280309">
            <w:pPr>
              <w:spacing w:before="0"/>
              <w:ind w:left="0"/>
              <w:jc w:val="both"/>
              <w:rPr>
                <w:sz w:val="22"/>
                <w:szCs w:val="22"/>
              </w:rPr>
            </w:pPr>
            <w:r>
              <w:rPr>
                <w:sz w:val="22"/>
                <w:szCs w:val="22"/>
              </w:rPr>
              <w:t>Minlength: N/A</w:t>
            </w:r>
          </w:p>
          <w:p w14:paraId="52623B6D">
            <w:pPr>
              <w:spacing w:before="0"/>
              <w:ind w:left="0"/>
              <w:jc w:val="both"/>
              <w:rPr>
                <w:sz w:val="22"/>
                <w:szCs w:val="22"/>
                <w:lang w:val="vi-VN"/>
              </w:rPr>
            </w:pPr>
            <w:r>
              <w:rPr>
                <w:sz w:val="22"/>
                <w:szCs w:val="22"/>
              </w:rPr>
              <w:t xml:space="preserve">Maxlength: </w:t>
            </w:r>
            <w:r>
              <w:rPr>
                <w:sz w:val="22"/>
                <w:szCs w:val="22"/>
                <w:lang w:val="vi-VN"/>
              </w:rPr>
              <w:t>500</w:t>
            </w:r>
          </w:p>
          <w:p w14:paraId="385B9802">
            <w:pPr>
              <w:spacing w:before="0"/>
              <w:ind w:left="0"/>
              <w:jc w:val="both"/>
              <w:rPr>
                <w:sz w:val="22"/>
                <w:szCs w:val="22"/>
                <w:lang w:val="en"/>
              </w:rPr>
            </w:pPr>
            <w:r>
              <w:rPr>
                <w:sz w:val="22"/>
                <w:szCs w:val="22"/>
              </w:rPr>
              <w:t>Format:</w:t>
            </w:r>
          </w:p>
        </w:tc>
        <w:tc>
          <w:tcPr>
            <w:tcW w:w="5364" w:type="dxa"/>
            <w:noWrap w:val="0"/>
            <w:vAlign w:val="top"/>
          </w:tcPr>
          <w:p w14:paraId="0D164D7B">
            <w:pPr>
              <w:spacing w:before="0"/>
              <w:ind w:left="0"/>
              <w:jc w:val="both"/>
              <w:rPr>
                <w:bCs/>
                <w:sz w:val="22"/>
                <w:szCs w:val="22"/>
                <w:lang w:val="en"/>
              </w:rPr>
            </w:pPr>
            <w:r>
              <w:rPr>
                <w:bCs/>
                <w:sz w:val="22"/>
                <w:szCs w:val="22"/>
                <w:lang w:val="en"/>
              </w:rPr>
              <w:t xml:space="preserve">Được sử dụng như là 1 dòng ghi chú ở dưới danh sách hàng hóa, khi thay thế điều chỉnh hệ thống sẽ tự sinh ra dòng “ Điều chỉnh / thay thế cho hóa đơn ... ngày .... “ . Khi điều chỉnh trên web sẽ tự sinh còn api thì phải truyền vào </w:t>
            </w:r>
          </w:p>
          <w:p w14:paraId="403899EC">
            <w:pPr>
              <w:spacing w:before="0"/>
              <w:ind w:left="0"/>
              <w:jc w:val="both"/>
              <w:rPr>
                <w:bCs/>
                <w:sz w:val="22"/>
                <w:szCs w:val="22"/>
                <w:lang w:val="vi-VN"/>
              </w:rPr>
            </w:pPr>
            <w:r>
              <w:rPr>
                <w:b/>
                <w:bCs/>
                <w:sz w:val="22"/>
                <w:szCs w:val="22"/>
                <w:lang w:val="en"/>
              </w:rPr>
              <w:t>Lưu ý</w:t>
            </w:r>
            <w:r>
              <w:rPr>
                <w:bCs/>
                <w:sz w:val="22"/>
                <w:szCs w:val="22"/>
                <w:lang w:val="en"/>
              </w:rPr>
              <w:t>: Không tự sinh nếu bỏ kiểm tra dữ liệu đầu vào</w:t>
            </w:r>
          </w:p>
        </w:tc>
      </w:tr>
      <w:tr w14:paraId="497971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0" w:type="dxa"/>
            <w:noWrap w:val="0"/>
            <w:vAlign w:val="top"/>
          </w:tcPr>
          <w:p w14:paraId="24D618CE">
            <w:pPr>
              <w:spacing w:before="0"/>
              <w:ind w:left="0"/>
              <w:jc w:val="both"/>
              <w:rPr>
                <w:sz w:val="22"/>
                <w:szCs w:val="22"/>
                <w:lang w:val="en"/>
              </w:rPr>
            </w:pPr>
            <w:r>
              <w:rPr>
                <w:sz w:val="22"/>
                <w:szCs w:val="22"/>
                <w:lang w:val="en"/>
              </w:rPr>
              <w:t>validation</w:t>
            </w:r>
          </w:p>
        </w:tc>
        <w:tc>
          <w:tcPr>
            <w:tcW w:w="2466" w:type="dxa"/>
            <w:noWrap w:val="0"/>
            <w:vAlign w:val="top"/>
          </w:tcPr>
          <w:p w14:paraId="2A470195">
            <w:pPr>
              <w:spacing w:before="0"/>
              <w:ind w:left="0"/>
              <w:jc w:val="both"/>
              <w:rPr>
                <w:sz w:val="22"/>
                <w:szCs w:val="22"/>
                <w:lang w:val="en"/>
              </w:rPr>
            </w:pPr>
            <w:r>
              <w:rPr>
                <w:sz w:val="22"/>
                <w:szCs w:val="22"/>
              </w:rPr>
              <w:t xml:space="preserve">Required: </w:t>
            </w:r>
            <w:r>
              <w:rPr>
                <w:sz w:val="22"/>
                <w:szCs w:val="22"/>
                <w:lang w:val="en"/>
              </w:rPr>
              <w:t>false</w:t>
            </w:r>
          </w:p>
          <w:p w14:paraId="12AA9DFA">
            <w:pPr>
              <w:spacing w:before="0"/>
              <w:ind w:left="0"/>
              <w:jc w:val="both"/>
              <w:rPr>
                <w:sz w:val="22"/>
                <w:szCs w:val="22"/>
              </w:rPr>
            </w:pPr>
            <w:r>
              <w:rPr>
                <w:sz w:val="22"/>
                <w:szCs w:val="22"/>
              </w:rPr>
              <w:t>DataType: Number</w:t>
            </w:r>
          </w:p>
          <w:p w14:paraId="3D2FE84F">
            <w:pPr>
              <w:spacing w:before="0"/>
              <w:ind w:left="0"/>
              <w:jc w:val="both"/>
              <w:rPr>
                <w:sz w:val="22"/>
                <w:szCs w:val="22"/>
              </w:rPr>
            </w:pPr>
            <w:r>
              <w:rPr>
                <w:sz w:val="22"/>
                <w:szCs w:val="22"/>
              </w:rPr>
              <w:t>Minlength: N/A</w:t>
            </w:r>
          </w:p>
          <w:p w14:paraId="79DAE3AB">
            <w:pPr>
              <w:spacing w:before="0"/>
              <w:ind w:left="0"/>
              <w:jc w:val="both"/>
              <w:rPr>
                <w:sz w:val="22"/>
                <w:szCs w:val="22"/>
              </w:rPr>
            </w:pPr>
            <w:r>
              <w:rPr>
                <w:sz w:val="22"/>
                <w:szCs w:val="22"/>
              </w:rPr>
              <w:t xml:space="preserve">Maxlength: </w:t>
            </w:r>
          </w:p>
          <w:p w14:paraId="4DAFC3A5">
            <w:pPr>
              <w:spacing w:before="0"/>
              <w:ind w:left="0"/>
              <w:jc w:val="both"/>
              <w:rPr>
                <w:sz w:val="22"/>
                <w:szCs w:val="22"/>
              </w:rPr>
            </w:pPr>
            <w:r>
              <w:rPr>
                <w:sz w:val="22"/>
                <w:szCs w:val="22"/>
              </w:rPr>
              <w:t>Format:</w:t>
            </w:r>
          </w:p>
        </w:tc>
        <w:tc>
          <w:tcPr>
            <w:tcW w:w="5364" w:type="dxa"/>
            <w:noWrap w:val="0"/>
            <w:vAlign w:val="top"/>
          </w:tcPr>
          <w:p w14:paraId="469B0440">
            <w:pPr>
              <w:spacing w:before="0"/>
              <w:ind w:left="0"/>
              <w:jc w:val="both"/>
              <w:rPr>
                <w:bCs/>
                <w:sz w:val="22"/>
                <w:szCs w:val="22"/>
                <w:lang w:val="en"/>
              </w:rPr>
            </w:pPr>
            <w:r>
              <w:rPr>
                <w:bCs/>
                <w:sz w:val="22"/>
                <w:szCs w:val="22"/>
                <w:lang w:val="en"/>
              </w:rPr>
              <w:t>Được sử dụng để điều hướng bỏ qua việc kiểm tra ràng buộc và tính toán lại các trường thông tin tiền của hàng hóa và hóa đơn:</w:t>
            </w:r>
          </w:p>
          <w:p w14:paraId="472AD0E5">
            <w:pPr>
              <w:numPr>
                <w:ilvl w:val="0"/>
                <w:numId w:val="17"/>
              </w:numPr>
              <w:spacing w:before="0"/>
              <w:ind w:left="481"/>
              <w:jc w:val="both"/>
              <w:rPr>
                <w:bCs/>
                <w:sz w:val="22"/>
                <w:szCs w:val="22"/>
                <w:lang w:val="en"/>
              </w:rPr>
            </w:pPr>
            <w:r>
              <w:rPr>
                <w:bCs/>
                <w:sz w:val="22"/>
                <w:szCs w:val="22"/>
                <w:lang w:val="en"/>
              </w:rPr>
              <w:t>Trường hợp truyền giá trị 0 hoặc “0” thì các thông tin được truyền trong phần itemInfo, taxBreakdowns, summarizeInfo sẽ được giữ nguyên mà không thực hiện kiểm tra ràng buộc và tính toán lại.</w:t>
            </w:r>
          </w:p>
          <w:p w14:paraId="2B36400B">
            <w:pPr>
              <w:numPr>
                <w:ilvl w:val="0"/>
                <w:numId w:val="17"/>
              </w:numPr>
              <w:spacing w:before="0"/>
              <w:ind w:left="481"/>
              <w:jc w:val="both"/>
              <w:rPr>
                <w:bCs/>
                <w:sz w:val="22"/>
                <w:szCs w:val="22"/>
                <w:lang w:val="en"/>
              </w:rPr>
            </w:pPr>
            <w:r>
              <w:rPr>
                <w:bCs/>
                <w:sz w:val="22"/>
                <w:szCs w:val="22"/>
                <w:lang w:val="en"/>
              </w:rPr>
              <w:t>Các trường hợp khác thì xử lý theo nguyên tắc hiện tại.</w:t>
            </w:r>
          </w:p>
          <w:p w14:paraId="308281C7">
            <w:pPr>
              <w:spacing w:before="0"/>
              <w:ind w:left="0"/>
              <w:jc w:val="both"/>
              <w:rPr>
                <w:sz w:val="22"/>
                <w:szCs w:val="22"/>
                <w:lang w:val="en"/>
              </w:rPr>
            </w:pPr>
            <w:r>
              <w:rPr>
                <w:b/>
                <w:sz w:val="22"/>
                <w:szCs w:val="22"/>
                <w:lang w:val="en"/>
              </w:rPr>
              <w:t xml:space="preserve">Lưu ý: </w:t>
            </w:r>
            <w:r>
              <w:rPr>
                <w:sz w:val="22"/>
                <w:szCs w:val="22"/>
                <w:lang w:val="en"/>
              </w:rPr>
              <w:t>Trường hợp truyền giá trị 0 hoặc “0” cho trường validation:</w:t>
            </w:r>
          </w:p>
          <w:p w14:paraId="298C26BE">
            <w:pPr>
              <w:numPr>
                <w:ilvl w:val="0"/>
                <w:numId w:val="17"/>
              </w:numPr>
              <w:spacing w:before="0"/>
              <w:ind w:left="481"/>
              <w:jc w:val="both"/>
              <w:rPr>
                <w:sz w:val="22"/>
                <w:szCs w:val="22"/>
                <w:lang w:val="en"/>
              </w:rPr>
            </w:pPr>
            <w:r>
              <w:rPr>
                <w:sz w:val="22"/>
                <w:szCs w:val="22"/>
                <w:lang w:val="en"/>
              </w:rPr>
              <w:t xml:space="preserve">Bắt buộc phải truyền giá trị khác null cho trường </w:t>
            </w:r>
            <w:r>
              <w:rPr>
                <w:sz w:val="22"/>
                <w:szCs w:val="22"/>
              </w:rPr>
              <w:t>totalAmountAfterDiscount trong phần summarizeInfo nếu không trong XML hóa đơn sẽ không có thẻ TgTCThue</w:t>
            </w:r>
          </w:p>
          <w:p w14:paraId="768FAA7C">
            <w:pPr>
              <w:numPr>
                <w:ilvl w:val="0"/>
                <w:numId w:val="17"/>
              </w:numPr>
              <w:spacing w:before="0"/>
              <w:ind w:left="481"/>
              <w:jc w:val="both"/>
              <w:rPr>
                <w:b/>
                <w:sz w:val="22"/>
                <w:szCs w:val="22"/>
                <w:lang w:val="en"/>
              </w:rPr>
            </w:pPr>
            <w:r>
              <w:rPr>
                <w:sz w:val="22"/>
                <w:szCs w:val="22"/>
                <w:lang w:val="en"/>
              </w:rPr>
              <w:t>Bắt buộc phải truyền giá trị khác null cho trường itemT</w:t>
            </w:r>
            <w:r>
              <w:rPr>
                <w:sz w:val="22"/>
                <w:szCs w:val="22"/>
              </w:rPr>
              <w:t>otalAmountAfterDiscount trong phần itemInfo nếu không trong XML hóa đơn thông tin hàng hóa tương ứng sẽ không có thẻ TTien</w:t>
            </w:r>
            <w:r>
              <w:rPr>
                <w:b/>
                <w:sz w:val="22"/>
                <w:szCs w:val="22"/>
              </w:rPr>
              <w:t xml:space="preserve"> </w:t>
            </w:r>
          </w:p>
          <w:p w14:paraId="68137B32">
            <w:pPr>
              <w:numPr>
                <w:ilvl w:val="0"/>
                <w:numId w:val="17"/>
              </w:numPr>
              <w:spacing w:before="0"/>
              <w:ind w:left="481"/>
              <w:jc w:val="both"/>
              <w:rPr>
                <w:b/>
                <w:sz w:val="22"/>
                <w:szCs w:val="22"/>
                <w:lang w:val="en"/>
              </w:rPr>
            </w:pPr>
            <w:r>
              <w:rPr>
                <w:sz w:val="22"/>
                <w:szCs w:val="22"/>
                <w:lang w:val="vi-VN"/>
              </w:rPr>
              <w:t>B</w:t>
            </w:r>
            <w:r>
              <w:rPr>
                <w:sz w:val="22"/>
                <w:szCs w:val="22"/>
              </w:rPr>
              <w:t>ắt buộc truyền exchangeRate nếu không xml sẽ bị null exchangeRate</w:t>
            </w:r>
          </w:p>
        </w:tc>
      </w:tr>
      <w:tr w14:paraId="66F585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0" w:type="dxa"/>
            <w:noWrap w:val="0"/>
            <w:vAlign w:val="top"/>
          </w:tcPr>
          <w:p w14:paraId="4D716EFE">
            <w:pPr>
              <w:widowControl/>
              <w:shd w:val="clear" w:color="auto" w:fill="FFFFFE"/>
              <w:spacing w:before="0" w:line="270" w:lineRule="atLeast"/>
              <w:ind w:left="0"/>
              <w:rPr>
                <w:snapToGrid/>
                <w:sz w:val="22"/>
                <w:szCs w:val="22"/>
              </w:rPr>
            </w:pPr>
            <w:r>
              <w:rPr>
                <w:snapToGrid/>
                <w:sz w:val="22"/>
                <w:szCs w:val="22"/>
              </w:rPr>
              <w:t>qrCode</w:t>
            </w:r>
          </w:p>
        </w:tc>
        <w:tc>
          <w:tcPr>
            <w:tcW w:w="2466" w:type="dxa"/>
            <w:noWrap w:val="0"/>
            <w:vAlign w:val="top"/>
          </w:tcPr>
          <w:p w14:paraId="74B8912D">
            <w:pPr>
              <w:spacing w:before="0"/>
              <w:ind w:left="0"/>
              <w:jc w:val="both"/>
              <w:rPr>
                <w:sz w:val="22"/>
                <w:szCs w:val="22"/>
                <w:lang w:val="en"/>
              </w:rPr>
            </w:pPr>
            <w:r>
              <w:rPr>
                <w:sz w:val="22"/>
                <w:szCs w:val="22"/>
              </w:rPr>
              <w:t xml:space="preserve">Required: </w:t>
            </w:r>
            <w:r>
              <w:rPr>
                <w:sz w:val="22"/>
                <w:szCs w:val="22"/>
                <w:lang w:val="en"/>
              </w:rPr>
              <w:t>false</w:t>
            </w:r>
          </w:p>
          <w:p w14:paraId="0329091E">
            <w:pPr>
              <w:spacing w:before="0"/>
              <w:ind w:left="0"/>
              <w:jc w:val="both"/>
              <w:rPr>
                <w:sz w:val="22"/>
                <w:szCs w:val="22"/>
              </w:rPr>
            </w:pPr>
            <w:r>
              <w:rPr>
                <w:sz w:val="22"/>
                <w:szCs w:val="22"/>
              </w:rPr>
              <w:t>DataType: String</w:t>
            </w:r>
          </w:p>
          <w:p w14:paraId="7F26EC68">
            <w:pPr>
              <w:spacing w:before="0"/>
              <w:ind w:left="0"/>
              <w:jc w:val="both"/>
              <w:rPr>
                <w:sz w:val="22"/>
                <w:szCs w:val="22"/>
              </w:rPr>
            </w:pPr>
            <w:r>
              <w:rPr>
                <w:sz w:val="22"/>
                <w:szCs w:val="22"/>
              </w:rPr>
              <w:t>Minlength: N/A</w:t>
            </w:r>
          </w:p>
          <w:p w14:paraId="20BF35B8">
            <w:pPr>
              <w:spacing w:before="0"/>
              <w:ind w:left="0"/>
              <w:jc w:val="both"/>
              <w:rPr>
                <w:sz w:val="22"/>
                <w:szCs w:val="22"/>
              </w:rPr>
            </w:pPr>
            <w:r>
              <w:rPr>
                <w:sz w:val="22"/>
                <w:szCs w:val="22"/>
              </w:rPr>
              <w:t>Maxlength: 500</w:t>
            </w:r>
          </w:p>
          <w:p w14:paraId="6556659E">
            <w:pPr>
              <w:spacing w:before="0"/>
              <w:ind w:left="0"/>
              <w:jc w:val="both"/>
              <w:rPr>
                <w:sz w:val="22"/>
                <w:szCs w:val="22"/>
              </w:rPr>
            </w:pPr>
            <w:r>
              <w:rPr>
                <w:sz w:val="22"/>
                <w:szCs w:val="22"/>
              </w:rPr>
              <w:t>Format:</w:t>
            </w:r>
          </w:p>
        </w:tc>
        <w:tc>
          <w:tcPr>
            <w:tcW w:w="5364" w:type="dxa"/>
            <w:noWrap w:val="0"/>
            <w:vAlign w:val="top"/>
          </w:tcPr>
          <w:p w14:paraId="3C113465">
            <w:pPr>
              <w:spacing w:before="0"/>
              <w:ind w:left="0"/>
              <w:jc w:val="both"/>
              <w:rPr>
                <w:sz w:val="22"/>
                <w:szCs w:val="22"/>
                <w:lang w:val="en"/>
              </w:rPr>
            </w:pPr>
            <w:r>
              <w:rPr>
                <w:sz w:val="22"/>
                <w:szCs w:val="22"/>
                <w:lang w:val="en"/>
              </w:rPr>
              <w:t>Nếu truyền qrCode thì khi lập hóa đơn thành công sẽ lưu giá trị vào cột QR_CODE trong bảng invoice.</w:t>
            </w:r>
          </w:p>
          <w:p w14:paraId="61FA73AD">
            <w:pPr>
              <w:spacing w:before="0"/>
              <w:ind w:left="0"/>
              <w:jc w:val="both"/>
              <w:rPr>
                <w:bCs/>
                <w:sz w:val="22"/>
                <w:szCs w:val="22"/>
                <w:lang w:val="en"/>
              </w:rPr>
            </w:pPr>
            <w:r>
              <w:rPr>
                <w:sz w:val="22"/>
                <w:szCs w:val="22"/>
                <w:lang w:val="en"/>
              </w:rPr>
              <w:t>Thực hiện view hóa đơn, quét QR bằng các phần mềm quét QR  thì sẽ gen đúng chuỗi khai báo giá trị cho qrCode</w:t>
            </w:r>
          </w:p>
        </w:tc>
      </w:tr>
      <w:tr w14:paraId="57F819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0" w:type="dxa"/>
            <w:noWrap w:val="0"/>
            <w:vAlign w:val="top"/>
          </w:tcPr>
          <w:p w14:paraId="19D38668">
            <w:pPr>
              <w:widowControl/>
              <w:shd w:val="clear" w:color="auto" w:fill="FFFFFE"/>
              <w:spacing w:before="0" w:line="270" w:lineRule="atLeast"/>
              <w:ind w:left="0"/>
              <w:rPr>
                <w:snapToGrid/>
                <w:sz w:val="22"/>
                <w:szCs w:val="22"/>
              </w:rPr>
            </w:pPr>
            <w:r>
              <w:rPr>
                <w:snapToGrid/>
                <w:sz w:val="22"/>
                <w:szCs w:val="22"/>
              </w:rPr>
              <w:t>otherTax</w:t>
            </w:r>
          </w:p>
        </w:tc>
        <w:tc>
          <w:tcPr>
            <w:tcW w:w="2466" w:type="dxa"/>
            <w:noWrap w:val="0"/>
            <w:vAlign w:val="top"/>
          </w:tcPr>
          <w:p w14:paraId="6BF1DD73">
            <w:pPr>
              <w:spacing w:before="0"/>
              <w:ind w:left="0"/>
              <w:jc w:val="both"/>
              <w:rPr>
                <w:sz w:val="22"/>
                <w:szCs w:val="22"/>
                <w:lang w:val="en"/>
              </w:rPr>
            </w:pPr>
            <w:r>
              <w:rPr>
                <w:sz w:val="22"/>
                <w:szCs w:val="22"/>
              </w:rPr>
              <w:t xml:space="preserve">Required: </w:t>
            </w:r>
            <w:r>
              <w:rPr>
                <w:sz w:val="22"/>
                <w:szCs w:val="22"/>
                <w:lang w:val="en"/>
              </w:rPr>
              <w:t>false</w:t>
            </w:r>
          </w:p>
          <w:p w14:paraId="34BB474B">
            <w:pPr>
              <w:spacing w:before="0"/>
              <w:ind w:left="0"/>
              <w:jc w:val="both"/>
              <w:rPr>
                <w:sz w:val="22"/>
                <w:szCs w:val="22"/>
              </w:rPr>
            </w:pPr>
            <w:r>
              <w:rPr>
                <w:sz w:val="22"/>
                <w:szCs w:val="22"/>
              </w:rPr>
              <w:t>DataType: String</w:t>
            </w:r>
          </w:p>
          <w:p w14:paraId="11C3DA0F">
            <w:pPr>
              <w:spacing w:before="0"/>
              <w:ind w:left="0"/>
              <w:jc w:val="both"/>
              <w:rPr>
                <w:sz w:val="22"/>
                <w:szCs w:val="22"/>
              </w:rPr>
            </w:pPr>
            <w:r>
              <w:rPr>
                <w:sz w:val="22"/>
                <w:szCs w:val="22"/>
              </w:rPr>
              <w:t>Minlength: N/A</w:t>
            </w:r>
          </w:p>
          <w:p w14:paraId="06B5F481">
            <w:pPr>
              <w:spacing w:before="0"/>
              <w:ind w:left="0"/>
              <w:jc w:val="both"/>
              <w:rPr>
                <w:sz w:val="22"/>
                <w:szCs w:val="22"/>
              </w:rPr>
            </w:pPr>
            <w:r>
              <w:rPr>
                <w:sz w:val="22"/>
                <w:szCs w:val="22"/>
              </w:rPr>
              <w:t xml:space="preserve">Maxlength: </w:t>
            </w:r>
          </w:p>
          <w:p w14:paraId="7097CF79">
            <w:pPr>
              <w:spacing w:before="0"/>
              <w:ind w:left="0"/>
              <w:jc w:val="both"/>
              <w:rPr>
                <w:sz w:val="22"/>
                <w:szCs w:val="22"/>
              </w:rPr>
            </w:pPr>
            <w:r>
              <w:rPr>
                <w:sz w:val="22"/>
                <w:szCs w:val="22"/>
              </w:rPr>
              <w:t>Format:</w:t>
            </w:r>
          </w:p>
        </w:tc>
        <w:tc>
          <w:tcPr>
            <w:tcW w:w="5364" w:type="dxa"/>
            <w:noWrap w:val="0"/>
            <w:vAlign w:val="top"/>
          </w:tcPr>
          <w:p w14:paraId="792DB863">
            <w:pPr>
              <w:spacing w:before="0"/>
              <w:ind w:left="0"/>
              <w:jc w:val="both"/>
              <w:rPr>
                <w:sz w:val="22"/>
                <w:szCs w:val="22"/>
                <w:lang w:val="en"/>
              </w:rPr>
            </w:pPr>
            <w:r>
              <w:rPr>
                <w:sz w:val="22"/>
                <w:szCs w:val="22"/>
                <w:lang w:val="en"/>
              </w:rPr>
              <w:t xml:space="preserve">Nếu truyền otherTax = 1 là truyền thuế suất khác theo </w:t>
            </w:r>
            <w:r>
              <w:rPr>
                <w:sz w:val="22"/>
                <w:szCs w:val="22"/>
                <w:shd w:val="clear" w:color="auto" w:fill="FFFFFF"/>
              </w:rPr>
              <w:t>TT103/2014 thì</w:t>
            </w:r>
          </w:p>
          <w:p w14:paraId="2748B79C">
            <w:pPr>
              <w:spacing w:before="0"/>
              <w:ind w:left="481"/>
              <w:jc w:val="both"/>
              <w:rPr>
                <w:sz w:val="22"/>
                <w:szCs w:val="22"/>
                <w:lang w:val="en"/>
              </w:rPr>
            </w:pPr>
            <w:r>
              <w:rPr>
                <w:sz w:val="22"/>
                <w:szCs w:val="22"/>
                <w:lang w:val="en"/>
              </w:rPr>
              <w:t>+ Tại bước sinh file xml, lưu thẻ &lt;TSuat&gt; là KHAC đối với % thuế truyền vào khác các giá trị sau: {-2, -1, 0, 5, 8, 10}</w:t>
            </w:r>
          </w:p>
          <w:p w14:paraId="4651AD66">
            <w:pPr>
              <w:spacing w:before="0"/>
              <w:ind w:left="0"/>
              <w:jc w:val="both"/>
              <w:rPr>
                <w:sz w:val="22"/>
                <w:szCs w:val="22"/>
                <w:lang w:val="en"/>
              </w:rPr>
            </w:pPr>
            <w:r>
              <w:rPr>
                <w:sz w:val="22"/>
                <w:szCs w:val="22"/>
                <w:lang w:val="en"/>
              </w:rPr>
              <w:t>Nếu truyền otherTax khác 1 thì:</w:t>
            </w:r>
          </w:p>
          <w:p w14:paraId="773AE410">
            <w:pPr>
              <w:spacing w:before="0"/>
              <w:ind w:left="481"/>
              <w:jc w:val="both"/>
              <w:rPr>
                <w:bCs/>
                <w:sz w:val="22"/>
                <w:szCs w:val="22"/>
                <w:lang w:val="en"/>
              </w:rPr>
            </w:pPr>
            <w:r>
              <w:rPr>
                <w:sz w:val="22"/>
                <w:szCs w:val="22"/>
                <w:lang w:val="en"/>
              </w:rPr>
              <w:t>+ Tại bước sinh file xml, lưu thẻ &lt;TSuat&gt; là KHAC:AB.CD% đối với % thuế truyền vào khác các giá trị sau: {-2, -1, 0, 5, 8, 10}</w:t>
            </w:r>
          </w:p>
        </w:tc>
      </w:tr>
    </w:tbl>
    <w:p w14:paraId="4D199CEC">
      <w:pPr>
        <w:ind w:left="0"/>
        <w:jc w:val="both"/>
        <w:rPr>
          <w:sz w:val="22"/>
          <w:szCs w:val="22"/>
        </w:rPr>
      </w:pPr>
    </w:p>
    <w:p w14:paraId="7575A1D1">
      <w:pPr>
        <w:jc w:val="both"/>
        <w:rPr>
          <w:sz w:val="22"/>
          <w:szCs w:val="22"/>
        </w:rPr>
      </w:pPr>
      <w:r>
        <w:rPr>
          <w:sz w:val="22"/>
          <w:szCs w:val="22"/>
        </w:rPr>
        <w:t>Dữ liệu mẫu</w:t>
      </w:r>
    </w:p>
    <w:p w14:paraId="412EB6D5">
      <w:pPr>
        <w:jc w:val="both"/>
        <w:rPr>
          <w:sz w:val="22"/>
          <w:szCs w:val="22"/>
        </w:rPr>
      </w:pPr>
      <w:r>
        <w:rPr>
          <w:sz w:val="22"/>
          <w:szCs w:val="22"/>
        </w:rPr>
        <w:t>Hóa đơn thường</w:t>
      </w:r>
    </w:p>
    <w:p w14:paraId="3AB0CB4C">
      <w:pPr>
        <w:widowControl/>
        <w:shd w:val="clear" w:color="auto" w:fill="DBE5F1"/>
        <w:spacing w:before="0" w:line="240" w:lineRule="auto"/>
        <w:ind w:left="567"/>
        <w:jc w:val="both"/>
        <w:rPr>
          <w:bCs/>
          <w:snapToGrid/>
          <w:color w:val="8000FF"/>
          <w:sz w:val="22"/>
          <w:szCs w:val="22"/>
        </w:rPr>
      </w:pPr>
      <w:r>
        <w:rPr>
          <w:sz w:val="22"/>
          <w:szCs w:val="22"/>
        </w:rPr>
        <w:t xml:space="preserve">    </w:t>
      </w:r>
      <w:r>
        <w:rPr>
          <w:bCs/>
          <w:snapToGrid/>
          <w:color w:val="8000FF"/>
          <w:sz w:val="22"/>
          <w:szCs w:val="22"/>
        </w:rPr>
        <w:t>"generalInvoiceInfo": {</w:t>
      </w:r>
    </w:p>
    <w:p w14:paraId="61465F66">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"transactionUuid": "859f390a-1e59-4a05-9663-1e9ec7afdb8f",</w:t>
      </w:r>
    </w:p>
    <w:p w14:paraId="5E4913BC">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"invoiceType": "</w:t>
      </w:r>
      <w:r>
        <w:rPr>
          <w:bCs/>
          <w:snapToGrid/>
          <w:color w:val="8000FF"/>
          <w:sz w:val="22"/>
          <w:szCs w:val="22"/>
          <w:lang w:val="vi-VN"/>
        </w:rPr>
        <w:t>1</w:t>
      </w:r>
      <w:r>
        <w:rPr>
          <w:bCs/>
          <w:snapToGrid/>
          <w:color w:val="8000FF"/>
          <w:sz w:val="22"/>
          <w:szCs w:val="22"/>
        </w:rPr>
        <w:t>",</w:t>
      </w:r>
    </w:p>
    <w:p w14:paraId="1459BA2A">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"templateCode": "</w:t>
      </w:r>
      <w:r>
        <w:rPr>
          <w:bCs/>
          <w:snapToGrid/>
          <w:color w:val="8000FF"/>
          <w:sz w:val="22"/>
          <w:szCs w:val="22"/>
          <w:lang w:val="vi-VN"/>
        </w:rPr>
        <w:t>1</w:t>
      </w:r>
      <w:r>
        <w:rPr>
          <w:bCs/>
          <w:snapToGrid/>
          <w:color w:val="8000FF"/>
          <w:sz w:val="22"/>
          <w:szCs w:val="22"/>
        </w:rPr>
        <w:t>/001",</w:t>
      </w:r>
    </w:p>
    <w:p w14:paraId="0B26BC7A">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"invoiceSeries": "</w:t>
      </w:r>
      <w:r>
        <w:rPr>
          <w:bCs/>
          <w:snapToGrid/>
          <w:color w:val="8000FF"/>
          <w:sz w:val="22"/>
          <w:szCs w:val="22"/>
          <w:lang w:val="vi-VN"/>
        </w:rPr>
        <w:t>C24AAA</w:t>
      </w:r>
      <w:r>
        <w:rPr>
          <w:bCs/>
          <w:snapToGrid/>
          <w:color w:val="8000FF"/>
          <w:sz w:val="22"/>
          <w:szCs w:val="22"/>
        </w:rPr>
        <w:t>",</w:t>
      </w:r>
    </w:p>
    <w:p w14:paraId="0D5AA80A">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"invoiceIssuedDate": 1605027600000,</w:t>
      </w:r>
    </w:p>
    <w:p w14:paraId="59D68289">
      <w:pPr>
        <w:widowControl/>
        <w:shd w:val="clear" w:color="auto" w:fill="DBE5F1"/>
        <w:spacing w:before="0" w:line="240" w:lineRule="auto"/>
        <w:ind w:left="567" w:firstLine="200"/>
        <w:jc w:val="both"/>
        <w:rPr>
          <w:bCs/>
          <w:snapToGrid/>
          <w:color w:val="8000FF"/>
          <w:sz w:val="22"/>
          <w:szCs w:val="22"/>
        </w:rPr>
      </w:pPr>
      <w:r>
        <w:rPr>
          <w:bCs/>
          <w:snapToGrid/>
          <w:color w:val="8000FF"/>
          <w:sz w:val="22"/>
          <w:szCs w:val="22"/>
        </w:rPr>
        <w:t>"currencyCode": "VND",</w:t>
      </w:r>
    </w:p>
    <w:p w14:paraId="52971123">
      <w:pPr>
        <w:widowControl/>
        <w:shd w:val="clear" w:color="auto" w:fill="DBE5F1"/>
        <w:spacing w:before="0" w:line="240" w:lineRule="auto"/>
        <w:ind w:left="567" w:firstLine="200"/>
        <w:jc w:val="both"/>
        <w:rPr>
          <w:bCs/>
          <w:snapToGrid/>
          <w:color w:val="8000FF"/>
          <w:sz w:val="22"/>
          <w:szCs w:val="22"/>
          <w:lang w:val="vi-VN"/>
        </w:rPr>
      </w:pPr>
      <w:r>
        <w:rPr>
          <w:bCs/>
          <w:snapToGrid/>
          <w:color w:val="8000FF"/>
          <w:sz w:val="22"/>
          <w:szCs w:val="22"/>
          <w:lang w:val="vi-VN"/>
        </w:rPr>
        <w:t>“exchangeRate”: 1,</w:t>
      </w:r>
    </w:p>
    <w:p w14:paraId="5438A1E5">
      <w:pPr>
        <w:widowControl/>
        <w:shd w:val="clear" w:color="auto" w:fill="DBE5F1"/>
        <w:spacing w:before="0" w:line="240" w:lineRule="auto"/>
        <w:ind w:left="567" w:firstLine="200"/>
        <w:jc w:val="both"/>
        <w:rPr>
          <w:bCs/>
          <w:snapToGrid/>
          <w:color w:val="8000FF"/>
          <w:sz w:val="22"/>
          <w:szCs w:val="22"/>
          <w:shd w:val="clear" w:color="auto" w:fill="FFFFFF"/>
        </w:rPr>
      </w:pPr>
      <w:r>
        <w:rPr>
          <w:bCs/>
          <w:snapToGrid/>
          <w:color w:val="8000FF"/>
          <w:sz w:val="22"/>
          <w:szCs w:val="22"/>
          <w:shd w:val="clear" w:color="auto" w:fill="FFFFFF"/>
        </w:rPr>
        <w:t>"adjustmentType": "1",</w:t>
      </w:r>
    </w:p>
    <w:p w14:paraId="36A1069D">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"paymentStatus": true,</w:t>
      </w:r>
    </w:p>
    <w:p w14:paraId="2BCD2744">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"cusGetInvoiceRight": true</w:t>
      </w:r>
    </w:p>
    <w:p w14:paraId="720624DC">
      <w:pPr>
        <w:widowControl/>
        <w:shd w:val="clear" w:color="auto" w:fill="DBE5F1"/>
        <w:spacing w:before="0" w:line="240" w:lineRule="auto"/>
        <w:ind w:left="567"/>
        <w:jc w:val="both"/>
        <w:rPr>
          <w:bCs/>
          <w:snapToGrid/>
          <w:color w:val="8000FF"/>
          <w:sz w:val="22"/>
          <w:szCs w:val="22"/>
        </w:rPr>
      </w:pPr>
      <w:r>
        <w:rPr>
          <w:bCs/>
          <w:snapToGrid/>
          <w:color w:val="8000FF"/>
          <w:sz w:val="22"/>
          <w:szCs w:val="22"/>
        </w:rPr>
        <w:t>}</w:t>
      </w:r>
    </w:p>
    <w:p w14:paraId="5A59ABEC">
      <w:pPr>
        <w:jc w:val="both"/>
        <w:rPr>
          <w:sz w:val="22"/>
          <w:szCs w:val="22"/>
        </w:rPr>
      </w:pPr>
      <w:r>
        <w:rPr>
          <w:sz w:val="22"/>
          <w:szCs w:val="22"/>
        </w:rPr>
        <w:t>Hóa đơn điều chỉnh tiền</w:t>
      </w:r>
    </w:p>
    <w:p w14:paraId="4310EA2B">
      <w:pPr>
        <w:widowControl/>
        <w:shd w:val="clear" w:color="auto" w:fill="DBE5F1"/>
        <w:spacing w:before="0" w:line="240" w:lineRule="auto"/>
        <w:ind w:left="567"/>
        <w:jc w:val="both"/>
        <w:rPr>
          <w:bCs/>
          <w:snapToGrid/>
          <w:color w:val="8000FF"/>
          <w:sz w:val="22"/>
          <w:szCs w:val="22"/>
        </w:rPr>
      </w:pPr>
      <w:r>
        <w:rPr>
          <w:bCs/>
          <w:snapToGrid/>
          <w:color w:val="8000FF"/>
          <w:sz w:val="22"/>
          <w:szCs w:val="22"/>
        </w:rPr>
        <w:t>"generalInvoiceInfo": {</w:t>
      </w:r>
    </w:p>
    <w:p w14:paraId="0DC9B2A4">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"transactionUuid": "859f390a-1e59-4a05-9663-1e9ec7afdb8f",</w:t>
      </w:r>
    </w:p>
    <w:p w14:paraId="66D8C4DD">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"invoiceType": "</w:t>
      </w:r>
      <w:r>
        <w:rPr>
          <w:bCs/>
          <w:snapToGrid/>
          <w:color w:val="8000FF"/>
          <w:sz w:val="22"/>
          <w:szCs w:val="22"/>
          <w:lang w:val="vi-VN"/>
        </w:rPr>
        <w:t>1</w:t>
      </w:r>
      <w:r>
        <w:rPr>
          <w:bCs/>
          <w:snapToGrid/>
          <w:color w:val="8000FF"/>
          <w:sz w:val="22"/>
          <w:szCs w:val="22"/>
        </w:rPr>
        <w:t>",</w:t>
      </w:r>
    </w:p>
    <w:p w14:paraId="380AC6DC">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"templateCode": "</w:t>
      </w:r>
      <w:r>
        <w:rPr>
          <w:bCs/>
          <w:snapToGrid/>
          <w:color w:val="8000FF"/>
          <w:sz w:val="22"/>
          <w:szCs w:val="22"/>
          <w:lang w:val="vi-VN"/>
        </w:rPr>
        <w:t>1</w:t>
      </w:r>
      <w:r>
        <w:rPr>
          <w:bCs/>
          <w:snapToGrid/>
          <w:color w:val="8000FF"/>
          <w:sz w:val="22"/>
          <w:szCs w:val="22"/>
        </w:rPr>
        <w:t>/001",</w:t>
      </w:r>
    </w:p>
    <w:p w14:paraId="42C2BAC5">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"invoiceSeries": "</w:t>
      </w:r>
      <w:r>
        <w:rPr>
          <w:bCs/>
          <w:snapToGrid/>
          <w:color w:val="8000FF"/>
          <w:sz w:val="22"/>
          <w:szCs w:val="22"/>
          <w:lang w:val="vi-VN"/>
        </w:rPr>
        <w:t>C24AAA</w:t>
      </w:r>
      <w:r>
        <w:rPr>
          <w:bCs/>
          <w:snapToGrid/>
          <w:color w:val="8000FF"/>
          <w:sz w:val="22"/>
          <w:szCs w:val="22"/>
        </w:rPr>
        <w:t>",</w:t>
      </w:r>
    </w:p>
    <w:p w14:paraId="5923567C">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"invoiceIssuedDate": 1605027600000,</w:t>
      </w:r>
    </w:p>
    <w:p w14:paraId="38CA16FA">
      <w:pPr>
        <w:widowControl/>
        <w:shd w:val="clear" w:color="auto" w:fill="DBE5F1"/>
        <w:spacing w:before="0" w:line="240" w:lineRule="auto"/>
        <w:ind w:left="567" w:firstLine="200"/>
        <w:jc w:val="both"/>
        <w:rPr>
          <w:bCs/>
          <w:snapToGrid/>
          <w:color w:val="8000FF"/>
          <w:sz w:val="22"/>
          <w:szCs w:val="22"/>
        </w:rPr>
      </w:pPr>
      <w:r>
        <w:rPr>
          <w:bCs/>
          <w:snapToGrid/>
          <w:color w:val="8000FF"/>
          <w:sz w:val="22"/>
          <w:szCs w:val="22"/>
        </w:rPr>
        <w:t>"currencyCode": "VND",</w:t>
      </w:r>
    </w:p>
    <w:p w14:paraId="627AF290">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"adjustmentType": "5",</w:t>
      </w:r>
    </w:p>
    <w:p w14:paraId="67C49B84">
      <w:pPr>
        <w:widowControl/>
        <w:shd w:val="clear" w:color="auto" w:fill="DBE5F1"/>
        <w:spacing w:before="0" w:line="240" w:lineRule="auto"/>
        <w:ind w:left="567" w:firstLine="200"/>
        <w:jc w:val="both"/>
        <w:rPr>
          <w:bCs/>
          <w:snapToGrid/>
          <w:color w:val="8000FF"/>
          <w:sz w:val="22"/>
          <w:szCs w:val="22"/>
        </w:rPr>
      </w:pPr>
      <w:r>
        <w:rPr>
          <w:bCs/>
          <w:snapToGrid/>
          <w:color w:val="8000FF"/>
          <w:sz w:val="22"/>
          <w:szCs w:val="22"/>
        </w:rPr>
        <w:t>"adjustmentInvoiceType": "1",</w:t>
      </w:r>
    </w:p>
    <w:p w14:paraId="3246EF45">
      <w:pPr>
        <w:widowControl/>
        <w:shd w:val="clear" w:color="auto" w:fill="DBE5F1"/>
        <w:spacing w:before="0" w:line="240" w:lineRule="auto"/>
        <w:ind w:left="567" w:firstLine="200"/>
        <w:jc w:val="both"/>
        <w:rPr>
          <w:bCs/>
          <w:snapToGrid/>
          <w:color w:val="8000FF"/>
          <w:sz w:val="22"/>
          <w:szCs w:val="22"/>
          <w:lang w:val="vi-VN"/>
        </w:rPr>
      </w:pPr>
      <w:r>
        <w:rPr>
          <w:bCs/>
          <w:snapToGrid/>
          <w:color w:val="8000FF"/>
          <w:sz w:val="22"/>
          <w:szCs w:val="22"/>
          <w:lang w:val="vi-VN"/>
        </w:rPr>
        <w:t>“exchangeRate”: 1,</w:t>
      </w:r>
    </w:p>
    <w:p w14:paraId="15FFAC11">
      <w:pPr>
        <w:widowControl/>
        <w:shd w:val="clear" w:color="auto" w:fill="DBE5F1"/>
        <w:spacing w:before="0" w:line="240" w:lineRule="auto"/>
        <w:ind w:left="567" w:firstLine="200"/>
        <w:jc w:val="both"/>
        <w:rPr>
          <w:bCs/>
          <w:snapToGrid/>
          <w:color w:val="8000FF"/>
          <w:sz w:val="22"/>
          <w:szCs w:val="22"/>
          <w:lang w:val="vi-VN"/>
        </w:rPr>
      </w:pPr>
      <w:r>
        <w:rPr>
          <w:bCs/>
          <w:snapToGrid/>
          <w:color w:val="8000FF"/>
          <w:sz w:val="22"/>
          <w:szCs w:val="22"/>
          <w:lang w:val="vi-VN"/>
        </w:rPr>
        <w:t>“adjustedNote”: “Lý do điều chỉnh để báo cáo nhận được”</w:t>
      </w:r>
    </w:p>
    <w:p w14:paraId="2DF535D0">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"originalInvoiceId": </w:t>
      </w:r>
      <w:r>
        <w:rPr>
          <w:bCs/>
          <w:snapToGrid/>
          <w:color w:val="8000FF"/>
          <w:sz w:val="22"/>
          <w:szCs w:val="22"/>
          <w:lang w:val="vi-VN"/>
        </w:rPr>
        <w:t>C24AA1</w:t>
      </w:r>
      <w:r>
        <w:rPr>
          <w:bCs/>
          <w:snapToGrid/>
          <w:color w:val="8000FF"/>
          <w:sz w:val="22"/>
          <w:szCs w:val="22"/>
        </w:rPr>
        <w:t>",</w:t>
      </w:r>
    </w:p>
    <w:p w14:paraId="0F855C9A">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"originalInvoiceIssueDate": 1605027600000,</w:t>
      </w:r>
    </w:p>
    <w:p w14:paraId="153C6025">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"additionalReferenceDesc": "Văn bản",</w:t>
      </w:r>
    </w:p>
    <w:p w14:paraId="0A75C950">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"additionalReferenceDate": 1605027600000,</w:t>
      </w:r>
    </w:p>
    <w:p w14:paraId="1ED58BE0">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"paymentStatus": true,</w:t>
      </w:r>
    </w:p>
    <w:p w14:paraId="72936321">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"cusGetInvoiceRight": true</w:t>
      </w:r>
    </w:p>
    <w:p w14:paraId="5D41C95F">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w:t>
      </w:r>
    </w:p>
    <w:p w14:paraId="6DCC5CCE">
      <w:pPr>
        <w:jc w:val="both"/>
        <w:rPr>
          <w:sz w:val="22"/>
          <w:szCs w:val="22"/>
        </w:rPr>
      </w:pPr>
    </w:p>
    <w:p w14:paraId="6F35C8A4">
      <w:pPr>
        <w:jc w:val="both"/>
        <w:rPr>
          <w:sz w:val="22"/>
          <w:szCs w:val="22"/>
        </w:rPr>
      </w:pPr>
      <w:r>
        <w:rPr>
          <w:sz w:val="22"/>
          <w:szCs w:val="22"/>
        </w:rPr>
        <w:t>Hóa đơn điều chỉnh thông tin</w:t>
      </w:r>
    </w:p>
    <w:p w14:paraId="660386D3">
      <w:pPr>
        <w:widowControl/>
        <w:shd w:val="clear" w:color="auto" w:fill="DBE5F1"/>
        <w:spacing w:before="0" w:line="240" w:lineRule="auto"/>
        <w:ind w:left="567"/>
        <w:jc w:val="both"/>
        <w:rPr>
          <w:bCs/>
          <w:snapToGrid/>
          <w:color w:val="8000FF"/>
          <w:sz w:val="22"/>
          <w:szCs w:val="22"/>
        </w:rPr>
      </w:pPr>
      <w:r>
        <w:rPr>
          <w:bCs/>
          <w:snapToGrid/>
          <w:color w:val="8000FF"/>
          <w:sz w:val="22"/>
          <w:szCs w:val="22"/>
        </w:rPr>
        <w:t>"generalInvoiceInfo": {</w:t>
      </w:r>
    </w:p>
    <w:p w14:paraId="2F087C6B">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"transactionUuid": "859f390a-1e59-4a05-9663-1e9ec7afdb8f",</w:t>
      </w:r>
    </w:p>
    <w:p w14:paraId="08F7421E">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"invoiceType": "</w:t>
      </w:r>
      <w:r>
        <w:rPr>
          <w:bCs/>
          <w:snapToGrid/>
          <w:color w:val="8000FF"/>
          <w:sz w:val="22"/>
          <w:szCs w:val="22"/>
          <w:lang w:val="vi-VN"/>
        </w:rPr>
        <w:t>1</w:t>
      </w:r>
      <w:r>
        <w:rPr>
          <w:bCs/>
          <w:snapToGrid/>
          <w:color w:val="8000FF"/>
          <w:sz w:val="22"/>
          <w:szCs w:val="22"/>
        </w:rPr>
        <w:t>",</w:t>
      </w:r>
    </w:p>
    <w:p w14:paraId="466B141A">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"templateCode": "</w:t>
      </w:r>
      <w:r>
        <w:rPr>
          <w:bCs/>
          <w:snapToGrid/>
          <w:color w:val="8000FF"/>
          <w:sz w:val="22"/>
          <w:szCs w:val="22"/>
          <w:lang w:val="vi-VN"/>
        </w:rPr>
        <w:t>1</w:t>
      </w:r>
      <w:r>
        <w:rPr>
          <w:bCs/>
          <w:snapToGrid/>
          <w:color w:val="8000FF"/>
          <w:sz w:val="22"/>
          <w:szCs w:val="22"/>
        </w:rPr>
        <w:t>/001",</w:t>
      </w:r>
    </w:p>
    <w:p w14:paraId="5F390668">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"invoiceSeries": "</w:t>
      </w:r>
      <w:r>
        <w:rPr>
          <w:bCs/>
          <w:snapToGrid/>
          <w:color w:val="8000FF"/>
          <w:sz w:val="22"/>
          <w:szCs w:val="22"/>
          <w:lang w:val="vi-VN"/>
        </w:rPr>
        <w:t>C24AAA</w:t>
      </w:r>
      <w:r>
        <w:rPr>
          <w:bCs/>
          <w:snapToGrid/>
          <w:color w:val="8000FF"/>
          <w:sz w:val="22"/>
          <w:szCs w:val="22"/>
        </w:rPr>
        <w:t>",</w:t>
      </w:r>
    </w:p>
    <w:p w14:paraId="4238144E">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"invoiceIssuedDate": 1605027600000,</w:t>
      </w:r>
    </w:p>
    <w:p w14:paraId="32D848CD">
      <w:pPr>
        <w:widowControl/>
        <w:shd w:val="clear" w:color="auto" w:fill="DBE5F1"/>
        <w:spacing w:before="0" w:line="240" w:lineRule="auto"/>
        <w:ind w:left="567" w:firstLine="200"/>
        <w:jc w:val="both"/>
        <w:rPr>
          <w:bCs/>
          <w:snapToGrid/>
          <w:color w:val="8000FF"/>
          <w:sz w:val="22"/>
          <w:szCs w:val="22"/>
        </w:rPr>
      </w:pPr>
      <w:r>
        <w:rPr>
          <w:bCs/>
          <w:snapToGrid/>
          <w:color w:val="8000FF"/>
          <w:sz w:val="22"/>
          <w:szCs w:val="22"/>
        </w:rPr>
        <w:t>"currencyCode": "VND",</w:t>
      </w:r>
    </w:p>
    <w:p w14:paraId="18AB1668">
      <w:pPr>
        <w:widowControl/>
        <w:shd w:val="clear" w:color="auto" w:fill="DBE5F1"/>
        <w:spacing w:before="0" w:line="240" w:lineRule="auto"/>
        <w:ind w:left="567"/>
        <w:jc w:val="both"/>
        <w:rPr>
          <w:bCs/>
          <w:snapToGrid/>
          <w:color w:val="8000FF"/>
          <w:sz w:val="22"/>
          <w:szCs w:val="22"/>
          <w:shd w:val="clear" w:color="auto" w:fill="FFFFFF"/>
        </w:rPr>
      </w:pPr>
      <w:r>
        <w:rPr>
          <w:bCs/>
          <w:snapToGrid/>
          <w:color w:val="8000FF"/>
          <w:sz w:val="22"/>
          <w:szCs w:val="22"/>
        </w:rPr>
        <w:t xml:space="preserve">    "adjustmentType": "5",</w:t>
      </w:r>
    </w:p>
    <w:p w14:paraId="3743CF02">
      <w:pPr>
        <w:widowControl/>
        <w:shd w:val="clear" w:color="auto" w:fill="DBE5F1"/>
        <w:spacing w:before="0" w:line="240" w:lineRule="auto"/>
        <w:ind w:left="567" w:firstLine="200"/>
        <w:jc w:val="both"/>
        <w:rPr>
          <w:bCs/>
          <w:snapToGrid/>
          <w:color w:val="8000FF"/>
          <w:sz w:val="22"/>
          <w:szCs w:val="22"/>
        </w:rPr>
      </w:pPr>
      <w:r>
        <w:rPr>
          <w:bCs/>
          <w:snapToGrid/>
          <w:color w:val="8000FF"/>
          <w:sz w:val="22"/>
          <w:szCs w:val="22"/>
        </w:rPr>
        <w:t>"adjustmentInvoiceType": "2",</w:t>
      </w:r>
    </w:p>
    <w:p w14:paraId="53C24BA9">
      <w:pPr>
        <w:widowControl/>
        <w:shd w:val="clear" w:color="auto" w:fill="DBE5F1"/>
        <w:spacing w:before="0" w:line="240" w:lineRule="auto"/>
        <w:ind w:left="567" w:firstLine="200"/>
        <w:jc w:val="both"/>
        <w:rPr>
          <w:bCs/>
          <w:snapToGrid/>
          <w:color w:val="8000FF"/>
          <w:sz w:val="22"/>
          <w:szCs w:val="22"/>
          <w:lang w:val="vi-VN"/>
        </w:rPr>
      </w:pPr>
      <w:r>
        <w:rPr>
          <w:bCs/>
          <w:snapToGrid/>
          <w:color w:val="8000FF"/>
          <w:sz w:val="22"/>
          <w:szCs w:val="22"/>
          <w:lang w:val="vi-VN"/>
        </w:rPr>
        <w:t>“exchangeRate”: 1,</w:t>
      </w:r>
    </w:p>
    <w:p w14:paraId="4E0DA039">
      <w:pPr>
        <w:widowControl/>
        <w:shd w:val="clear" w:color="auto" w:fill="DBE5F1"/>
        <w:spacing w:before="0" w:line="240" w:lineRule="auto"/>
        <w:ind w:left="567" w:firstLine="200"/>
        <w:jc w:val="both"/>
        <w:rPr>
          <w:bCs/>
          <w:snapToGrid/>
          <w:color w:val="8000FF"/>
          <w:sz w:val="22"/>
          <w:szCs w:val="22"/>
          <w:lang w:val="vi-VN"/>
        </w:rPr>
      </w:pPr>
      <w:r>
        <w:rPr>
          <w:bCs/>
          <w:snapToGrid/>
          <w:color w:val="8000FF"/>
          <w:sz w:val="22"/>
          <w:szCs w:val="22"/>
          <w:lang w:val="vi-VN"/>
        </w:rPr>
        <w:t>“adjustedNote”: “Lý do điều chỉnh để báo cáo nhận được”</w:t>
      </w:r>
    </w:p>
    <w:p w14:paraId="26330672">
      <w:pPr>
        <w:widowControl/>
        <w:shd w:val="clear" w:color="auto" w:fill="DBE5F1"/>
        <w:spacing w:before="0" w:line="240" w:lineRule="auto"/>
        <w:ind w:left="567" w:firstLine="200"/>
        <w:jc w:val="both"/>
        <w:rPr>
          <w:bCs/>
          <w:snapToGrid/>
          <w:color w:val="8000FF"/>
          <w:sz w:val="22"/>
          <w:szCs w:val="22"/>
          <w:lang w:val="vi-VN"/>
        </w:rPr>
      </w:pPr>
      <w:r>
        <w:rPr>
          <w:bCs/>
          <w:snapToGrid/>
          <w:color w:val="8000FF"/>
          <w:sz w:val="22"/>
          <w:szCs w:val="22"/>
          <w:lang w:val="vi-VN"/>
        </w:rPr>
        <w:t>“invoiceNote”: “Nội dung ghi chú muốn hiển thị lên hóa đơn”</w:t>
      </w:r>
    </w:p>
    <w:p w14:paraId="71B2CEBD">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"originalInvoiceId": "</w:t>
      </w:r>
      <w:r>
        <w:rPr>
          <w:bCs/>
          <w:snapToGrid/>
          <w:color w:val="8000FF"/>
          <w:sz w:val="22"/>
          <w:szCs w:val="22"/>
          <w:lang w:val="vi-VN"/>
        </w:rPr>
        <w:t>C24AA1</w:t>
      </w:r>
      <w:r>
        <w:rPr>
          <w:bCs/>
          <w:snapToGrid/>
          <w:color w:val="8000FF"/>
          <w:sz w:val="22"/>
          <w:szCs w:val="22"/>
        </w:rPr>
        <w:t>",</w:t>
      </w:r>
    </w:p>
    <w:p w14:paraId="18DF62A4">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"originalInvoiceIssueDate": 1605027600000,</w:t>
      </w:r>
    </w:p>
    <w:p w14:paraId="3D41C0AB">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"additionalReferenceDesc": "Văn bản",</w:t>
      </w:r>
    </w:p>
    <w:p w14:paraId="36EEE409">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"additionalReferenceDate": 1605027600000,</w:t>
      </w:r>
    </w:p>
    <w:p w14:paraId="2806A5D5">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"paymentStatus": true,</w:t>
      </w:r>
    </w:p>
    <w:p w14:paraId="0817007D">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"cusGetInvoiceRight": true</w:t>
      </w:r>
    </w:p>
    <w:p w14:paraId="7723C34E">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w:t>
      </w:r>
    </w:p>
    <w:p w14:paraId="05391F53">
      <w:pPr>
        <w:jc w:val="both"/>
        <w:rPr>
          <w:sz w:val="22"/>
          <w:szCs w:val="22"/>
        </w:rPr>
      </w:pPr>
      <w:r>
        <w:rPr>
          <w:sz w:val="22"/>
          <w:szCs w:val="22"/>
        </w:rPr>
        <w:t>Hóa đơn thay thế</w:t>
      </w:r>
    </w:p>
    <w:p w14:paraId="2827BDA6">
      <w:pPr>
        <w:widowControl/>
        <w:shd w:val="clear" w:color="auto" w:fill="DBE5F1"/>
        <w:spacing w:before="0" w:line="240" w:lineRule="auto"/>
        <w:ind w:left="567"/>
        <w:jc w:val="both"/>
        <w:rPr>
          <w:bCs/>
          <w:snapToGrid/>
          <w:color w:val="8000FF"/>
          <w:sz w:val="22"/>
          <w:szCs w:val="22"/>
        </w:rPr>
      </w:pPr>
      <w:r>
        <w:rPr>
          <w:bCs/>
          <w:snapToGrid/>
          <w:color w:val="8000FF"/>
          <w:sz w:val="22"/>
          <w:szCs w:val="22"/>
        </w:rPr>
        <w:t>"generalInvoiceInfo": {</w:t>
      </w:r>
    </w:p>
    <w:p w14:paraId="28C76EEF">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"transactionUuid": "859f390a-1e59-4a05-9663-1e9ec7afdb8f",</w:t>
      </w:r>
    </w:p>
    <w:p w14:paraId="49A3D97F">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"invoiceType": "</w:t>
      </w:r>
      <w:r>
        <w:rPr>
          <w:bCs/>
          <w:snapToGrid/>
          <w:color w:val="8000FF"/>
          <w:sz w:val="22"/>
          <w:szCs w:val="22"/>
          <w:lang w:val="vi-VN"/>
        </w:rPr>
        <w:t>1</w:t>
      </w:r>
      <w:r>
        <w:rPr>
          <w:bCs/>
          <w:snapToGrid/>
          <w:color w:val="8000FF"/>
          <w:sz w:val="22"/>
          <w:szCs w:val="22"/>
        </w:rPr>
        <w:t>",</w:t>
      </w:r>
    </w:p>
    <w:p w14:paraId="66C2221F">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"templateCode": "</w:t>
      </w:r>
      <w:r>
        <w:rPr>
          <w:bCs/>
          <w:snapToGrid/>
          <w:color w:val="8000FF"/>
          <w:sz w:val="22"/>
          <w:szCs w:val="22"/>
          <w:lang w:val="vi-VN"/>
        </w:rPr>
        <w:t>1</w:t>
      </w:r>
      <w:r>
        <w:rPr>
          <w:bCs/>
          <w:snapToGrid/>
          <w:color w:val="8000FF"/>
          <w:sz w:val="22"/>
          <w:szCs w:val="22"/>
        </w:rPr>
        <w:t>/001",</w:t>
      </w:r>
    </w:p>
    <w:p w14:paraId="0E0527BD">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"invoiceSeries": "</w:t>
      </w:r>
      <w:r>
        <w:rPr>
          <w:bCs/>
          <w:snapToGrid/>
          <w:color w:val="8000FF"/>
          <w:sz w:val="22"/>
          <w:szCs w:val="22"/>
          <w:lang w:val="vi-VN"/>
        </w:rPr>
        <w:t>C24AA</w:t>
      </w:r>
      <w:r>
        <w:rPr>
          <w:bCs/>
          <w:snapToGrid/>
          <w:color w:val="8000FF"/>
          <w:sz w:val="22"/>
          <w:szCs w:val="22"/>
        </w:rPr>
        <w:t>",</w:t>
      </w:r>
    </w:p>
    <w:p w14:paraId="5E16ACA8">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"invoiceIssuedDate": 1605027600000,</w:t>
      </w:r>
    </w:p>
    <w:p w14:paraId="5C96D89A">
      <w:pPr>
        <w:widowControl/>
        <w:shd w:val="clear" w:color="auto" w:fill="DBE5F1"/>
        <w:spacing w:before="0" w:line="240" w:lineRule="auto"/>
        <w:ind w:left="567" w:firstLine="200"/>
        <w:jc w:val="both"/>
        <w:rPr>
          <w:bCs/>
          <w:snapToGrid/>
          <w:color w:val="8000FF"/>
          <w:sz w:val="22"/>
          <w:szCs w:val="22"/>
        </w:rPr>
      </w:pPr>
      <w:r>
        <w:rPr>
          <w:bCs/>
          <w:snapToGrid/>
          <w:color w:val="8000FF"/>
          <w:sz w:val="22"/>
          <w:szCs w:val="22"/>
        </w:rPr>
        <w:t>"currencyCode": "VND",</w:t>
      </w:r>
    </w:p>
    <w:p w14:paraId="2A0E067A">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"adjustmentType": "3",</w:t>
      </w:r>
    </w:p>
    <w:p w14:paraId="27666709">
      <w:pPr>
        <w:widowControl/>
        <w:shd w:val="clear" w:color="auto" w:fill="DBE5F1"/>
        <w:spacing w:before="0" w:line="240" w:lineRule="auto"/>
        <w:ind w:left="567" w:firstLine="200"/>
        <w:jc w:val="both"/>
        <w:rPr>
          <w:bCs/>
          <w:snapToGrid/>
          <w:color w:val="8000FF"/>
          <w:sz w:val="22"/>
          <w:szCs w:val="22"/>
          <w:lang w:val="vi-VN"/>
        </w:rPr>
      </w:pPr>
      <w:r>
        <w:rPr>
          <w:bCs/>
          <w:snapToGrid/>
          <w:color w:val="8000FF"/>
          <w:sz w:val="22"/>
          <w:szCs w:val="22"/>
          <w:lang w:val="vi-VN"/>
        </w:rPr>
        <w:t>“exchangeRate”: 1,</w:t>
      </w:r>
    </w:p>
    <w:p w14:paraId="71EB821C">
      <w:pPr>
        <w:widowControl/>
        <w:shd w:val="clear" w:color="auto" w:fill="DBE5F1"/>
        <w:spacing w:before="0" w:line="240" w:lineRule="auto"/>
        <w:ind w:left="567" w:firstLine="200"/>
        <w:jc w:val="both"/>
        <w:rPr>
          <w:bCs/>
          <w:snapToGrid/>
          <w:color w:val="8000FF"/>
          <w:sz w:val="22"/>
          <w:szCs w:val="22"/>
          <w:lang w:val="vi-VN"/>
        </w:rPr>
      </w:pPr>
      <w:r>
        <w:rPr>
          <w:bCs/>
          <w:snapToGrid/>
          <w:color w:val="8000FF"/>
          <w:sz w:val="22"/>
          <w:szCs w:val="22"/>
          <w:lang w:val="vi-VN"/>
        </w:rPr>
        <w:t>“adjustedNote”: “Lý do điều chỉnh để báo cáo nhận được”</w:t>
      </w:r>
    </w:p>
    <w:p w14:paraId="3E0204AE">
      <w:pPr>
        <w:widowControl/>
        <w:shd w:val="clear" w:color="auto" w:fill="DBE5F1"/>
        <w:spacing w:before="0" w:line="240" w:lineRule="auto"/>
        <w:ind w:left="567" w:firstLine="200"/>
        <w:jc w:val="both"/>
        <w:rPr>
          <w:bCs/>
          <w:snapToGrid/>
          <w:color w:val="8000FF"/>
          <w:sz w:val="22"/>
          <w:szCs w:val="22"/>
        </w:rPr>
      </w:pPr>
      <w:r>
        <w:rPr>
          <w:bCs/>
          <w:snapToGrid/>
          <w:color w:val="8000FF"/>
          <w:sz w:val="22"/>
          <w:szCs w:val="22"/>
          <w:lang w:val="vi-VN"/>
        </w:rPr>
        <w:t>“invoiceNote”: “Nội dung ghi chú muốn hiển thị lên hóa đơn”</w:t>
      </w:r>
      <w:r>
        <w:rPr>
          <w:bCs/>
          <w:snapToGrid/>
          <w:color w:val="8000FF"/>
          <w:sz w:val="22"/>
          <w:szCs w:val="22"/>
        </w:rPr>
        <w:t xml:space="preserve"> </w:t>
      </w:r>
    </w:p>
    <w:p w14:paraId="71FA2849">
      <w:pPr>
        <w:widowControl/>
        <w:shd w:val="clear" w:color="auto" w:fill="DBE5F1"/>
        <w:spacing w:before="0" w:line="240" w:lineRule="auto"/>
        <w:ind w:left="567" w:firstLine="200"/>
        <w:jc w:val="both"/>
        <w:rPr>
          <w:bCs/>
          <w:snapToGrid/>
          <w:color w:val="8000FF"/>
          <w:sz w:val="22"/>
          <w:szCs w:val="22"/>
        </w:rPr>
      </w:pPr>
      <w:r>
        <w:rPr>
          <w:bCs/>
          <w:snapToGrid/>
          <w:color w:val="8000FF"/>
          <w:sz w:val="22"/>
          <w:szCs w:val="22"/>
        </w:rPr>
        <w:t>"originalInvoiceId": "</w:t>
      </w:r>
      <w:r>
        <w:rPr>
          <w:bCs/>
          <w:snapToGrid/>
          <w:color w:val="8000FF"/>
          <w:sz w:val="22"/>
          <w:szCs w:val="22"/>
          <w:lang w:val="vi-VN"/>
        </w:rPr>
        <w:t>C24AA1</w:t>
      </w:r>
      <w:r>
        <w:rPr>
          <w:bCs/>
          <w:snapToGrid/>
          <w:color w:val="8000FF"/>
          <w:sz w:val="22"/>
          <w:szCs w:val="22"/>
        </w:rPr>
        <w:t>",</w:t>
      </w:r>
    </w:p>
    <w:p w14:paraId="344DD93D">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"originalInvoiceIssueDate": 1605027600000,</w:t>
      </w:r>
    </w:p>
    <w:p w14:paraId="4AD31EC9">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"additionalReferenceDesc": "Văn bản",</w:t>
      </w:r>
    </w:p>
    <w:p w14:paraId="351F71FE">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"additionalReferenceDate": 1605027600000,</w:t>
      </w:r>
    </w:p>
    <w:p w14:paraId="2CED6540">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"paymentStatus": true,</w:t>
      </w:r>
    </w:p>
    <w:p w14:paraId="19ADBE87">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"cusGetInvoiceRight": true</w:t>
      </w:r>
    </w:p>
    <w:p w14:paraId="43B4CC4E">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w:t>
      </w:r>
    </w:p>
    <w:p w14:paraId="13C4D889">
      <w:pPr>
        <w:jc w:val="both"/>
        <w:rPr>
          <w:sz w:val="22"/>
          <w:szCs w:val="22"/>
        </w:rPr>
      </w:pPr>
      <w:bookmarkStart w:id="16" w:name="_Toc115266172"/>
      <w:r>
        <w:rPr>
          <w:sz w:val="22"/>
          <w:szCs w:val="22"/>
        </w:rPr>
        <w:t>Hóa đơn thay thế cho hóa đơn không tồn tại trên hệ thống</w:t>
      </w:r>
    </w:p>
    <w:p w14:paraId="04E7E15A">
      <w:pPr>
        <w:widowControl/>
        <w:shd w:val="clear" w:color="auto" w:fill="DBE5F1"/>
        <w:spacing w:before="0" w:line="240" w:lineRule="auto"/>
        <w:ind w:left="567"/>
        <w:jc w:val="both"/>
        <w:rPr>
          <w:bCs/>
          <w:snapToGrid/>
          <w:color w:val="8000FF"/>
          <w:sz w:val="22"/>
          <w:szCs w:val="22"/>
        </w:rPr>
      </w:pPr>
      <w:r>
        <w:rPr>
          <w:bCs/>
          <w:snapToGrid/>
          <w:color w:val="8000FF"/>
          <w:sz w:val="22"/>
          <w:szCs w:val="22"/>
        </w:rPr>
        <w:t>"generalInvoiceInfo": {</w:t>
      </w:r>
    </w:p>
    <w:p w14:paraId="5505F340">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"invoiceType": "1",</w:t>
      </w:r>
    </w:p>
    <w:p w14:paraId="5CF20A42">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"templateCode": "1/00</w:t>
      </w:r>
      <w:r>
        <w:rPr>
          <w:bCs/>
          <w:snapToGrid/>
          <w:color w:val="8000FF"/>
          <w:sz w:val="22"/>
          <w:szCs w:val="22"/>
          <w:lang w:val="vi-VN"/>
        </w:rPr>
        <w:t>1</w:t>
      </w:r>
      <w:r>
        <w:rPr>
          <w:bCs/>
          <w:snapToGrid/>
          <w:color w:val="8000FF"/>
          <w:sz w:val="22"/>
          <w:szCs w:val="22"/>
        </w:rPr>
        <w:t>",</w:t>
      </w:r>
    </w:p>
    <w:p w14:paraId="01C27540">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"invoiceSeries": "</w:t>
      </w:r>
      <w:r>
        <w:rPr>
          <w:bCs/>
          <w:snapToGrid/>
          <w:color w:val="8000FF"/>
          <w:sz w:val="22"/>
          <w:szCs w:val="22"/>
          <w:lang w:val="vi-VN"/>
        </w:rPr>
        <w:t>C24AA</w:t>
      </w:r>
      <w:r>
        <w:rPr>
          <w:bCs/>
          <w:snapToGrid/>
          <w:color w:val="8000FF"/>
          <w:sz w:val="22"/>
          <w:szCs w:val="22"/>
        </w:rPr>
        <w:t>",</w:t>
      </w:r>
    </w:p>
    <w:p w14:paraId="2D9A673D">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"invoiceIssuedDate": 1605027600000,</w:t>
      </w:r>
    </w:p>
    <w:p w14:paraId="6A7F89B3">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"currencyCode": "VND",</w:t>
      </w:r>
    </w:p>
    <w:p w14:paraId="493CC2BF">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"invoiceNote": "",</w:t>
      </w:r>
    </w:p>
    <w:p w14:paraId="15C260AC">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"adjustmentType": "3",</w:t>
      </w:r>
    </w:p>
    <w:p w14:paraId="3524A3F6">
      <w:pPr>
        <w:widowControl/>
        <w:shd w:val="clear" w:color="auto" w:fill="DBE5F1"/>
        <w:spacing w:before="0" w:line="240" w:lineRule="auto"/>
        <w:ind w:left="567" w:firstLine="200"/>
        <w:jc w:val="both"/>
        <w:rPr>
          <w:bCs/>
          <w:snapToGrid/>
          <w:color w:val="8000FF"/>
          <w:sz w:val="22"/>
          <w:szCs w:val="22"/>
          <w:lang w:val="vi-VN"/>
        </w:rPr>
      </w:pPr>
      <w:r>
        <w:rPr>
          <w:bCs/>
          <w:snapToGrid/>
          <w:color w:val="8000FF"/>
          <w:sz w:val="22"/>
          <w:szCs w:val="22"/>
        </w:rPr>
        <w:t xml:space="preserve">    </w:t>
      </w:r>
      <w:r>
        <w:rPr>
          <w:bCs/>
          <w:snapToGrid/>
          <w:color w:val="8000FF"/>
          <w:sz w:val="22"/>
          <w:szCs w:val="22"/>
          <w:lang w:val="vi-VN"/>
        </w:rPr>
        <w:t>“exchangeRate”: 1,</w:t>
      </w:r>
    </w:p>
    <w:p w14:paraId="1E07F21F">
      <w:pPr>
        <w:widowControl/>
        <w:shd w:val="clear" w:color="auto" w:fill="DBE5F1"/>
        <w:spacing w:before="0" w:line="240" w:lineRule="auto"/>
        <w:ind w:left="567" w:firstLine="200"/>
        <w:jc w:val="both"/>
        <w:rPr>
          <w:bCs/>
          <w:snapToGrid/>
          <w:color w:val="8000FF"/>
          <w:sz w:val="22"/>
          <w:szCs w:val="22"/>
          <w:lang w:val="vi-VN"/>
        </w:rPr>
      </w:pPr>
      <w:r>
        <w:rPr>
          <w:bCs/>
          <w:snapToGrid/>
          <w:color w:val="8000FF"/>
          <w:sz w:val="22"/>
          <w:szCs w:val="22"/>
          <w:lang w:val="vi-VN"/>
        </w:rPr>
        <w:t xml:space="preserve">    “adjustedNote”: “Lý do điều chỉnh để báo cáo nhận được”</w:t>
      </w:r>
    </w:p>
    <w:p w14:paraId="13EF9586">
      <w:pPr>
        <w:widowControl/>
        <w:shd w:val="clear" w:color="auto" w:fill="DBE5F1"/>
        <w:spacing w:before="0" w:line="240" w:lineRule="auto"/>
        <w:ind w:left="567"/>
        <w:jc w:val="both"/>
        <w:rPr>
          <w:bCs/>
          <w:snapToGrid/>
          <w:color w:val="8000FF"/>
          <w:sz w:val="22"/>
          <w:szCs w:val="22"/>
        </w:rPr>
      </w:pPr>
      <w:r>
        <w:rPr>
          <w:bCs/>
          <w:snapToGrid/>
          <w:color w:val="8000FF"/>
          <w:sz w:val="22"/>
          <w:szCs w:val="22"/>
          <w:lang w:val="vi-VN"/>
        </w:rPr>
        <w:t xml:space="preserve">        “invoiceNote”: “Thay thế</w:t>
      </w:r>
      <w:r>
        <w:rPr>
          <w:bCs/>
          <w:snapToGrid/>
          <w:color w:val="8000FF"/>
          <w:sz w:val="22"/>
          <w:szCs w:val="22"/>
        </w:rPr>
        <w:t xml:space="preserve"> hóa đơn số </w:t>
      </w:r>
      <w:r>
        <w:rPr>
          <w:bCs/>
          <w:snapToGrid/>
          <w:color w:val="8000FF"/>
          <w:sz w:val="22"/>
          <w:szCs w:val="22"/>
          <w:lang w:val="vi-VN"/>
        </w:rPr>
        <w:t>1</w:t>
      </w:r>
      <w:r>
        <w:rPr>
          <w:bCs/>
          <w:snapToGrid/>
          <w:color w:val="8000FF"/>
          <w:sz w:val="22"/>
          <w:szCs w:val="22"/>
        </w:rPr>
        <w:t>,</w:t>
      </w:r>
      <w:r>
        <w:rPr>
          <w:bCs/>
          <w:snapToGrid/>
          <w:color w:val="8000FF"/>
          <w:sz w:val="22"/>
          <w:szCs w:val="22"/>
          <w:lang w:val="vi-VN"/>
        </w:rPr>
        <w:t xml:space="preserve"> </w:t>
      </w:r>
      <w:r>
        <w:rPr>
          <w:bCs/>
          <w:snapToGrid/>
          <w:color w:val="8000FF"/>
          <w:sz w:val="22"/>
          <w:szCs w:val="22"/>
        </w:rPr>
        <w:t xml:space="preserve">mẫu số </w:t>
      </w:r>
      <w:r>
        <w:rPr>
          <w:bCs/>
          <w:snapToGrid/>
          <w:color w:val="8000FF"/>
          <w:sz w:val="22"/>
          <w:szCs w:val="22"/>
          <w:lang w:val="vi-VN"/>
        </w:rPr>
        <w:t>1</w:t>
      </w:r>
      <w:r>
        <w:rPr>
          <w:bCs/>
          <w:snapToGrid/>
          <w:color w:val="8000FF"/>
          <w:sz w:val="22"/>
          <w:szCs w:val="22"/>
        </w:rPr>
        <w:t>,</w:t>
      </w:r>
      <w:r>
        <w:rPr>
          <w:bCs/>
          <w:snapToGrid/>
          <w:color w:val="8000FF"/>
          <w:sz w:val="22"/>
          <w:szCs w:val="22"/>
          <w:lang w:val="vi-VN"/>
        </w:rPr>
        <w:t xml:space="preserve"> </w:t>
      </w:r>
      <w:r>
        <w:rPr>
          <w:bCs/>
          <w:snapToGrid/>
          <w:color w:val="8000FF"/>
          <w:sz w:val="22"/>
          <w:szCs w:val="22"/>
        </w:rPr>
        <w:t xml:space="preserve">ký hiệu </w:t>
      </w:r>
      <w:r>
        <w:rPr>
          <w:bCs/>
          <w:snapToGrid/>
          <w:color w:val="8000FF"/>
          <w:sz w:val="22"/>
          <w:szCs w:val="22"/>
          <w:lang w:val="vi-VN"/>
        </w:rPr>
        <w:t>C24AAA</w:t>
      </w:r>
      <w:r>
        <w:rPr>
          <w:bCs/>
          <w:snapToGrid/>
          <w:color w:val="8000FF"/>
          <w:sz w:val="22"/>
          <w:szCs w:val="22"/>
        </w:rPr>
        <w:t>,</w:t>
      </w:r>
      <w:r>
        <w:rPr>
          <w:bCs/>
          <w:snapToGrid/>
          <w:color w:val="8000FF"/>
          <w:sz w:val="22"/>
          <w:szCs w:val="22"/>
          <w:lang w:val="vi-VN"/>
        </w:rPr>
        <w:t xml:space="preserve"> </w:t>
      </w:r>
      <w:r>
        <w:rPr>
          <w:bCs/>
          <w:snapToGrid/>
          <w:color w:val="8000FF"/>
          <w:sz w:val="22"/>
          <w:szCs w:val="22"/>
        </w:rPr>
        <w:t>ngày 28/03/2022</w:t>
      </w:r>
      <w:r>
        <w:rPr>
          <w:bCs/>
          <w:snapToGrid/>
          <w:color w:val="8000FF"/>
          <w:sz w:val="22"/>
          <w:szCs w:val="22"/>
          <w:lang w:val="vi-VN"/>
        </w:rPr>
        <w:t>”</w:t>
      </w:r>
    </w:p>
    <w:p w14:paraId="5E31E457">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"paymentStatus": true,</w:t>
      </w:r>
    </w:p>
    <w:p w14:paraId="526391BA">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"cusGetInvoiceRight": true,</w:t>
      </w:r>
    </w:p>
    <w:p w14:paraId="20DE88A5">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"originalInvoiceId": "</w:t>
      </w:r>
      <w:r>
        <w:rPr>
          <w:bCs/>
          <w:snapToGrid/>
          <w:color w:val="8000FF"/>
          <w:sz w:val="22"/>
          <w:szCs w:val="22"/>
          <w:lang w:val="vi-VN"/>
        </w:rPr>
        <w:t>C24AA1</w:t>
      </w:r>
      <w:r>
        <w:rPr>
          <w:bCs/>
          <w:snapToGrid/>
          <w:color w:val="8000FF"/>
          <w:sz w:val="22"/>
          <w:szCs w:val="22"/>
        </w:rPr>
        <w:t>",</w:t>
      </w:r>
    </w:p>
    <w:p w14:paraId="27703A36">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"originalInvoiceIssueDate": 1654861128000,</w:t>
      </w:r>
    </w:p>
    <w:p w14:paraId="7CAFD20E">
      <w:pPr>
        <w:widowControl/>
        <w:shd w:val="clear" w:color="auto" w:fill="DBE5F1"/>
        <w:spacing w:before="0" w:line="240" w:lineRule="auto"/>
        <w:ind w:left="567"/>
        <w:jc w:val="both"/>
        <w:rPr>
          <w:bCs/>
          <w:snapToGrid/>
          <w:color w:val="8000FF"/>
          <w:sz w:val="22"/>
          <w:szCs w:val="22"/>
          <w:shd w:val="clear" w:color="auto" w:fill="FFFFFF"/>
        </w:rPr>
      </w:pPr>
      <w:r>
        <w:rPr>
          <w:bCs/>
          <w:snapToGrid/>
          <w:color w:val="8000FF"/>
          <w:sz w:val="22"/>
          <w:szCs w:val="22"/>
        </w:rPr>
        <w:t xml:space="preserve">   </w:t>
      </w:r>
      <w:r>
        <w:rPr>
          <w:bCs/>
          <w:snapToGrid/>
          <w:color w:val="8000FF"/>
          <w:sz w:val="22"/>
          <w:szCs w:val="22"/>
          <w:lang w:val="vi-VN"/>
        </w:rPr>
        <w:t xml:space="preserve">     </w:t>
      </w:r>
      <w:r>
        <w:rPr>
          <w:bCs/>
          <w:snapToGrid/>
          <w:color w:val="8000FF"/>
          <w:sz w:val="22"/>
          <w:szCs w:val="22"/>
        </w:rPr>
        <w:t xml:space="preserve"> </w:t>
      </w:r>
      <w:r>
        <w:rPr>
          <w:bCs/>
          <w:snapToGrid/>
          <w:color w:val="8000FF"/>
          <w:sz w:val="22"/>
          <w:szCs w:val="22"/>
          <w:shd w:val="clear" w:color="auto" w:fill="FFFFFF"/>
        </w:rPr>
        <w:t>"originalInvoiceType": "1",</w:t>
      </w:r>
    </w:p>
    <w:p w14:paraId="23522731">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w:t>
      </w:r>
      <w:r>
        <w:rPr>
          <w:bCs/>
          <w:snapToGrid/>
          <w:color w:val="8000FF"/>
          <w:sz w:val="22"/>
          <w:szCs w:val="22"/>
          <w:lang w:val="vi-VN"/>
        </w:rPr>
        <w:t xml:space="preserve">     </w:t>
      </w:r>
      <w:r>
        <w:rPr>
          <w:bCs/>
          <w:snapToGrid/>
          <w:color w:val="8000FF"/>
          <w:sz w:val="22"/>
          <w:szCs w:val="22"/>
          <w:shd w:val="clear" w:color="auto" w:fill="FFFFFF"/>
        </w:rPr>
        <w:t>"originalTem</w:t>
      </w:r>
      <w:r>
        <w:rPr>
          <w:bCs/>
          <w:snapToGrid/>
          <w:color w:val="8000FF"/>
          <w:sz w:val="22"/>
          <w:szCs w:val="22"/>
          <w:shd w:val="clear" w:color="auto" w:fill="FFFFFF"/>
          <w:lang w:val="vi-VN"/>
        </w:rPr>
        <w:t>p</w:t>
      </w:r>
      <w:r>
        <w:rPr>
          <w:bCs/>
          <w:snapToGrid/>
          <w:color w:val="8000FF"/>
          <w:sz w:val="22"/>
          <w:szCs w:val="22"/>
          <w:shd w:val="clear" w:color="auto" w:fill="FFFFFF"/>
        </w:rPr>
        <w:t>lateCode": "1",</w:t>
      </w:r>
    </w:p>
    <w:p w14:paraId="1253C477">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"additionalReferenceDesc": "Hóa đơn thay thế số: </w:t>
      </w:r>
      <w:r>
        <w:rPr>
          <w:bCs/>
          <w:snapToGrid/>
          <w:color w:val="8000FF"/>
          <w:sz w:val="22"/>
          <w:szCs w:val="22"/>
          <w:lang w:val="vi-VN"/>
        </w:rPr>
        <w:t>1</w:t>
      </w:r>
      <w:r>
        <w:rPr>
          <w:bCs/>
          <w:snapToGrid/>
          <w:color w:val="8000FF"/>
          <w:sz w:val="22"/>
          <w:szCs w:val="22"/>
        </w:rPr>
        <w:t xml:space="preserve">, mẫu số: </w:t>
      </w:r>
      <w:r>
        <w:rPr>
          <w:bCs/>
          <w:snapToGrid/>
          <w:color w:val="8000FF"/>
          <w:sz w:val="22"/>
          <w:szCs w:val="22"/>
          <w:lang w:val="vi-VN"/>
        </w:rPr>
        <w:t>1</w:t>
      </w:r>
      <w:r>
        <w:rPr>
          <w:bCs/>
          <w:snapToGrid/>
          <w:color w:val="8000FF"/>
          <w:sz w:val="22"/>
          <w:szCs w:val="22"/>
        </w:rPr>
        <w:t xml:space="preserve">, ký hiệu: </w:t>
      </w:r>
      <w:r>
        <w:rPr>
          <w:bCs/>
          <w:snapToGrid/>
          <w:color w:val="8000FF"/>
          <w:sz w:val="22"/>
          <w:szCs w:val="22"/>
          <w:lang w:val="vi-VN"/>
        </w:rPr>
        <w:t>C24AA1</w:t>
      </w:r>
      <w:r>
        <w:rPr>
          <w:bCs/>
          <w:snapToGrid/>
          <w:color w:val="8000FF"/>
          <w:sz w:val="22"/>
          <w:szCs w:val="22"/>
        </w:rPr>
        <w:t>, ngày: 10/06/2022",</w:t>
      </w:r>
    </w:p>
    <w:p w14:paraId="7C8B0AEA">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"additionalReferenceDate": 1658825818067,</w:t>
      </w:r>
    </w:p>
    <w:p w14:paraId="70FE19E6">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"transactionUuid": "E4B2813E5AA4E335E053380A10ACB857"</w:t>
      </w:r>
    </w:p>
    <w:p w14:paraId="0D2A98E4">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w:t>
      </w:r>
    </w:p>
    <w:p w14:paraId="5B8A6832">
      <w:pPr>
        <w:jc w:val="both"/>
        <w:rPr>
          <w:sz w:val="22"/>
          <w:szCs w:val="22"/>
          <w:lang w:val="en"/>
        </w:rPr>
      </w:pPr>
      <w:r>
        <w:rPr>
          <w:sz w:val="22"/>
          <w:szCs w:val="22"/>
        </w:rPr>
        <w:t xml:space="preserve">Hóa đơn </w:t>
      </w:r>
      <w:r>
        <w:rPr>
          <w:sz w:val="22"/>
          <w:szCs w:val="22"/>
          <w:lang w:val="en"/>
        </w:rPr>
        <w:t>điều chỉnh</w:t>
      </w:r>
      <w:r>
        <w:rPr>
          <w:sz w:val="22"/>
          <w:szCs w:val="22"/>
          <w:lang w:val="vi-VN"/>
        </w:rPr>
        <w:t xml:space="preserve"> tiền</w:t>
      </w:r>
      <w:r>
        <w:rPr>
          <w:sz w:val="22"/>
          <w:szCs w:val="22"/>
          <w:lang w:val="en"/>
        </w:rPr>
        <w:t xml:space="preserve"> cho hóa đơn không tồn tại trên hệ thống</w:t>
      </w:r>
    </w:p>
    <w:p w14:paraId="379154B3">
      <w:pPr>
        <w:widowControl/>
        <w:shd w:val="clear" w:color="auto" w:fill="DBE5F1"/>
        <w:spacing w:before="0" w:line="240" w:lineRule="auto"/>
        <w:ind w:left="567"/>
        <w:jc w:val="both"/>
        <w:rPr>
          <w:bCs/>
          <w:snapToGrid/>
          <w:color w:val="8000FF"/>
          <w:sz w:val="22"/>
          <w:szCs w:val="22"/>
        </w:rPr>
      </w:pPr>
      <w:r>
        <w:rPr>
          <w:bCs/>
          <w:snapToGrid/>
          <w:color w:val="8000FF"/>
          <w:sz w:val="22"/>
          <w:szCs w:val="22"/>
        </w:rPr>
        <w:t>{</w:t>
      </w:r>
    </w:p>
    <w:p w14:paraId="27C18E38">
      <w:pPr>
        <w:widowControl/>
        <w:shd w:val="clear" w:color="auto" w:fill="DBE5F1"/>
        <w:spacing w:before="0" w:line="240" w:lineRule="auto"/>
        <w:ind w:left="567"/>
        <w:jc w:val="both"/>
        <w:rPr>
          <w:bCs/>
          <w:snapToGrid/>
          <w:color w:val="8000FF"/>
          <w:sz w:val="22"/>
          <w:szCs w:val="22"/>
        </w:rPr>
      </w:pPr>
      <w:r>
        <w:rPr>
          <w:bCs/>
          <w:snapToGrid/>
          <w:color w:val="8000FF"/>
          <w:sz w:val="22"/>
          <w:szCs w:val="22"/>
        </w:rPr>
        <w:t>"generalInvoiceInfo": {</w:t>
      </w:r>
    </w:p>
    <w:p w14:paraId="39AA960B">
      <w:pPr>
        <w:widowControl/>
        <w:shd w:val="clear" w:color="auto" w:fill="DBE5F1"/>
        <w:spacing w:before="0" w:line="240" w:lineRule="auto"/>
        <w:ind w:left="567"/>
        <w:jc w:val="both"/>
        <w:rPr>
          <w:bCs/>
          <w:snapToGrid/>
          <w:color w:val="8000FF"/>
          <w:sz w:val="22"/>
          <w:szCs w:val="22"/>
        </w:rPr>
      </w:pPr>
      <w:r>
        <w:rPr>
          <w:bCs/>
          <w:snapToGrid/>
          <w:color w:val="8000FF"/>
          <w:sz w:val="22"/>
          <w:szCs w:val="22"/>
        </w:rPr>
        <w:t>"invoiceType": "1",</w:t>
      </w:r>
    </w:p>
    <w:p w14:paraId="688E8664">
      <w:pPr>
        <w:widowControl/>
        <w:shd w:val="clear" w:color="auto" w:fill="DBE5F1"/>
        <w:spacing w:before="0" w:line="240" w:lineRule="auto"/>
        <w:ind w:left="567"/>
        <w:jc w:val="both"/>
        <w:rPr>
          <w:bCs/>
          <w:snapToGrid/>
          <w:color w:val="8000FF"/>
          <w:sz w:val="22"/>
          <w:szCs w:val="22"/>
        </w:rPr>
      </w:pPr>
      <w:r>
        <w:rPr>
          <w:bCs/>
          <w:snapToGrid/>
          <w:color w:val="8000FF"/>
          <w:sz w:val="22"/>
          <w:szCs w:val="22"/>
        </w:rPr>
        <w:t>"templateCode": "1/001",</w:t>
      </w:r>
    </w:p>
    <w:p w14:paraId="21DC9F68">
      <w:pPr>
        <w:widowControl/>
        <w:shd w:val="clear" w:color="auto" w:fill="DBE5F1"/>
        <w:spacing w:before="0" w:line="240" w:lineRule="auto"/>
        <w:ind w:left="567"/>
        <w:jc w:val="both"/>
        <w:rPr>
          <w:bCs/>
          <w:snapToGrid/>
          <w:color w:val="8000FF"/>
          <w:sz w:val="22"/>
          <w:szCs w:val="22"/>
        </w:rPr>
      </w:pPr>
      <w:r>
        <w:rPr>
          <w:bCs/>
          <w:snapToGrid/>
          <w:color w:val="8000FF"/>
          <w:sz w:val="22"/>
          <w:szCs w:val="22"/>
        </w:rPr>
        <w:t>"invoiceSeries": "C2</w:t>
      </w:r>
      <w:r>
        <w:rPr>
          <w:bCs/>
          <w:snapToGrid/>
          <w:color w:val="8000FF"/>
          <w:sz w:val="22"/>
          <w:szCs w:val="22"/>
          <w:lang w:val="vi-VN"/>
        </w:rPr>
        <w:t>4AAA</w:t>
      </w:r>
      <w:r>
        <w:rPr>
          <w:bCs/>
          <w:snapToGrid/>
          <w:color w:val="8000FF"/>
          <w:sz w:val="22"/>
          <w:szCs w:val="22"/>
        </w:rPr>
        <w:t>",</w:t>
      </w:r>
    </w:p>
    <w:p w14:paraId="49871A67">
      <w:pPr>
        <w:widowControl/>
        <w:shd w:val="clear" w:color="auto" w:fill="DBE5F1"/>
        <w:spacing w:before="0" w:line="240" w:lineRule="auto"/>
        <w:ind w:left="567"/>
        <w:jc w:val="both"/>
        <w:rPr>
          <w:bCs/>
          <w:snapToGrid/>
          <w:color w:val="8000FF"/>
          <w:sz w:val="22"/>
          <w:szCs w:val="22"/>
        </w:rPr>
      </w:pPr>
      <w:r>
        <w:rPr>
          <w:bCs/>
          <w:snapToGrid/>
          <w:color w:val="8000FF"/>
          <w:sz w:val="22"/>
          <w:szCs w:val="22"/>
        </w:rPr>
        <w:t>"currencyCode": "VND",</w:t>
      </w:r>
    </w:p>
    <w:p w14:paraId="42399BA2">
      <w:pPr>
        <w:widowControl/>
        <w:shd w:val="clear" w:color="auto" w:fill="DBE5F1"/>
        <w:spacing w:before="0" w:line="240" w:lineRule="auto"/>
        <w:ind w:left="567"/>
        <w:jc w:val="both"/>
        <w:rPr>
          <w:bCs/>
          <w:snapToGrid/>
          <w:color w:val="8000FF"/>
          <w:sz w:val="22"/>
          <w:szCs w:val="22"/>
        </w:rPr>
      </w:pPr>
      <w:r>
        <w:rPr>
          <w:bCs/>
          <w:snapToGrid/>
          <w:color w:val="8000FF"/>
          <w:sz w:val="22"/>
          <w:szCs w:val="22"/>
        </w:rPr>
        <w:t>"adjustmentType": "5",</w:t>
      </w:r>
    </w:p>
    <w:p w14:paraId="7D61C068">
      <w:pPr>
        <w:widowControl/>
        <w:shd w:val="clear" w:color="auto" w:fill="DBE5F1"/>
        <w:spacing w:before="0" w:line="240" w:lineRule="auto"/>
        <w:ind w:left="567"/>
        <w:jc w:val="both"/>
        <w:rPr>
          <w:bCs/>
          <w:snapToGrid/>
          <w:color w:val="8000FF"/>
          <w:sz w:val="22"/>
          <w:szCs w:val="22"/>
        </w:rPr>
      </w:pPr>
      <w:r>
        <w:rPr>
          <w:bCs/>
          <w:snapToGrid/>
          <w:color w:val="8000FF"/>
          <w:sz w:val="22"/>
          <w:szCs w:val="22"/>
        </w:rPr>
        <w:t>"adjustmentInvoiceType": "1",</w:t>
      </w:r>
    </w:p>
    <w:p w14:paraId="13670D38">
      <w:pPr>
        <w:widowControl/>
        <w:shd w:val="clear" w:color="auto" w:fill="DBE5F1"/>
        <w:spacing w:before="0" w:line="240" w:lineRule="auto"/>
        <w:ind w:left="567"/>
        <w:jc w:val="both"/>
        <w:rPr>
          <w:bCs/>
          <w:snapToGrid/>
          <w:color w:val="8000FF"/>
          <w:sz w:val="22"/>
          <w:szCs w:val="22"/>
        </w:rPr>
      </w:pPr>
      <w:r>
        <w:rPr>
          <w:bCs/>
          <w:snapToGrid/>
          <w:color w:val="8000FF"/>
          <w:sz w:val="22"/>
          <w:szCs w:val="22"/>
        </w:rPr>
        <w:t>"originalInvoiceId": "</w:t>
      </w:r>
      <w:r>
        <w:rPr>
          <w:bCs/>
          <w:snapToGrid/>
          <w:color w:val="8000FF"/>
          <w:sz w:val="22"/>
          <w:szCs w:val="22"/>
          <w:lang w:val="vi-VN"/>
        </w:rPr>
        <w:t>C24AA1</w:t>
      </w:r>
      <w:r>
        <w:rPr>
          <w:bCs/>
          <w:snapToGrid/>
          <w:color w:val="8000FF"/>
          <w:sz w:val="22"/>
          <w:szCs w:val="22"/>
        </w:rPr>
        <w:t>",</w:t>
      </w:r>
    </w:p>
    <w:p w14:paraId="18790DC0">
      <w:pPr>
        <w:widowControl/>
        <w:shd w:val="clear" w:color="auto" w:fill="DBE5F1"/>
        <w:spacing w:before="0" w:line="240" w:lineRule="auto"/>
        <w:jc w:val="both"/>
        <w:rPr>
          <w:bCs/>
          <w:snapToGrid/>
          <w:color w:val="8000FF"/>
          <w:sz w:val="22"/>
          <w:szCs w:val="22"/>
          <w:lang w:val="vi-VN"/>
        </w:rPr>
      </w:pPr>
      <w:r>
        <w:rPr>
          <w:bCs/>
          <w:snapToGrid/>
          <w:color w:val="8000FF"/>
          <w:sz w:val="22"/>
          <w:szCs w:val="22"/>
          <w:lang w:val="vi-VN"/>
        </w:rPr>
        <w:t>“exchangeRate”: 1,</w:t>
      </w:r>
    </w:p>
    <w:p w14:paraId="6EBC3A4E">
      <w:pPr>
        <w:widowControl/>
        <w:shd w:val="clear" w:color="auto" w:fill="DBE5F1"/>
        <w:spacing w:before="0" w:line="240" w:lineRule="auto"/>
        <w:jc w:val="both"/>
        <w:rPr>
          <w:bCs/>
          <w:snapToGrid/>
          <w:color w:val="8000FF"/>
          <w:sz w:val="22"/>
          <w:szCs w:val="22"/>
          <w:lang w:val="vi-VN"/>
        </w:rPr>
      </w:pPr>
      <w:r>
        <w:rPr>
          <w:bCs/>
          <w:snapToGrid/>
          <w:color w:val="8000FF"/>
          <w:sz w:val="22"/>
          <w:szCs w:val="22"/>
          <w:lang w:val="vi-VN"/>
        </w:rPr>
        <w:t>“adjustedNote”: “Lý do điều chỉnh để báo cáo nhận được”</w:t>
      </w:r>
    </w:p>
    <w:p w14:paraId="2ACB5228">
      <w:pPr>
        <w:widowControl/>
        <w:shd w:val="clear" w:color="auto" w:fill="DBE5F1"/>
        <w:spacing w:before="0" w:line="240" w:lineRule="auto"/>
        <w:ind w:left="567"/>
        <w:jc w:val="both"/>
        <w:rPr>
          <w:bCs/>
          <w:snapToGrid/>
          <w:color w:val="8000FF"/>
          <w:sz w:val="22"/>
          <w:szCs w:val="22"/>
        </w:rPr>
      </w:pPr>
      <w:r>
        <w:rPr>
          <w:bCs/>
          <w:snapToGrid/>
          <w:color w:val="8000FF"/>
          <w:sz w:val="22"/>
          <w:szCs w:val="22"/>
          <w:lang w:val="vi-VN"/>
        </w:rPr>
        <w:t>“invoiceNote”: “</w:t>
      </w:r>
      <w:r>
        <w:rPr>
          <w:bCs/>
          <w:snapToGrid/>
          <w:color w:val="8000FF"/>
          <w:sz w:val="22"/>
          <w:szCs w:val="22"/>
        </w:rPr>
        <w:t xml:space="preserve">Điều chỉnh hóa đơn số </w:t>
      </w:r>
      <w:r>
        <w:rPr>
          <w:bCs/>
          <w:snapToGrid/>
          <w:color w:val="8000FF"/>
          <w:sz w:val="22"/>
          <w:szCs w:val="22"/>
          <w:lang w:val="vi-VN"/>
        </w:rPr>
        <w:t>1</w:t>
      </w:r>
      <w:r>
        <w:rPr>
          <w:bCs/>
          <w:snapToGrid/>
          <w:color w:val="8000FF"/>
          <w:sz w:val="22"/>
          <w:szCs w:val="22"/>
        </w:rPr>
        <w:t>,</w:t>
      </w:r>
      <w:r>
        <w:rPr>
          <w:bCs/>
          <w:snapToGrid/>
          <w:color w:val="8000FF"/>
          <w:sz w:val="22"/>
          <w:szCs w:val="22"/>
          <w:lang w:val="vi-VN"/>
        </w:rPr>
        <w:t xml:space="preserve"> </w:t>
      </w:r>
      <w:r>
        <w:rPr>
          <w:bCs/>
          <w:snapToGrid/>
          <w:color w:val="8000FF"/>
          <w:sz w:val="22"/>
          <w:szCs w:val="22"/>
        </w:rPr>
        <w:t xml:space="preserve">mẫu số </w:t>
      </w:r>
      <w:r>
        <w:rPr>
          <w:bCs/>
          <w:snapToGrid/>
          <w:color w:val="8000FF"/>
          <w:sz w:val="22"/>
          <w:szCs w:val="22"/>
          <w:lang w:val="vi-VN"/>
        </w:rPr>
        <w:t>1</w:t>
      </w:r>
      <w:r>
        <w:rPr>
          <w:bCs/>
          <w:snapToGrid/>
          <w:color w:val="8000FF"/>
          <w:sz w:val="22"/>
          <w:szCs w:val="22"/>
        </w:rPr>
        <w:t>,</w:t>
      </w:r>
      <w:r>
        <w:rPr>
          <w:bCs/>
          <w:snapToGrid/>
          <w:color w:val="8000FF"/>
          <w:sz w:val="22"/>
          <w:szCs w:val="22"/>
          <w:lang w:val="vi-VN"/>
        </w:rPr>
        <w:t xml:space="preserve"> </w:t>
      </w:r>
      <w:r>
        <w:rPr>
          <w:bCs/>
          <w:snapToGrid/>
          <w:color w:val="8000FF"/>
          <w:sz w:val="22"/>
          <w:szCs w:val="22"/>
        </w:rPr>
        <w:t xml:space="preserve">ký hiệu </w:t>
      </w:r>
      <w:r>
        <w:rPr>
          <w:bCs/>
          <w:snapToGrid/>
          <w:color w:val="8000FF"/>
          <w:sz w:val="22"/>
          <w:szCs w:val="22"/>
          <w:lang w:val="vi-VN"/>
        </w:rPr>
        <w:t>C24AAA</w:t>
      </w:r>
      <w:r>
        <w:rPr>
          <w:bCs/>
          <w:snapToGrid/>
          <w:color w:val="8000FF"/>
          <w:sz w:val="22"/>
          <w:szCs w:val="22"/>
        </w:rPr>
        <w:t>,</w:t>
      </w:r>
      <w:r>
        <w:rPr>
          <w:bCs/>
          <w:snapToGrid/>
          <w:color w:val="8000FF"/>
          <w:sz w:val="22"/>
          <w:szCs w:val="22"/>
          <w:lang w:val="vi-VN"/>
        </w:rPr>
        <w:t xml:space="preserve"> </w:t>
      </w:r>
      <w:r>
        <w:rPr>
          <w:bCs/>
          <w:snapToGrid/>
          <w:color w:val="8000FF"/>
          <w:sz w:val="22"/>
          <w:szCs w:val="22"/>
        </w:rPr>
        <w:t>ngày 28/03/2022 Điều chỉnh giảm thuế GTGT 10% thành 8%</w:t>
      </w:r>
      <w:r>
        <w:rPr>
          <w:bCs/>
          <w:snapToGrid/>
          <w:color w:val="8000FF"/>
          <w:sz w:val="22"/>
          <w:szCs w:val="22"/>
          <w:lang w:val="vi-VN"/>
        </w:rPr>
        <w:t>”</w:t>
      </w:r>
    </w:p>
    <w:p w14:paraId="73F28039">
      <w:pPr>
        <w:widowControl/>
        <w:shd w:val="clear" w:color="auto" w:fill="DBE5F1"/>
        <w:spacing w:before="0" w:line="240" w:lineRule="auto"/>
        <w:ind w:left="567"/>
        <w:jc w:val="both"/>
        <w:rPr>
          <w:bCs/>
          <w:snapToGrid/>
          <w:color w:val="8000FF"/>
          <w:sz w:val="22"/>
          <w:szCs w:val="22"/>
        </w:rPr>
      </w:pPr>
      <w:r>
        <w:rPr>
          <w:bCs/>
          <w:snapToGrid/>
          <w:color w:val="8000FF"/>
          <w:sz w:val="22"/>
          <w:szCs w:val="22"/>
        </w:rPr>
        <w:t>"originalInvoiceIssueDate": 1648454669000,</w:t>
      </w:r>
    </w:p>
    <w:p w14:paraId="5BC749C1">
      <w:pPr>
        <w:widowControl/>
        <w:shd w:val="clear" w:color="auto" w:fill="DBE5F1"/>
        <w:spacing w:before="0" w:line="240" w:lineRule="auto"/>
        <w:ind w:left="567"/>
        <w:jc w:val="both"/>
        <w:rPr>
          <w:bCs/>
          <w:snapToGrid/>
          <w:color w:val="8000FF"/>
          <w:sz w:val="22"/>
          <w:szCs w:val="22"/>
        </w:rPr>
      </w:pPr>
      <w:r>
        <w:rPr>
          <w:bCs/>
          <w:snapToGrid/>
          <w:color w:val="8000FF"/>
          <w:sz w:val="22"/>
          <w:szCs w:val="22"/>
        </w:rPr>
        <w:t>"additionalReferenceDate": 1648454669000,</w:t>
      </w:r>
    </w:p>
    <w:p w14:paraId="292CEE4B">
      <w:pPr>
        <w:widowControl/>
        <w:shd w:val="clear" w:color="auto" w:fill="DBE5F1"/>
        <w:spacing w:before="0" w:line="240" w:lineRule="auto"/>
        <w:ind w:left="567"/>
        <w:jc w:val="both"/>
        <w:rPr>
          <w:bCs/>
          <w:snapToGrid/>
          <w:color w:val="8000FF"/>
          <w:sz w:val="22"/>
          <w:szCs w:val="22"/>
        </w:rPr>
      </w:pPr>
      <w:r>
        <w:rPr>
          <w:bCs/>
          <w:snapToGrid/>
          <w:color w:val="8000FF"/>
          <w:sz w:val="22"/>
          <w:szCs w:val="22"/>
        </w:rPr>
        <w:t>"additionalReferenceDesc": "lý do điều chỉnh",</w:t>
      </w:r>
    </w:p>
    <w:p w14:paraId="4F1FDFDA">
      <w:pPr>
        <w:widowControl/>
        <w:shd w:val="clear" w:color="auto" w:fill="DBE5F1"/>
        <w:spacing w:before="0" w:line="240" w:lineRule="auto"/>
        <w:ind w:left="567"/>
        <w:jc w:val="both"/>
        <w:rPr>
          <w:bCs/>
          <w:snapToGrid/>
          <w:color w:val="8000FF"/>
          <w:sz w:val="22"/>
          <w:szCs w:val="22"/>
          <w:shd w:val="clear" w:color="auto" w:fill="FFFFFF"/>
        </w:rPr>
      </w:pPr>
      <w:r>
        <w:rPr>
          <w:bCs/>
          <w:snapToGrid/>
          <w:color w:val="8000FF"/>
          <w:sz w:val="22"/>
          <w:szCs w:val="22"/>
          <w:shd w:val="clear" w:color="auto" w:fill="FFFFFF"/>
        </w:rPr>
        <w:t>"originalInvoiceType": "1",</w:t>
      </w:r>
    </w:p>
    <w:p w14:paraId="492BA825">
      <w:pPr>
        <w:widowControl/>
        <w:shd w:val="clear" w:color="auto" w:fill="DBE5F1"/>
        <w:spacing w:before="0" w:line="240" w:lineRule="auto"/>
        <w:ind w:left="567"/>
        <w:jc w:val="both"/>
        <w:rPr>
          <w:bCs/>
          <w:snapToGrid/>
          <w:color w:val="8000FF"/>
          <w:sz w:val="22"/>
          <w:szCs w:val="22"/>
        </w:rPr>
      </w:pPr>
      <w:r>
        <w:rPr>
          <w:bCs/>
          <w:snapToGrid/>
          <w:color w:val="8000FF"/>
          <w:sz w:val="22"/>
          <w:szCs w:val="22"/>
          <w:shd w:val="clear" w:color="auto" w:fill="FFFFFF"/>
        </w:rPr>
        <w:t>"originalTem</w:t>
      </w:r>
      <w:r>
        <w:rPr>
          <w:bCs/>
          <w:snapToGrid/>
          <w:color w:val="8000FF"/>
          <w:sz w:val="22"/>
          <w:szCs w:val="22"/>
          <w:shd w:val="clear" w:color="auto" w:fill="FFFFFF"/>
          <w:lang w:val="vi-VN"/>
        </w:rPr>
        <w:t>p</w:t>
      </w:r>
      <w:r>
        <w:rPr>
          <w:bCs/>
          <w:snapToGrid/>
          <w:color w:val="8000FF"/>
          <w:sz w:val="22"/>
          <w:szCs w:val="22"/>
          <w:shd w:val="clear" w:color="auto" w:fill="FFFFFF"/>
        </w:rPr>
        <w:t>lateCode": "1",</w:t>
      </w:r>
    </w:p>
    <w:p w14:paraId="2E747481">
      <w:pPr>
        <w:widowControl/>
        <w:shd w:val="clear" w:color="auto" w:fill="DBE5F1"/>
        <w:spacing w:before="0" w:line="240" w:lineRule="auto"/>
        <w:ind w:left="567"/>
        <w:jc w:val="both"/>
        <w:rPr>
          <w:bCs/>
          <w:snapToGrid/>
          <w:color w:val="8000FF"/>
          <w:sz w:val="22"/>
          <w:szCs w:val="22"/>
        </w:rPr>
      </w:pPr>
      <w:r>
        <w:rPr>
          <w:bCs/>
          <w:snapToGrid/>
          <w:color w:val="8000FF"/>
          <w:sz w:val="22"/>
          <w:szCs w:val="22"/>
        </w:rPr>
        <w:t>"paymentStatus": true,</w:t>
      </w:r>
    </w:p>
    <w:p w14:paraId="581F5EDD">
      <w:pPr>
        <w:widowControl/>
        <w:shd w:val="clear" w:color="auto" w:fill="DBE5F1"/>
        <w:spacing w:before="0" w:line="240" w:lineRule="auto"/>
        <w:ind w:left="567"/>
        <w:jc w:val="both"/>
        <w:rPr>
          <w:bCs/>
          <w:snapToGrid/>
          <w:color w:val="8000FF"/>
          <w:sz w:val="22"/>
          <w:szCs w:val="22"/>
        </w:rPr>
      </w:pPr>
      <w:r>
        <w:rPr>
          <w:bCs/>
          <w:snapToGrid/>
          <w:color w:val="8000FF"/>
          <w:sz w:val="22"/>
          <w:szCs w:val="22"/>
        </w:rPr>
        <w:t>"cusGetInvoiceRight": true</w:t>
      </w:r>
    </w:p>
    <w:p w14:paraId="10D7CE63">
      <w:pPr>
        <w:widowControl/>
        <w:shd w:val="clear" w:color="auto" w:fill="DBE5F1"/>
        <w:spacing w:before="0" w:line="240" w:lineRule="auto"/>
        <w:ind w:left="567"/>
        <w:jc w:val="both"/>
        <w:rPr>
          <w:bCs/>
          <w:snapToGrid/>
          <w:color w:val="8000FF"/>
          <w:sz w:val="22"/>
          <w:szCs w:val="22"/>
        </w:rPr>
      </w:pPr>
      <w:r>
        <w:rPr>
          <w:bCs/>
          <w:snapToGrid/>
          <w:color w:val="8000FF"/>
          <w:sz w:val="22"/>
          <w:szCs w:val="22"/>
        </w:rPr>
        <w:t>}</w:t>
      </w:r>
    </w:p>
    <w:p w14:paraId="6F0FDD6D">
      <w:pPr>
        <w:jc w:val="both"/>
        <w:rPr>
          <w:sz w:val="22"/>
          <w:szCs w:val="22"/>
        </w:rPr>
      </w:pPr>
    </w:p>
    <w:p w14:paraId="15C49D71">
      <w:pPr>
        <w:pStyle w:val="124"/>
        <w:rPr>
          <w:sz w:val="22"/>
          <w:szCs w:val="22"/>
        </w:rPr>
      </w:pPr>
      <w:r>
        <w:rPr>
          <w:sz w:val="22"/>
          <w:szCs w:val="22"/>
        </w:rPr>
        <w:t>sellerInfo</w:t>
      </w:r>
      <w:bookmarkEnd w:id="16"/>
    </w:p>
    <w:p w14:paraId="212EF382">
      <w:pPr>
        <w:pStyle w:val="4"/>
        <w:rPr>
          <w:sz w:val="22"/>
          <w:szCs w:val="22"/>
        </w:rPr>
      </w:pPr>
      <w:r>
        <w:rPr>
          <w:sz w:val="22"/>
          <w:szCs w:val="22"/>
        </w:rPr>
        <w:t>Thông tin người bán trên hóa đơn, có thể được truyền sang hoặc lấy tự động trên hệ thống hóa đơn điện tử. Trong trường hợp sellerTaxCode KHÔNG ĐƯỢC truyền sang thì dữ liệu sẽ được lấy từ hệ thống hóa đơn điện tử.</w:t>
      </w:r>
    </w:p>
    <w:p w14:paraId="6E59B48B">
      <w:pPr>
        <w:pStyle w:val="4"/>
        <w:rPr>
          <w:sz w:val="22"/>
          <w:szCs w:val="22"/>
        </w:rPr>
      </w:pPr>
      <w:r>
        <w:rPr>
          <w:b/>
          <w:sz w:val="22"/>
          <w:szCs w:val="22"/>
        </w:rPr>
        <w:t>Chú ý 1</w:t>
      </w:r>
      <w:r>
        <w:rPr>
          <w:sz w:val="22"/>
          <w:szCs w:val="22"/>
        </w:rPr>
        <w:t>: Các trường dữ liệu có required = true khi có truyền sellerTaxCode, nếu không truyền sellerTaxCode thì các trường khác được lấy từ hệ thống HDDT, không lấy từ thông tin truyền vào, với trường storeCode và storeName nếu truyền vào thì vinvocie sẽ lấy theo dữ liệu truyền vào</w:t>
      </w:r>
    </w:p>
    <w:p w14:paraId="5AB8478D">
      <w:pPr>
        <w:pStyle w:val="4"/>
        <w:rPr>
          <w:sz w:val="22"/>
          <w:szCs w:val="22"/>
        </w:rPr>
      </w:pPr>
      <w:r>
        <w:rPr>
          <w:b/>
          <w:sz w:val="22"/>
          <w:szCs w:val="22"/>
        </w:rPr>
        <w:t>Chú ý 2</w:t>
      </w:r>
      <w:r>
        <w:rPr>
          <w:sz w:val="22"/>
          <w:szCs w:val="22"/>
        </w:rPr>
        <w:t>: sellerTaxCode phải trùng khớp với taxCode của user đăng nhập</w:t>
      </w:r>
    </w:p>
    <w:tbl>
      <w:tblPr>
        <w:tblStyle w:val="13"/>
        <w:tblW w:w="9900"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0"/>
        <w:gridCol w:w="2556"/>
        <w:gridCol w:w="5364"/>
      </w:tblGrid>
      <w:tr w14:paraId="25E5DA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5" w:hRule="atLeast"/>
        </w:trPr>
        <w:tc>
          <w:tcPr>
            <w:tcW w:w="1980" w:type="dxa"/>
            <w:shd w:val="clear" w:color="auto" w:fill="EEECE1"/>
            <w:noWrap w:val="0"/>
            <w:vAlign w:val="top"/>
          </w:tcPr>
          <w:p w14:paraId="6A4F9D3A">
            <w:pPr>
              <w:jc w:val="center"/>
              <w:rPr>
                <w:b/>
                <w:sz w:val="22"/>
                <w:szCs w:val="22"/>
              </w:rPr>
            </w:pPr>
            <w:r>
              <w:rPr>
                <w:b/>
                <w:sz w:val="22"/>
                <w:szCs w:val="22"/>
              </w:rPr>
              <w:t>Tên trường</w:t>
            </w:r>
          </w:p>
        </w:tc>
        <w:tc>
          <w:tcPr>
            <w:tcW w:w="2556" w:type="dxa"/>
            <w:shd w:val="clear" w:color="auto" w:fill="EEECE1"/>
            <w:noWrap w:val="0"/>
            <w:vAlign w:val="top"/>
          </w:tcPr>
          <w:p w14:paraId="75B2E355">
            <w:pPr>
              <w:jc w:val="center"/>
              <w:rPr>
                <w:b/>
                <w:sz w:val="22"/>
                <w:szCs w:val="22"/>
              </w:rPr>
            </w:pPr>
            <w:r>
              <w:rPr>
                <w:b/>
                <w:sz w:val="22"/>
                <w:szCs w:val="22"/>
              </w:rPr>
              <w:t>Kiểu dữ liệu</w:t>
            </w:r>
          </w:p>
        </w:tc>
        <w:tc>
          <w:tcPr>
            <w:tcW w:w="5364" w:type="dxa"/>
            <w:shd w:val="clear" w:color="auto" w:fill="EEECE1"/>
            <w:noWrap w:val="0"/>
            <w:vAlign w:val="top"/>
          </w:tcPr>
          <w:p w14:paraId="1813F4AB">
            <w:pPr>
              <w:jc w:val="center"/>
              <w:rPr>
                <w:b/>
                <w:sz w:val="22"/>
                <w:szCs w:val="22"/>
              </w:rPr>
            </w:pPr>
            <w:r>
              <w:rPr>
                <w:b/>
                <w:sz w:val="22"/>
                <w:szCs w:val="22"/>
              </w:rPr>
              <w:t>Mô tả</w:t>
            </w:r>
          </w:p>
        </w:tc>
      </w:tr>
      <w:tr w14:paraId="4ADFA7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noWrap w:val="0"/>
            <w:vAlign w:val="top"/>
          </w:tcPr>
          <w:p w14:paraId="79635B8F">
            <w:pPr>
              <w:spacing w:before="0"/>
              <w:ind w:left="0"/>
              <w:jc w:val="both"/>
              <w:rPr>
                <w:sz w:val="22"/>
                <w:szCs w:val="22"/>
              </w:rPr>
            </w:pPr>
            <w:r>
              <w:rPr>
                <w:sz w:val="22"/>
                <w:szCs w:val="22"/>
              </w:rPr>
              <w:t>sellerLegalName</w:t>
            </w:r>
          </w:p>
        </w:tc>
        <w:tc>
          <w:tcPr>
            <w:tcW w:w="2556" w:type="dxa"/>
            <w:noWrap w:val="0"/>
            <w:vAlign w:val="top"/>
          </w:tcPr>
          <w:p w14:paraId="5E78C8BF">
            <w:pPr>
              <w:spacing w:before="0"/>
              <w:ind w:left="0"/>
              <w:jc w:val="both"/>
              <w:rPr>
                <w:sz w:val="22"/>
                <w:szCs w:val="22"/>
              </w:rPr>
            </w:pPr>
            <w:r>
              <w:rPr>
                <w:sz w:val="22"/>
                <w:szCs w:val="22"/>
              </w:rPr>
              <w:t>Required: true</w:t>
            </w:r>
          </w:p>
          <w:p w14:paraId="2BA1DB1F">
            <w:pPr>
              <w:spacing w:before="0"/>
              <w:ind w:left="0"/>
              <w:jc w:val="both"/>
              <w:rPr>
                <w:sz w:val="22"/>
                <w:szCs w:val="22"/>
              </w:rPr>
            </w:pPr>
            <w:r>
              <w:rPr>
                <w:sz w:val="22"/>
                <w:szCs w:val="22"/>
              </w:rPr>
              <w:t>DataType: String</w:t>
            </w:r>
          </w:p>
          <w:p w14:paraId="67390F7D">
            <w:pPr>
              <w:spacing w:before="0"/>
              <w:ind w:left="0"/>
              <w:jc w:val="both"/>
              <w:rPr>
                <w:sz w:val="22"/>
                <w:szCs w:val="22"/>
              </w:rPr>
            </w:pPr>
            <w:r>
              <w:rPr>
                <w:sz w:val="22"/>
                <w:szCs w:val="22"/>
              </w:rPr>
              <w:t xml:space="preserve">Minlength: </w:t>
            </w:r>
          </w:p>
          <w:p w14:paraId="273706C5">
            <w:pPr>
              <w:spacing w:before="0"/>
              <w:ind w:left="0"/>
              <w:jc w:val="both"/>
              <w:rPr>
                <w:sz w:val="22"/>
                <w:szCs w:val="22"/>
              </w:rPr>
            </w:pPr>
            <w:r>
              <w:rPr>
                <w:sz w:val="22"/>
                <w:szCs w:val="22"/>
              </w:rPr>
              <w:t>Maxlength: 400</w:t>
            </w:r>
          </w:p>
          <w:p w14:paraId="38B3BEE5">
            <w:pPr>
              <w:spacing w:before="0"/>
              <w:ind w:left="0"/>
              <w:jc w:val="both"/>
              <w:rPr>
                <w:sz w:val="22"/>
                <w:szCs w:val="22"/>
              </w:rPr>
            </w:pPr>
            <w:r>
              <w:rPr>
                <w:sz w:val="22"/>
                <w:szCs w:val="22"/>
              </w:rPr>
              <w:t>Format: N/A</w:t>
            </w:r>
          </w:p>
        </w:tc>
        <w:tc>
          <w:tcPr>
            <w:tcW w:w="5364" w:type="dxa"/>
            <w:noWrap w:val="0"/>
            <w:vAlign w:val="top"/>
          </w:tcPr>
          <w:p w14:paraId="585911DE">
            <w:pPr>
              <w:spacing w:before="0"/>
              <w:ind w:left="0"/>
              <w:jc w:val="both"/>
              <w:rPr>
                <w:sz w:val="22"/>
                <w:szCs w:val="22"/>
              </w:rPr>
            </w:pPr>
            <w:r>
              <w:rPr>
                <w:sz w:val="22"/>
                <w:szCs w:val="22"/>
              </w:rPr>
              <w:t>Tên (đăng ký kinh doanh trong trường hợp là doanh nghiệp) của người bán</w:t>
            </w:r>
          </w:p>
          <w:p w14:paraId="6A9FD497">
            <w:pPr>
              <w:spacing w:before="0"/>
              <w:ind w:left="0"/>
              <w:jc w:val="both"/>
              <w:rPr>
                <w:sz w:val="22"/>
                <w:szCs w:val="22"/>
              </w:rPr>
            </w:pPr>
          </w:p>
        </w:tc>
      </w:tr>
      <w:tr w14:paraId="784341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noWrap w:val="0"/>
            <w:vAlign w:val="top"/>
          </w:tcPr>
          <w:p w14:paraId="0AFC171B">
            <w:pPr>
              <w:spacing w:before="0"/>
              <w:ind w:left="0"/>
              <w:jc w:val="both"/>
              <w:rPr>
                <w:sz w:val="22"/>
                <w:szCs w:val="22"/>
              </w:rPr>
            </w:pPr>
            <w:r>
              <w:rPr>
                <w:sz w:val="22"/>
                <w:szCs w:val="22"/>
              </w:rPr>
              <w:t>sellerTaxCode</w:t>
            </w:r>
          </w:p>
        </w:tc>
        <w:tc>
          <w:tcPr>
            <w:tcW w:w="2556" w:type="dxa"/>
            <w:noWrap w:val="0"/>
            <w:vAlign w:val="top"/>
          </w:tcPr>
          <w:p w14:paraId="5861CB8E">
            <w:pPr>
              <w:spacing w:before="0"/>
              <w:ind w:left="0"/>
              <w:jc w:val="both"/>
              <w:rPr>
                <w:sz w:val="22"/>
                <w:szCs w:val="22"/>
              </w:rPr>
            </w:pPr>
            <w:bookmarkStart w:id="17" w:name="OLE_LINK10"/>
            <w:bookmarkStart w:id="18" w:name="OLE_LINK11"/>
            <w:r>
              <w:rPr>
                <w:sz w:val="22"/>
                <w:szCs w:val="22"/>
              </w:rPr>
              <w:t>Required: true</w:t>
            </w:r>
          </w:p>
          <w:p w14:paraId="18E1F8AA">
            <w:pPr>
              <w:spacing w:before="0"/>
              <w:ind w:left="0"/>
              <w:jc w:val="both"/>
              <w:rPr>
                <w:sz w:val="22"/>
                <w:szCs w:val="22"/>
              </w:rPr>
            </w:pPr>
            <w:r>
              <w:rPr>
                <w:sz w:val="22"/>
                <w:szCs w:val="22"/>
              </w:rPr>
              <w:t>DataType: String</w:t>
            </w:r>
          </w:p>
          <w:p w14:paraId="2F3B7AC1">
            <w:pPr>
              <w:spacing w:before="0"/>
              <w:ind w:left="0"/>
              <w:jc w:val="both"/>
              <w:rPr>
                <w:sz w:val="22"/>
                <w:szCs w:val="22"/>
              </w:rPr>
            </w:pPr>
            <w:r>
              <w:rPr>
                <w:sz w:val="22"/>
                <w:szCs w:val="22"/>
              </w:rPr>
              <w:t xml:space="preserve">Minlength: </w:t>
            </w:r>
          </w:p>
          <w:p w14:paraId="2E7F462E">
            <w:pPr>
              <w:spacing w:before="0"/>
              <w:ind w:left="0"/>
              <w:jc w:val="both"/>
              <w:rPr>
                <w:sz w:val="22"/>
                <w:szCs w:val="22"/>
              </w:rPr>
            </w:pPr>
            <w:r>
              <w:rPr>
                <w:sz w:val="22"/>
                <w:szCs w:val="22"/>
              </w:rPr>
              <w:t>Maxlength: 20</w:t>
            </w:r>
          </w:p>
          <w:p w14:paraId="1CF2ADFB">
            <w:pPr>
              <w:spacing w:before="0"/>
              <w:ind w:left="0"/>
              <w:jc w:val="both"/>
              <w:rPr>
                <w:sz w:val="22"/>
                <w:szCs w:val="22"/>
              </w:rPr>
            </w:pPr>
            <w:r>
              <w:rPr>
                <w:sz w:val="22"/>
                <w:szCs w:val="22"/>
              </w:rPr>
              <w:t>Format:</w:t>
            </w:r>
            <w:bookmarkEnd w:id="17"/>
            <w:bookmarkEnd w:id="18"/>
          </w:p>
        </w:tc>
        <w:tc>
          <w:tcPr>
            <w:tcW w:w="5364" w:type="dxa"/>
            <w:noWrap w:val="0"/>
            <w:vAlign w:val="top"/>
          </w:tcPr>
          <w:p w14:paraId="7872BF3A">
            <w:pPr>
              <w:spacing w:before="0"/>
              <w:ind w:left="0"/>
              <w:jc w:val="both"/>
              <w:rPr>
                <w:sz w:val="22"/>
                <w:szCs w:val="22"/>
              </w:rPr>
            </w:pPr>
            <w:r>
              <w:rPr>
                <w:sz w:val="22"/>
                <w:szCs w:val="22"/>
              </w:rPr>
              <w:t xml:space="preserve">Mã số thuế người bán được cấp bởi TCT Việt Nam. Mẫu 1: 0312770607 </w:t>
            </w:r>
          </w:p>
          <w:p w14:paraId="052769F2">
            <w:pPr>
              <w:spacing w:before="0"/>
              <w:ind w:left="0"/>
              <w:jc w:val="both"/>
              <w:rPr>
                <w:sz w:val="22"/>
                <w:szCs w:val="22"/>
              </w:rPr>
            </w:pPr>
            <w:r>
              <w:rPr>
                <w:sz w:val="22"/>
                <w:szCs w:val="22"/>
              </w:rPr>
              <w:t>Mẫu 2: 0312770607-001</w:t>
            </w:r>
          </w:p>
          <w:p w14:paraId="5EBB58B7">
            <w:pPr>
              <w:spacing w:before="0"/>
              <w:ind w:left="0"/>
              <w:jc w:val="both"/>
              <w:rPr>
                <w:sz w:val="22"/>
                <w:szCs w:val="22"/>
              </w:rPr>
            </w:pPr>
            <w:r>
              <w:rPr>
                <w:sz w:val="22"/>
                <w:szCs w:val="22"/>
              </w:rPr>
              <w:t xml:space="preserve">Mã số này được dùng để kiểm tra xem dữ liệu sẽ lấy từ hệ thống SInvoice hay do phần mềm tích hợp truyền sang. Nếu có dữ liệu thì sẽ lấy toàn bộ thông tin người bán từ phần mềm tích hợp. Nếu không có sẽ lấy thông tin được cấu hình trên SInvoice. Mã số này không được dùng để phát hành lên hóa đơn. </w:t>
            </w:r>
          </w:p>
        </w:tc>
      </w:tr>
      <w:tr w14:paraId="457C0E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noWrap w:val="0"/>
            <w:vAlign w:val="top"/>
          </w:tcPr>
          <w:p w14:paraId="27D8228A">
            <w:pPr>
              <w:spacing w:before="0"/>
              <w:ind w:left="0"/>
              <w:jc w:val="both"/>
              <w:rPr>
                <w:sz w:val="22"/>
                <w:szCs w:val="22"/>
              </w:rPr>
            </w:pPr>
            <w:r>
              <w:rPr>
                <w:sz w:val="22"/>
                <w:szCs w:val="22"/>
              </w:rPr>
              <w:t>sellerAddressLine</w:t>
            </w:r>
          </w:p>
        </w:tc>
        <w:tc>
          <w:tcPr>
            <w:tcW w:w="2556" w:type="dxa"/>
            <w:noWrap w:val="0"/>
            <w:vAlign w:val="top"/>
          </w:tcPr>
          <w:p w14:paraId="72681D19">
            <w:pPr>
              <w:spacing w:before="0"/>
              <w:ind w:left="0"/>
              <w:jc w:val="both"/>
              <w:rPr>
                <w:sz w:val="22"/>
                <w:szCs w:val="22"/>
              </w:rPr>
            </w:pPr>
            <w:r>
              <w:rPr>
                <w:sz w:val="22"/>
                <w:szCs w:val="22"/>
              </w:rPr>
              <w:t>Required: true</w:t>
            </w:r>
          </w:p>
          <w:p w14:paraId="4F753FDB">
            <w:pPr>
              <w:spacing w:before="0"/>
              <w:ind w:left="0"/>
              <w:jc w:val="both"/>
              <w:rPr>
                <w:sz w:val="22"/>
                <w:szCs w:val="22"/>
              </w:rPr>
            </w:pPr>
            <w:r>
              <w:rPr>
                <w:sz w:val="22"/>
                <w:szCs w:val="22"/>
              </w:rPr>
              <w:t>DataType: String</w:t>
            </w:r>
          </w:p>
          <w:p w14:paraId="02009785">
            <w:pPr>
              <w:spacing w:before="0"/>
              <w:ind w:left="0"/>
              <w:jc w:val="both"/>
              <w:rPr>
                <w:sz w:val="22"/>
                <w:szCs w:val="22"/>
              </w:rPr>
            </w:pPr>
            <w:r>
              <w:rPr>
                <w:sz w:val="22"/>
                <w:szCs w:val="22"/>
              </w:rPr>
              <w:t xml:space="preserve">Minlength: </w:t>
            </w:r>
          </w:p>
          <w:p w14:paraId="53F5D1B4">
            <w:pPr>
              <w:spacing w:before="0"/>
              <w:ind w:left="0"/>
              <w:jc w:val="both"/>
              <w:rPr>
                <w:sz w:val="22"/>
                <w:szCs w:val="22"/>
              </w:rPr>
            </w:pPr>
            <w:r>
              <w:rPr>
                <w:sz w:val="22"/>
                <w:szCs w:val="22"/>
              </w:rPr>
              <w:t>Maxlength: 255</w:t>
            </w:r>
          </w:p>
          <w:p w14:paraId="5A69A766">
            <w:pPr>
              <w:spacing w:before="0"/>
              <w:ind w:left="0"/>
              <w:jc w:val="both"/>
              <w:rPr>
                <w:sz w:val="22"/>
                <w:szCs w:val="22"/>
              </w:rPr>
            </w:pPr>
            <w:r>
              <w:rPr>
                <w:sz w:val="22"/>
                <w:szCs w:val="22"/>
              </w:rPr>
              <w:t>Format: N/A</w:t>
            </w:r>
          </w:p>
        </w:tc>
        <w:tc>
          <w:tcPr>
            <w:tcW w:w="5364" w:type="dxa"/>
            <w:noWrap w:val="0"/>
            <w:vAlign w:val="top"/>
          </w:tcPr>
          <w:p w14:paraId="5744A0E8">
            <w:pPr>
              <w:spacing w:before="0"/>
              <w:ind w:left="0"/>
              <w:jc w:val="both"/>
              <w:rPr>
                <w:sz w:val="22"/>
                <w:szCs w:val="22"/>
              </w:rPr>
            </w:pPr>
            <w:r>
              <w:rPr>
                <w:sz w:val="22"/>
                <w:szCs w:val="22"/>
              </w:rPr>
              <w:t>Địa chỉ của bên bán được thể hiện trên hóa đơn.</w:t>
            </w:r>
          </w:p>
          <w:p w14:paraId="0DFFF0C1">
            <w:pPr>
              <w:spacing w:before="0"/>
              <w:ind w:left="0"/>
              <w:jc w:val="both"/>
              <w:rPr>
                <w:sz w:val="22"/>
                <w:szCs w:val="22"/>
              </w:rPr>
            </w:pPr>
          </w:p>
        </w:tc>
      </w:tr>
      <w:tr w14:paraId="4193EA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noWrap w:val="0"/>
            <w:vAlign w:val="top"/>
          </w:tcPr>
          <w:p w14:paraId="2521D43D">
            <w:pPr>
              <w:spacing w:before="0"/>
              <w:ind w:left="0"/>
              <w:jc w:val="both"/>
              <w:rPr>
                <w:sz w:val="22"/>
                <w:szCs w:val="22"/>
              </w:rPr>
            </w:pPr>
            <w:r>
              <w:rPr>
                <w:sz w:val="22"/>
                <w:szCs w:val="22"/>
              </w:rPr>
              <w:t>sellerPhoneNumber</w:t>
            </w:r>
          </w:p>
        </w:tc>
        <w:tc>
          <w:tcPr>
            <w:tcW w:w="2556" w:type="dxa"/>
            <w:noWrap w:val="0"/>
            <w:vAlign w:val="top"/>
          </w:tcPr>
          <w:p w14:paraId="47F61E1E">
            <w:pPr>
              <w:spacing w:before="0"/>
              <w:ind w:left="0"/>
              <w:jc w:val="both"/>
              <w:rPr>
                <w:sz w:val="22"/>
                <w:szCs w:val="22"/>
              </w:rPr>
            </w:pPr>
            <w:r>
              <w:rPr>
                <w:sz w:val="22"/>
                <w:szCs w:val="22"/>
              </w:rPr>
              <w:t>Required: false</w:t>
            </w:r>
          </w:p>
          <w:p w14:paraId="0743D830">
            <w:pPr>
              <w:spacing w:before="0"/>
              <w:ind w:left="0"/>
              <w:jc w:val="both"/>
              <w:rPr>
                <w:sz w:val="22"/>
                <w:szCs w:val="22"/>
              </w:rPr>
            </w:pPr>
            <w:r>
              <w:rPr>
                <w:sz w:val="22"/>
                <w:szCs w:val="22"/>
              </w:rPr>
              <w:t>DataType: String</w:t>
            </w:r>
          </w:p>
          <w:p w14:paraId="5AF389B2">
            <w:pPr>
              <w:spacing w:before="0"/>
              <w:ind w:left="0"/>
              <w:jc w:val="both"/>
              <w:rPr>
                <w:sz w:val="22"/>
                <w:szCs w:val="22"/>
              </w:rPr>
            </w:pPr>
            <w:r>
              <w:rPr>
                <w:sz w:val="22"/>
                <w:szCs w:val="22"/>
              </w:rPr>
              <w:t xml:space="preserve">Minlength: </w:t>
            </w:r>
          </w:p>
          <w:p w14:paraId="19997D3D">
            <w:pPr>
              <w:spacing w:before="0"/>
              <w:ind w:left="0"/>
              <w:jc w:val="both"/>
              <w:rPr>
                <w:sz w:val="22"/>
                <w:szCs w:val="22"/>
              </w:rPr>
            </w:pPr>
            <w:r>
              <w:rPr>
                <w:sz w:val="22"/>
                <w:szCs w:val="22"/>
              </w:rPr>
              <w:t>Maxlength: 50</w:t>
            </w:r>
          </w:p>
          <w:p w14:paraId="3A2A7B29">
            <w:pPr>
              <w:spacing w:before="0"/>
              <w:ind w:left="0"/>
              <w:jc w:val="both"/>
              <w:rPr>
                <w:sz w:val="22"/>
                <w:szCs w:val="22"/>
              </w:rPr>
            </w:pPr>
            <w:r>
              <w:rPr>
                <w:sz w:val="22"/>
                <w:szCs w:val="22"/>
              </w:rPr>
              <w:t>Format: \s*[0-9]*\s*</w:t>
            </w:r>
          </w:p>
        </w:tc>
        <w:tc>
          <w:tcPr>
            <w:tcW w:w="5364" w:type="dxa"/>
            <w:noWrap w:val="0"/>
            <w:vAlign w:val="top"/>
          </w:tcPr>
          <w:p w14:paraId="72B2A15D">
            <w:pPr>
              <w:spacing w:before="0"/>
              <w:ind w:left="41"/>
              <w:jc w:val="both"/>
              <w:rPr>
                <w:sz w:val="22"/>
                <w:szCs w:val="22"/>
              </w:rPr>
            </w:pPr>
            <w:r>
              <w:rPr>
                <w:sz w:val="22"/>
                <w:szCs w:val="22"/>
              </w:rPr>
              <w:t>Số điện thoại người bán</w:t>
            </w:r>
          </w:p>
          <w:p w14:paraId="02D9C4D9">
            <w:pPr>
              <w:spacing w:before="0"/>
              <w:ind w:left="41"/>
              <w:jc w:val="both"/>
              <w:rPr>
                <w:sz w:val="22"/>
                <w:szCs w:val="22"/>
              </w:rPr>
            </w:pPr>
          </w:p>
        </w:tc>
      </w:tr>
      <w:tr w14:paraId="2F5F13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noWrap w:val="0"/>
            <w:vAlign w:val="top"/>
          </w:tcPr>
          <w:p w14:paraId="2F1C1947">
            <w:pPr>
              <w:spacing w:before="0"/>
              <w:ind w:left="0"/>
              <w:jc w:val="both"/>
              <w:rPr>
                <w:sz w:val="22"/>
                <w:szCs w:val="22"/>
              </w:rPr>
            </w:pPr>
            <w:r>
              <w:rPr>
                <w:sz w:val="22"/>
                <w:szCs w:val="22"/>
              </w:rPr>
              <w:t>sellerFaxNumber</w:t>
            </w:r>
          </w:p>
        </w:tc>
        <w:tc>
          <w:tcPr>
            <w:tcW w:w="2556" w:type="dxa"/>
            <w:noWrap w:val="0"/>
            <w:vAlign w:val="top"/>
          </w:tcPr>
          <w:p w14:paraId="7C5BC59E">
            <w:pPr>
              <w:spacing w:before="0"/>
              <w:ind w:left="0"/>
              <w:jc w:val="both"/>
              <w:rPr>
                <w:sz w:val="22"/>
                <w:szCs w:val="22"/>
              </w:rPr>
            </w:pPr>
            <w:r>
              <w:rPr>
                <w:sz w:val="22"/>
                <w:szCs w:val="22"/>
              </w:rPr>
              <w:t>Required: false</w:t>
            </w:r>
          </w:p>
          <w:p w14:paraId="1ACD2DA3">
            <w:pPr>
              <w:spacing w:before="0"/>
              <w:ind w:left="0"/>
              <w:jc w:val="both"/>
              <w:rPr>
                <w:sz w:val="22"/>
                <w:szCs w:val="22"/>
              </w:rPr>
            </w:pPr>
            <w:r>
              <w:rPr>
                <w:sz w:val="22"/>
                <w:szCs w:val="22"/>
              </w:rPr>
              <w:t>DataType: String</w:t>
            </w:r>
          </w:p>
          <w:p w14:paraId="3677DDF5">
            <w:pPr>
              <w:spacing w:before="0"/>
              <w:ind w:left="0"/>
              <w:jc w:val="both"/>
              <w:rPr>
                <w:sz w:val="22"/>
                <w:szCs w:val="22"/>
              </w:rPr>
            </w:pPr>
            <w:r>
              <w:rPr>
                <w:sz w:val="22"/>
                <w:szCs w:val="22"/>
              </w:rPr>
              <w:t xml:space="preserve">Minlength: </w:t>
            </w:r>
          </w:p>
          <w:p w14:paraId="23D9945D">
            <w:pPr>
              <w:spacing w:before="0"/>
              <w:ind w:left="0"/>
              <w:jc w:val="both"/>
              <w:rPr>
                <w:sz w:val="22"/>
                <w:szCs w:val="22"/>
              </w:rPr>
            </w:pPr>
            <w:r>
              <w:rPr>
                <w:sz w:val="22"/>
                <w:szCs w:val="22"/>
              </w:rPr>
              <w:t>Maxlength: 50</w:t>
            </w:r>
          </w:p>
          <w:p w14:paraId="3A1BBEB7">
            <w:pPr>
              <w:spacing w:before="0"/>
              <w:ind w:left="0"/>
              <w:jc w:val="both"/>
              <w:rPr>
                <w:sz w:val="22"/>
                <w:szCs w:val="22"/>
              </w:rPr>
            </w:pPr>
            <w:r>
              <w:rPr>
                <w:sz w:val="22"/>
                <w:szCs w:val="22"/>
              </w:rPr>
              <w:t>Format: \s*[0-9]*\s*</w:t>
            </w:r>
          </w:p>
        </w:tc>
        <w:tc>
          <w:tcPr>
            <w:tcW w:w="5364" w:type="dxa"/>
            <w:noWrap w:val="0"/>
            <w:vAlign w:val="top"/>
          </w:tcPr>
          <w:p w14:paraId="57422174">
            <w:pPr>
              <w:spacing w:before="0"/>
              <w:ind w:left="41"/>
              <w:jc w:val="both"/>
              <w:rPr>
                <w:sz w:val="22"/>
                <w:szCs w:val="22"/>
              </w:rPr>
            </w:pPr>
            <w:r>
              <w:rPr>
                <w:sz w:val="22"/>
                <w:szCs w:val="22"/>
              </w:rPr>
              <w:t>Số fax người bán</w:t>
            </w:r>
          </w:p>
          <w:p w14:paraId="790B3AF3">
            <w:pPr>
              <w:spacing w:before="0"/>
              <w:ind w:left="41"/>
              <w:jc w:val="both"/>
              <w:rPr>
                <w:sz w:val="22"/>
                <w:szCs w:val="22"/>
              </w:rPr>
            </w:pPr>
          </w:p>
        </w:tc>
      </w:tr>
      <w:tr w14:paraId="6DD81C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noWrap w:val="0"/>
            <w:vAlign w:val="top"/>
          </w:tcPr>
          <w:p w14:paraId="574B97E3">
            <w:pPr>
              <w:spacing w:before="0"/>
              <w:ind w:left="0"/>
              <w:jc w:val="both"/>
              <w:rPr>
                <w:sz w:val="22"/>
                <w:szCs w:val="22"/>
              </w:rPr>
            </w:pPr>
            <w:r>
              <w:rPr>
                <w:sz w:val="22"/>
                <w:szCs w:val="22"/>
              </w:rPr>
              <w:t>sellerEmail</w:t>
            </w:r>
          </w:p>
        </w:tc>
        <w:tc>
          <w:tcPr>
            <w:tcW w:w="2556" w:type="dxa"/>
            <w:noWrap w:val="0"/>
            <w:vAlign w:val="top"/>
          </w:tcPr>
          <w:p w14:paraId="00F06175">
            <w:pPr>
              <w:spacing w:before="0"/>
              <w:ind w:left="0"/>
              <w:jc w:val="both"/>
              <w:rPr>
                <w:sz w:val="22"/>
                <w:szCs w:val="22"/>
              </w:rPr>
            </w:pPr>
            <w:r>
              <w:rPr>
                <w:sz w:val="22"/>
                <w:szCs w:val="22"/>
              </w:rPr>
              <w:t>Required: false</w:t>
            </w:r>
          </w:p>
          <w:p w14:paraId="3D4BA252">
            <w:pPr>
              <w:spacing w:before="0"/>
              <w:ind w:left="0"/>
              <w:jc w:val="both"/>
              <w:rPr>
                <w:sz w:val="22"/>
                <w:szCs w:val="22"/>
              </w:rPr>
            </w:pPr>
            <w:r>
              <w:rPr>
                <w:sz w:val="22"/>
                <w:szCs w:val="22"/>
              </w:rPr>
              <w:t>DataType: String</w:t>
            </w:r>
          </w:p>
          <w:p w14:paraId="5F0061DC">
            <w:pPr>
              <w:spacing w:before="0"/>
              <w:ind w:left="0"/>
              <w:jc w:val="both"/>
              <w:rPr>
                <w:sz w:val="22"/>
                <w:szCs w:val="22"/>
              </w:rPr>
            </w:pPr>
            <w:r>
              <w:rPr>
                <w:sz w:val="22"/>
                <w:szCs w:val="22"/>
              </w:rPr>
              <w:t xml:space="preserve">Minlength: </w:t>
            </w:r>
          </w:p>
          <w:p w14:paraId="34B670B1">
            <w:pPr>
              <w:spacing w:before="0"/>
              <w:ind w:left="0"/>
              <w:jc w:val="both"/>
              <w:rPr>
                <w:sz w:val="22"/>
                <w:szCs w:val="22"/>
              </w:rPr>
            </w:pPr>
            <w:r>
              <w:rPr>
                <w:sz w:val="22"/>
                <w:szCs w:val="22"/>
              </w:rPr>
              <w:t>Maxlength: 50</w:t>
            </w:r>
          </w:p>
          <w:p w14:paraId="26250AD6">
            <w:pPr>
              <w:spacing w:before="0"/>
              <w:ind w:left="0"/>
              <w:jc w:val="both"/>
              <w:rPr>
                <w:sz w:val="22"/>
                <w:szCs w:val="22"/>
              </w:rPr>
            </w:pPr>
            <w:r>
              <w:rPr>
                <w:sz w:val="22"/>
                <w:szCs w:val="22"/>
              </w:rPr>
              <w:t>Format: \s{0,}(([a-zA-Z0-9][a-zA-Z0-9_*$&amp;+,:;=?#|'&lt;&gt;.^*()%!-]{2,}@[a-zA-Z0-9]{2,}(\.[a-zA-Z0-9]{2,}){1,})+)\s{0,}</w:t>
            </w:r>
          </w:p>
        </w:tc>
        <w:tc>
          <w:tcPr>
            <w:tcW w:w="5364" w:type="dxa"/>
            <w:noWrap w:val="0"/>
            <w:vAlign w:val="top"/>
          </w:tcPr>
          <w:p w14:paraId="61469FB1">
            <w:pPr>
              <w:spacing w:before="0"/>
              <w:ind w:left="41"/>
              <w:jc w:val="both"/>
              <w:rPr>
                <w:sz w:val="22"/>
                <w:szCs w:val="22"/>
              </w:rPr>
            </w:pPr>
            <w:r>
              <w:rPr>
                <w:sz w:val="22"/>
                <w:szCs w:val="22"/>
              </w:rPr>
              <w:t>Địa chỉ thư điện tử người bán</w:t>
            </w:r>
          </w:p>
          <w:p w14:paraId="0F614954">
            <w:pPr>
              <w:spacing w:before="0"/>
              <w:ind w:left="41"/>
              <w:jc w:val="both"/>
              <w:rPr>
                <w:sz w:val="22"/>
                <w:szCs w:val="22"/>
              </w:rPr>
            </w:pPr>
          </w:p>
        </w:tc>
      </w:tr>
      <w:tr w14:paraId="070F35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noWrap w:val="0"/>
            <w:vAlign w:val="top"/>
          </w:tcPr>
          <w:p w14:paraId="78D53665">
            <w:pPr>
              <w:spacing w:before="0"/>
              <w:ind w:left="0"/>
              <w:jc w:val="both"/>
              <w:rPr>
                <w:sz w:val="22"/>
                <w:szCs w:val="22"/>
              </w:rPr>
            </w:pPr>
            <w:r>
              <w:rPr>
                <w:sz w:val="22"/>
                <w:szCs w:val="22"/>
              </w:rPr>
              <w:t>sellerBankName</w:t>
            </w:r>
          </w:p>
        </w:tc>
        <w:tc>
          <w:tcPr>
            <w:tcW w:w="2556" w:type="dxa"/>
            <w:noWrap w:val="0"/>
            <w:vAlign w:val="top"/>
          </w:tcPr>
          <w:p w14:paraId="2AD24E85">
            <w:pPr>
              <w:spacing w:before="0"/>
              <w:ind w:left="0"/>
              <w:jc w:val="both"/>
              <w:rPr>
                <w:sz w:val="22"/>
                <w:szCs w:val="22"/>
              </w:rPr>
            </w:pPr>
            <w:r>
              <w:rPr>
                <w:sz w:val="22"/>
                <w:szCs w:val="22"/>
              </w:rPr>
              <w:t>Required: false</w:t>
            </w:r>
          </w:p>
          <w:p w14:paraId="2E337D67">
            <w:pPr>
              <w:spacing w:before="0"/>
              <w:ind w:left="0"/>
              <w:jc w:val="both"/>
              <w:rPr>
                <w:sz w:val="22"/>
                <w:szCs w:val="22"/>
              </w:rPr>
            </w:pPr>
            <w:r>
              <w:rPr>
                <w:sz w:val="22"/>
                <w:szCs w:val="22"/>
              </w:rPr>
              <w:t>DataType: String</w:t>
            </w:r>
          </w:p>
          <w:p w14:paraId="7AEA597F">
            <w:pPr>
              <w:spacing w:before="0"/>
              <w:ind w:left="0"/>
              <w:jc w:val="both"/>
              <w:rPr>
                <w:sz w:val="22"/>
                <w:szCs w:val="22"/>
              </w:rPr>
            </w:pPr>
            <w:r>
              <w:rPr>
                <w:sz w:val="22"/>
                <w:szCs w:val="22"/>
              </w:rPr>
              <w:t xml:space="preserve">Minlength: </w:t>
            </w:r>
          </w:p>
          <w:p w14:paraId="5499A2D0">
            <w:pPr>
              <w:spacing w:before="0"/>
              <w:ind w:left="0"/>
              <w:jc w:val="both"/>
              <w:rPr>
                <w:sz w:val="22"/>
                <w:szCs w:val="22"/>
              </w:rPr>
            </w:pPr>
            <w:r>
              <w:rPr>
                <w:sz w:val="22"/>
                <w:szCs w:val="22"/>
              </w:rPr>
              <w:t>Maxlength: 400</w:t>
            </w:r>
          </w:p>
          <w:p w14:paraId="0FB8B506">
            <w:pPr>
              <w:spacing w:before="0"/>
              <w:ind w:left="0"/>
              <w:jc w:val="both"/>
              <w:rPr>
                <w:sz w:val="22"/>
                <w:szCs w:val="22"/>
              </w:rPr>
            </w:pPr>
            <w:r>
              <w:rPr>
                <w:sz w:val="22"/>
                <w:szCs w:val="22"/>
              </w:rPr>
              <w:t>Format:</w:t>
            </w:r>
          </w:p>
        </w:tc>
        <w:tc>
          <w:tcPr>
            <w:tcW w:w="5364" w:type="dxa"/>
            <w:noWrap w:val="0"/>
            <w:vAlign w:val="top"/>
          </w:tcPr>
          <w:p w14:paraId="2E5FB7F0">
            <w:pPr>
              <w:spacing w:before="0"/>
              <w:ind w:left="41"/>
              <w:jc w:val="both"/>
              <w:rPr>
                <w:sz w:val="22"/>
                <w:szCs w:val="22"/>
              </w:rPr>
            </w:pPr>
            <w:r>
              <w:rPr>
                <w:sz w:val="22"/>
                <w:szCs w:val="22"/>
              </w:rPr>
              <w:t>Tên ngân hàng nơi người bán mở tài khoản giao dịch</w:t>
            </w:r>
          </w:p>
          <w:p w14:paraId="0D1E075F">
            <w:pPr>
              <w:spacing w:before="0"/>
              <w:ind w:left="41"/>
              <w:jc w:val="both"/>
              <w:rPr>
                <w:sz w:val="22"/>
                <w:szCs w:val="22"/>
              </w:rPr>
            </w:pPr>
          </w:p>
        </w:tc>
      </w:tr>
      <w:tr w14:paraId="0EB2E0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noWrap w:val="0"/>
            <w:vAlign w:val="top"/>
          </w:tcPr>
          <w:p w14:paraId="2191568C">
            <w:pPr>
              <w:spacing w:before="0"/>
              <w:ind w:left="0"/>
              <w:jc w:val="both"/>
              <w:rPr>
                <w:sz w:val="22"/>
                <w:szCs w:val="22"/>
              </w:rPr>
            </w:pPr>
            <w:r>
              <w:rPr>
                <w:sz w:val="22"/>
                <w:szCs w:val="22"/>
              </w:rPr>
              <w:t>sellerBankAccount</w:t>
            </w:r>
          </w:p>
        </w:tc>
        <w:tc>
          <w:tcPr>
            <w:tcW w:w="2556" w:type="dxa"/>
            <w:noWrap w:val="0"/>
            <w:vAlign w:val="top"/>
          </w:tcPr>
          <w:p w14:paraId="2F34BC7D">
            <w:pPr>
              <w:spacing w:before="0"/>
              <w:ind w:left="0"/>
              <w:jc w:val="both"/>
              <w:rPr>
                <w:sz w:val="22"/>
                <w:szCs w:val="22"/>
              </w:rPr>
            </w:pPr>
            <w:r>
              <w:rPr>
                <w:sz w:val="22"/>
                <w:szCs w:val="22"/>
              </w:rPr>
              <w:t>Required: false</w:t>
            </w:r>
          </w:p>
          <w:p w14:paraId="25A79AC7">
            <w:pPr>
              <w:spacing w:before="0"/>
              <w:ind w:left="0"/>
              <w:jc w:val="both"/>
              <w:rPr>
                <w:sz w:val="22"/>
                <w:szCs w:val="22"/>
              </w:rPr>
            </w:pPr>
            <w:r>
              <w:rPr>
                <w:sz w:val="22"/>
                <w:szCs w:val="22"/>
              </w:rPr>
              <w:t>DataType: String</w:t>
            </w:r>
          </w:p>
          <w:p w14:paraId="51220067">
            <w:pPr>
              <w:spacing w:before="0"/>
              <w:ind w:left="0"/>
              <w:jc w:val="both"/>
              <w:rPr>
                <w:sz w:val="22"/>
                <w:szCs w:val="22"/>
              </w:rPr>
            </w:pPr>
            <w:r>
              <w:rPr>
                <w:sz w:val="22"/>
                <w:szCs w:val="22"/>
              </w:rPr>
              <w:t xml:space="preserve">Minlength: </w:t>
            </w:r>
          </w:p>
          <w:p w14:paraId="27C11391">
            <w:pPr>
              <w:spacing w:before="0"/>
              <w:ind w:left="0"/>
              <w:jc w:val="both"/>
              <w:rPr>
                <w:sz w:val="22"/>
                <w:szCs w:val="22"/>
              </w:rPr>
            </w:pPr>
            <w:r>
              <w:rPr>
                <w:sz w:val="22"/>
                <w:szCs w:val="22"/>
              </w:rPr>
              <w:t>Maxlength: 30</w:t>
            </w:r>
          </w:p>
          <w:p w14:paraId="24517DA7">
            <w:pPr>
              <w:spacing w:before="0"/>
              <w:ind w:left="0"/>
              <w:jc w:val="both"/>
              <w:rPr>
                <w:sz w:val="22"/>
                <w:szCs w:val="22"/>
              </w:rPr>
            </w:pPr>
            <w:r>
              <w:rPr>
                <w:sz w:val="22"/>
                <w:szCs w:val="22"/>
              </w:rPr>
              <w:t>Format: \s*[0-9]*\s*</w:t>
            </w:r>
          </w:p>
        </w:tc>
        <w:tc>
          <w:tcPr>
            <w:tcW w:w="5364" w:type="dxa"/>
            <w:noWrap w:val="0"/>
            <w:vAlign w:val="top"/>
          </w:tcPr>
          <w:p w14:paraId="09B3AD82">
            <w:pPr>
              <w:spacing w:before="0"/>
              <w:ind w:left="41"/>
              <w:jc w:val="both"/>
              <w:rPr>
                <w:sz w:val="22"/>
                <w:szCs w:val="22"/>
              </w:rPr>
            </w:pPr>
            <w:r>
              <w:rPr>
                <w:sz w:val="22"/>
                <w:szCs w:val="22"/>
              </w:rPr>
              <w:t>Tài khoản ngân hàng của người bán</w:t>
            </w:r>
          </w:p>
          <w:p w14:paraId="6453C25B">
            <w:pPr>
              <w:spacing w:before="0"/>
              <w:ind w:left="41"/>
              <w:jc w:val="both"/>
              <w:rPr>
                <w:sz w:val="22"/>
                <w:szCs w:val="22"/>
              </w:rPr>
            </w:pPr>
          </w:p>
        </w:tc>
      </w:tr>
      <w:tr w14:paraId="336A91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noWrap w:val="0"/>
            <w:vAlign w:val="top"/>
          </w:tcPr>
          <w:p w14:paraId="2B1BB740">
            <w:pPr>
              <w:spacing w:before="0"/>
              <w:ind w:left="0"/>
              <w:jc w:val="both"/>
              <w:rPr>
                <w:sz w:val="22"/>
                <w:szCs w:val="22"/>
              </w:rPr>
            </w:pPr>
            <w:r>
              <w:rPr>
                <w:sz w:val="22"/>
                <w:szCs w:val="22"/>
              </w:rPr>
              <w:t>sellerDistrictName</w:t>
            </w:r>
          </w:p>
        </w:tc>
        <w:tc>
          <w:tcPr>
            <w:tcW w:w="2556" w:type="dxa"/>
            <w:noWrap w:val="0"/>
            <w:vAlign w:val="top"/>
          </w:tcPr>
          <w:p w14:paraId="5303F154">
            <w:pPr>
              <w:spacing w:before="0"/>
              <w:ind w:left="0"/>
              <w:jc w:val="both"/>
              <w:rPr>
                <w:sz w:val="22"/>
                <w:szCs w:val="22"/>
              </w:rPr>
            </w:pPr>
            <w:r>
              <w:rPr>
                <w:sz w:val="22"/>
                <w:szCs w:val="22"/>
              </w:rPr>
              <w:t>Required: false</w:t>
            </w:r>
          </w:p>
          <w:p w14:paraId="638C2C52">
            <w:pPr>
              <w:spacing w:before="0"/>
              <w:ind w:left="0"/>
              <w:jc w:val="both"/>
              <w:rPr>
                <w:sz w:val="22"/>
                <w:szCs w:val="22"/>
              </w:rPr>
            </w:pPr>
            <w:r>
              <w:rPr>
                <w:sz w:val="22"/>
                <w:szCs w:val="22"/>
              </w:rPr>
              <w:t>DataType: String</w:t>
            </w:r>
          </w:p>
          <w:p w14:paraId="5E32B7B8">
            <w:pPr>
              <w:spacing w:before="0"/>
              <w:ind w:left="0"/>
              <w:jc w:val="both"/>
              <w:rPr>
                <w:sz w:val="22"/>
                <w:szCs w:val="22"/>
              </w:rPr>
            </w:pPr>
            <w:r>
              <w:rPr>
                <w:sz w:val="22"/>
                <w:szCs w:val="22"/>
              </w:rPr>
              <w:t xml:space="preserve">Minlength: </w:t>
            </w:r>
          </w:p>
          <w:p w14:paraId="691B44E6">
            <w:pPr>
              <w:spacing w:before="0"/>
              <w:ind w:left="0"/>
              <w:jc w:val="both"/>
              <w:rPr>
                <w:sz w:val="22"/>
                <w:szCs w:val="22"/>
              </w:rPr>
            </w:pPr>
            <w:r>
              <w:rPr>
                <w:sz w:val="22"/>
                <w:szCs w:val="22"/>
              </w:rPr>
              <w:t>Maxlength: 50</w:t>
            </w:r>
          </w:p>
          <w:p w14:paraId="7BFCFB55">
            <w:pPr>
              <w:spacing w:before="0"/>
              <w:ind w:left="0"/>
              <w:jc w:val="both"/>
              <w:rPr>
                <w:sz w:val="22"/>
                <w:szCs w:val="22"/>
              </w:rPr>
            </w:pPr>
            <w:r>
              <w:rPr>
                <w:sz w:val="22"/>
                <w:szCs w:val="22"/>
              </w:rPr>
              <w:t>Format:</w:t>
            </w:r>
          </w:p>
        </w:tc>
        <w:tc>
          <w:tcPr>
            <w:tcW w:w="5364" w:type="dxa"/>
            <w:noWrap w:val="0"/>
            <w:vAlign w:val="top"/>
          </w:tcPr>
          <w:p w14:paraId="3E1296B9">
            <w:pPr>
              <w:spacing w:before="0"/>
              <w:ind w:left="41"/>
              <w:jc w:val="both"/>
              <w:rPr>
                <w:sz w:val="22"/>
                <w:szCs w:val="22"/>
              </w:rPr>
            </w:pPr>
            <w:r>
              <w:rPr>
                <w:sz w:val="22"/>
                <w:szCs w:val="22"/>
              </w:rPr>
              <w:t>Tên Quận Huyện</w:t>
            </w:r>
          </w:p>
          <w:p w14:paraId="24614A00">
            <w:pPr>
              <w:spacing w:before="0"/>
              <w:ind w:left="41"/>
              <w:jc w:val="both"/>
              <w:rPr>
                <w:sz w:val="22"/>
                <w:szCs w:val="22"/>
              </w:rPr>
            </w:pPr>
          </w:p>
        </w:tc>
      </w:tr>
      <w:tr w14:paraId="3526FD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noWrap w:val="0"/>
            <w:vAlign w:val="top"/>
          </w:tcPr>
          <w:p w14:paraId="4B584088">
            <w:pPr>
              <w:spacing w:before="0"/>
              <w:ind w:left="0"/>
              <w:jc w:val="both"/>
              <w:rPr>
                <w:sz w:val="22"/>
                <w:szCs w:val="22"/>
              </w:rPr>
            </w:pPr>
            <w:r>
              <w:rPr>
                <w:sz w:val="22"/>
                <w:szCs w:val="22"/>
              </w:rPr>
              <w:t>sellerCityName</w:t>
            </w:r>
          </w:p>
        </w:tc>
        <w:tc>
          <w:tcPr>
            <w:tcW w:w="2556" w:type="dxa"/>
            <w:noWrap w:val="0"/>
            <w:vAlign w:val="top"/>
          </w:tcPr>
          <w:p w14:paraId="2F7FAFAC">
            <w:pPr>
              <w:spacing w:before="0"/>
              <w:ind w:left="0"/>
              <w:jc w:val="both"/>
              <w:rPr>
                <w:sz w:val="22"/>
                <w:szCs w:val="22"/>
              </w:rPr>
            </w:pPr>
            <w:r>
              <w:rPr>
                <w:sz w:val="22"/>
                <w:szCs w:val="22"/>
              </w:rPr>
              <w:t>Required: false</w:t>
            </w:r>
          </w:p>
          <w:p w14:paraId="477B8B46">
            <w:pPr>
              <w:spacing w:before="0"/>
              <w:ind w:left="0"/>
              <w:jc w:val="both"/>
              <w:rPr>
                <w:sz w:val="22"/>
                <w:szCs w:val="22"/>
              </w:rPr>
            </w:pPr>
            <w:r>
              <w:rPr>
                <w:sz w:val="22"/>
                <w:szCs w:val="22"/>
              </w:rPr>
              <w:t>DataType: String</w:t>
            </w:r>
          </w:p>
          <w:p w14:paraId="4DC3B8F5">
            <w:pPr>
              <w:spacing w:before="0"/>
              <w:ind w:left="0"/>
              <w:jc w:val="both"/>
              <w:rPr>
                <w:sz w:val="22"/>
                <w:szCs w:val="22"/>
              </w:rPr>
            </w:pPr>
            <w:r>
              <w:rPr>
                <w:sz w:val="22"/>
                <w:szCs w:val="22"/>
              </w:rPr>
              <w:t xml:space="preserve">Minlength: </w:t>
            </w:r>
          </w:p>
          <w:p w14:paraId="498D851E">
            <w:pPr>
              <w:spacing w:before="0"/>
              <w:ind w:left="0"/>
              <w:jc w:val="both"/>
              <w:rPr>
                <w:sz w:val="22"/>
                <w:szCs w:val="22"/>
              </w:rPr>
            </w:pPr>
            <w:r>
              <w:rPr>
                <w:sz w:val="22"/>
                <w:szCs w:val="22"/>
              </w:rPr>
              <w:t>Maxlength: 600</w:t>
            </w:r>
          </w:p>
          <w:p w14:paraId="3CD6B4F9">
            <w:pPr>
              <w:spacing w:before="0"/>
              <w:ind w:left="0"/>
              <w:jc w:val="both"/>
              <w:rPr>
                <w:sz w:val="22"/>
                <w:szCs w:val="22"/>
              </w:rPr>
            </w:pPr>
            <w:r>
              <w:rPr>
                <w:sz w:val="22"/>
                <w:szCs w:val="22"/>
              </w:rPr>
              <w:t>Format:</w:t>
            </w:r>
          </w:p>
        </w:tc>
        <w:tc>
          <w:tcPr>
            <w:tcW w:w="5364" w:type="dxa"/>
            <w:noWrap w:val="0"/>
            <w:vAlign w:val="top"/>
          </w:tcPr>
          <w:p w14:paraId="061236C4">
            <w:pPr>
              <w:spacing w:before="0"/>
              <w:ind w:left="41"/>
              <w:jc w:val="both"/>
              <w:rPr>
                <w:sz w:val="22"/>
                <w:szCs w:val="22"/>
              </w:rPr>
            </w:pPr>
            <w:r>
              <w:rPr>
                <w:sz w:val="22"/>
                <w:szCs w:val="22"/>
              </w:rPr>
              <w:t>Tên Tỉnh/Thành phố</w:t>
            </w:r>
          </w:p>
          <w:p w14:paraId="09025132">
            <w:pPr>
              <w:spacing w:before="0"/>
              <w:ind w:left="41"/>
              <w:jc w:val="both"/>
              <w:rPr>
                <w:sz w:val="22"/>
                <w:szCs w:val="22"/>
              </w:rPr>
            </w:pPr>
          </w:p>
        </w:tc>
      </w:tr>
      <w:tr w14:paraId="213653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noWrap w:val="0"/>
            <w:vAlign w:val="top"/>
          </w:tcPr>
          <w:p w14:paraId="2985F197">
            <w:pPr>
              <w:spacing w:before="0"/>
              <w:ind w:left="0"/>
              <w:jc w:val="both"/>
              <w:rPr>
                <w:sz w:val="22"/>
                <w:szCs w:val="22"/>
              </w:rPr>
            </w:pPr>
            <w:r>
              <w:rPr>
                <w:sz w:val="22"/>
                <w:szCs w:val="22"/>
              </w:rPr>
              <w:t>sellerCountryCode</w:t>
            </w:r>
          </w:p>
        </w:tc>
        <w:tc>
          <w:tcPr>
            <w:tcW w:w="2556" w:type="dxa"/>
            <w:noWrap w:val="0"/>
            <w:vAlign w:val="top"/>
          </w:tcPr>
          <w:p w14:paraId="4C25A2C3">
            <w:pPr>
              <w:spacing w:before="0"/>
              <w:ind w:left="0"/>
              <w:jc w:val="both"/>
              <w:rPr>
                <w:sz w:val="22"/>
                <w:szCs w:val="22"/>
              </w:rPr>
            </w:pPr>
            <w:r>
              <w:rPr>
                <w:sz w:val="22"/>
                <w:szCs w:val="22"/>
              </w:rPr>
              <w:t>Required: false</w:t>
            </w:r>
          </w:p>
          <w:p w14:paraId="63231EB2">
            <w:pPr>
              <w:spacing w:before="0"/>
              <w:ind w:left="0"/>
              <w:jc w:val="both"/>
              <w:rPr>
                <w:sz w:val="22"/>
                <w:szCs w:val="22"/>
              </w:rPr>
            </w:pPr>
            <w:r>
              <w:rPr>
                <w:sz w:val="22"/>
                <w:szCs w:val="22"/>
              </w:rPr>
              <w:t>DataType: String</w:t>
            </w:r>
          </w:p>
          <w:p w14:paraId="6898BDA1">
            <w:pPr>
              <w:spacing w:before="0"/>
              <w:ind w:left="0"/>
              <w:jc w:val="both"/>
              <w:rPr>
                <w:sz w:val="22"/>
                <w:szCs w:val="22"/>
              </w:rPr>
            </w:pPr>
            <w:r>
              <w:rPr>
                <w:sz w:val="22"/>
                <w:szCs w:val="22"/>
              </w:rPr>
              <w:t xml:space="preserve">Minlength: </w:t>
            </w:r>
          </w:p>
          <w:p w14:paraId="7A597433">
            <w:pPr>
              <w:spacing w:before="0"/>
              <w:ind w:left="0"/>
              <w:jc w:val="both"/>
              <w:rPr>
                <w:sz w:val="22"/>
                <w:szCs w:val="22"/>
              </w:rPr>
            </w:pPr>
            <w:r>
              <w:rPr>
                <w:sz w:val="22"/>
                <w:szCs w:val="22"/>
              </w:rPr>
              <w:t>Maxlength: 15</w:t>
            </w:r>
          </w:p>
          <w:p w14:paraId="3C653F9D">
            <w:pPr>
              <w:spacing w:before="0"/>
              <w:ind w:left="0"/>
              <w:jc w:val="both"/>
              <w:rPr>
                <w:sz w:val="22"/>
                <w:szCs w:val="22"/>
              </w:rPr>
            </w:pPr>
            <w:r>
              <w:rPr>
                <w:sz w:val="22"/>
                <w:szCs w:val="22"/>
              </w:rPr>
              <w:t>Format:</w:t>
            </w:r>
          </w:p>
        </w:tc>
        <w:tc>
          <w:tcPr>
            <w:tcW w:w="5364" w:type="dxa"/>
            <w:noWrap w:val="0"/>
            <w:vAlign w:val="top"/>
          </w:tcPr>
          <w:p w14:paraId="45F1CF96">
            <w:pPr>
              <w:ind w:left="41"/>
              <w:jc w:val="both"/>
              <w:rPr>
                <w:sz w:val="22"/>
                <w:szCs w:val="22"/>
              </w:rPr>
            </w:pPr>
            <w:r>
              <w:rPr>
                <w:sz w:val="22"/>
                <w:szCs w:val="22"/>
              </w:rPr>
              <w:t xml:space="preserve">Mã quốc gia </w:t>
            </w:r>
          </w:p>
          <w:p w14:paraId="1E25272F">
            <w:pPr>
              <w:ind w:left="41"/>
              <w:jc w:val="both"/>
              <w:rPr>
                <w:sz w:val="22"/>
                <w:szCs w:val="22"/>
              </w:rPr>
            </w:pPr>
          </w:p>
        </w:tc>
      </w:tr>
      <w:tr w14:paraId="0CB047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noWrap w:val="0"/>
            <w:vAlign w:val="top"/>
          </w:tcPr>
          <w:p w14:paraId="5D7DDA12">
            <w:pPr>
              <w:spacing w:before="0"/>
              <w:ind w:left="0"/>
              <w:jc w:val="both"/>
              <w:rPr>
                <w:sz w:val="22"/>
                <w:szCs w:val="22"/>
              </w:rPr>
            </w:pPr>
            <w:r>
              <w:rPr>
                <w:sz w:val="22"/>
                <w:szCs w:val="22"/>
              </w:rPr>
              <w:t>sellerWebsite</w:t>
            </w:r>
          </w:p>
        </w:tc>
        <w:tc>
          <w:tcPr>
            <w:tcW w:w="2556" w:type="dxa"/>
            <w:noWrap w:val="0"/>
            <w:vAlign w:val="top"/>
          </w:tcPr>
          <w:p w14:paraId="01EAC285">
            <w:pPr>
              <w:spacing w:before="0"/>
              <w:ind w:left="0"/>
              <w:jc w:val="both"/>
              <w:rPr>
                <w:sz w:val="22"/>
                <w:szCs w:val="22"/>
              </w:rPr>
            </w:pPr>
            <w:r>
              <w:rPr>
                <w:sz w:val="22"/>
                <w:szCs w:val="22"/>
              </w:rPr>
              <w:t>Required: false</w:t>
            </w:r>
          </w:p>
          <w:p w14:paraId="70C574D0">
            <w:pPr>
              <w:spacing w:before="0"/>
              <w:ind w:left="0"/>
              <w:jc w:val="both"/>
              <w:rPr>
                <w:sz w:val="22"/>
                <w:szCs w:val="22"/>
              </w:rPr>
            </w:pPr>
            <w:r>
              <w:rPr>
                <w:sz w:val="22"/>
                <w:szCs w:val="22"/>
              </w:rPr>
              <w:t>DataType: String</w:t>
            </w:r>
          </w:p>
          <w:p w14:paraId="485AC04C">
            <w:pPr>
              <w:spacing w:before="0"/>
              <w:ind w:left="0"/>
              <w:jc w:val="both"/>
              <w:rPr>
                <w:sz w:val="22"/>
                <w:szCs w:val="22"/>
              </w:rPr>
            </w:pPr>
            <w:r>
              <w:rPr>
                <w:sz w:val="22"/>
                <w:szCs w:val="22"/>
              </w:rPr>
              <w:t xml:space="preserve">Minlength: </w:t>
            </w:r>
          </w:p>
          <w:p w14:paraId="1ADFA45B">
            <w:pPr>
              <w:spacing w:before="0"/>
              <w:ind w:left="0"/>
              <w:jc w:val="both"/>
              <w:rPr>
                <w:sz w:val="22"/>
                <w:szCs w:val="22"/>
              </w:rPr>
            </w:pPr>
            <w:r>
              <w:rPr>
                <w:sz w:val="22"/>
                <w:szCs w:val="22"/>
              </w:rPr>
              <w:t>Maxlength: 200</w:t>
            </w:r>
          </w:p>
          <w:p w14:paraId="20473DE7">
            <w:pPr>
              <w:spacing w:before="0"/>
              <w:ind w:left="0"/>
              <w:jc w:val="both"/>
              <w:rPr>
                <w:sz w:val="22"/>
                <w:szCs w:val="22"/>
              </w:rPr>
            </w:pPr>
            <w:r>
              <w:rPr>
                <w:sz w:val="22"/>
                <w:szCs w:val="22"/>
              </w:rPr>
              <w:t>Format:</w:t>
            </w:r>
          </w:p>
        </w:tc>
        <w:tc>
          <w:tcPr>
            <w:tcW w:w="5364" w:type="dxa"/>
            <w:noWrap w:val="0"/>
            <w:vAlign w:val="top"/>
          </w:tcPr>
          <w:p w14:paraId="63B87372">
            <w:pPr>
              <w:spacing w:before="0"/>
              <w:ind w:left="41"/>
              <w:jc w:val="both"/>
              <w:rPr>
                <w:sz w:val="22"/>
                <w:szCs w:val="22"/>
              </w:rPr>
            </w:pPr>
            <w:r>
              <w:rPr>
                <w:sz w:val="22"/>
                <w:szCs w:val="22"/>
              </w:rPr>
              <w:t>Website của người bán</w:t>
            </w:r>
          </w:p>
          <w:p w14:paraId="0C6648E5">
            <w:pPr>
              <w:spacing w:before="0"/>
              <w:ind w:left="41"/>
              <w:jc w:val="both"/>
              <w:rPr>
                <w:sz w:val="22"/>
                <w:szCs w:val="22"/>
              </w:rPr>
            </w:pPr>
          </w:p>
        </w:tc>
      </w:tr>
      <w:tr w14:paraId="0D5951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noWrap w:val="0"/>
            <w:vAlign w:val="top"/>
          </w:tcPr>
          <w:p w14:paraId="126A6BF5">
            <w:pPr>
              <w:spacing w:before="0"/>
              <w:ind w:left="0"/>
              <w:jc w:val="both"/>
              <w:rPr>
                <w:sz w:val="22"/>
                <w:szCs w:val="22"/>
                <w:highlight w:val="yellow"/>
              </w:rPr>
            </w:pPr>
            <w:r>
              <w:rPr>
                <w:sz w:val="22"/>
                <w:szCs w:val="22"/>
                <w:highlight w:val="yellow"/>
              </w:rPr>
              <w:t>storeCode</w:t>
            </w:r>
          </w:p>
        </w:tc>
        <w:tc>
          <w:tcPr>
            <w:tcW w:w="2556" w:type="dxa"/>
            <w:noWrap w:val="0"/>
            <w:vAlign w:val="top"/>
          </w:tcPr>
          <w:p w14:paraId="011FEA19">
            <w:pPr>
              <w:spacing w:before="0"/>
              <w:ind w:left="0"/>
              <w:jc w:val="both"/>
              <w:rPr>
                <w:sz w:val="22"/>
                <w:szCs w:val="22"/>
                <w:highlight w:val="yellow"/>
              </w:rPr>
            </w:pPr>
            <w:r>
              <w:rPr>
                <w:sz w:val="22"/>
                <w:szCs w:val="22"/>
                <w:highlight w:val="yellow"/>
              </w:rPr>
              <w:t>Required: false</w:t>
            </w:r>
          </w:p>
          <w:p w14:paraId="7B664EA2">
            <w:pPr>
              <w:spacing w:before="0"/>
              <w:ind w:left="0"/>
              <w:jc w:val="both"/>
              <w:rPr>
                <w:sz w:val="22"/>
                <w:szCs w:val="22"/>
                <w:highlight w:val="yellow"/>
              </w:rPr>
            </w:pPr>
            <w:r>
              <w:rPr>
                <w:sz w:val="22"/>
                <w:szCs w:val="22"/>
                <w:highlight w:val="yellow"/>
              </w:rPr>
              <w:t>DataType: String</w:t>
            </w:r>
          </w:p>
          <w:p w14:paraId="4562493A">
            <w:pPr>
              <w:spacing w:before="0"/>
              <w:ind w:left="0"/>
              <w:jc w:val="both"/>
              <w:rPr>
                <w:sz w:val="22"/>
                <w:szCs w:val="22"/>
                <w:highlight w:val="yellow"/>
              </w:rPr>
            </w:pPr>
            <w:r>
              <w:rPr>
                <w:sz w:val="22"/>
                <w:szCs w:val="22"/>
                <w:highlight w:val="yellow"/>
              </w:rPr>
              <w:t xml:space="preserve">Minlength: </w:t>
            </w:r>
          </w:p>
          <w:p w14:paraId="2C8F3E47">
            <w:pPr>
              <w:spacing w:before="0"/>
              <w:ind w:left="0"/>
              <w:jc w:val="both"/>
              <w:rPr>
                <w:sz w:val="22"/>
                <w:szCs w:val="22"/>
                <w:highlight w:val="yellow"/>
              </w:rPr>
            </w:pPr>
            <w:r>
              <w:rPr>
                <w:sz w:val="22"/>
                <w:szCs w:val="22"/>
                <w:highlight w:val="yellow"/>
              </w:rPr>
              <w:t>Maxlength: 50</w:t>
            </w:r>
          </w:p>
          <w:p w14:paraId="4BADE113">
            <w:pPr>
              <w:spacing w:before="0"/>
              <w:ind w:left="0"/>
              <w:jc w:val="both"/>
              <w:rPr>
                <w:sz w:val="22"/>
                <w:szCs w:val="22"/>
                <w:highlight w:val="yellow"/>
              </w:rPr>
            </w:pPr>
            <w:r>
              <w:rPr>
                <w:sz w:val="22"/>
                <w:szCs w:val="22"/>
                <w:highlight w:val="yellow"/>
              </w:rPr>
              <w:t>Format:</w:t>
            </w:r>
          </w:p>
        </w:tc>
        <w:tc>
          <w:tcPr>
            <w:tcW w:w="5364" w:type="dxa"/>
            <w:noWrap w:val="0"/>
            <w:vAlign w:val="top"/>
          </w:tcPr>
          <w:p w14:paraId="6E54899A">
            <w:pPr>
              <w:spacing w:before="0"/>
              <w:ind w:left="0"/>
              <w:jc w:val="both"/>
              <w:rPr>
                <w:sz w:val="22"/>
                <w:szCs w:val="22"/>
                <w:highlight w:val="yellow"/>
              </w:rPr>
            </w:pPr>
            <w:r>
              <w:rPr>
                <w:highlight w:val="yellow"/>
              </w:rPr>
              <w:t>Mã cửa hàng</w:t>
            </w:r>
          </w:p>
        </w:tc>
      </w:tr>
      <w:tr w14:paraId="24811B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noWrap w:val="0"/>
            <w:vAlign w:val="top"/>
          </w:tcPr>
          <w:p w14:paraId="40101C41">
            <w:pPr>
              <w:spacing w:before="0"/>
              <w:ind w:left="0"/>
              <w:jc w:val="both"/>
              <w:rPr>
                <w:sz w:val="22"/>
                <w:szCs w:val="22"/>
                <w:highlight w:val="yellow"/>
              </w:rPr>
            </w:pPr>
            <w:r>
              <w:rPr>
                <w:sz w:val="22"/>
                <w:szCs w:val="22"/>
                <w:highlight w:val="yellow"/>
              </w:rPr>
              <w:t>storeName</w:t>
            </w:r>
          </w:p>
        </w:tc>
        <w:tc>
          <w:tcPr>
            <w:tcW w:w="2556" w:type="dxa"/>
            <w:noWrap w:val="0"/>
            <w:vAlign w:val="top"/>
          </w:tcPr>
          <w:p w14:paraId="6BBE294A">
            <w:pPr>
              <w:spacing w:before="0"/>
              <w:ind w:left="0"/>
              <w:jc w:val="both"/>
              <w:rPr>
                <w:sz w:val="22"/>
                <w:szCs w:val="22"/>
                <w:highlight w:val="yellow"/>
              </w:rPr>
            </w:pPr>
            <w:r>
              <w:rPr>
                <w:sz w:val="22"/>
                <w:szCs w:val="22"/>
                <w:highlight w:val="yellow"/>
              </w:rPr>
              <w:t>Required: false</w:t>
            </w:r>
          </w:p>
          <w:p w14:paraId="6BAADB34">
            <w:pPr>
              <w:spacing w:before="0"/>
              <w:ind w:left="0"/>
              <w:jc w:val="both"/>
              <w:rPr>
                <w:sz w:val="22"/>
                <w:szCs w:val="22"/>
                <w:highlight w:val="yellow"/>
              </w:rPr>
            </w:pPr>
            <w:r>
              <w:rPr>
                <w:sz w:val="22"/>
                <w:szCs w:val="22"/>
                <w:highlight w:val="yellow"/>
              </w:rPr>
              <w:t>DataType: String</w:t>
            </w:r>
          </w:p>
          <w:p w14:paraId="26B9E537">
            <w:pPr>
              <w:spacing w:before="0"/>
              <w:ind w:left="0"/>
              <w:jc w:val="both"/>
              <w:rPr>
                <w:sz w:val="22"/>
                <w:szCs w:val="22"/>
                <w:highlight w:val="yellow"/>
              </w:rPr>
            </w:pPr>
            <w:r>
              <w:rPr>
                <w:sz w:val="22"/>
                <w:szCs w:val="22"/>
                <w:highlight w:val="yellow"/>
              </w:rPr>
              <w:t xml:space="preserve">Minlength: </w:t>
            </w:r>
          </w:p>
          <w:p w14:paraId="32D25E0C">
            <w:pPr>
              <w:spacing w:before="0"/>
              <w:ind w:left="0"/>
              <w:jc w:val="both"/>
              <w:rPr>
                <w:sz w:val="22"/>
                <w:szCs w:val="22"/>
                <w:highlight w:val="yellow"/>
              </w:rPr>
            </w:pPr>
            <w:r>
              <w:rPr>
                <w:sz w:val="22"/>
                <w:szCs w:val="22"/>
                <w:highlight w:val="yellow"/>
              </w:rPr>
              <w:t>Maxlength: 400</w:t>
            </w:r>
          </w:p>
          <w:p w14:paraId="325A1582">
            <w:pPr>
              <w:spacing w:before="0"/>
              <w:ind w:left="0"/>
              <w:jc w:val="both"/>
              <w:rPr>
                <w:sz w:val="22"/>
                <w:szCs w:val="22"/>
                <w:highlight w:val="yellow"/>
              </w:rPr>
            </w:pPr>
            <w:r>
              <w:rPr>
                <w:sz w:val="22"/>
                <w:szCs w:val="22"/>
                <w:highlight w:val="yellow"/>
              </w:rPr>
              <w:t>Format:</w:t>
            </w:r>
          </w:p>
        </w:tc>
        <w:tc>
          <w:tcPr>
            <w:tcW w:w="5364" w:type="dxa"/>
            <w:noWrap w:val="0"/>
            <w:vAlign w:val="top"/>
          </w:tcPr>
          <w:p w14:paraId="6CE7B6C2">
            <w:pPr>
              <w:spacing w:before="0"/>
              <w:ind w:left="0"/>
              <w:jc w:val="both"/>
              <w:rPr>
                <w:sz w:val="22"/>
                <w:szCs w:val="22"/>
                <w:highlight w:val="yellow"/>
              </w:rPr>
            </w:pPr>
            <w:r>
              <w:rPr>
                <w:highlight w:val="yellow"/>
              </w:rPr>
              <w:t>Tên cửa hàng</w:t>
            </w:r>
          </w:p>
        </w:tc>
      </w:tr>
      <w:tr w14:paraId="78103B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noWrap w:val="0"/>
            <w:vAlign w:val="top"/>
          </w:tcPr>
          <w:p w14:paraId="6B6DC896">
            <w:pPr>
              <w:spacing w:before="0"/>
              <w:ind w:left="0"/>
              <w:jc w:val="both"/>
              <w:rPr>
                <w:sz w:val="22"/>
                <w:szCs w:val="22"/>
                <w:lang w:val="vi-VN"/>
              </w:rPr>
            </w:pPr>
            <w:r>
              <w:rPr>
                <w:sz w:val="22"/>
                <w:szCs w:val="22"/>
              </w:rPr>
              <w:t>merchantCode</w:t>
            </w:r>
          </w:p>
        </w:tc>
        <w:tc>
          <w:tcPr>
            <w:tcW w:w="2556" w:type="dxa"/>
            <w:noWrap w:val="0"/>
            <w:vAlign w:val="top"/>
          </w:tcPr>
          <w:p w14:paraId="4516A953">
            <w:pPr>
              <w:spacing w:before="0"/>
              <w:ind w:left="0"/>
              <w:jc w:val="both"/>
              <w:rPr>
                <w:sz w:val="22"/>
                <w:szCs w:val="22"/>
              </w:rPr>
            </w:pPr>
            <w:r>
              <w:rPr>
                <w:sz w:val="22"/>
                <w:szCs w:val="22"/>
              </w:rPr>
              <w:t>Required: true</w:t>
            </w:r>
          </w:p>
          <w:p w14:paraId="154776B9">
            <w:pPr>
              <w:spacing w:before="0"/>
              <w:ind w:left="0"/>
              <w:jc w:val="both"/>
              <w:rPr>
                <w:sz w:val="22"/>
                <w:szCs w:val="22"/>
              </w:rPr>
            </w:pPr>
            <w:r>
              <w:rPr>
                <w:sz w:val="22"/>
                <w:szCs w:val="22"/>
              </w:rPr>
              <w:t>DataType: String</w:t>
            </w:r>
          </w:p>
          <w:p w14:paraId="71EE5A23">
            <w:pPr>
              <w:spacing w:before="0"/>
              <w:ind w:left="0"/>
              <w:jc w:val="both"/>
              <w:rPr>
                <w:sz w:val="22"/>
                <w:szCs w:val="22"/>
              </w:rPr>
            </w:pPr>
            <w:r>
              <w:rPr>
                <w:sz w:val="22"/>
                <w:szCs w:val="22"/>
              </w:rPr>
              <w:t xml:space="preserve">Minlength: </w:t>
            </w:r>
          </w:p>
          <w:p w14:paraId="5530A1E8">
            <w:pPr>
              <w:spacing w:before="0"/>
              <w:ind w:left="0"/>
              <w:jc w:val="both"/>
              <w:rPr>
                <w:sz w:val="22"/>
                <w:szCs w:val="22"/>
              </w:rPr>
            </w:pPr>
            <w:r>
              <w:rPr>
                <w:sz w:val="22"/>
                <w:szCs w:val="22"/>
              </w:rPr>
              <w:t>Maxlength: 4</w:t>
            </w:r>
          </w:p>
          <w:p w14:paraId="7B130A06">
            <w:pPr>
              <w:spacing w:before="0"/>
              <w:ind w:left="0"/>
              <w:jc w:val="both"/>
              <w:rPr>
                <w:sz w:val="22"/>
                <w:szCs w:val="22"/>
              </w:rPr>
            </w:pPr>
            <w:r>
              <w:rPr>
                <w:sz w:val="22"/>
                <w:szCs w:val="22"/>
              </w:rPr>
              <w:t>Format:</w:t>
            </w:r>
          </w:p>
        </w:tc>
        <w:tc>
          <w:tcPr>
            <w:tcW w:w="5364" w:type="dxa"/>
            <w:noWrap w:val="0"/>
            <w:vAlign w:val="top"/>
          </w:tcPr>
          <w:p w14:paraId="562D34C7">
            <w:pPr>
              <w:spacing w:before="0"/>
              <w:ind w:left="0"/>
              <w:jc w:val="both"/>
              <w:rPr>
                <w:sz w:val="22"/>
                <w:szCs w:val="22"/>
              </w:rPr>
            </w:pPr>
            <w:r>
              <w:rPr>
                <w:sz w:val="22"/>
                <w:szCs w:val="22"/>
              </w:rPr>
              <w:t>Mã danh mục đơn vị chấp nhận thanh toán</w:t>
            </w:r>
          </w:p>
          <w:p w14:paraId="607B3561">
            <w:pPr>
              <w:spacing w:before="0"/>
              <w:ind w:left="0"/>
              <w:jc w:val="both"/>
              <w:rPr>
                <w:sz w:val="22"/>
                <w:szCs w:val="22"/>
              </w:rPr>
            </w:pPr>
            <w:r>
              <w:rPr>
                <w:sz w:val="22"/>
                <w:szCs w:val="22"/>
              </w:rPr>
              <w:t>Chỉ cho phép truyền ký tự số</w:t>
            </w:r>
          </w:p>
          <w:p w14:paraId="0CA9AF81">
            <w:pPr>
              <w:spacing w:before="0"/>
              <w:ind w:left="0"/>
              <w:jc w:val="both"/>
              <w:rPr>
                <w:sz w:val="22"/>
                <w:szCs w:val="22"/>
              </w:rPr>
            </w:pPr>
            <w:r>
              <w:rPr>
                <w:b/>
                <w:sz w:val="22"/>
                <w:szCs w:val="22"/>
              </w:rPr>
              <w:t>Lưu ý:</w:t>
            </w:r>
            <w:r>
              <w:rPr>
                <w:sz w:val="22"/>
                <w:szCs w:val="22"/>
              </w:rPr>
              <w:t xml:space="preserve"> các trường này phục vụ cho việc sinh qrcode78, các mẫu khác không bắt buộc</w:t>
            </w:r>
          </w:p>
        </w:tc>
      </w:tr>
      <w:tr w14:paraId="245D40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noWrap w:val="0"/>
            <w:vAlign w:val="top"/>
          </w:tcPr>
          <w:p w14:paraId="70CE3422">
            <w:pPr>
              <w:spacing w:before="0"/>
              <w:ind w:left="0"/>
              <w:jc w:val="both"/>
              <w:rPr>
                <w:sz w:val="22"/>
                <w:szCs w:val="22"/>
                <w:lang w:val="vi-VN"/>
              </w:rPr>
            </w:pPr>
            <w:r>
              <w:rPr>
                <w:sz w:val="22"/>
                <w:szCs w:val="22"/>
              </w:rPr>
              <w:t>merchantName</w:t>
            </w:r>
          </w:p>
        </w:tc>
        <w:tc>
          <w:tcPr>
            <w:tcW w:w="2556" w:type="dxa"/>
            <w:noWrap w:val="0"/>
            <w:vAlign w:val="top"/>
          </w:tcPr>
          <w:p w14:paraId="3CB61EF1">
            <w:pPr>
              <w:spacing w:before="0"/>
              <w:ind w:left="0"/>
              <w:jc w:val="both"/>
              <w:rPr>
                <w:sz w:val="22"/>
                <w:szCs w:val="22"/>
              </w:rPr>
            </w:pPr>
            <w:r>
              <w:rPr>
                <w:sz w:val="22"/>
                <w:szCs w:val="22"/>
              </w:rPr>
              <w:t>Required: true</w:t>
            </w:r>
          </w:p>
          <w:p w14:paraId="78D892ED">
            <w:pPr>
              <w:spacing w:before="0"/>
              <w:ind w:left="0"/>
              <w:jc w:val="both"/>
              <w:rPr>
                <w:sz w:val="22"/>
                <w:szCs w:val="22"/>
              </w:rPr>
            </w:pPr>
            <w:r>
              <w:rPr>
                <w:sz w:val="22"/>
                <w:szCs w:val="22"/>
              </w:rPr>
              <w:t>DataType: String</w:t>
            </w:r>
          </w:p>
          <w:p w14:paraId="42C11474">
            <w:pPr>
              <w:spacing w:before="0"/>
              <w:ind w:left="0"/>
              <w:jc w:val="both"/>
              <w:rPr>
                <w:sz w:val="22"/>
                <w:szCs w:val="22"/>
              </w:rPr>
            </w:pPr>
            <w:r>
              <w:rPr>
                <w:sz w:val="22"/>
                <w:szCs w:val="22"/>
              </w:rPr>
              <w:t xml:space="preserve">Minlength: </w:t>
            </w:r>
          </w:p>
          <w:p w14:paraId="321D24B4">
            <w:pPr>
              <w:spacing w:before="0"/>
              <w:ind w:left="0"/>
              <w:jc w:val="both"/>
              <w:rPr>
                <w:sz w:val="22"/>
                <w:szCs w:val="22"/>
              </w:rPr>
            </w:pPr>
            <w:r>
              <w:rPr>
                <w:sz w:val="22"/>
                <w:szCs w:val="22"/>
              </w:rPr>
              <w:t>Maxlength: 25</w:t>
            </w:r>
          </w:p>
          <w:p w14:paraId="204F5D80">
            <w:pPr>
              <w:spacing w:before="0"/>
              <w:ind w:left="0"/>
              <w:jc w:val="both"/>
              <w:rPr>
                <w:sz w:val="22"/>
                <w:szCs w:val="22"/>
              </w:rPr>
            </w:pPr>
            <w:r>
              <w:rPr>
                <w:sz w:val="22"/>
                <w:szCs w:val="22"/>
              </w:rPr>
              <w:t>Format:</w:t>
            </w:r>
          </w:p>
        </w:tc>
        <w:tc>
          <w:tcPr>
            <w:tcW w:w="5364" w:type="dxa"/>
            <w:noWrap w:val="0"/>
            <w:vAlign w:val="top"/>
          </w:tcPr>
          <w:p w14:paraId="142B5D3B">
            <w:pPr>
              <w:spacing w:before="0"/>
              <w:ind w:left="0"/>
              <w:jc w:val="both"/>
              <w:rPr>
                <w:sz w:val="22"/>
                <w:szCs w:val="22"/>
              </w:rPr>
            </w:pPr>
            <w:r>
              <w:rPr>
                <w:sz w:val="22"/>
                <w:szCs w:val="22"/>
              </w:rPr>
              <w:t>Tên đơn vị chấp nhận thanh toán</w:t>
            </w:r>
          </w:p>
          <w:p w14:paraId="5107E786">
            <w:pPr>
              <w:spacing w:before="0"/>
              <w:ind w:left="0"/>
              <w:jc w:val="both"/>
              <w:rPr>
                <w:sz w:val="22"/>
                <w:szCs w:val="22"/>
              </w:rPr>
            </w:pPr>
            <w:r>
              <w:rPr>
                <w:sz w:val="22"/>
                <w:szCs w:val="22"/>
              </w:rPr>
              <w:t xml:space="preserve">Chỉ cho phép truyền 96 ký tự theo EMV Book </w:t>
            </w:r>
          </w:p>
          <w:p w14:paraId="4E3509FC">
            <w:pPr>
              <w:spacing w:before="0"/>
              <w:ind w:left="0"/>
              <w:jc w:val="both"/>
              <w:rPr>
                <w:sz w:val="22"/>
                <w:szCs w:val="22"/>
              </w:rPr>
            </w:pPr>
            <w:r>
              <w:rPr>
                <w:b/>
                <w:sz w:val="22"/>
                <w:szCs w:val="22"/>
              </w:rPr>
              <w:t>Lưu ý:</w:t>
            </w:r>
            <w:r>
              <w:rPr>
                <w:sz w:val="22"/>
                <w:szCs w:val="22"/>
              </w:rPr>
              <w:t xml:space="preserve"> các trường này phục vụ cho việc sinh qrcode78, các mẫu khác không bắt buộc</w:t>
            </w:r>
          </w:p>
          <w:p w14:paraId="1ABE5AB4">
            <w:pPr>
              <w:spacing w:before="0"/>
              <w:ind w:left="0"/>
              <w:jc w:val="both"/>
              <w:rPr>
                <w:sz w:val="22"/>
                <w:szCs w:val="22"/>
                <w:lang w:val="vi-VN"/>
              </w:rPr>
            </w:pPr>
          </w:p>
        </w:tc>
      </w:tr>
      <w:tr w14:paraId="268273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noWrap w:val="0"/>
            <w:vAlign w:val="top"/>
          </w:tcPr>
          <w:p w14:paraId="3610C41D">
            <w:pPr>
              <w:spacing w:before="0"/>
              <w:ind w:left="0"/>
              <w:jc w:val="both"/>
              <w:rPr>
                <w:sz w:val="22"/>
                <w:szCs w:val="22"/>
                <w:lang w:val="vi-VN"/>
              </w:rPr>
            </w:pPr>
            <w:r>
              <w:rPr>
                <w:sz w:val="22"/>
                <w:szCs w:val="22"/>
              </w:rPr>
              <w:t>merchantCity</w:t>
            </w:r>
          </w:p>
        </w:tc>
        <w:tc>
          <w:tcPr>
            <w:tcW w:w="2556" w:type="dxa"/>
            <w:noWrap w:val="0"/>
            <w:vAlign w:val="top"/>
          </w:tcPr>
          <w:p w14:paraId="7924FDF5">
            <w:pPr>
              <w:spacing w:before="0"/>
              <w:ind w:left="0"/>
              <w:jc w:val="both"/>
              <w:rPr>
                <w:sz w:val="22"/>
                <w:szCs w:val="22"/>
              </w:rPr>
            </w:pPr>
            <w:r>
              <w:rPr>
                <w:sz w:val="22"/>
                <w:szCs w:val="22"/>
              </w:rPr>
              <w:t>Required: true</w:t>
            </w:r>
          </w:p>
          <w:p w14:paraId="4D06A4B8">
            <w:pPr>
              <w:spacing w:before="0"/>
              <w:ind w:left="0"/>
              <w:jc w:val="both"/>
              <w:rPr>
                <w:sz w:val="22"/>
                <w:szCs w:val="22"/>
              </w:rPr>
            </w:pPr>
            <w:r>
              <w:rPr>
                <w:sz w:val="22"/>
                <w:szCs w:val="22"/>
              </w:rPr>
              <w:t>DataType: String</w:t>
            </w:r>
          </w:p>
          <w:p w14:paraId="40071ABA">
            <w:pPr>
              <w:spacing w:before="0"/>
              <w:ind w:left="0"/>
              <w:jc w:val="both"/>
              <w:rPr>
                <w:sz w:val="22"/>
                <w:szCs w:val="22"/>
              </w:rPr>
            </w:pPr>
            <w:r>
              <w:rPr>
                <w:sz w:val="22"/>
                <w:szCs w:val="22"/>
              </w:rPr>
              <w:t xml:space="preserve">Minlength: </w:t>
            </w:r>
          </w:p>
          <w:p w14:paraId="11C78722">
            <w:pPr>
              <w:spacing w:before="0"/>
              <w:ind w:left="0"/>
              <w:jc w:val="both"/>
              <w:rPr>
                <w:sz w:val="22"/>
                <w:szCs w:val="22"/>
              </w:rPr>
            </w:pPr>
            <w:r>
              <w:rPr>
                <w:sz w:val="22"/>
                <w:szCs w:val="22"/>
              </w:rPr>
              <w:t>Maxlength: 15</w:t>
            </w:r>
          </w:p>
          <w:p w14:paraId="1F2366AA">
            <w:pPr>
              <w:spacing w:before="0"/>
              <w:ind w:left="0"/>
              <w:jc w:val="both"/>
              <w:rPr>
                <w:sz w:val="22"/>
                <w:szCs w:val="22"/>
              </w:rPr>
            </w:pPr>
            <w:r>
              <w:rPr>
                <w:sz w:val="22"/>
                <w:szCs w:val="22"/>
              </w:rPr>
              <w:t>Format:</w:t>
            </w:r>
          </w:p>
        </w:tc>
        <w:tc>
          <w:tcPr>
            <w:tcW w:w="5364" w:type="dxa"/>
            <w:noWrap w:val="0"/>
            <w:vAlign w:val="top"/>
          </w:tcPr>
          <w:p w14:paraId="643813F7">
            <w:pPr>
              <w:spacing w:before="0"/>
              <w:ind w:left="0"/>
              <w:jc w:val="both"/>
              <w:rPr>
                <w:sz w:val="22"/>
                <w:szCs w:val="22"/>
              </w:rPr>
            </w:pPr>
            <w:r>
              <w:rPr>
                <w:sz w:val="22"/>
                <w:szCs w:val="22"/>
              </w:rPr>
              <w:t xml:space="preserve">Thành phố đơn vị chấp nhận thanh toán </w:t>
            </w:r>
          </w:p>
          <w:p w14:paraId="3DACAC88">
            <w:pPr>
              <w:spacing w:before="0"/>
              <w:ind w:left="41"/>
              <w:jc w:val="both"/>
              <w:rPr>
                <w:sz w:val="22"/>
                <w:szCs w:val="22"/>
                <w:lang w:val="vi-VN"/>
              </w:rPr>
            </w:pPr>
            <w:r>
              <w:rPr>
                <w:sz w:val="22"/>
                <w:szCs w:val="22"/>
                <w:lang w:val="vi-VN"/>
              </w:rPr>
              <w:t xml:space="preserve">Chỉ cho phép truyền 96 ký tự theo EMV Book </w:t>
            </w:r>
          </w:p>
          <w:p w14:paraId="132575C5">
            <w:pPr>
              <w:spacing w:before="0"/>
              <w:ind w:left="41"/>
              <w:jc w:val="both"/>
              <w:rPr>
                <w:sz w:val="22"/>
                <w:szCs w:val="22"/>
                <w:lang w:val="vi-VN"/>
              </w:rPr>
            </w:pPr>
            <w:r>
              <w:rPr>
                <w:b/>
                <w:sz w:val="22"/>
                <w:szCs w:val="22"/>
                <w:lang w:val="vi-VN"/>
              </w:rPr>
              <w:t>Lưu ý:</w:t>
            </w:r>
            <w:r>
              <w:rPr>
                <w:sz w:val="22"/>
                <w:szCs w:val="22"/>
                <w:lang w:val="vi-VN"/>
              </w:rPr>
              <w:t xml:space="preserve"> các trường này phục vụ cho việc sinh qrcode78, các mẫu khác không bắt buộc</w:t>
            </w:r>
          </w:p>
        </w:tc>
      </w:tr>
    </w:tbl>
    <w:p w14:paraId="26A1A042">
      <w:pPr>
        <w:jc w:val="both"/>
        <w:rPr>
          <w:sz w:val="22"/>
          <w:szCs w:val="22"/>
        </w:rPr>
      </w:pPr>
      <w:r>
        <w:rPr>
          <w:sz w:val="22"/>
          <w:szCs w:val="22"/>
        </w:rPr>
        <w:t>Dữ liệu mẫu</w:t>
      </w:r>
    </w:p>
    <w:p w14:paraId="7344DFE0">
      <w:pPr>
        <w:widowControl/>
        <w:shd w:val="clear" w:color="auto" w:fill="DBE5F1"/>
        <w:spacing w:before="0" w:line="240" w:lineRule="auto"/>
        <w:ind w:left="567"/>
        <w:jc w:val="both"/>
        <w:rPr>
          <w:bCs/>
          <w:snapToGrid/>
          <w:color w:val="8000FF"/>
          <w:sz w:val="22"/>
          <w:szCs w:val="22"/>
        </w:rPr>
      </w:pPr>
      <w:r>
        <w:rPr>
          <w:bCs/>
          <w:snapToGrid/>
          <w:color w:val="8000FF"/>
          <w:sz w:val="22"/>
          <w:szCs w:val="22"/>
        </w:rPr>
        <w:t>"sellerInfo": {</w:t>
      </w:r>
    </w:p>
    <w:p w14:paraId="3D2D79A0">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"sellerLegalName": "Người bán hàng",</w:t>
      </w:r>
    </w:p>
    <w:p w14:paraId="0F984941">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"sellerTaxCode": "0100109106",</w:t>
      </w:r>
    </w:p>
    <w:p w14:paraId="12DA55DD">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"sellerAddressLine": "Thành Phố Hà Nội - Việt Nam",</w:t>
      </w:r>
    </w:p>
    <w:p w14:paraId="3F018B65">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"sellerPhoneNumber": "0123456789",</w:t>
      </w:r>
    </w:p>
    <w:p w14:paraId="3155CD2F">
      <w:pPr>
        <w:widowControl/>
        <w:shd w:val="clear" w:color="auto" w:fill="DBE5F1"/>
        <w:spacing w:before="0" w:line="240" w:lineRule="auto"/>
        <w:ind w:left="567"/>
        <w:jc w:val="both"/>
        <w:rPr>
          <w:bCs/>
          <w:snapToGrid/>
          <w:color w:val="8000FF"/>
          <w:sz w:val="22"/>
          <w:szCs w:val="22"/>
        </w:rPr>
      </w:pPr>
      <w:r>
        <w:rPr>
          <w:bCs/>
          <w:snapToGrid/>
          <w:color w:val="8000FF"/>
          <w:sz w:val="22"/>
          <w:szCs w:val="22"/>
        </w:rPr>
        <w:tab/>
      </w:r>
      <w:r>
        <w:rPr>
          <w:bCs/>
          <w:snapToGrid/>
          <w:color w:val="8000FF"/>
          <w:sz w:val="22"/>
          <w:szCs w:val="22"/>
        </w:rPr>
        <w:t>"sellerFaxNumber": "0123456789",</w:t>
      </w:r>
    </w:p>
    <w:p w14:paraId="4A8D9D0F">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"sellerEmail": "email@gmail.com",</w:t>
      </w:r>
    </w:p>
    <w:p w14:paraId="7BCBEE04">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"sellerBankName": "Ngân hàng ",</w:t>
      </w:r>
    </w:p>
    <w:p w14:paraId="06FDB3AB">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"sellerBankAccount": "012345678901",</w:t>
      </w:r>
    </w:p>
    <w:p w14:paraId="2A24708B">
      <w:pPr>
        <w:widowControl/>
        <w:shd w:val="clear" w:color="auto" w:fill="DBE5F1"/>
        <w:spacing w:before="0" w:line="240" w:lineRule="auto"/>
        <w:ind w:left="567"/>
        <w:jc w:val="both"/>
        <w:rPr>
          <w:bCs/>
          <w:snapToGrid/>
          <w:color w:val="8000FF"/>
          <w:sz w:val="22"/>
          <w:szCs w:val="22"/>
        </w:rPr>
      </w:pPr>
      <w:r>
        <w:rPr>
          <w:bCs/>
          <w:snapToGrid/>
          <w:color w:val="8000FF"/>
          <w:sz w:val="22"/>
          <w:szCs w:val="22"/>
        </w:rPr>
        <w:tab/>
      </w:r>
      <w:r>
        <w:rPr>
          <w:bCs/>
          <w:snapToGrid/>
          <w:color w:val="8000FF"/>
          <w:sz w:val="22"/>
          <w:szCs w:val="22"/>
        </w:rPr>
        <w:t>"sellerDistrictName": "",</w:t>
      </w:r>
    </w:p>
    <w:p w14:paraId="4F0E6318">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"sellerCityName": "Thành Phố Hà Nội",</w:t>
      </w:r>
    </w:p>
    <w:p w14:paraId="4DE8066C">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"sellerCountryCode": "84”,</w:t>
      </w:r>
    </w:p>
    <w:p w14:paraId="66397750">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"sellerWebsite": "sinvoice.viettel.vn"</w:t>
      </w:r>
    </w:p>
    <w:p w14:paraId="2B3ED3DD">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w:t>
      </w:r>
    </w:p>
    <w:p w14:paraId="28E15752">
      <w:pPr>
        <w:pStyle w:val="124"/>
        <w:rPr>
          <w:sz w:val="22"/>
          <w:szCs w:val="22"/>
        </w:rPr>
      </w:pPr>
      <w:bookmarkStart w:id="19" w:name="_Toc115266173"/>
      <w:r>
        <w:rPr>
          <w:sz w:val="22"/>
          <w:szCs w:val="22"/>
        </w:rPr>
        <w:t>buyerInfo</w:t>
      </w:r>
      <w:bookmarkEnd w:id="19"/>
    </w:p>
    <w:p w14:paraId="5C1172F3">
      <w:pPr>
        <w:pStyle w:val="4"/>
        <w:rPr>
          <w:sz w:val="22"/>
          <w:szCs w:val="22"/>
        </w:rPr>
      </w:pPr>
      <w:r>
        <w:rPr>
          <w:sz w:val="22"/>
          <w:szCs w:val="22"/>
        </w:rPr>
        <w:t>Thông tin người mua trên hóa đơn.</w:t>
      </w:r>
    </w:p>
    <w:tbl>
      <w:tblPr>
        <w:tblStyle w:val="13"/>
        <w:tblW w:w="9900"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0"/>
        <w:gridCol w:w="2556"/>
        <w:gridCol w:w="5364"/>
      </w:tblGrid>
      <w:tr w14:paraId="641DDA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5" w:hRule="atLeast"/>
        </w:trPr>
        <w:tc>
          <w:tcPr>
            <w:tcW w:w="1980" w:type="dxa"/>
            <w:tcBorders>
              <w:top w:val="single" w:color="auto" w:sz="4" w:space="0"/>
              <w:left w:val="single" w:color="auto" w:sz="4" w:space="0"/>
              <w:bottom w:val="single" w:color="auto" w:sz="4" w:space="0"/>
              <w:right w:val="single" w:color="auto" w:sz="4" w:space="0"/>
            </w:tcBorders>
            <w:shd w:val="clear" w:color="auto" w:fill="EEECE1"/>
            <w:noWrap w:val="0"/>
            <w:vAlign w:val="top"/>
          </w:tcPr>
          <w:p w14:paraId="5569E067">
            <w:pPr>
              <w:jc w:val="center"/>
              <w:rPr>
                <w:b/>
                <w:sz w:val="22"/>
                <w:szCs w:val="22"/>
              </w:rPr>
            </w:pPr>
            <w:r>
              <w:rPr>
                <w:b/>
                <w:sz w:val="22"/>
                <w:szCs w:val="22"/>
              </w:rPr>
              <w:t>Tên trường</w:t>
            </w:r>
          </w:p>
        </w:tc>
        <w:tc>
          <w:tcPr>
            <w:tcW w:w="2556" w:type="dxa"/>
            <w:tcBorders>
              <w:top w:val="single" w:color="auto" w:sz="4" w:space="0"/>
              <w:left w:val="single" w:color="auto" w:sz="4" w:space="0"/>
              <w:bottom w:val="single" w:color="auto" w:sz="4" w:space="0"/>
              <w:right w:val="single" w:color="auto" w:sz="4" w:space="0"/>
            </w:tcBorders>
            <w:shd w:val="clear" w:color="auto" w:fill="EEECE1"/>
            <w:noWrap w:val="0"/>
            <w:vAlign w:val="top"/>
          </w:tcPr>
          <w:p w14:paraId="07ED3FAB">
            <w:pPr>
              <w:jc w:val="center"/>
              <w:rPr>
                <w:b/>
                <w:sz w:val="22"/>
                <w:szCs w:val="22"/>
              </w:rPr>
            </w:pPr>
            <w:r>
              <w:rPr>
                <w:b/>
                <w:sz w:val="22"/>
                <w:szCs w:val="22"/>
              </w:rPr>
              <w:t>Kiểu dữ liệu</w:t>
            </w:r>
          </w:p>
        </w:tc>
        <w:tc>
          <w:tcPr>
            <w:tcW w:w="5364" w:type="dxa"/>
            <w:tcBorders>
              <w:top w:val="single" w:color="auto" w:sz="4" w:space="0"/>
              <w:left w:val="single" w:color="auto" w:sz="4" w:space="0"/>
              <w:bottom w:val="single" w:color="auto" w:sz="4" w:space="0"/>
              <w:right w:val="single" w:color="auto" w:sz="4" w:space="0"/>
            </w:tcBorders>
            <w:shd w:val="clear" w:color="auto" w:fill="EEECE1"/>
            <w:noWrap w:val="0"/>
            <w:vAlign w:val="top"/>
          </w:tcPr>
          <w:p w14:paraId="126E7E8F">
            <w:pPr>
              <w:jc w:val="center"/>
              <w:rPr>
                <w:b/>
                <w:sz w:val="22"/>
                <w:szCs w:val="22"/>
              </w:rPr>
            </w:pPr>
            <w:r>
              <w:rPr>
                <w:b/>
                <w:sz w:val="22"/>
                <w:szCs w:val="22"/>
              </w:rPr>
              <w:t>Mô tả</w:t>
            </w:r>
          </w:p>
        </w:tc>
      </w:tr>
      <w:tr w14:paraId="6E84CD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noWrap w:val="0"/>
            <w:vAlign w:val="top"/>
          </w:tcPr>
          <w:p w14:paraId="2B67675D">
            <w:pPr>
              <w:spacing w:before="0"/>
              <w:ind w:left="0"/>
              <w:jc w:val="both"/>
              <w:rPr>
                <w:sz w:val="22"/>
                <w:szCs w:val="22"/>
              </w:rPr>
            </w:pPr>
            <w:r>
              <w:rPr>
                <w:sz w:val="22"/>
                <w:szCs w:val="22"/>
              </w:rPr>
              <w:t>buyerName</w:t>
            </w:r>
          </w:p>
        </w:tc>
        <w:tc>
          <w:tcPr>
            <w:tcW w:w="2556" w:type="dxa"/>
            <w:noWrap w:val="0"/>
            <w:vAlign w:val="top"/>
          </w:tcPr>
          <w:p w14:paraId="11AD8DE6">
            <w:pPr>
              <w:spacing w:before="0"/>
              <w:ind w:left="0"/>
              <w:jc w:val="both"/>
              <w:rPr>
                <w:sz w:val="22"/>
                <w:szCs w:val="22"/>
              </w:rPr>
            </w:pPr>
            <w:r>
              <w:rPr>
                <w:sz w:val="22"/>
                <w:szCs w:val="22"/>
              </w:rPr>
              <w:t>Required: false</w:t>
            </w:r>
          </w:p>
          <w:p w14:paraId="55149112">
            <w:pPr>
              <w:spacing w:before="0"/>
              <w:ind w:left="0"/>
              <w:jc w:val="both"/>
              <w:rPr>
                <w:sz w:val="22"/>
                <w:szCs w:val="22"/>
              </w:rPr>
            </w:pPr>
            <w:r>
              <w:rPr>
                <w:sz w:val="22"/>
                <w:szCs w:val="22"/>
              </w:rPr>
              <w:t>DataType: String</w:t>
            </w:r>
          </w:p>
          <w:p w14:paraId="478B3FE3">
            <w:pPr>
              <w:spacing w:before="0"/>
              <w:ind w:left="0"/>
              <w:jc w:val="both"/>
              <w:rPr>
                <w:sz w:val="22"/>
                <w:szCs w:val="22"/>
              </w:rPr>
            </w:pPr>
            <w:r>
              <w:rPr>
                <w:sz w:val="22"/>
                <w:szCs w:val="22"/>
              </w:rPr>
              <w:t xml:space="preserve">Minlength: </w:t>
            </w:r>
          </w:p>
          <w:p w14:paraId="051A2D96">
            <w:pPr>
              <w:spacing w:before="0"/>
              <w:ind w:left="0"/>
              <w:jc w:val="both"/>
              <w:rPr>
                <w:rFonts w:hint="default"/>
                <w:sz w:val="22"/>
                <w:szCs w:val="22"/>
                <w:lang w:val="en-US"/>
              </w:rPr>
            </w:pPr>
            <w:r>
              <w:rPr>
                <w:sz w:val="22"/>
                <w:szCs w:val="22"/>
              </w:rPr>
              <w:t xml:space="preserve">Maxlength: </w:t>
            </w:r>
            <w:r>
              <w:rPr>
                <w:rFonts w:hint="default"/>
                <w:sz w:val="22"/>
                <w:szCs w:val="22"/>
                <w:lang w:val="en-US"/>
              </w:rPr>
              <w:t>100</w:t>
            </w:r>
          </w:p>
          <w:p w14:paraId="64841646">
            <w:pPr>
              <w:spacing w:before="0"/>
              <w:ind w:left="0"/>
              <w:jc w:val="both"/>
              <w:rPr>
                <w:sz w:val="22"/>
                <w:szCs w:val="22"/>
              </w:rPr>
            </w:pPr>
            <w:r>
              <w:rPr>
                <w:sz w:val="22"/>
                <w:szCs w:val="22"/>
              </w:rPr>
              <w:t>Format:</w:t>
            </w:r>
          </w:p>
        </w:tc>
        <w:tc>
          <w:tcPr>
            <w:tcW w:w="5364" w:type="dxa"/>
            <w:noWrap w:val="0"/>
            <w:vAlign w:val="top"/>
          </w:tcPr>
          <w:p w14:paraId="07E350A2">
            <w:pPr>
              <w:spacing w:before="0"/>
              <w:ind w:left="41"/>
              <w:jc w:val="both"/>
              <w:rPr>
                <w:sz w:val="22"/>
                <w:szCs w:val="22"/>
                <w:lang w:val="vi-VN"/>
              </w:rPr>
            </w:pPr>
            <w:r>
              <w:rPr>
                <w:sz w:val="22"/>
                <w:szCs w:val="22"/>
              </w:rPr>
              <w:t>Tên người mua trong trường hợp là người mua lẻ, cá nhân. Tên người mua hoặc tên đơn vị là bắt buộc khi buyerNotGetInvoice = 0</w:t>
            </w:r>
            <w:r>
              <w:rPr>
                <w:sz w:val="22"/>
                <w:szCs w:val="22"/>
                <w:lang w:val="vi-VN"/>
              </w:rPr>
              <w:t>.</w:t>
            </w:r>
          </w:p>
          <w:p w14:paraId="61A87404">
            <w:pPr>
              <w:spacing w:before="0"/>
              <w:ind w:left="41"/>
              <w:jc w:val="both"/>
              <w:rPr>
                <w:sz w:val="22"/>
                <w:szCs w:val="22"/>
              </w:rPr>
            </w:pPr>
          </w:p>
          <w:p w14:paraId="783B7724">
            <w:pPr>
              <w:spacing w:before="0"/>
              <w:ind w:left="0"/>
              <w:jc w:val="both"/>
              <w:rPr>
                <w:sz w:val="22"/>
                <w:szCs w:val="22"/>
              </w:rPr>
            </w:pPr>
          </w:p>
        </w:tc>
      </w:tr>
      <w:tr w14:paraId="16904D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noWrap w:val="0"/>
            <w:vAlign w:val="top"/>
          </w:tcPr>
          <w:p w14:paraId="3B49802B">
            <w:pPr>
              <w:spacing w:before="0"/>
              <w:ind w:left="0"/>
              <w:jc w:val="both"/>
              <w:rPr>
                <w:sz w:val="22"/>
                <w:szCs w:val="22"/>
              </w:rPr>
            </w:pPr>
            <w:r>
              <w:rPr>
                <w:sz w:val="22"/>
                <w:szCs w:val="22"/>
              </w:rPr>
              <w:t>buyerCode</w:t>
            </w:r>
          </w:p>
        </w:tc>
        <w:tc>
          <w:tcPr>
            <w:tcW w:w="2556" w:type="dxa"/>
            <w:noWrap w:val="0"/>
            <w:vAlign w:val="top"/>
          </w:tcPr>
          <w:p w14:paraId="14AD9E45">
            <w:pPr>
              <w:spacing w:before="0"/>
              <w:ind w:left="0"/>
              <w:jc w:val="both"/>
              <w:rPr>
                <w:sz w:val="22"/>
                <w:szCs w:val="22"/>
              </w:rPr>
            </w:pPr>
            <w:r>
              <w:rPr>
                <w:sz w:val="22"/>
                <w:szCs w:val="22"/>
              </w:rPr>
              <w:t>Required: false</w:t>
            </w:r>
          </w:p>
          <w:p w14:paraId="40D60C7A">
            <w:pPr>
              <w:spacing w:before="0"/>
              <w:ind w:left="0"/>
              <w:jc w:val="both"/>
              <w:rPr>
                <w:sz w:val="22"/>
                <w:szCs w:val="22"/>
              </w:rPr>
            </w:pPr>
            <w:r>
              <w:rPr>
                <w:sz w:val="22"/>
                <w:szCs w:val="22"/>
              </w:rPr>
              <w:t>DataType: String</w:t>
            </w:r>
          </w:p>
          <w:p w14:paraId="6ABCD176">
            <w:pPr>
              <w:spacing w:before="0"/>
              <w:ind w:left="0"/>
              <w:jc w:val="both"/>
              <w:rPr>
                <w:sz w:val="22"/>
                <w:szCs w:val="22"/>
              </w:rPr>
            </w:pPr>
            <w:r>
              <w:rPr>
                <w:sz w:val="22"/>
                <w:szCs w:val="22"/>
              </w:rPr>
              <w:t xml:space="preserve">Minlength: </w:t>
            </w:r>
          </w:p>
          <w:p w14:paraId="7F66E579">
            <w:pPr>
              <w:spacing w:before="0"/>
              <w:ind w:left="0"/>
              <w:jc w:val="both"/>
              <w:rPr>
                <w:sz w:val="22"/>
                <w:szCs w:val="22"/>
              </w:rPr>
            </w:pPr>
            <w:r>
              <w:rPr>
                <w:sz w:val="22"/>
                <w:szCs w:val="22"/>
              </w:rPr>
              <w:t>Maxlength: 400</w:t>
            </w:r>
          </w:p>
          <w:p w14:paraId="3086D0A8">
            <w:pPr>
              <w:spacing w:before="0"/>
              <w:ind w:left="0"/>
              <w:jc w:val="both"/>
              <w:rPr>
                <w:sz w:val="22"/>
                <w:szCs w:val="22"/>
              </w:rPr>
            </w:pPr>
            <w:r>
              <w:rPr>
                <w:sz w:val="22"/>
                <w:szCs w:val="22"/>
              </w:rPr>
              <w:t>Format:</w:t>
            </w:r>
          </w:p>
        </w:tc>
        <w:tc>
          <w:tcPr>
            <w:tcW w:w="5364" w:type="dxa"/>
            <w:noWrap w:val="0"/>
            <w:vAlign w:val="top"/>
          </w:tcPr>
          <w:p w14:paraId="257B38D8">
            <w:pPr>
              <w:spacing w:before="0"/>
              <w:ind w:left="0"/>
              <w:jc w:val="both"/>
              <w:rPr>
                <w:sz w:val="22"/>
                <w:szCs w:val="22"/>
              </w:rPr>
            </w:pPr>
            <w:r>
              <w:rPr>
                <w:sz w:val="22"/>
                <w:szCs w:val="22"/>
              </w:rPr>
              <w:t xml:space="preserve">Mã khách hàng, chỉ cho phép các ký tự </w:t>
            </w:r>
          </w:p>
          <w:p w14:paraId="10B7BB19">
            <w:pPr>
              <w:spacing w:before="0"/>
              <w:ind w:left="0"/>
              <w:jc w:val="both"/>
              <w:rPr>
                <w:sz w:val="22"/>
                <w:szCs w:val="22"/>
              </w:rPr>
            </w:pPr>
          </w:p>
          <w:p w14:paraId="4CB44F3C">
            <w:pPr>
              <w:spacing w:before="0"/>
              <w:ind w:left="0"/>
              <w:jc w:val="both"/>
              <w:rPr>
                <w:sz w:val="22"/>
                <w:szCs w:val="22"/>
              </w:rPr>
            </w:pPr>
          </w:p>
        </w:tc>
      </w:tr>
      <w:tr w14:paraId="6A43F5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8" w:hRule="atLeast"/>
        </w:trPr>
        <w:tc>
          <w:tcPr>
            <w:tcW w:w="1980" w:type="dxa"/>
            <w:noWrap w:val="0"/>
            <w:vAlign w:val="top"/>
          </w:tcPr>
          <w:p w14:paraId="36F26352">
            <w:pPr>
              <w:spacing w:before="0"/>
              <w:ind w:left="0"/>
              <w:jc w:val="both"/>
              <w:rPr>
                <w:sz w:val="22"/>
                <w:szCs w:val="22"/>
              </w:rPr>
            </w:pPr>
            <w:r>
              <w:rPr>
                <w:sz w:val="22"/>
                <w:szCs w:val="22"/>
              </w:rPr>
              <w:t>buyerLegalName</w:t>
            </w:r>
          </w:p>
        </w:tc>
        <w:tc>
          <w:tcPr>
            <w:tcW w:w="2556" w:type="dxa"/>
            <w:noWrap w:val="0"/>
            <w:vAlign w:val="top"/>
          </w:tcPr>
          <w:p w14:paraId="361ADA7A">
            <w:pPr>
              <w:spacing w:before="0"/>
              <w:ind w:left="0"/>
              <w:jc w:val="both"/>
              <w:rPr>
                <w:sz w:val="22"/>
                <w:szCs w:val="22"/>
              </w:rPr>
            </w:pPr>
            <w:r>
              <w:rPr>
                <w:sz w:val="22"/>
                <w:szCs w:val="22"/>
              </w:rPr>
              <w:t>Required: false</w:t>
            </w:r>
          </w:p>
          <w:p w14:paraId="767B362E">
            <w:pPr>
              <w:spacing w:before="0"/>
              <w:ind w:left="0"/>
              <w:jc w:val="both"/>
              <w:rPr>
                <w:sz w:val="22"/>
                <w:szCs w:val="22"/>
              </w:rPr>
            </w:pPr>
            <w:r>
              <w:rPr>
                <w:sz w:val="22"/>
                <w:szCs w:val="22"/>
              </w:rPr>
              <w:t>DataType: String</w:t>
            </w:r>
          </w:p>
          <w:p w14:paraId="6573DB1C">
            <w:pPr>
              <w:spacing w:before="0"/>
              <w:ind w:left="0"/>
              <w:jc w:val="both"/>
              <w:rPr>
                <w:sz w:val="22"/>
                <w:szCs w:val="22"/>
              </w:rPr>
            </w:pPr>
            <w:r>
              <w:rPr>
                <w:sz w:val="22"/>
                <w:szCs w:val="22"/>
              </w:rPr>
              <w:t xml:space="preserve">Minlength: </w:t>
            </w:r>
          </w:p>
          <w:p w14:paraId="3C038870">
            <w:pPr>
              <w:spacing w:before="0"/>
              <w:ind w:left="0"/>
              <w:jc w:val="both"/>
              <w:rPr>
                <w:rFonts w:hint="default"/>
                <w:sz w:val="22"/>
                <w:szCs w:val="22"/>
                <w:lang w:val="en-US"/>
              </w:rPr>
            </w:pPr>
            <w:r>
              <w:rPr>
                <w:sz w:val="22"/>
                <w:szCs w:val="22"/>
              </w:rPr>
              <w:t xml:space="preserve">Maxlength: </w:t>
            </w:r>
            <w:r>
              <w:rPr>
                <w:rFonts w:hint="default"/>
                <w:sz w:val="22"/>
                <w:szCs w:val="22"/>
                <w:lang w:val="en-US"/>
              </w:rPr>
              <w:t>400</w:t>
            </w:r>
            <w:bookmarkStart w:id="65" w:name="_GoBack"/>
            <w:bookmarkEnd w:id="65"/>
          </w:p>
          <w:p w14:paraId="05E130A4">
            <w:pPr>
              <w:spacing w:before="0"/>
              <w:ind w:left="0"/>
              <w:jc w:val="both"/>
              <w:rPr>
                <w:sz w:val="22"/>
                <w:szCs w:val="22"/>
              </w:rPr>
            </w:pPr>
            <w:r>
              <w:rPr>
                <w:sz w:val="22"/>
                <w:szCs w:val="22"/>
              </w:rPr>
              <w:t>Format:</w:t>
            </w:r>
          </w:p>
        </w:tc>
        <w:tc>
          <w:tcPr>
            <w:tcW w:w="5364" w:type="dxa"/>
            <w:noWrap w:val="0"/>
            <w:vAlign w:val="top"/>
          </w:tcPr>
          <w:p w14:paraId="5686AED3">
            <w:pPr>
              <w:spacing w:before="0"/>
              <w:ind w:left="41"/>
              <w:jc w:val="both"/>
              <w:rPr>
                <w:sz w:val="22"/>
                <w:szCs w:val="22"/>
                <w:lang w:val="vi-VN"/>
              </w:rPr>
            </w:pPr>
            <w:r>
              <w:rPr>
                <w:sz w:val="22"/>
                <w:szCs w:val="22"/>
              </w:rPr>
              <w:t>Tên đơn vị (đăng ký kinh doanh trong trường hợp là doanh nghiệp) của người mua. Tên người mua hoặc tên đơn vị là bắt buộc khi buyerNotGetInvoice = 0</w:t>
            </w:r>
            <w:r>
              <w:rPr>
                <w:sz w:val="22"/>
                <w:szCs w:val="22"/>
                <w:lang w:val="vi-VN"/>
              </w:rPr>
              <w:t>.</w:t>
            </w:r>
          </w:p>
          <w:p w14:paraId="47B3E166">
            <w:pPr>
              <w:spacing w:before="0"/>
              <w:ind w:left="41"/>
              <w:jc w:val="both"/>
              <w:rPr>
                <w:sz w:val="22"/>
                <w:szCs w:val="22"/>
              </w:rPr>
            </w:pPr>
            <w:r>
              <w:rPr>
                <w:sz w:val="22"/>
                <w:szCs w:val="22"/>
              </w:rPr>
              <w:t>Bắt buộc nếu truyền buyerTaxCode</w:t>
            </w:r>
          </w:p>
          <w:p w14:paraId="72738C18">
            <w:pPr>
              <w:spacing w:before="0"/>
              <w:ind w:left="0"/>
              <w:jc w:val="both"/>
              <w:rPr>
                <w:sz w:val="22"/>
                <w:szCs w:val="22"/>
              </w:rPr>
            </w:pPr>
          </w:p>
        </w:tc>
      </w:tr>
      <w:tr w14:paraId="415FAD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33" w:hRule="atLeast"/>
        </w:trPr>
        <w:tc>
          <w:tcPr>
            <w:tcW w:w="1980" w:type="dxa"/>
            <w:noWrap w:val="0"/>
            <w:vAlign w:val="top"/>
          </w:tcPr>
          <w:p w14:paraId="0B3894BA">
            <w:pPr>
              <w:spacing w:before="0"/>
              <w:ind w:left="0"/>
              <w:jc w:val="both"/>
              <w:rPr>
                <w:sz w:val="22"/>
                <w:szCs w:val="22"/>
              </w:rPr>
            </w:pPr>
            <w:r>
              <w:rPr>
                <w:sz w:val="22"/>
                <w:szCs w:val="22"/>
              </w:rPr>
              <w:t>buyerTaxCode</w:t>
            </w:r>
          </w:p>
        </w:tc>
        <w:tc>
          <w:tcPr>
            <w:tcW w:w="2556" w:type="dxa"/>
            <w:noWrap w:val="0"/>
            <w:vAlign w:val="top"/>
          </w:tcPr>
          <w:p w14:paraId="40944977">
            <w:pPr>
              <w:spacing w:before="0"/>
              <w:ind w:left="0"/>
              <w:jc w:val="both"/>
              <w:rPr>
                <w:sz w:val="22"/>
                <w:szCs w:val="22"/>
              </w:rPr>
            </w:pPr>
            <w:r>
              <w:rPr>
                <w:sz w:val="22"/>
                <w:szCs w:val="22"/>
              </w:rPr>
              <w:t>Required: false</w:t>
            </w:r>
          </w:p>
          <w:p w14:paraId="7066F8DB">
            <w:pPr>
              <w:spacing w:before="0"/>
              <w:ind w:left="0"/>
              <w:jc w:val="both"/>
              <w:rPr>
                <w:sz w:val="22"/>
                <w:szCs w:val="22"/>
              </w:rPr>
            </w:pPr>
            <w:r>
              <w:rPr>
                <w:sz w:val="22"/>
                <w:szCs w:val="22"/>
              </w:rPr>
              <w:t>DataType: String</w:t>
            </w:r>
          </w:p>
          <w:p w14:paraId="7AC7069B">
            <w:pPr>
              <w:spacing w:before="0"/>
              <w:ind w:left="0"/>
              <w:jc w:val="both"/>
              <w:rPr>
                <w:sz w:val="22"/>
                <w:szCs w:val="22"/>
              </w:rPr>
            </w:pPr>
            <w:r>
              <w:rPr>
                <w:sz w:val="22"/>
                <w:szCs w:val="22"/>
              </w:rPr>
              <w:t xml:space="preserve">Minlength: </w:t>
            </w:r>
          </w:p>
          <w:p w14:paraId="100B862C">
            <w:pPr>
              <w:spacing w:before="0"/>
              <w:ind w:left="0"/>
              <w:jc w:val="both"/>
              <w:rPr>
                <w:sz w:val="22"/>
                <w:szCs w:val="22"/>
              </w:rPr>
            </w:pPr>
            <w:r>
              <w:rPr>
                <w:sz w:val="22"/>
                <w:szCs w:val="22"/>
              </w:rPr>
              <w:t>Maxlength: 20</w:t>
            </w:r>
          </w:p>
          <w:p w14:paraId="22B1EAA4">
            <w:pPr>
              <w:spacing w:before="0"/>
              <w:ind w:left="0"/>
              <w:jc w:val="both"/>
              <w:rPr>
                <w:sz w:val="22"/>
                <w:szCs w:val="22"/>
              </w:rPr>
            </w:pPr>
            <w:r>
              <w:rPr>
                <w:sz w:val="22"/>
                <w:szCs w:val="22"/>
              </w:rPr>
              <w:t xml:space="preserve">Format: </w:t>
            </w:r>
          </w:p>
        </w:tc>
        <w:tc>
          <w:tcPr>
            <w:tcW w:w="5364" w:type="dxa"/>
            <w:noWrap w:val="0"/>
            <w:vAlign w:val="top"/>
          </w:tcPr>
          <w:p w14:paraId="2CA1A47C">
            <w:pPr>
              <w:spacing w:before="0"/>
              <w:ind w:left="41"/>
              <w:jc w:val="both"/>
              <w:rPr>
                <w:sz w:val="22"/>
                <w:szCs w:val="22"/>
              </w:rPr>
            </w:pPr>
            <w:r>
              <w:rPr>
                <w:sz w:val="22"/>
                <w:szCs w:val="22"/>
              </w:rPr>
              <w:t>Mã số thuế người mua, có thể là mã số thuế Việt Nam hoặc mã số thuế nước ngoài</w:t>
            </w:r>
          </w:p>
          <w:p w14:paraId="3B1056E9">
            <w:pPr>
              <w:spacing w:before="0"/>
              <w:ind w:left="41"/>
              <w:jc w:val="both"/>
              <w:rPr>
                <w:sz w:val="22"/>
                <w:szCs w:val="22"/>
              </w:rPr>
            </w:pPr>
            <w:r>
              <w:rPr>
                <w:sz w:val="22"/>
                <w:szCs w:val="22"/>
              </w:rPr>
              <w:t xml:space="preserve">Mẫu 1: 0312770607 </w:t>
            </w:r>
          </w:p>
          <w:p w14:paraId="19B8105D">
            <w:pPr>
              <w:spacing w:before="0"/>
              <w:ind w:left="41"/>
              <w:jc w:val="both"/>
              <w:rPr>
                <w:sz w:val="22"/>
                <w:szCs w:val="22"/>
              </w:rPr>
            </w:pPr>
            <w:r>
              <w:rPr>
                <w:sz w:val="22"/>
                <w:szCs w:val="22"/>
              </w:rPr>
              <w:t>Mẫu 2: 0312770607-001</w:t>
            </w:r>
          </w:p>
          <w:p w14:paraId="520F7087">
            <w:pPr>
              <w:spacing w:before="0"/>
              <w:ind w:left="41"/>
              <w:jc w:val="both"/>
              <w:rPr>
                <w:color w:val="FF0000"/>
                <w:sz w:val="22"/>
                <w:szCs w:val="22"/>
              </w:rPr>
            </w:pPr>
          </w:p>
        </w:tc>
      </w:tr>
      <w:tr w14:paraId="434324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33" w:hRule="atLeast"/>
        </w:trPr>
        <w:tc>
          <w:tcPr>
            <w:tcW w:w="1980" w:type="dxa"/>
            <w:noWrap w:val="0"/>
            <w:vAlign w:val="top"/>
          </w:tcPr>
          <w:p w14:paraId="7ECD44C3">
            <w:pPr>
              <w:spacing w:before="0"/>
              <w:ind w:left="0"/>
              <w:jc w:val="both"/>
              <w:rPr>
                <w:sz w:val="22"/>
                <w:szCs w:val="22"/>
                <w:highlight w:val="yellow"/>
              </w:rPr>
            </w:pPr>
            <w:r>
              <w:rPr>
                <w:sz w:val="22"/>
                <w:szCs w:val="22"/>
                <w:highlight w:val="yellow"/>
              </w:rPr>
              <w:t>buyerBudgetCode</w:t>
            </w:r>
          </w:p>
        </w:tc>
        <w:tc>
          <w:tcPr>
            <w:tcW w:w="2556" w:type="dxa"/>
            <w:noWrap w:val="0"/>
            <w:vAlign w:val="top"/>
          </w:tcPr>
          <w:p w14:paraId="70659B0F">
            <w:pPr>
              <w:spacing w:before="0"/>
              <w:ind w:left="0"/>
              <w:jc w:val="both"/>
              <w:rPr>
                <w:sz w:val="22"/>
                <w:szCs w:val="22"/>
                <w:highlight w:val="yellow"/>
              </w:rPr>
            </w:pPr>
            <w:r>
              <w:rPr>
                <w:sz w:val="22"/>
                <w:szCs w:val="22"/>
                <w:highlight w:val="yellow"/>
              </w:rPr>
              <w:t>Required: false</w:t>
            </w:r>
          </w:p>
          <w:p w14:paraId="16211808">
            <w:pPr>
              <w:spacing w:before="0"/>
              <w:ind w:left="0"/>
              <w:jc w:val="both"/>
              <w:rPr>
                <w:sz w:val="22"/>
                <w:szCs w:val="22"/>
                <w:highlight w:val="yellow"/>
              </w:rPr>
            </w:pPr>
            <w:r>
              <w:rPr>
                <w:sz w:val="22"/>
                <w:szCs w:val="22"/>
                <w:highlight w:val="yellow"/>
              </w:rPr>
              <w:t>DataType: String</w:t>
            </w:r>
          </w:p>
          <w:p w14:paraId="4D55A680">
            <w:pPr>
              <w:spacing w:before="0"/>
              <w:ind w:left="0"/>
              <w:jc w:val="both"/>
              <w:rPr>
                <w:sz w:val="22"/>
                <w:szCs w:val="22"/>
                <w:highlight w:val="yellow"/>
              </w:rPr>
            </w:pPr>
            <w:r>
              <w:rPr>
                <w:sz w:val="22"/>
                <w:szCs w:val="22"/>
                <w:highlight w:val="yellow"/>
              </w:rPr>
              <w:t xml:space="preserve">Minlength: </w:t>
            </w:r>
          </w:p>
          <w:p w14:paraId="72AD8BD7">
            <w:pPr>
              <w:spacing w:before="0"/>
              <w:ind w:left="0"/>
              <w:jc w:val="both"/>
              <w:rPr>
                <w:sz w:val="22"/>
                <w:szCs w:val="22"/>
                <w:highlight w:val="yellow"/>
              </w:rPr>
            </w:pPr>
            <w:r>
              <w:rPr>
                <w:sz w:val="22"/>
                <w:szCs w:val="22"/>
                <w:highlight w:val="yellow"/>
              </w:rPr>
              <w:t>Maxlength: 7</w:t>
            </w:r>
          </w:p>
          <w:p w14:paraId="64228513">
            <w:pPr>
              <w:spacing w:before="0"/>
              <w:ind w:left="0"/>
              <w:jc w:val="both"/>
              <w:rPr>
                <w:sz w:val="22"/>
                <w:szCs w:val="22"/>
                <w:highlight w:val="yellow"/>
              </w:rPr>
            </w:pPr>
            <w:r>
              <w:rPr>
                <w:sz w:val="22"/>
                <w:szCs w:val="22"/>
                <w:highlight w:val="yellow"/>
              </w:rPr>
              <w:t xml:space="preserve">Format: </w:t>
            </w:r>
          </w:p>
        </w:tc>
        <w:tc>
          <w:tcPr>
            <w:tcW w:w="5364" w:type="dxa"/>
            <w:noWrap w:val="0"/>
            <w:vAlign w:val="top"/>
          </w:tcPr>
          <w:p w14:paraId="56DD82A1">
            <w:pPr>
              <w:spacing w:before="0"/>
              <w:ind w:left="41"/>
              <w:jc w:val="both"/>
              <w:rPr>
                <w:sz w:val="22"/>
                <w:szCs w:val="22"/>
                <w:highlight w:val="yellow"/>
              </w:rPr>
            </w:pPr>
            <w:r>
              <w:rPr>
                <w:sz w:val="22"/>
                <w:szCs w:val="22"/>
                <w:highlight w:val="yellow"/>
              </w:rPr>
              <w:t>Mã quan hệ ngân sách của tổ chức, đơn vị mua hàng</w:t>
            </w:r>
          </w:p>
          <w:p w14:paraId="2485552B">
            <w:pPr>
              <w:spacing w:before="0"/>
              <w:ind w:left="41"/>
              <w:jc w:val="both"/>
              <w:rPr>
                <w:color w:val="FF0000"/>
                <w:sz w:val="22"/>
                <w:szCs w:val="22"/>
                <w:highlight w:val="yellow"/>
              </w:rPr>
            </w:pPr>
          </w:p>
        </w:tc>
      </w:tr>
      <w:tr w14:paraId="40F531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noWrap w:val="0"/>
            <w:vAlign w:val="top"/>
          </w:tcPr>
          <w:p w14:paraId="149B7013">
            <w:pPr>
              <w:spacing w:before="0"/>
              <w:ind w:left="0"/>
              <w:jc w:val="both"/>
              <w:rPr>
                <w:sz w:val="22"/>
                <w:szCs w:val="22"/>
              </w:rPr>
            </w:pPr>
            <w:r>
              <w:rPr>
                <w:sz w:val="22"/>
                <w:szCs w:val="22"/>
              </w:rPr>
              <w:t>buyerAddressLine</w:t>
            </w:r>
          </w:p>
        </w:tc>
        <w:tc>
          <w:tcPr>
            <w:tcW w:w="2556" w:type="dxa"/>
            <w:noWrap w:val="0"/>
            <w:vAlign w:val="top"/>
          </w:tcPr>
          <w:p w14:paraId="130D9FAA">
            <w:pPr>
              <w:spacing w:before="0"/>
              <w:ind w:left="0"/>
              <w:jc w:val="both"/>
              <w:rPr>
                <w:sz w:val="22"/>
                <w:szCs w:val="22"/>
              </w:rPr>
            </w:pPr>
            <w:r>
              <w:rPr>
                <w:sz w:val="22"/>
                <w:szCs w:val="22"/>
              </w:rPr>
              <w:t>Required: false</w:t>
            </w:r>
          </w:p>
          <w:p w14:paraId="03B7795A">
            <w:pPr>
              <w:spacing w:before="0"/>
              <w:ind w:left="0"/>
              <w:jc w:val="both"/>
              <w:rPr>
                <w:sz w:val="22"/>
                <w:szCs w:val="22"/>
              </w:rPr>
            </w:pPr>
            <w:r>
              <w:rPr>
                <w:sz w:val="22"/>
                <w:szCs w:val="22"/>
              </w:rPr>
              <w:t>DataType: String</w:t>
            </w:r>
          </w:p>
          <w:p w14:paraId="507D70DF">
            <w:pPr>
              <w:spacing w:before="0"/>
              <w:ind w:left="0"/>
              <w:jc w:val="both"/>
              <w:rPr>
                <w:sz w:val="22"/>
                <w:szCs w:val="22"/>
              </w:rPr>
            </w:pPr>
            <w:r>
              <w:rPr>
                <w:sz w:val="22"/>
                <w:szCs w:val="22"/>
              </w:rPr>
              <w:t xml:space="preserve">Minlength: </w:t>
            </w:r>
          </w:p>
          <w:p w14:paraId="42839BC3">
            <w:pPr>
              <w:spacing w:before="0"/>
              <w:ind w:left="0"/>
              <w:jc w:val="both"/>
              <w:rPr>
                <w:sz w:val="22"/>
                <w:szCs w:val="22"/>
              </w:rPr>
            </w:pPr>
            <w:r>
              <w:rPr>
                <w:sz w:val="22"/>
                <w:szCs w:val="22"/>
              </w:rPr>
              <w:t>Maxlength: 1200</w:t>
            </w:r>
          </w:p>
          <w:p w14:paraId="6F299A72">
            <w:pPr>
              <w:spacing w:before="0"/>
              <w:ind w:left="0"/>
              <w:jc w:val="both"/>
              <w:rPr>
                <w:sz w:val="22"/>
                <w:szCs w:val="22"/>
              </w:rPr>
            </w:pPr>
            <w:r>
              <w:rPr>
                <w:sz w:val="22"/>
                <w:szCs w:val="22"/>
              </w:rPr>
              <w:t>Format:</w:t>
            </w:r>
          </w:p>
        </w:tc>
        <w:tc>
          <w:tcPr>
            <w:tcW w:w="5364" w:type="dxa"/>
            <w:noWrap w:val="0"/>
            <w:vAlign w:val="top"/>
          </w:tcPr>
          <w:p w14:paraId="4573447F">
            <w:pPr>
              <w:spacing w:before="0"/>
              <w:ind w:left="41"/>
              <w:jc w:val="both"/>
              <w:rPr>
                <w:sz w:val="22"/>
                <w:szCs w:val="22"/>
              </w:rPr>
            </w:pPr>
            <w:r>
              <w:rPr>
                <w:sz w:val="22"/>
                <w:szCs w:val="22"/>
              </w:rPr>
              <w:t xml:space="preserve">Địa chỉ xuất hóa đơn của người mua </w:t>
            </w:r>
          </w:p>
          <w:p w14:paraId="54EDF719">
            <w:pPr>
              <w:spacing w:before="0"/>
              <w:ind w:left="41"/>
              <w:jc w:val="both"/>
              <w:rPr>
                <w:sz w:val="22"/>
                <w:szCs w:val="22"/>
              </w:rPr>
            </w:pPr>
            <w:r>
              <w:rPr>
                <w:sz w:val="22"/>
                <w:szCs w:val="22"/>
              </w:rPr>
              <w:t>Bắt buộc khi buyerNotGetInvoice = 0</w:t>
            </w:r>
          </w:p>
          <w:p w14:paraId="28751394">
            <w:pPr>
              <w:spacing w:before="0"/>
              <w:ind w:left="41"/>
              <w:jc w:val="both"/>
              <w:rPr>
                <w:sz w:val="22"/>
                <w:szCs w:val="22"/>
              </w:rPr>
            </w:pPr>
          </w:p>
          <w:p w14:paraId="493521C2">
            <w:pPr>
              <w:spacing w:before="0"/>
              <w:ind w:left="41"/>
              <w:jc w:val="both"/>
              <w:rPr>
                <w:sz w:val="22"/>
                <w:szCs w:val="22"/>
              </w:rPr>
            </w:pPr>
          </w:p>
        </w:tc>
      </w:tr>
      <w:tr w14:paraId="2F9DF4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noWrap w:val="0"/>
            <w:vAlign w:val="top"/>
          </w:tcPr>
          <w:p w14:paraId="71C0704F">
            <w:pPr>
              <w:spacing w:before="0"/>
              <w:ind w:left="0"/>
              <w:jc w:val="both"/>
              <w:rPr>
                <w:sz w:val="22"/>
                <w:szCs w:val="22"/>
              </w:rPr>
            </w:pPr>
            <w:r>
              <w:rPr>
                <w:sz w:val="22"/>
                <w:szCs w:val="22"/>
              </w:rPr>
              <w:t>buyerPhoneNumber</w:t>
            </w:r>
          </w:p>
        </w:tc>
        <w:tc>
          <w:tcPr>
            <w:tcW w:w="2556" w:type="dxa"/>
            <w:noWrap w:val="0"/>
            <w:vAlign w:val="top"/>
          </w:tcPr>
          <w:p w14:paraId="12BBC963">
            <w:pPr>
              <w:spacing w:before="0"/>
              <w:ind w:left="0"/>
              <w:jc w:val="both"/>
              <w:rPr>
                <w:sz w:val="22"/>
                <w:szCs w:val="22"/>
              </w:rPr>
            </w:pPr>
            <w:r>
              <w:rPr>
                <w:sz w:val="22"/>
                <w:szCs w:val="22"/>
              </w:rPr>
              <w:t>Required: false</w:t>
            </w:r>
          </w:p>
          <w:p w14:paraId="7054C44F">
            <w:pPr>
              <w:spacing w:before="0"/>
              <w:ind w:left="0"/>
              <w:jc w:val="both"/>
              <w:rPr>
                <w:sz w:val="22"/>
                <w:szCs w:val="22"/>
              </w:rPr>
            </w:pPr>
            <w:r>
              <w:rPr>
                <w:sz w:val="22"/>
                <w:szCs w:val="22"/>
              </w:rPr>
              <w:t>DataType: String</w:t>
            </w:r>
          </w:p>
          <w:p w14:paraId="47C117D8">
            <w:pPr>
              <w:spacing w:before="0"/>
              <w:ind w:left="0"/>
              <w:jc w:val="both"/>
              <w:rPr>
                <w:sz w:val="22"/>
                <w:szCs w:val="22"/>
              </w:rPr>
            </w:pPr>
            <w:r>
              <w:rPr>
                <w:sz w:val="22"/>
                <w:szCs w:val="22"/>
              </w:rPr>
              <w:t xml:space="preserve">Minlength: </w:t>
            </w:r>
          </w:p>
          <w:p w14:paraId="35CACE33">
            <w:pPr>
              <w:spacing w:before="0"/>
              <w:ind w:left="0"/>
              <w:jc w:val="both"/>
              <w:rPr>
                <w:sz w:val="22"/>
                <w:szCs w:val="22"/>
              </w:rPr>
            </w:pPr>
            <w:r>
              <w:rPr>
                <w:sz w:val="22"/>
                <w:szCs w:val="22"/>
              </w:rPr>
              <w:t>Maxlength: 15</w:t>
            </w:r>
          </w:p>
          <w:p w14:paraId="0161C2BA">
            <w:pPr>
              <w:spacing w:before="0"/>
              <w:ind w:left="0"/>
              <w:jc w:val="both"/>
              <w:rPr>
                <w:sz w:val="22"/>
                <w:szCs w:val="22"/>
              </w:rPr>
            </w:pPr>
            <w:r>
              <w:rPr>
                <w:sz w:val="22"/>
                <w:szCs w:val="22"/>
              </w:rPr>
              <w:t>Format: \s*[0-9]*\s*</w:t>
            </w:r>
          </w:p>
        </w:tc>
        <w:tc>
          <w:tcPr>
            <w:tcW w:w="5364" w:type="dxa"/>
            <w:noWrap w:val="0"/>
            <w:vAlign w:val="top"/>
          </w:tcPr>
          <w:p w14:paraId="3023EE78">
            <w:pPr>
              <w:spacing w:before="0"/>
              <w:ind w:left="41"/>
              <w:jc w:val="both"/>
              <w:rPr>
                <w:sz w:val="22"/>
                <w:szCs w:val="22"/>
              </w:rPr>
            </w:pPr>
            <w:r>
              <w:rPr>
                <w:sz w:val="22"/>
                <w:szCs w:val="22"/>
              </w:rPr>
              <w:t xml:space="preserve">Số điện thoại người mua, số điện thoại sẽ được dùng để gửi tin nhắn trong trường hợp bên bán đăng ký dịch vụ SMS Brandname. </w:t>
            </w:r>
          </w:p>
          <w:p w14:paraId="33475C0D">
            <w:pPr>
              <w:spacing w:before="0"/>
              <w:ind w:left="41"/>
              <w:jc w:val="both"/>
              <w:rPr>
                <w:sz w:val="22"/>
                <w:szCs w:val="22"/>
              </w:rPr>
            </w:pPr>
          </w:p>
        </w:tc>
      </w:tr>
      <w:tr w14:paraId="4CB3B5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noWrap w:val="0"/>
            <w:vAlign w:val="top"/>
          </w:tcPr>
          <w:p w14:paraId="25B0296E">
            <w:pPr>
              <w:spacing w:before="0"/>
              <w:ind w:left="0"/>
              <w:jc w:val="both"/>
              <w:rPr>
                <w:color w:val="000000"/>
                <w:sz w:val="22"/>
                <w:szCs w:val="22"/>
              </w:rPr>
            </w:pPr>
            <w:r>
              <w:rPr>
                <w:color w:val="000000"/>
                <w:sz w:val="22"/>
                <w:szCs w:val="22"/>
              </w:rPr>
              <w:t>buyerFaxNumber</w:t>
            </w:r>
          </w:p>
        </w:tc>
        <w:tc>
          <w:tcPr>
            <w:tcW w:w="2556" w:type="dxa"/>
            <w:noWrap w:val="0"/>
            <w:vAlign w:val="top"/>
          </w:tcPr>
          <w:p w14:paraId="59B1A386">
            <w:pPr>
              <w:spacing w:before="0"/>
              <w:ind w:left="0"/>
              <w:jc w:val="both"/>
              <w:rPr>
                <w:color w:val="000000"/>
                <w:sz w:val="22"/>
                <w:szCs w:val="22"/>
              </w:rPr>
            </w:pPr>
            <w:r>
              <w:rPr>
                <w:color w:val="000000"/>
                <w:sz w:val="22"/>
                <w:szCs w:val="22"/>
              </w:rPr>
              <w:t>Required: false</w:t>
            </w:r>
          </w:p>
          <w:p w14:paraId="1F6F6E2B">
            <w:pPr>
              <w:spacing w:before="0"/>
              <w:ind w:left="0"/>
              <w:jc w:val="both"/>
              <w:rPr>
                <w:color w:val="000000"/>
                <w:sz w:val="22"/>
                <w:szCs w:val="22"/>
              </w:rPr>
            </w:pPr>
            <w:r>
              <w:rPr>
                <w:color w:val="000000"/>
                <w:sz w:val="22"/>
                <w:szCs w:val="22"/>
              </w:rPr>
              <w:t>DataType: String</w:t>
            </w:r>
          </w:p>
          <w:p w14:paraId="56CB5505">
            <w:pPr>
              <w:spacing w:before="0"/>
              <w:ind w:left="0"/>
              <w:jc w:val="both"/>
              <w:rPr>
                <w:color w:val="000000"/>
                <w:sz w:val="22"/>
                <w:szCs w:val="22"/>
              </w:rPr>
            </w:pPr>
            <w:r>
              <w:rPr>
                <w:color w:val="000000"/>
                <w:sz w:val="22"/>
                <w:szCs w:val="22"/>
              </w:rPr>
              <w:t xml:space="preserve">Minlength: </w:t>
            </w:r>
          </w:p>
          <w:p w14:paraId="19B14A99">
            <w:pPr>
              <w:spacing w:before="0"/>
              <w:ind w:left="0"/>
              <w:jc w:val="both"/>
              <w:rPr>
                <w:color w:val="000000"/>
                <w:sz w:val="22"/>
                <w:szCs w:val="22"/>
              </w:rPr>
            </w:pPr>
            <w:r>
              <w:rPr>
                <w:color w:val="000000"/>
                <w:sz w:val="22"/>
                <w:szCs w:val="22"/>
              </w:rPr>
              <w:t xml:space="preserve">Maxlength: </w:t>
            </w:r>
          </w:p>
          <w:p w14:paraId="39C93104">
            <w:pPr>
              <w:spacing w:before="0"/>
              <w:ind w:left="0"/>
              <w:jc w:val="both"/>
              <w:rPr>
                <w:color w:val="000000"/>
                <w:sz w:val="22"/>
                <w:szCs w:val="22"/>
              </w:rPr>
            </w:pPr>
            <w:r>
              <w:rPr>
                <w:color w:val="000000"/>
                <w:sz w:val="22"/>
                <w:szCs w:val="22"/>
              </w:rPr>
              <w:t xml:space="preserve">Format: </w:t>
            </w:r>
          </w:p>
        </w:tc>
        <w:tc>
          <w:tcPr>
            <w:tcW w:w="5364" w:type="dxa"/>
            <w:noWrap w:val="0"/>
            <w:vAlign w:val="top"/>
          </w:tcPr>
          <w:p w14:paraId="05B7AA80">
            <w:pPr>
              <w:spacing w:before="0"/>
              <w:ind w:left="41"/>
              <w:jc w:val="both"/>
              <w:rPr>
                <w:color w:val="000000"/>
                <w:sz w:val="22"/>
                <w:szCs w:val="22"/>
              </w:rPr>
            </w:pPr>
            <w:r>
              <w:rPr>
                <w:color w:val="000000"/>
                <w:sz w:val="22"/>
                <w:szCs w:val="22"/>
              </w:rPr>
              <w:t>Số fax người mua</w:t>
            </w:r>
          </w:p>
          <w:p w14:paraId="4A3C73FA">
            <w:pPr>
              <w:spacing w:before="0"/>
              <w:ind w:left="41"/>
              <w:jc w:val="both"/>
              <w:rPr>
                <w:color w:val="000000"/>
                <w:sz w:val="22"/>
                <w:szCs w:val="22"/>
              </w:rPr>
            </w:pPr>
            <w:r>
              <w:rPr>
                <w:color w:val="000000"/>
                <w:sz w:val="22"/>
                <w:szCs w:val="22"/>
              </w:rPr>
              <w:t>(Hiện tại nếu truyền thì Sinvoice cũng không lấy)</w:t>
            </w:r>
          </w:p>
          <w:p w14:paraId="5DE7E0EB">
            <w:pPr>
              <w:spacing w:before="0"/>
              <w:ind w:left="41"/>
              <w:jc w:val="both"/>
              <w:rPr>
                <w:color w:val="000000"/>
                <w:sz w:val="22"/>
                <w:szCs w:val="22"/>
              </w:rPr>
            </w:pPr>
          </w:p>
        </w:tc>
      </w:tr>
      <w:tr w14:paraId="781061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noWrap w:val="0"/>
            <w:vAlign w:val="top"/>
          </w:tcPr>
          <w:p w14:paraId="2E55B6B1">
            <w:pPr>
              <w:spacing w:before="0"/>
              <w:ind w:left="0"/>
              <w:jc w:val="both"/>
              <w:rPr>
                <w:sz w:val="22"/>
                <w:szCs w:val="22"/>
              </w:rPr>
            </w:pPr>
            <w:r>
              <w:rPr>
                <w:sz w:val="22"/>
                <w:szCs w:val="22"/>
              </w:rPr>
              <w:t>buyerEmail</w:t>
            </w:r>
          </w:p>
        </w:tc>
        <w:tc>
          <w:tcPr>
            <w:tcW w:w="2556" w:type="dxa"/>
            <w:noWrap w:val="0"/>
            <w:vAlign w:val="top"/>
          </w:tcPr>
          <w:p w14:paraId="680CB5C6">
            <w:pPr>
              <w:spacing w:before="0"/>
              <w:ind w:left="0"/>
              <w:jc w:val="both"/>
              <w:rPr>
                <w:sz w:val="22"/>
                <w:szCs w:val="22"/>
              </w:rPr>
            </w:pPr>
            <w:r>
              <w:rPr>
                <w:sz w:val="22"/>
                <w:szCs w:val="22"/>
              </w:rPr>
              <w:t>Required: false</w:t>
            </w:r>
          </w:p>
          <w:p w14:paraId="1049F5A3">
            <w:pPr>
              <w:spacing w:before="0"/>
              <w:ind w:left="0"/>
              <w:jc w:val="both"/>
              <w:rPr>
                <w:sz w:val="22"/>
                <w:szCs w:val="22"/>
              </w:rPr>
            </w:pPr>
            <w:r>
              <w:rPr>
                <w:sz w:val="22"/>
                <w:szCs w:val="22"/>
              </w:rPr>
              <w:t>DataType: String</w:t>
            </w:r>
          </w:p>
          <w:p w14:paraId="1C453943">
            <w:pPr>
              <w:spacing w:before="0"/>
              <w:ind w:left="0"/>
              <w:jc w:val="both"/>
              <w:rPr>
                <w:sz w:val="22"/>
                <w:szCs w:val="22"/>
              </w:rPr>
            </w:pPr>
            <w:r>
              <w:rPr>
                <w:sz w:val="22"/>
                <w:szCs w:val="22"/>
              </w:rPr>
              <w:t xml:space="preserve">Minlength: </w:t>
            </w:r>
          </w:p>
          <w:p w14:paraId="3C942AF3">
            <w:pPr>
              <w:spacing w:before="0"/>
              <w:ind w:left="0"/>
              <w:jc w:val="both"/>
              <w:rPr>
                <w:sz w:val="22"/>
                <w:szCs w:val="22"/>
              </w:rPr>
            </w:pPr>
            <w:r>
              <w:rPr>
                <w:sz w:val="22"/>
                <w:szCs w:val="22"/>
              </w:rPr>
              <w:t>Maxlength: 2000</w:t>
            </w:r>
          </w:p>
          <w:p w14:paraId="6848207C">
            <w:pPr>
              <w:spacing w:before="0"/>
              <w:ind w:left="0"/>
              <w:jc w:val="both"/>
              <w:rPr>
                <w:sz w:val="22"/>
                <w:szCs w:val="22"/>
              </w:rPr>
            </w:pPr>
            <w:r>
              <w:rPr>
                <w:sz w:val="22"/>
                <w:szCs w:val="22"/>
              </w:rPr>
              <w:t>Format: ^[_A-Za-z0-9-\+]+(\.[_A-Za-z0-9-]+)*@[A-Za-z0-9-]+(\.[A-Za-z0-9]+)*(\.[A-Za-z]{2,})$  (áp dụng cho từng email đơn lẻ)</w:t>
            </w:r>
          </w:p>
        </w:tc>
        <w:tc>
          <w:tcPr>
            <w:tcW w:w="5364" w:type="dxa"/>
            <w:noWrap w:val="0"/>
            <w:vAlign w:val="top"/>
          </w:tcPr>
          <w:p w14:paraId="23603D9E">
            <w:pPr>
              <w:spacing w:before="0"/>
              <w:ind w:left="41"/>
              <w:jc w:val="both"/>
              <w:rPr>
                <w:sz w:val="22"/>
                <w:szCs w:val="22"/>
              </w:rPr>
            </w:pPr>
            <w:r>
              <w:rPr>
                <w:sz w:val="22"/>
                <w:szCs w:val="22"/>
              </w:rPr>
              <w:t>Email người mua, sử dụng để gửi hóa đơn cho người mua</w:t>
            </w:r>
          </w:p>
          <w:p w14:paraId="20DC09B8">
            <w:pPr>
              <w:spacing w:before="0"/>
              <w:ind w:left="41"/>
              <w:rPr>
                <w:sz w:val="22"/>
                <w:szCs w:val="22"/>
              </w:rPr>
            </w:pPr>
            <w:r>
              <w:rPr>
                <w:sz w:val="22"/>
                <w:szCs w:val="22"/>
              </w:rPr>
              <w:t xml:space="preserve">Nếu có nhiều email thì cách nhau bởi dấu chấm phẩy (;). Khi tài khoản email của bên bán được cấu hình trên hệ thống thì hệ thống tự động gửi nếu có email của người mua. Chi tiết cấu hình email xem ở đây: </w:t>
            </w:r>
            <w:r>
              <w:rPr>
                <w:sz w:val="22"/>
                <w:szCs w:val="22"/>
              </w:rPr>
              <w:fldChar w:fldCharType="begin"/>
            </w:r>
            <w:r>
              <w:rPr>
                <w:sz w:val="22"/>
                <w:szCs w:val="22"/>
              </w:rPr>
              <w:instrText xml:space="preserve"> HYPERLINK "https://sinvoice.viettel.vn/ho-tro/huong-dan-su-dung/5-huong-dan-cau-hinh-doanh-nghiep--cau-hinh-chung" </w:instrText>
            </w:r>
            <w:r>
              <w:rPr>
                <w:sz w:val="22"/>
                <w:szCs w:val="22"/>
              </w:rPr>
              <w:fldChar w:fldCharType="separate"/>
            </w:r>
            <w:r>
              <w:rPr>
                <w:rStyle w:val="34"/>
                <w:sz w:val="22"/>
                <w:szCs w:val="22"/>
              </w:rPr>
              <w:t>https://sinvoice.viettel.vn/ho-tro/huong-dan-su-dung/5-huong-dan-cau-hinh-doanh-nghiep--cau-hinh-chung</w:t>
            </w:r>
            <w:r>
              <w:rPr>
                <w:sz w:val="22"/>
                <w:szCs w:val="22"/>
              </w:rPr>
              <w:fldChar w:fldCharType="end"/>
            </w:r>
            <w:r>
              <w:rPr>
                <w:sz w:val="22"/>
                <w:szCs w:val="22"/>
              </w:rPr>
              <w:t xml:space="preserve"> </w:t>
            </w:r>
          </w:p>
          <w:p w14:paraId="4C5A0C42">
            <w:pPr>
              <w:spacing w:before="0"/>
              <w:ind w:left="41"/>
              <w:jc w:val="both"/>
              <w:rPr>
                <w:sz w:val="22"/>
                <w:szCs w:val="22"/>
              </w:rPr>
            </w:pPr>
          </w:p>
          <w:p w14:paraId="19BE3A18">
            <w:pPr>
              <w:spacing w:before="0"/>
              <w:ind w:left="41"/>
              <w:jc w:val="both"/>
              <w:rPr>
                <w:sz w:val="22"/>
                <w:szCs w:val="22"/>
              </w:rPr>
            </w:pPr>
          </w:p>
        </w:tc>
      </w:tr>
      <w:tr w14:paraId="58108B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noWrap w:val="0"/>
            <w:vAlign w:val="top"/>
          </w:tcPr>
          <w:p w14:paraId="494FF5C1">
            <w:pPr>
              <w:spacing w:before="0"/>
              <w:ind w:left="0"/>
              <w:jc w:val="both"/>
              <w:rPr>
                <w:sz w:val="22"/>
                <w:szCs w:val="22"/>
              </w:rPr>
            </w:pPr>
            <w:r>
              <w:rPr>
                <w:sz w:val="22"/>
                <w:szCs w:val="22"/>
              </w:rPr>
              <w:t>buyerBankName</w:t>
            </w:r>
          </w:p>
        </w:tc>
        <w:tc>
          <w:tcPr>
            <w:tcW w:w="2556" w:type="dxa"/>
            <w:noWrap w:val="0"/>
            <w:vAlign w:val="top"/>
          </w:tcPr>
          <w:p w14:paraId="6B90F33E">
            <w:pPr>
              <w:spacing w:before="0"/>
              <w:ind w:left="0"/>
              <w:jc w:val="both"/>
              <w:rPr>
                <w:sz w:val="22"/>
                <w:szCs w:val="22"/>
              </w:rPr>
            </w:pPr>
            <w:r>
              <w:rPr>
                <w:sz w:val="22"/>
                <w:szCs w:val="22"/>
              </w:rPr>
              <w:t>Required: false</w:t>
            </w:r>
          </w:p>
          <w:p w14:paraId="21AAA6B0">
            <w:pPr>
              <w:spacing w:before="0"/>
              <w:ind w:left="0"/>
              <w:jc w:val="both"/>
              <w:rPr>
                <w:sz w:val="22"/>
                <w:szCs w:val="22"/>
              </w:rPr>
            </w:pPr>
            <w:r>
              <w:rPr>
                <w:sz w:val="22"/>
                <w:szCs w:val="22"/>
              </w:rPr>
              <w:t>DataType: String</w:t>
            </w:r>
          </w:p>
          <w:p w14:paraId="5B065D92">
            <w:pPr>
              <w:spacing w:before="0"/>
              <w:ind w:left="0"/>
              <w:jc w:val="both"/>
              <w:rPr>
                <w:sz w:val="22"/>
                <w:szCs w:val="22"/>
              </w:rPr>
            </w:pPr>
            <w:r>
              <w:rPr>
                <w:sz w:val="22"/>
                <w:szCs w:val="22"/>
              </w:rPr>
              <w:t xml:space="preserve">Minlength: </w:t>
            </w:r>
          </w:p>
          <w:p w14:paraId="270834D1">
            <w:pPr>
              <w:spacing w:before="0"/>
              <w:ind w:left="0"/>
              <w:jc w:val="both"/>
              <w:rPr>
                <w:sz w:val="22"/>
                <w:szCs w:val="22"/>
              </w:rPr>
            </w:pPr>
            <w:r>
              <w:rPr>
                <w:sz w:val="22"/>
                <w:szCs w:val="22"/>
              </w:rPr>
              <w:t>Maxlength: 200</w:t>
            </w:r>
          </w:p>
          <w:p w14:paraId="730773CA">
            <w:pPr>
              <w:spacing w:before="0"/>
              <w:ind w:left="0"/>
              <w:jc w:val="both"/>
              <w:rPr>
                <w:sz w:val="22"/>
                <w:szCs w:val="22"/>
              </w:rPr>
            </w:pPr>
            <w:r>
              <w:rPr>
                <w:sz w:val="22"/>
                <w:szCs w:val="22"/>
              </w:rPr>
              <w:t>Format:</w:t>
            </w:r>
          </w:p>
        </w:tc>
        <w:tc>
          <w:tcPr>
            <w:tcW w:w="5364" w:type="dxa"/>
            <w:noWrap w:val="0"/>
            <w:vAlign w:val="top"/>
          </w:tcPr>
          <w:p w14:paraId="487D094C">
            <w:pPr>
              <w:spacing w:before="0"/>
              <w:ind w:left="41"/>
              <w:jc w:val="both"/>
              <w:rPr>
                <w:sz w:val="22"/>
                <w:szCs w:val="22"/>
              </w:rPr>
            </w:pPr>
            <w:r>
              <w:rPr>
                <w:sz w:val="22"/>
                <w:szCs w:val="22"/>
              </w:rPr>
              <w:t xml:space="preserve">Tên trụ sở chính ngân hàng nơi người mua mở tài khoản giao dịch. </w:t>
            </w:r>
          </w:p>
          <w:p w14:paraId="7E10170E">
            <w:pPr>
              <w:spacing w:before="0"/>
              <w:ind w:left="41"/>
              <w:jc w:val="both"/>
              <w:rPr>
                <w:sz w:val="22"/>
                <w:szCs w:val="22"/>
              </w:rPr>
            </w:pPr>
          </w:p>
          <w:p w14:paraId="47AECDFE">
            <w:pPr>
              <w:spacing w:before="0"/>
              <w:ind w:left="41"/>
              <w:jc w:val="both"/>
              <w:rPr>
                <w:sz w:val="22"/>
                <w:szCs w:val="22"/>
              </w:rPr>
            </w:pPr>
          </w:p>
        </w:tc>
      </w:tr>
      <w:tr w14:paraId="50BDCE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4" w:hRule="atLeast"/>
        </w:trPr>
        <w:tc>
          <w:tcPr>
            <w:tcW w:w="1980" w:type="dxa"/>
            <w:noWrap w:val="0"/>
            <w:vAlign w:val="top"/>
          </w:tcPr>
          <w:p w14:paraId="56234244">
            <w:pPr>
              <w:spacing w:before="0"/>
              <w:ind w:left="0"/>
              <w:jc w:val="both"/>
              <w:rPr>
                <w:sz w:val="22"/>
                <w:szCs w:val="22"/>
              </w:rPr>
            </w:pPr>
            <w:r>
              <w:rPr>
                <w:sz w:val="22"/>
                <w:szCs w:val="22"/>
              </w:rPr>
              <w:t>buyerBankAccount</w:t>
            </w:r>
          </w:p>
        </w:tc>
        <w:tc>
          <w:tcPr>
            <w:tcW w:w="2556" w:type="dxa"/>
            <w:noWrap w:val="0"/>
            <w:vAlign w:val="top"/>
          </w:tcPr>
          <w:p w14:paraId="07A4E9D4">
            <w:pPr>
              <w:spacing w:before="0"/>
              <w:ind w:left="0"/>
              <w:jc w:val="both"/>
              <w:rPr>
                <w:sz w:val="22"/>
                <w:szCs w:val="22"/>
              </w:rPr>
            </w:pPr>
            <w:r>
              <w:rPr>
                <w:sz w:val="22"/>
                <w:szCs w:val="22"/>
              </w:rPr>
              <w:t>Required: false</w:t>
            </w:r>
          </w:p>
          <w:p w14:paraId="5B1400D6">
            <w:pPr>
              <w:spacing w:before="0"/>
              <w:ind w:left="0"/>
              <w:jc w:val="both"/>
              <w:rPr>
                <w:sz w:val="22"/>
                <w:szCs w:val="22"/>
              </w:rPr>
            </w:pPr>
            <w:r>
              <w:rPr>
                <w:sz w:val="22"/>
                <w:szCs w:val="22"/>
              </w:rPr>
              <w:t>DataType: String</w:t>
            </w:r>
          </w:p>
          <w:p w14:paraId="18DA615F">
            <w:pPr>
              <w:spacing w:before="0"/>
              <w:ind w:left="0"/>
              <w:jc w:val="both"/>
              <w:rPr>
                <w:sz w:val="22"/>
                <w:szCs w:val="22"/>
              </w:rPr>
            </w:pPr>
            <w:r>
              <w:rPr>
                <w:sz w:val="22"/>
                <w:szCs w:val="22"/>
              </w:rPr>
              <w:t xml:space="preserve">Minlength: </w:t>
            </w:r>
          </w:p>
          <w:p w14:paraId="487FC1D6">
            <w:pPr>
              <w:spacing w:before="0"/>
              <w:ind w:left="0"/>
              <w:jc w:val="both"/>
              <w:rPr>
                <w:sz w:val="22"/>
                <w:szCs w:val="22"/>
              </w:rPr>
            </w:pPr>
            <w:r>
              <w:rPr>
                <w:sz w:val="22"/>
                <w:szCs w:val="22"/>
              </w:rPr>
              <w:t>Maxlength: 30</w:t>
            </w:r>
          </w:p>
          <w:p w14:paraId="46CEDAE1">
            <w:pPr>
              <w:spacing w:before="0"/>
              <w:ind w:left="0"/>
              <w:jc w:val="both"/>
              <w:rPr>
                <w:sz w:val="22"/>
                <w:szCs w:val="22"/>
              </w:rPr>
            </w:pPr>
            <w:r>
              <w:rPr>
                <w:sz w:val="22"/>
                <w:szCs w:val="22"/>
              </w:rPr>
              <w:t>Format:</w:t>
            </w:r>
          </w:p>
        </w:tc>
        <w:tc>
          <w:tcPr>
            <w:tcW w:w="5364" w:type="dxa"/>
            <w:noWrap w:val="0"/>
            <w:vAlign w:val="top"/>
          </w:tcPr>
          <w:p w14:paraId="1AB1C3A0">
            <w:pPr>
              <w:spacing w:before="0"/>
              <w:ind w:left="41"/>
              <w:jc w:val="both"/>
              <w:rPr>
                <w:sz w:val="22"/>
                <w:szCs w:val="22"/>
              </w:rPr>
            </w:pPr>
            <w:r>
              <w:rPr>
                <w:sz w:val="22"/>
                <w:szCs w:val="22"/>
              </w:rPr>
              <w:t xml:space="preserve">Tài khoản ngân hàng của người mua. </w:t>
            </w:r>
          </w:p>
          <w:p w14:paraId="68E9497F">
            <w:pPr>
              <w:spacing w:before="0"/>
              <w:ind w:left="41"/>
              <w:jc w:val="both"/>
              <w:rPr>
                <w:sz w:val="22"/>
                <w:szCs w:val="22"/>
              </w:rPr>
            </w:pPr>
          </w:p>
          <w:p w14:paraId="7201B724">
            <w:pPr>
              <w:spacing w:before="0"/>
              <w:ind w:left="41"/>
              <w:jc w:val="both"/>
              <w:rPr>
                <w:sz w:val="22"/>
                <w:szCs w:val="22"/>
              </w:rPr>
            </w:pPr>
          </w:p>
        </w:tc>
      </w:tr>
      <w:tr w14:paraId="114FD4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noWrap w:val="0"/>
            <w:vAlign w:val="top"/>
          </w:tcPr>
          <w:p w14:paraId="55193385">
            <w:pPr>
              <w:spacing w:before="0"/>
              <w:ind w:left="0"/>
              <w:jc w:val="both"/>
              <w:rPr>
                <w:color w:val="000000"/>
                <w:sz w:val="22"/>
                <w:szCs w:val="22"/>
              </w:rPr>
            </w:pPr>
            <w:r>
              <w:rPr>
                <w:color w:val="000000"/>
                <w:sz w:val="22"/>
                <w:szCs w:val="22"/>
              </w:rPr>
              <w:t>buyerDistrictName</w:t>
            </w:r>
          </w:p>
        </w:tc>
        <w:tc>
          <w:tcPr>
            <w:tcW w:w="2556" w:type="dxa"/>
            <w:noWrap w:val="0"/>
            <w:vAlign w:val="top"/>
          </w:tcPr>
          <w:p w14:paraId="21ECB1B5">
            <w:pPr>
              <w:spacing w:before="0"/>
              <w:ind w:left="0"/>
              <w:jc w:val="both"/>
              <w:rPr>
                <w:color w:val="000000"/>
                <w:sz w:val="22"/>
                <w:szCs w:val="22"/>
              </w:rPr>
            </w:pPr>
            <w:r>
              <w:rPr>
                <w:color w:val="000000"/>
                <w:sz w:val="22"/>
                <w:szCs w:val="22"/>
              </w:rPr>
              <w:t>Required: false</w:t>
            </w:r>
          </w:p>
          <w:p w14:paraId="552BB528">
            <w:pPr>
              <w:spacing w:before="0"/>
              <w:ind w:left="0"/>
              <w:jc w:val="both"/>
              <w:rPr>
                <w:color w:val="000000"/>
                <w:sz w:val="22"/>
                <w:szCs w:val="22"/>
              </w:rPr>
            </w:pPr>
            <w:r>
              <w:rPr>
                <w:color w:val="000000"/>
                <w:sz w:val="22"/>
                <w:szCs w:val="22"/>
              </w:rPr>
              <w:t>DataType: String</w:t>
            </w:r>
          </w:p>
          <w:p w14:paraId="1EEA541C">
            <w:pPr>
              <w:spacing w:before="0"/>
              <w:ind w:left="0"/>
              <w:jc w:val="both"/>
              <w:rPr>
                <w:color w:val="000000"/>
                <w:sz w:val="22"/>
                <w:szCs w:val="22"/>
              </w:rPr>
            </w:pPr>
            <w:r>
              <w:rPr>
                <w:color w:val="000000"/>
                <w:sz w:val="22"/>
                <w:szCs w:val="22"/>
              </w:rPr>
              <w:t xml:space="preserve">Minlength: </w:t>
            </w:r>
          </w:p>
          <w:p w14:paraId="658C5492">
            <w:pPr>
              <w:spacing w:before="0"/>
              <w:ind w:left="0"/>
              <w:jc w:val="both"/>
              <w:rPr>
                <w:color w:val="000000"/>
                <w:sz w:val="22"/>
                <w:szCs w:val="22"/>
              </w:rPr>
            </w:pPr>
            <w:r>
              <w:rPr>
                <w:color w:val="000000"/>
                <w:sz w:val="22"/>
                <w:szCs w:val="22"/>
              </w:rPr>
              <w:t xml:space="preserve">Maxlength: </w:t>
            </w:r>
          </w:p>
          <w:p w14:paraId="598EFE51">
            <w:pPr>
              <w:spacing w:before="0"/>
              <w:ind w:left="0"/>
              <w:jc w:val="both"/>
              <w:rPr>
                <w:color w:val="000000"/>
                <w:sz w:val="22"/>
                <w:szCs w:val="22"/>
              </w:rPr>
            </w:pPr>
            <w:r>
              <w:rPr>
                <w:color w:val="000000"/>
                <w:sz w:val="22"/>
                <w:szCs w:val="22"/>
              </w:rPr>
              <w:t>Format:</w:t>
            </w:r>
          </w:p>
        </w:tc>
        <w:tc>
          <w:tcPr>
            <w:tcW w:w="5364" w:type="dxa"/>
            <w:noWrap w:val="0"/>
            <w:vAlign w:val="top"/>
          </w:tcPr>
          <w:p w14:paraId="6C34BE05">
            <w:pPr>
              <w:spacing w:before="0"/>
              <w:ind w:left="41"/>
              <w:jc w:val="both"/>
              <w:rPr>
                <w:color w:val="000000"/>
                <w:sz w:val="22"/>
                <w:szCs w:val="22"/>
              </w:rPr>
            </w:pPr>
            <w:r>
              <w:rPr>
                <w:color w:val="000000"/>
                <w:sz w:val="22"/>
                <w:szCs w:val="22"/>
              </w:rPr>
              <w:t>Tên Quận Huyện</w:t>
            </w:r>
          </w:p>
          <w:p w14:paraId="3E979AD2">
            <w:pPr>
              <w:spacing w:before="0"/>
              <w:ind w:left="41"/>
              <w:jc w:val="both"/>
              <w:rPr>
                <w:color w:val="000000"/>
                <w:sz w:val="22"/>
                <w:szCs w:val="22"/>
              </w:rPr>
            </w:pPr>
            <w:r>
              <w:rPr>
                <w:color w:val="000000"/>
                <w:sz w:val="22"/>
                <w:szCs w:val="22"/>
              </w:rPr>
              <w:t>(Hiện tại nếu truyền thì Sinvoice cũng không lấy)</w:t>
            </w:r>
          </w:p>
          <w:p w14:paraId="06900047">
            <w:pPr>
              <w:spacing w:before="0"/>
              <w:ind w:left="41"/>
              <w:jc w:val="both"/>
              <w:rPr>
                <w:color w:val="000000"/>
                <w:sz w:val="22"/>
                <w:szCs w:val="22"/>
              </w:rPr>
            </w:pPr>
          </w:p>
        </w:tc>
      </w:tr>
      <w:tr w14:paraId="475D8C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noWrap w:val="0"/>
            <w:vAlign w:val="top"/>
          </w:tcPr>
          <w:p w14:paraId="0703F802">
            <w:pPr>
              <w:spacing w:before="0"/>
              <w:ind w:left="0"/>
              <w:jc w:val="both"/>
              <w:rPr>
                <w:color w:val="000000"/>
                <w:sz w:val="22"/>
                <w:szCs w:val="22"/>
              </w:rPr>
            </w:pPr>
            <w:r>
              <w:rPr>
                <w:color w:val="000000"/>
                <w:sz w:val="22"/>
                <w:szCs w:val="22"/>
              </w:rPr>
              <w:t>buyerCityName</w:t>
            </w:r>
          </w:p>
        </w:tc>
        <w:tc>
          <w:tcPr>
            <w:tcW w:w="2556" w:type="dxa"/>
            <w:noWrap w:val="0"/>
            <w:vAlign w:val="top"/>
          </w:tcPr>
          <w:p w14:paraId="2C0AC5BB">
            <w:pPr>
              <w:spacing w:before="0"/>
              <w:ind w:left="0"/>
              <w:jc w:val="both"/>
              <w:rPr>
                <w:color w:val="000000"/>
                <w:sz w:val="22"/>
                <w:szCs w:val="22"/>
              </w:rPr>
            </w:pPr>
            <w:r>
              <w:rPr>
                <w:color w:val="000000"/>
                <w:sz w:val="22"/>
                <w:szCs w:val="22"/>
              </w:rPr>
              <w:t>Required: false</w:t>
            </w:r>
          </w:p>
          <w:p w14:paraId="51AEAA61">
            <w:pPr>
              <w:spacing w:before="0"/>
              <w:ind w:left="0"/>
              <w:jc w:val="both"/>
              <w:rPr>
                <w:color w:val="000000"/>
                <w:sz w:val="22"/>
                <w:szCs w:val="22"/>
              </w:rPr>
            </w:pPr>
            <w:r>
              <w:rPr>
                <w:color w:val="000000"/>
                <w:sz w:val="22"/>
                <w:szCs w:val="22"/>
              </w:rPr>
              <w:t>DataType: String</w:t>
            </w:r>
          </w:p>
          <w:p w14:paraId="296BD294">
            <w:pPr>
              <w:spacing w:before="0"/>
              <w:ind w:left="0"/>
              <w:jc w:val="both"/>
              <w:rPr>
                <w:color w:val="000000"/>
                <w:sz w:val="22"/>
                <w:szCs w:val="22"/>
              </w:rPr>
            </w:pPr>
            <w:r>
              <w:rPr>
                <w:color w:val="000000"/>
                <w:sz w:val="22"/>
                <w:szCs w:val="22"/>
              </w:rPr>
              <w:t xml:space="preserve">Minlength: </w:t>
            </w:r>
          </w:p>
          <w:p w14:paraId="56B9DF2C">
            <w:pPr>
              <w:spacing w:before="0"/>
              <w:ind w:left="0"/>
              <w:jc w:val="both"/>
              <w:rPr>
                <w:color w:val="000000"/>
                <w:sz w:val="22"/>
                <w:szCs w:val="22"/>
              </w:rPr>
            </w:pPr>
            <w:r>
              <w:rPr>
                <w:color w:val="000000"/>
                <w:sz w:val="22"/>
                <w:szCs w:val="22"/>
              </w:rPr>
              <w:t xml:space="preserve">Maxlength: </w:t>
            </w:r>
          </w:p>
          <w:p w14:paraId="2DE5851D">
            <w:pPr>
              <w:spacing w:before="0"/>
              <w:ind w:left="0"/>
              <w:jc w:val="both"/>
              <w:rPr>
                <w:color w:val="000000"/>
                <w:sz w:val="22"/>
                <w:szCs w:val="22"/>
              </w:rPr>
            </w:pPr>
            <w:r>
              <w:rPr>
                <w:color w:val="000000"/>
                <w:sz w:val="22"/>
                <w:szCs w:val="22"/>
              </w:rPr>
              <w:t>Format:</w:t>
            </w:r>
          </w:p>
        </w:tc>
        <w:tc>
          <w:tcPr>
            <w:tcW w:w="5364" w:type="dxa"/>
            <w:noWrap w:val="0"/>
            <w:vAlign w:val="top"/>
          </w:tcPr>
          <w:p w14:paraId="3EBC2D51">
            <w:pPr>
              <w:spacing w:before="0"/>
              <w:ind w:left="41"/>
              <w:jc w:val="both"/>
              <w:rPr>
                <w:color w:val="000000"/>
                <w:sz w:val="22"/>
                <w:szCs w:val="22"/>
              </w:rPr>
            </w:pPr>
            <w:r>
              <w:rPr>
                <w:color w:val="000000"/>
                <w:sz w:val="22"/>
                <w:szCs w:val="22"/>
              </w:rPr>
              <w:t>Tên Tỉnh/Thành phố</w:t>
            </w:r>
          </w:p>
          <w:p w14:paraId="0EF9F57A">
            <w:pPr>
              <w:spacing w:before="0"/>
              <w:ind w:left="41"/>
              <w:jc w:val="both"/>
              <w:rPr>
                <w:color w:val="000000"/>
                <w:sz w:val="22"/>
                <w:szCs w:val="22"/>
              </w:rPr>
            </w:pPr>
            <w:r>
              <w:rPr>
                <w:color w:val="000000"/>
                <w:sz w:val="22"/>
                <w:szCs w:val="22"/>
              </w:rPr>
              <w:t>(Hiện tại nếu truyền thì Sinvoice cũng không lấy)</w:t>
            </w:r>
          </w:p>
          <w:p w14:paraId="05D9691E">
            <w:pPr>
              <w:spacing w:before="0"/>
              <w:ind w:left="41"/>
              <w:jc w:val="both"/>
              <w:rPr>
                <w:color w:val="000000"/>
                <w:sz w:val="22"/>
                <w:szCs w:val="22"/>
              </w:rPr>
            </w:pPr>
          </w:p>
        </w:tc>
      </w:tr>
      <w:tr w14:paraId="538671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noWrap w:val="0"/>
            <w:vAlign w:val="top"/>
          </w:tcPr>
          <w:p w14:paraId="35F86A2C">
            <w:pPr>
              <w:spacing w:before="0"/>
              <w:ind w:left="0"/>
              <w:jc w:val="both"/>
              <w:rPr>
                <w:color w:val="000000"/>
                <w:sz w:val="22"/>
                <w:szCs w:val="22"/>
              </w:rPr>
            </w:pPr>
            <w:r>
              <w:rPr>
                <w:color w:val="000000"/>
                <w:sz w:val="22"/>
                <w:szCs w:val="22"/>
              </w:rPr>
              <w:t>buyerCountryCode</w:t>
            </w:r>
          </w:p>
        </w:tc>
        <w:tc>
          <w:tcPr>
            <w:tcW w:w="2556" w:type="dxa"/>
            <w:noWrap w:val="0"/>
            <w:vAlign w:val="top"/>
          </w:tcPr>
          <w:p w14:paraId="6C793F15">
            <w:pPr>
              <w:spacing w:before="0"/>
              <w:ind w:left="0"/>
              <w:jc w:val="both"/>
              <w:rPr>
                <w:color w:val="000000"/>
                <w:sz w:val="22"/>
                <w:szCs w:val="22"/>
              </w:rPr>
            </w:pPr>
            <w:r>
              <w:rPr>
                <w:color w:val="000000"/>
                <w:sz w:val="22"/>
                <w:szCs w:val="22"/>
              </w:rPr>
              <w:t>Required: false</w:t>
            </w:r>
          </w:p>
          <w:p w14:paraId="2FC30ABC">
            <w:pPr>
              <w:spacing w:before="0"/>
              <w:ind w:left="0"/>
              <w:jc w:val="both"/>
              <w:rPr>
                <w:color w:val="000000"/>
                <w:sz w:val="22"/>
                <w:szCs w:val="22"/>
              </w:rPr>
            </w:pPr>
            <w:r>
              <w:rPr>
                <w:color w:val="000000"/>
                <w:sz w:val="22"/>
                <w:szCs w:val="22"/>
              </w:rPr>
              <w:t>DataType: String</w:t>
            </w:r>
          </w:p>
          <w:p w14:paraId="694B207F">
            <w:pPr>
              <w:spacing w:before="0"/>
              <w:ind w:left="0"/>
              <w:jc w:val="both"/>
              <w:rPr>
                <w:color w:val="000000"/>
                <w:sz w:val="22"/>
                <w:szCs w:val="22"/>
              </w:rPr>
            </w:pPr>
            <w:r>
              <w:rPr>
                <w:color w:val="000000"/>
                <w:sz w:val="22"/>
                <w:szCs w:val="22"/>
              </w:rPr>
              <w:t xml:space="preserve">Minlength: </w:t>
            </w:r>
          </w:p>
          <w:p w14:paraId="638BAB4D">
            <w:pPr>
              <w:spacing w:before="0"/>
              <w:ind w:left="0"/>
              <w:jc w:val="both"/>
              <w:rPr>
                <w:color w:val="000000"/>
                <w:sz w:val="22"/>
                <w:szCs w:val="22"/>
              </w:rPr>
            </w:pPr>
            <w:r>
              <w:rPr>
                <w:color w:val="000000"/>
                <w:sz w:val="22"/>
                <w:szCs w:val="22"/>
              </w:rPr>
              <w:t xml:space="preserve">Maxlength: </w:t>
            </w:r>
          </w:p>
          <w:p w14:paraId="0F40B6D4">
            <w:pPr>
              <w:spacing w:before="0"/>
              <w:ind w:left="0"/>
              <w:jc w:val="both"/>
              <w:rPr>
                <w:color w:val="000000"/>
                <w:sz w:val="22"/>
                <w:szCs w:val="22"/>
              </w:rPr>
            </w:pPr>
            <w:r>
              <w:rPr>
                <w:color w:val="000000"/>
                <w:sz w:val="22"/>
                <w:szCs w:val="22"/>
              </w:rPr>
              <w:t xml:space="preserve">Format: </w:t>
            </w:r>
          </w:p>
        </w:tc>
        <w:tc>
          <w:tcPr>
            <w:tcW w:w="5364" w:type="dxa"/>
            <w:noWrap w:val="0"/>
            <w:vAlign w:val="top"/>
          </w:tcPr>
          <w:p w14:paraId="078B1BC3">
            <w:pPr>
              <w:spacing w:before="0"/>
              <w:ind w:left="41"/>
              <w:jc w:val="both"/>
              <w:rPr>
                <w:color w:val="000000"/>
                <w:sz w:val="22"/>
                <w:szCs w:val="22"/>
              </w:rPr>
            </w:pPr>
            <w:r>
              <w:rPr>
                <w:color w:val="000000"/>
                <w:sz w:val="22"/>
                <w:szCs w:val="22"/>
              </w:rPr>
              <w:t>Mã quốc gia người mua</w:t>
            </w:r>
          </w:p>
          <w:p w14:paraId="0AF90706">
            <w:pPr>
              <w:spacing w:before="0"/>
              <w:ind w:left="41"/>
              <w:jc w:val="both"/>
              <w:rPr>
                <w:color w:val="000000"/>
                <w:sz w:val="22"/>
                <w:szCs w:val="22"/>
              </w:rPr>
            </w:pPr>
            <w:r>
              <w:rPr>
                <w:color w:val="000000"/>
                <w:sz w:val="22"/>
                <w:szCs w:val="22"/>
              </w:rPr>
              <w:t>(Hiện tại nếu truyền thì Sinvoice cũng không lấy)</w:t>
            </w:r>
          </w:p>
          <w:p w14:paraId="557E542D">
            <w:pPr>
              <w:spacing w:before="0"/>
              <w:ind w:left="41"/>
              <w:jc w:val="both"/>
              <w:rPr>
                <w:color w:val="000000"/>
                <w:sz w:val="22"/>
                <w:szCs w:val="22"/>
              </w:rPr>
            </w:pPr>
          </w:p>
        </w:tc>
      </w:tr>
      <w:tr w14:paraId="283A53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noWrap w:val="0"/>
            <w:vAlign w:val="top"/>
          </w:tcPr>
          <w:p w14:paraId="607B8D35">
            <w:pPr>
              <w:spacing w:before="0"/>
              <w:ind w:left="0"/>
              <w:jc w:val="both"/>
              <w:rPr>
                <w:sz w:val="22"/>
                <w:szCs w:val="22"/>
              </w:rPr>
            </w:pPr>
            <w:r>
              <w:rPr>
                <w:sz w:val="22"/>
                <w:szCs w:val="22"/>
              </w:rPr>
              <w:t>buyerIdType</w:t>
            </w:r>
          </w:p>
        </w:tc>
        <w:tc>
          <w:tcPr>
            <w:tcW w:w="2556" w:type="dxa"/>
            <w:noWrap w:val="0"/>
            <w:vAlign w:val="top"/>
          </w:tcPr>
          <w:p w14:paraId="63FCCD14">
            <w:pPr>
              <w:spacing w:before="0"/>
              <w:ind w:left="0"/>
              <w:jc w:val="both"/>
              <w:rPr>
                <w:sz w:val="22"/>
                <w:szCs w:val="22"/>
              </w:rPr>
            </w:pPr>
            <w:r>
              <w:rPr>
                <w:sz w:val="22"/>
                <w:szCs w:val="22"/>
              </w:rPr>
              <w:t>Required: false</w:t>
            </w:r>
          </w:p>
          <w:p w14:paraId="3704EF0A">
            <w:pPr>
              <w:spacing w:before="0"/>
              <w:ind w:left="0"/>
              <w:jc w:val="both"/>
              <w:rPr>
                <w:sz w:val="22"/>
                <w:szCs w:val="22"/>
              </w:rPr>
            </w:pPr>
            <w:r>
              <w:rPr>
                <w:sz w:val="22"/>
                <w:szCs w:val="22"/>
              </w:rPr>
              <w:t>DataType: String</w:t>
            </w:r>
          </w:p>
          <w:p w14:paraId="58AF3FEE">
            <w:pPr>
              <w:spacing w:before="0"/>
              <w:ind w:left="0"/>
              <w:jc w:val="both"/>
              <w:rPr>
                <w:sz w:val="22"/>
                <w:szCs w:val="22"/>
              </w:rPr>
            </w:pPr>
            <w:r>
              <w:rPr>
                <w:sz w:val="22"/>
                <w:szCs w:val="22"/>
              </w:rPr>
              <w:t xml:space="preserve">Minlength: </w:t>
            </w:r>
          </w:p>
          <w:p w14:paraId="0ED8DDFC">
            <w:pPr>
              <w:spacing w:before="0"/>
              <w:ind w:left="0"/>
              <w:jc w:val="both"/>
              <w:rPr>
                <w:sz w:val="22"/>
                <w:szCs w:val="22"/>
              </w:rPr>
            </w:pPr>
            <w:r>
              <w:rPr>
                <w:sz w:val="22"/>
                <w:szCs w:val="22"/>
              </w:rPr>
              <w:t xml:space="preserve">Maxlength: </w:t>
            </w:r>
          </w:p>
          <w:p w14:paraId="6805D3AB">
            <w:pPr>
              <w:spacing w:before="0"/>
              <w:ind w:left="0"/>
              <w:jc w:val="both"/>
              <w:rPr>
                <w:sz w:val="22"/>
                <w:szCs w:val="22"/>
              </w:rPr>
            </w:pPr>
            <w:r>
              <w:rPr>
                <w:sz w:val="22"/>
                <w:szCs w:val="22"/>
              </w:rPr>
              <w:t>Format: [123]*</w:t>
            </w:r>
          </w:p>
        </w:tc>
        <w:tc>
          <w:tcPr>
            <w:tcW w:w="5364" w:type="dxa"/>
            <w:noWrap w:val="0"/>
            <w:vAlign w:val="top"/>
          </w:tcPr>
          <w:p w14:paraId="5A5FD342">
            <w:pPr>
              <w:spacing w:before="0"/>
              <w:ind w:left="41"/>
              <w:jc w:val="both"/>
              <w:rPr>
                <w:sz w:val="22"/>
                <w:szCs w:val="22"/>
              </w:rPr>
            </w:pPr>
            <w:r>
              <w:rPr>
                <w:sz w:val="22"/>
                <w:szCs w:val="22"/>
              </w:rPr>
              <w:t>Loại giấy tờ của người mua,</w:t>
            </w:r>
          </w:p>
          <w:p w14:paraId="4D65A372">
            <w:pPr>
              <w:numPr>
                <w:ilvl w:val="0"/>
                <w:numId w:val="17"/>
              </w:numPr>
              <w:rPr>
                <w:sz w:val="22"/>
                <w:szCs w:val="22"/>
              </w:rPr>
            </w:pPr>
            <w:r>
              <w:rPr>
                <w:sz w:val="22"/>
                <w:szCs w:val="22"/>
              </w:rPr>
              <w:t xml:space="preserve">1: </w:t>
            </w:r>
            <w:r>
              <w:rPr>
                <w:sz w:val="22"/>
                <w:szCs w:val="22"/>
                <w:lang w:val="vi-VN"/>
              </w:rPr>
              <w:t>CCCD</w:t>
            </w:r>
          </w:p>
          <w:p w14:paraId="5937B900">
            <w:pPr>
              <w:numPr>
                <w:ilvl w:val="0"/>
                <w:numId w:val="17"/>
              </w:numPr>
              <w:rPr>
                <w:sz w:val="22"/>
                <w:szCs w:val="22"/>
              </w:rPr>
            </w:pPr>
            <w:r>
              <w:rPr>
                <w:rFonts w:hint="default"/>
                <w:sz w:val="22"/>
                <w:szCs w:val="22"/>
                <w:lang w:val="en-US"/>
              </w:rPr>
              <w:t>3</w:t>
            </w:r>
            <w:r>
              <w:rPr>
                <w:sz w:val="22"/>
                <w:szCs w:val="22"/>
              </w:rPr>
              <w:t>: Hộ chiếu</w:t>
            </w:r>
          </w:p>
        </w:tc>
      </w:tr>
      <w:tr w14:paraId="11E712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noWrap w:val="0"/>
            <w:vAlign w:val="top"/>
          </w:tcPr>
          <w:p w14:paraId="3AFEB001">
            <w:pPr>
              <w:spacing w:before="0"/>
              <w:ind w:left="0"/>
              <w:jc w:val="both"/>
              <w:rPr>
                <w:sz w:val="22"/>
                <w:szCs w:val="22"/>
              </w:rPr>
            </w:pPr>
            <w:r>
              <w:rPr>
                <w:sz w:val="22"/>
                <w:szCs w:val="22"/>
              </w:rPr>
              <w:t>buyerIdNo</w:t>
            </w:r>
          </w:p>
        </w:tc>
        <w:tc>
          <w:tcPr>
            <w:tcW w:w="2556" w:type="dxa"/>
            <w:noWrap w:val="0"/>
            <w:vAlign w:val="top"/>
          </w:tcPr>
          <w:p w14:paraId="06FAA46D">
            <w:pPr>
              <w:spacing w:before="0"/>
              <w:ind w:left="0"/>
              <w:jc w:val="both"/>
              <w:rPr>
                <w:sz w:val="22"/>
                <w:szCs w:val="22"/>
              </w:rPr>
            </w:pPr>
            <w:r>
              <w:rPr>
                <w:sz w:val="22"/>
                <w:szCs w:val="22"/>
              </w:rPr>
              <w:t>Required: false</w:t>
            </w:r>
          </w:p>
          <w:p w14:paraId="2771C1A5">
            <w:pPr>
              <w:spacing w:before="0"/>
              <w:ind w:left="0"/>
              <w:jc w:val="both"/>
              <w:rPr>
                <w:sz w:val="22"/>
                <w:szCs w:val="22"/>
              </w:rPr>
            </w:pPr>
            <w:r>
              <w:rPr>
                <w:sz w:val="22"/>
                <w:szCs w:val="22"/>
              </w:rPr>
              <w:t>DataType: String</w:t>
            </w:r>
          </w:p>
          <w:p w14:paraId="0380CBDE">
            <w:pPr>
              <w:spacing w:before="0"/>
              <w:ind w:left="0"/>
              <w:jc w:val="both"/>
              <w:rPr>
                <w:sz w:val="22"/>
                <w:szCs w:val="22"/>
              </w:rPr>
            </w:pPr>
            <w:r>
              <w:rPr>
                <w:sz w:val="22"/>
                <w:szCs w:val="22"/>
              </w:rPr>
              <w:t xml:space="preserve">Minlength: </w:t>
            </w:r>
          </w:p>
          <w:p w14:paraId="0D57FE8B">
            <w:pPr>
              <w:spacing w:before="0"/>
              <w:ind w:left="0"/>
              <w:jc w:val="both"/>
              <w:rPr>
                <w:sz w:val="22"/>
                <w:szCs w:val="22"/>
              </w:rPr>
            </w:pPr>
            <w:r>
              <w:rPr>
                <w:sz w:val="22"/>
                <w:szCs w:val="22"/>
              </w:rPr>
              <w:t>Maxlength: 200</w:t>
            </w:r>
          </w:p>
          <w:p w14:paraId="24B5AF87">
            <w:pPr>
              <w:spacing w:before="0"/>
              <w:ind w:left="0"/>
              <w:jc w:val="both"/>
              <w:rPr>
                <w:sz w:val="22"/>
                <w:szCs w:val="22"/>
              </w:rPr>
            </w:pPr>
            <w:r>
              <w:rPr>
                <w:sz w:val="22"/>
                <w:szCs w:val="22"/>
              </w:rPr>
              <w:t>Format: [a-zA-Z0-9-_ ]*</w:t>
            </w:r>
          </w:p>
        </w:tc>
        <w:tc>
          <w:tcPr>
            <w:tcW w:w="5364" w:type="dxa"/>
            <w:noWrap w:val="0"/>
            <w:vAlign w:val="top"/>
          </w:tcPr>
          <w:p w14:paraId="2D7C8028">
            <w:pPr>
              <w:spacing w:before="0"/>
              <w:ind w:left="41"/>
              <w:rPr>
                <w:sz w:val="22"/>
                <w:szCs w:val="22"/>
                <w:lang w:val="vi-VN"/>
              </w:rPr>
            </w:pPr>
            <w:r>
              <w:rPr>
                <w:b/>
                <w:sz w:val="22"/>
                <w:szCs w:val="22"/>
              </w:rPr>
              <w:t>Chú ý</w:t>
            </w:r>
            <w:r>
              <w:rPr>
                <w:sz w:val="22"/>
                <w:szCs w:val="22"/>
              </w:rPr>
              <w:t xml:space="preserve">: </w:t>
            </w:r>
            <w:r>
              <w:rPr>
                <w:sz w:val="22"/>
                <w:szCs w:val="22"/>
                <w:lang w:val="vi-VN"/>
              </w:rPr>
              <w:t>Khi buyerIdType có giá trị thì buyerIdNo bắt buộc phải có giá trị.</w:t>
            </w:r>
          </w:p>
          <w:p w14:paraId="7F328E22">
            <w:pPr>
              <w:spacing w:before="0"/>
              <w:ind w:left="41"/>
              <w:jc w:val="both"/>
              <w:rPr>
                <w:sz w:val="22"/>
                <w:szCs w:val="22"/>
                <w:lang w:val="vi-VN"/>
              </w:rPr>
            </w:pPr>
            <w:r>
              <w:rPr>
                <w:sz w:val="22"/>
                <w:szCs w:val="22"/>
                <w:lang w:val="vi-VN"/>
              </w:rPr>
              <w:t>Số giấy tờ của người mua, có thể là chứng minh thư/căn cước công dân, giấy phép kinh doanh, hộ chiếu</w:t>
            </w:r>
          </w:p>
          <w:p w14:paraId="65F88308">
            <w:pPr>
              <w:spacing w:before="0"/>
              <w:ind w:left="41"/>
              <w:jc w:val="both"/>
              <w:rPr>
                <w:sz w:val="22"/>
                <w:szCs w:val="22"/>
                <w:lang w:val="vi-VN"/>
              </w:rPr>
            </w:pPr>
          </w:p>
        </w:tc>
      </w:tr>
      <w:tr w14:paraId="060E5C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noWrap w:val="0"/>
            <w:vAlign w:val="top"/>
          </w:tcPr>
          <w:p w14:paraId="67FEF713">
            <w:pPr>
              <w:spacing w:before="0"/>
              <w:ind w:left="0"/>
              <w:jc w:val="both"/>
              <w:rPr>
                <w:color w:val="000000"/>
                <w:sz w:val="22"/>
                <w:szCs w:val="22"/>
              </w:rPr>
            </w:pPr>
            <w:r>
              <w:rPr>
                <w:color w:val="000000"/>
                <w:sz w:val="22"/>
                <w:szCs w:val="22"/>
              </w:rPr>
              <w:t>buyerBirthDay</w:t>
            </w:r>
          </w:p>
        </w:tc>
        <w:tc>
          <w:tcPr>
            <w:tcW w:w="2556" w:type="dxa"/>
            <w:noWrap w:val="0"/>
            <w:vAlign w:val="top"/>
          </w:tcPr>
          <w:p w14:paraId="2626CCCF">
            <w:pPr>
              <w:spacing w:before="0"/>
              <w:ind w:left="0"/>
              <w:jc w:val="both"/>
              <w:rPr>
                <w:color w:val="000000"/>
                <w:sz w:val="22"/>
                <w:szCs w:val="22"/>
              </w:rPr>
            </w:pPr>
            <w:r>
              <w:rPr>
                <w:color w:val="000000"/>
                <w:sz w:val="22"/>
                <w:szCs w:val="22"/>
              </w:rPr>
              <w:t>Required: false</w:t>
            </w:r>
          </w:p>
          <w:p w14:paraId="3C9B9850">
            <w:pPr>
              <w:spacing w:before="0"/>
              <w:ind w:left="0"/>
              <w:jc w:val="both"/>
              <w:rPr>
                <w:color w:val="000000"/>
                <w:sz w:val="22"/>
                <w:szCs w:val="22"/>
              </w:rPr>
            </w:pPr>
            <w:r>
              <w:rPr>
                <w:color w:val="000000"/>
                <w:sz w:val="22"/>
                <w:szCs w:val="22"/>
              </w:rPr>
              <w:t>DataType: Date</w:t>
            </w:r>
          </w:p>
          <w:p w14:paraId="2050BF02">
            <w:pPr>
              <w:spacing w:before="0"/>
              <w:ind w:left="0"/>
              <w:jc w:val="both"/>
              <w:rPr>
                <w:color w:val="000000"/>
                <w:sz w:val="22"/>
                <w:szCs w:val="22"/>
              </w:rPr>
            </w:pPr>
            <w:r>
              <w:rPr>
                <w:color w:val="000000"/>
                <w:sz w:val="22"/>
                <w:szCs w:val="22"/>
              </w:rPr>
              <w:t xml:space="preserve">Minlength: </w:t>
            </w:r>
          </w:p>
          <w:p w14:paraId="571F67BD">
            <w:pPr>
              <w:spacing w:before="0"/>
              <w:ind w:left="0"/>
              <w:jc w:val="both"/>
              <w:rPr>
                <w:color w:val="000000"/>
                <w:sz w:val="22"/>
                <w:szCs w:val="22"/>
              </w:rPr>
            </w:pPr>
            <w:r>
              <w:rPr>
                <w:color w:val="000000"/>
                <w:sz w:val="22"/>
                <w:szCs w:val="22"/>
              </w:rPr>
              <w:t xml:space="preserve">Maxlength: </w:t>
            </w:r>
          </w:p>
          <w:p w14:paraId="3A918C7D">
            <w:pPr>
              <w:spacing w:before="0"/>
              <w:ind w:left="0"/>
              <w:jc w:val="both"/>
              <w:rPr>
                <w:color w:val="000000"/>
                <w:sz w:val="22"/>
                <w:szCs w:val="22"/>
              </w:rPr>
            </w:pPr>
            <w:r>
              <w:rPr>
                <w:color w:val="000000"/>
                <w:sz w:val="22"/>
                <w:szCs w:val="22"/>
              </w:rPr>
              <w:t xml:space="preserve">Format: </w:t>
            </w:r>
          </w:p>
        </w:tc>
        <w:tc>
          <w:tcPr>
            <w:tcW w:w="5364" w:type="dxa"/>
            <w:noWrap w:val="0"/>
            <w:vAlign w:val="top"/>
          </w:tcPr>
          <w:p w14:paraId="623D3F58">
            <w:pPr>
              <w:spacing w:before="0"/>
              <w:ind w:left="41"/>
              <w:jc w:val="both"/>
              <w:rPr>
                <w:color w:val="000000"/>
                <w:sz w:val="22"/>
                <w:szCs w:val="22"/>
              </w:rPr>
            </w:pPr>
            <w:r>
              <w:rPr>
                <w:color w:val="000000"/>
                <w:sz w:val="22"/>
                <w:szCs w:val="22"/>
              </w:rPr>
              <w:t>Ngày sinh của người mua</w:t>
            </w:r>
          </w:p>
          <w:p w14:paraId="4C97BC70">
            <w:pPr>
              <w:spacing w:before="0"/>
              <w:ind w:left="41"/>
              <w:jc w:val="both"/>
              <w:rPr>
                <w:color w:val="000000"/>
                <w:sz w:val="22"/>
                <w:szCs w:val="22"/>
              </w:rPr>
            </w:pPr>
            <w:r>
              <w:rPr>
                <w:color w:val="000000"/>
                <w:sz w:val="22"/>
                <w:szCs w:val="22"/>
              </w:rPr>
              <w:t>(Hiện tại nếu truyền thì Sinvoice cũng không lấy)</w:t>
            </w:r>
          </w:p>
          <w:p w14:paraId="78EAA589">
            <w:pPr>
              <w:spacing w:before="0"/>
              <w:ind w:left="41"/>
              <w:jc w:val="both"/>
              <w:rPr>
                <w:color w:val="000000"/>
                <w:sz w:val="22"/>
                <w:szCs w:val="22"/>
              </w:rPr>
            </w:pPr>
          </w:p>
        </w:tc>
      </w:tr>
      <w:tr w14:paraId="6C1EC8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noWrap w:val="0"/>
            <w:vAlign w:val="top"/>
          </w:tcPr>
          <w:p w14:paraId="19FBD807">
            <w:pPr>
              <w:spacing w:before="0"/>
              <w:ind w:left="0"/>
              <w:jc w:val="both"/>
              <w:rPr>
                <w:sz w:val="22"/>
                <w:szCs w:val="22"/>
              </w:rPr>
            </w:pPr>
            <w:r>
              <w:rPr>
                <w:sz w:val="22"/>
                <w:szCs w:val="22"/>
              </w:rPr>
              <w:t>buyerNotGetInvoice</w:t>
            </w:r>
          </w:p>
        </w:tc>
        <w:tc>
          <w:tcPr>
            <w:tcW w:w="2556" w:type="dxa"/>
            <w:noWrap w:val="0"/>
            <w:vAlign w:val="top"/>
          </w:tcPr>
          <w:p w14:paraId="022A995E">
            <w:pPr>
              <w:spacing w:before="0"/>
              <w:ind w:left="0"/>
              <w:jc w:val="both"/>
              <w:rPr>
                <w:sz w:val="22"/>
                <w:szCs w:val="22"/>
              </w:rPr>
            </w:pPr>
            <w:r>
              <w:rPr>
                <w:sz w:val="22"/>
                <w:szCs w:val="22"/>
              </w:rPr>
              <w:t>Required: false</w:t>
            </w:r>
          </w:p>
          <w:p w14:paraId="2AA6485E">
            <w:pPr>
              <w:spacing w:before="0"/>
              <w:ind w:left="0"/>
              <w:jc w:val="both"/>
              <w:rPr>
                <w:sz w:val="22"/>
                <w:szCs w:val="22"/>
              </w:rPr>
            </w:pPr>
            <w:r>
              <w:rPr>
                <w:sz w:val="22"/>
                <w:szCs w:val="22"/>
              </w:rPr>
              <w:t>DataType: Integer</w:t>
            </w:r>
          </w:p>
          <w:p w14:paraId="6BF4B3B0">
            <w:pPr>
              <w:spacing w:before="0"/>
              <w:ind w:left="0"/>
              <w:jc w:val="both"/>
              <w:rPr>
                <w:sz w:val="22"/>
                <w:szCs w:val="22"/>
              </w:rPr>
            </w:pPr>
            <w:r>
              <w:rPr>
                <w:sz w:val="22"/>
                <w:szCs w:val="22"/>
              </w:rPr>
              <w:t>Minlength: 0</w:t>
            </w:r>
          </w:p>
          <w:p w14:paraId="0B361C29">
            <w:pPr>
              <w:spacing w:before="0"/>
              <w:ind w:left="0"/>
              <w:jc w:val="both"/>
              <w:rPr>
                <w:sz w:val="22"/>
                <w:szCs w:val="22"/>
              </w:rPr>
            </w:pPr>
            <w:r>
              <w:rPr>
                <w:sz w:val="22"/>
                <w:szCs w:val="22"/>
              </w:rPr>
              <w:t>Maxlength: 1</w:t>
            </w:r>
          </w:p>
          <w:p w14:paraId="22452D0E">
            <w:pPr>
              <w:spacing w:before="0"/>
              <w:ind w:left="0"/>
              <w:jc w:val="both"/>
              <w:rPr>
                <w:sz w:val="22"/>
                <w:szCs w:val="22"/>
              </w:rPr>
            </w:pPr>
            <w:r>
              <w:rPr>
                <w:sz w:val="22"/>
                <w:szCs w:val="22"/>
              </w:rPr>
              <w:t>Format:</w:t>
            </w:r>
          </w:p>
        </w:tc>
        <w:tc>
          <w:tcPr>
            <w:tcW w:w="5364" w:type="dxa"/>
            <w:noWrap w:val="0"/>
            <w:vAlign w:val="top"/>
          </w:tcPr>
          <w:p w14:paraId="1387244E">
            <w:pPr>
              <w:spacing w:before="0"/>
              <w:ind w:left="41"/>
              <w:jc w:val="both"/>
              <w:rPr>
                <w:sz w:val="22"/>
                <w:szCs w:val="22"/>
              </w:rPr>
            </w:pPr>
            <w:r>
              <w:rPr>
                <w:sz w:val="22"/>
                <w:szCs w:val="22"/>
              </w:rPr>
              <w:t>Người mua không lấy hóa đơn</w:t>
            </w:r>
          </w:p>
          <w:p w14:paraId="3EB23B4A">
            <w:pPr>
              <w:spacing w:before="0"/>
              <w:ind w:left="41"/>
              <w:jc w:val="both"/>
              <w:rPr>
                <w:sz w:val="22"/>
                <w:szCs w:val="22"/>
              </w:rPr>
            </w:pPr>
            <w:r>
              <w:rPr>
                <w:sz w:val="22"/>
                <w:szCs w:val="22"/>
              </w:rPr>
              <w:t xml:space="preserve">0-Người mua có lấy hóa đơn </w:t>
            </w:r>
          </w:p>
          <w:p w14:paraId="07357180">
            <w:pPr>
              <w:spacing w:before="0"/>
              <w:ind w:left="41"/>
              <w:jc w:val="both"/>
              <w:rPr>
                <w:sz w:val="22"/>
                <w:szCs w:val="22"/>
              </w:rPr>
            </w:pPr>
            <w:r>
              <w:rPr>
                <w:sz w:val="22"/>
                <w:szCs w:val="22"/>
              </w:rPr>
              <w:t>1-Người mua không lấy hóa đơn</w:t>
            </w:r>
          </w:p>
          <w:p w14:paraId="21D82F42">
            <w:pPr>
              <w:spacing w:before="0"/>
              <w:ind w:left="41"/>
              <w:jc w:val="both"/>
              <w:rPr>
                <w:sz w:val="22"/>
                <w:szCs w:val="22"/>
                <w:lang w:val="en"/>
              </w:rPr>
            </w:pPr>
            <w:r>
              <w:rPr>
                <w:sz w:val="22"/>
                <w:szCs w:val="22"/>
              </w:rPr>
              <w:t xml:space="preserve">Nếu không truyền, mặc định là </w:t>
            </w:r>
            <w:r>
              <w:rPr>
                <w:sz w:val="22"/>
                <w:szCs w:val="22"/>
                <w:lang w:val="en"/>
              </w:rPr>
              <w:t>0</w:t>
            </w:r>
          </w:p>
        </w:tc>
      </w:tr>
    </w:tbl>
    <w:p w14:paraId="512E5EAE">
      <w:pPr>
        <w:pStyle w:val="4"/>
        <w:rPr>
          <w:sz w:val="22"/>
          <w:szCs w:val="22"/>
        </w:rPr>
      </w:pPr>
      <w:r>
        <w:rPr>
          <w:sz w:val="22"/>
          <w:szCs w:val="22"/>
        </w:rPr>
        <w:t>Dữ liệu mẫu</w:t>
      </w:r>
    </w:p>
    <w:p w14:paraId="3F354277">
      <w:pPr>
        <w:widowControl/>
        <w:shd w:val="clear" w:color="auto" w:fill="DBE5F1"/>
        <w:spacing w:before="0" w:line="240" w:lineRule="auto"/>
        <w:ind w:left="567"/>
        <w:jc w:val="both"/>
        <w:rPr>
          <w:bCs/>
          <w:snapToGrid/>
          <w:color w:val="8000FF"/>
          <w:sz w:val="22"/>
          <w:szCs w:val="22"/>
        </w:rPr>
      </w:pPr>
      <w:r>
        <w:rPr>
          <w:bCs/>
          <w:snapToGrid/>
          <w:color w:val="8000FF"/>
          <w:sz w:val="22"/>
          <w:szCs w:val="22"/>
        </w:rPr>
        <w:t>"buyerInfo": {</w:t>
      </w:r>
    </w:p>
    <w:p w14:paraId="1E1101F3">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"buyerName": "Tên khách hàng",</w:t>
      </w:r>
    </w:p>
    <w:p w14:paraId="4C6A67BB">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"buyerLegalName": "Tên đơn vị",</w:t>
      </w:r>
    </w:p>
    <w:p w14:paraId="514777D6">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"buyerTaxCode": "0100109106",</w:t>
      </w:r>
    </w:p>
    <w:p w14:paraId="1586D916">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"buyerAddressLine": "An Khánh Hoài Đức Hà Nội",</w:t>
      </w:r>
    </w:p>
    <w:p w14:paraId="56ABE5BC">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"buyerDistrictName": "Số 9, đường 11, VSIP Bắc Ninh, Thị xã Từ Sơn, Tỉnh",</w:t>
      </w:r>
    </w:p>
    <w:p w14:paraId="7D4BA823">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"buyerCityName": "Thành Phố Hà Nội",</w:t>
      </w:r>
    </w:p>
    <w:p w14:paraId="249AD891">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"buyerCountryCode": "84",</w:t>
      </w:r>
    </w:p>
    <w:p w14:paraId="65EFE749">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"buyerPhoneNumber": "987999999",</w:t>
      </w:r>
    </w:p>
    <w:p w14:paraId="119BE7A9">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"buyerFaxNumber": "0458954",</w:t>
      </w:r>
    </w:p>
    <w:p w14:paraId="1A6941E2">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"buyerEmail": "minhltt@viettel.com.vn",</w:t>
      </w:r>
    </w:p>
    <w:p w14:paraId="7B6F3483">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"buyerBankName": "Ngân hàng Quân đội MB",</w:t>
      </w:r>
    </w:p>
    <w:p w14:paraId="04A0486A">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"buyerBankAccount": "01578987871236547",</w:t>
      </w:r>
    </w:p>
    <w:p w14:paraId="4899CE11">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"buyerIdType": "3",</w:t>
      </w:r>
    </w:p>
    <w:p w14:paraId="06B4EBB4">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"buyerIdNo": "8888899999",</w:t>
      </w:r>
    </w:p>
    <w:p w14:paraId="6BBCCF8E">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"buyerCode": "832472343b_b",</w:t>
      </w:r>
    </w:p>
    <w:p w14:paraId="7BF85A0F">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"buyerBirthDay": ""</w:t>
      </w:r>
    </w:p>
    <w:p w14:paraId="546F231D">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w:t>
      </w:r>
    </w:p>
    <w:p w14:paraId="6E006AAC">
      <w:pPr>
        <w:pStyle w:val="124"/>
        <w:rPr>
          <w:sz w:val="22"/>
          <w:szCs w:val="22"/>
        </w:rPr>
      </w:pPr>
      <w:bookmarkStart w:id="20" w:name="_Toc115266174"/>
      <w:r>
        <w:rPr>
          <w:sz w:val="22"/>
          <w:szCs w:val="22"/>
        </w:rPr>
        <w:t>payments</w:t>
      </w:r>
      <w:bookmarkEnd w:id="20"/>
      <w:r>
        <w:rPr>
          <w:sz w:val="22"/>
          <w:szCs w:val="22"/>
        </w:rPr>
        <w:t xml:space="preserve"> </w:t>
      </w:r>
    </w:p>
    <w:p w14:paraId="2CF64FF3">
      <w:pPr>
        <w:pStyle w:val="4"/>
        <w:rPr>
          <w:sz w:val="22"/>
          <w:szCs w:val="22"/>
        </w:rPr>
      </w:pPr>
    </w:p>
    <w:tbl>
      <w:tblPr>
        <w:tblStyle w:val="13"/>
        <w:tblW w:w="9900"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0"/>
        <w:gridCol w:w="2556"/>
        <w:gridCol w:w="5364"/>
      </w:tblGrid>
      <w:tr w14:paraId="590BA2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5" w:hRule="atLeast"/>
        </w:trPr>
        <w:tc>
          <w:tcPr>
            <w:tcW w:w="1980" w:type="dxa"/>
            <w:shd w:val="clear" w:color="auto" w:fill="EEECE1"/>
            <w:noWrap w:val="0"/>
            <w:vAlign w:val="top"/>
          </w:tcPr>
          <w:p w14:paraId="4CD05726">
            <w:pPr>
              <w:jc w:val="center"/>
              <w:rPr>
                <w:b/>
                <w:sz w:val="22"/>
                <w:szCs w:val="22"/>
              </w:rPr>
            </w:pPr>
            <w:r>
              <w:rPr>
                <w:b/>
                <w:sz w:val="22"/>
                <w:szCs w:val="22"/>
              </w:rPr>
              <w:t>Tên trường</w:t>
            </w:r>
          </w:p>
        </w:tc>
        <w:tc>
          <w:tcPr>
            <w:tcW w:w="2556" w:type="dxa"/>
            <w:shd w:val="clear" w:color="auto" w:fill="EEECE1"/>
            <w:noWrap w:val="0"/>
            <w:vAlign w:val="top"/>
          </w:tcPr>
          <w:p w14:paraId="6C0E1B3B">
            <w:pPr>
              <w:jc w:val="center"/>
              <w:rPr>
                <w:b/>
                <w:sz w:val="22"/>
                <w:szCs w:val="22"/>
              </w:rPr>
            </w:pPr>
            <w:r>
              <w:rPr>
                <w:b/>
                <w:sz w:val="22"/>
                <w:szCs w:val="22"/>
              </w:rPr>
              <w:t>Kiểu dữ liệu</w:t>
            </w:r>
          </w:p>
        </w:tc>
        <w:tc>
          <w:tcPr>
            <w:tcW w:w="5364" w:type="dxa"/>
            <w:shd w:val="clear" w:color="auto" w:fill="EEECE1"/>
            <w:noWrap w:val="0"/>
            <w:vAlign w:val="top"/>
          </w:tcPr>
          <w:p w14:paraId="2DE5CA56">
            <w:pPr>
              <w:jc w:val="center"/>
              <w:rPr>
                <w:b/>
                <w:sz w:val="22"/>
                <w:szCs w:val="22"/>
              </w:rPr>
            </w:pPr>
            <w:r>
              <w:rPr>
                <w:b/>
                <w:sz w:val="22"/>
                <w:szCs w:val="22"/>
              </w:rPr>
              <w:t>Mô tả</w:t>
            </w:r>
          </w:p>
        </w:tc>
      </w:tr>
      <w:tr w14:paraId="017862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noWrap w:val="0"/>
            <w:vAlign w:val="top"/>
          </w:tcPr>
          <w:p w14:paraId="22DFBA74">
            <w:pPr>
              <w:spacing w:before="0"/>
              <w:ind w:left="0"/>
              <w:jc w:val="both"/>
              <w:rPr>
                <w:sz w:val="22"/>
                <w:szCs w:val="22"/>
              </w:rPr>
            </w:pPr>
            <w:r>
              <w:rPr>
                <w:sz w:val="22"/>
                <w:szCs w:val="22"/>
              </w:rPr>
              <w:t>paymentMethod</w:t>
            </w:r>
          </w:p>
        </w:tc>
        <w:tc>
          <w:tcPr>
            <w:tcW w:w="2556" w:type="dxa"/>
            <w:noWrap w:val="0"/>
            <w:vAlign w:val="top"/>
          </w:tcPr>
          <w:p w14:paraId="086FFD9C">
            <w:pPr>
              <w:spacing w:before="0"/>
              <w:ind w:left="0"/>
              <w:jc w:val="both"/>
              <w:rPr>
                <w:sz w:val="22"/>
                <w:szCs w:val="22"/>
              </w:rPr>
            </w:pPr>
            <w:r>
              <w:rPr>
                <w:sz w:val="22"/>
                <w:szCs w:val="22"/>
              </w:rPr>
              <w:t>Required: false</w:t>
            </w:r>
          </w:p>
          <w:p w14:paraId="7ADAFF14">
            <w:pPr>
              <w:spacing w:before="0"/>
              <w:ind w:left="0"/>
              <w:jc w:val="both"/>
              <w:rPr>
                <w:sz w:val="22"/>
                <w:szCs w:val="22"/>
              </w:rPr>
            </w:pPr>
            <w:r>
              <w:rPr>
                <w:sz w:val="22"/>
                <w:szCs w:val="22"/>
              </w:rPr>
              <w:t>DataType: String</w:t>
            </w:r>
          </w:p>
          <w:p w14:paraId="173660E2">
            <w:pPr>
              <w:spacing w:before="0"/>
              <w:ind w:left="0"/>
              <w:jc w:val="both"/>
              <w:rPr>
                <w:sz w:val="22"/>
                <w:szCs w:val="22"/>
              </w:rPr>
            </w:pPr>
            <w:r>
              <w:rPr>
                <w:sz w:val="22"/>
                <w:szCs w:val="22"/>
              </w:rPr>
              <w:t xml:space="preserve">Minlength: </w:t>
            </w:r>
          </w:p>
          <w:p w14:paraId="18D604CD">
            <w:pPr>
              <w:spacing w:before="0"/>
              <w:ind w:left="0"/>
              <w:jc w:val="both"/>
              <w:rPr>
                <w:sz w:val="22"/>
                <w:szCs w:val="22"/>
              </w:rPr>
            </w:pPr>
            <w:r>
              <w:rPr>
                <w:sz w:val="22"/>
                <w:szCs w:val="22"/>
              </w:rPr>
              <w:t>Maxlength: 50</w:t>
            </w:r>
          </w:p>
          <w:p w14:paraId="5675F663">
            <w:pPr>
              <w:spacing w:before="0"/>
              <w:ind w:left="0"/>
              <w:jc w:val="both"/>
              <w:rPr>
                <w:sz w:val="22"/>
                <w:szCs w:val="22"/>
              </w:rPr>
            </w:pPr>
            <w:r>
              <w:rPr>
                <w:sz w:val="22"/>
                <w:szCs w:val="22"/>
              </w:rPr>
              <w:t>Format:</w:t>
            </w:r>
          </w:p>
        </w:tc>
        <w:tc>
          <w:tcPr>
            <w:tcW w:w="5364" w:type="dxa"/>
            <w:noWrap w:val="0"/>
            <w:vAlign w:val="top"/>
          </w:tcPr>
          <w:p w14:paraId="7565FAC9">
            <w:pPr>
              <w:spacing w:before="0"/>
              <w:ind w:left="0"/>
              <w:jc w:val="both"/>
              <w:rPr>
                <w:sz w:val="22"/>
                <w:szCs w:val="22"/>
              </w:rPr>
            </w:pPr>
            <w:r>
              <w:rPr>
                <w:sz w:val="22"/>
                <w:szCs w:val="22"/>
              </w:rPr>
              <w:t>Hình thức thanh toán. Có thể không cần truyền giá trị, chỉ cần truyền paymentMethodName</w:t>
            </w:r>
          </w:p>
          <w:p w14:paraId="2C70BE84">
            <w:pPr>
              <w:spacing w:before="0"/>
              <w:ind w:left="0"/>
              <w:jc w:val="both"/>
              <w:rPr>
                <w:sz w:val="22"/>
                <w:szCs w:val="22"/>
              </w:rPr>
            </w:pPr>
            <w:r>
              <w:rPr>
                <w:sz w:val="22"/>
                <w:szCs w:val="22"/>
              </w:rPr>
              <w:t>- Gồm các giá trị sau:</w:t>
            </w:r>
          </w:p>
          <w:p w14:paraId="55E57088">
            <w:pPr>
              <w:spacing w:before="0"/>
              <w:ind w:left="0"/>
              <w:jc w:val="both"/>
              <w:rPr>
                <w:sz w:val="22"/>
                <w:szCs w:val="22"/>
              </w:rPr>
            </w:pPr>
            <w:r>
              <w:rPr>
                <w:sz w:val="22"/>
                <w:szCs w:val="22"/>
              </w:rPr>
              <w:t>1: khi hình thức thanh toán là TM</w:t>
            </w:r>
          </w:p>
          <w:p w14:paraId="7F02A258">
            <w:pPr>
              <w:spacing w:before="0"/>
              <w:ind w:left="0"/>
              <w:jc w:val="both"/>
              <w:rPr>
                <w:sz w:val="22"/>
                <w:szCs w:val="22"/>
              </w:rPr>
            </w:pPr>
            <w:r>
              <w:rPr>
                <w:sz w:val="22"/>
                <w:szCs w:val="22"/>
              </w:rPr>
              <w:t>2: khi hình thức thanh toán là CK</w:t>
            </w:r>
          </w:p>
          <w:p w14:paraId="36AC30D2">
            <w:pPr>
              <w:spacing w:before="0"/>
              <w:ind w:left="0"/>
              <w:jc w:val="both"/>
              <w:rPr>
                <w:sz w:val="22"/>
                <w:szCs w:val="22"/>
              </w:rPr>
            </w:pPr>
            <w:r>
              <w:rPr>
                <w:sz w:val="22"/>
                <w:szCs w:val="22"/>
              </w:rPr>
              <w:t>3: khi hình thức thanh toán là TM/CK</w:t>
            </w:r>
          </w:p>
          <w:p w14:paraId="7424FF49">
            <w:pPr>
              <w:spacing w:before="0"/>
              <w:ind w:left="0"/>
              <w:jc w:val="both"/>
              <w:rPr>
                <w:sz w:val="22"/>
                <w:szCs w:val="22"/>
              </w:rPr>
            </w:pPr>
            <w:r>
              <w:rPr>
                <w:sz w:val="22"/>
                <w:szCs w:val="22"/>
              </w:rPr>
              <w:t>4: khi hình thức thanh toán là DTCN</w:t>
            </w:r>
          </w:p>
          <w:p w14:paraId="15293B73">
            <w:pPr>
              <w:spacing w:before="0"/>
              <w:ind w:left="0"/>
              <w:jc w:val="both"/>
              <w:rPr>
                <w:sz w:val="22"/>
                <w:szCs w:val="22"/>
              </w:rPr>
            </w:pPr>
            <w:r>
              <w:rPr>
                <w:sz w:val="22"/>
                <w:szCs w:val="22"/>
              </w:rPr>
              <w:t>5: khi hình thức thanh toán là KHAC</w:t>
            </w:r>
          </w:p>
          <w:p w14:paraId="3C411BC1">
            <w:pPr>
              <w:spacing w:before="0"/>
              <w:ind w:left="0"/>
              <w:jc w:val="both"/>
              <w:rPr>
                <w:sz w:val="22"/>
                <w:szCs w:val="22"/>
              </w:rPr>
            </w:pPr>
            <w:r>
              <w:rPr>
                <w:sz w:val="22"/>
                <w:szCs w:val="22"/>
              </w:rPr>
              <w:t>6: Khi hình thức thanh toán là Tiền mặt</w:t>
            </w:r>
          </w:p>
          <w:p w14:paraId="25F736FD">
            <w:pPr>
              <w:spacing w:before="0"/>
              <w:ind w:left="0"/>
              <w:jc w:val="both"/>
              <w:rPr>
                <w:sz w:val="22"/>
                <w:szCs w:val="22"/>
              </w:rPr>
            </w:pPr>
            <w:r>
              <w:rPr>
                <w:sz w:val="22"/>
                <w:szCs w:val="22"/>
              </w:rPr>
              <w:t>7: Khi hình thức thanh toán là Chuyển khoản</w:t>
            </w:r>
          </w:p>
          <w:p w14:paraId="62867FC6">
            <w:pPr>
              <w:spacing w:before="0"/>
              <w:ind w:left="0"/>
              <w:jc w:val="both"/>
              <w:rPr>
                <w:sz w:val="22"/>
                <w:szCs w:val="22"/>
              </w:rPr>
            </w:pPr>
            <w:r>
              <w:rPr>
                <w:sz w:val="22"/>
                <w:szCs w:val="22"/>
              </w:rPr>
              <w:t>8: Khi hình thức thanh toán là Tiền mặt/Chuyển khoản</w:t>
            </w:r>
          </w:p>
          <w:p w14:paraId="252E50BA">
            <w:pPr>
              <w:spacing w:before="0"/>
              <w:ind w:left="41"/>
              <w:jc w:val="both"/>
              <w:rPr>
                <w:sz w:val="22"/>
                <w:szCs w:val="22"/>
              </w:rPr>
            </w:pPr>
            <w:r>
              <w:rPr>
                <w:sz w:val="22"/>
                <w:szCs w:val="22"/>
              </w:rPr>
              <w:t>- Không truyền dữ liệu thì sẽ được hiểu là 5</w:t>
            </w:r>
          </w:p>
        </w:tc>
      </w:tr>
      <w:tr w14:paraId="54BEA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noWrap w:val="0"/>
            <w:vAlign w:val="top"/>
          </w:tcPr>
          <w:p w14:paraId="501E1679">
            <w:pPr>
              <w:spacing w:before="0"/>
              <w:ind w:left="0"/>
              <w:jc w:val="both"/>
              <w:rPr>
                <w:sz w:val="22"/>
                <w:szCs w:val="22"/>
              </w:rPr>
            </w:pPr>
            <w:r>
              <w:rPr>
                <w:sz w:val="22"/>
                <w:szCs w:val="22"/>
              </w:rPr>
              <w:t>paymentMethodName</w:t>
            </w:r>
          </w:p>
        </w:tc>
        <w:tc>
          <w:tcPr>
            <w:tcW w:w="2556" w:type="dxa"/>
            <w:noWrap w:val="0"/>
            <w:vAlign w:val="top"/>
          </w:tcPr>
          <w:p w14:paraId="230945BD">
            <w:pPr>
              <w:spacing w:before="0"/>
              <w:ind w:left="0"/>
              <w:jc w:val="both"/>
              <w:rPr>
                <w:sz w:val="22"/>
                <w:szCs w:val="22"/>
              </w:rPr>
            </w:pPr>
            <w:r>
              <w:rPr>
                <w:sz w:val="22"/>
                <w:szCs w:val="22"/>
              </w:rPr>
              <w:t>Required: true</w:t>
            </w:r>
          </w:p>
          <w:p w14:paraId="5B40A5CE">
            <w:pPr>
              <w:spacing w:before="0"/>
              <w:ind w:left="0"/>
              <w:jc w:val="both"/>
              <w:rPr>
                <w:sz w:val="22"/>
                <w:szCs w:val="22"/>
              </w:rPr>
            </w:pPr>
            <w:r>
              <w:rPr>
                <w:sz w:val="22"/>
                <w:szCs w:val="22"/>
              </w:rPr>
              <w:t>DataType: String</w:t>
            </w:r>
          </w:p>
          <w:p w14:paraId="7FBF97EE">
            <w:pPr>
              <w:spacing w:before="0"/>
              <w:ind w:left="0"/>
              <w:jc w:val="both"/>
              <w:rPr>
                <w:sz w:val="22"/>
                <w:szCs w:val="22"/>
              </w:rPr>
            </w:pPr>
            <w:r>
              <w:rPr>
                <w:sz w:val="22"/>
                <w:szCs w:val="22"/>
              </w:rPr>
              <w:t xml:space="preserve">Minlength: </w:t>
            </w:r>
          </w:p>
          <w:p w14:paraId="4C777630">
            <w:pPr>
              <w:spacing w:before="0"/>
              <w:ind w:left="0"/>
              <w:jc w:val="both"/>
              <w:rPr>
                <w:sz w:val="22"/>
                <w:szCs w:val="22"/>
              </w:rPr>
            </w:pPr>
            <w:r>
              <w:rPr>
                <w:sz w:val="22"/>
                <w:szCs w:val="22"/>
              </w:rPr>
              <w:t>Maxlength: 50</w:t>
            </w:r>
          </w:p>
          <w:p w14:paraId="4E1CBBCD">
            <w:pPr>
              <w:spacing w:before="0"/>
              <w:ind w:left="0"/>
              <w:jc w:val="both"/>
              <w:rPr>
                <w:sz w:val="22"/>
                <w:szCs w:val="22"/>
              </w:rPr>
            </w:pPr>
            <w:r>
              <w:rPr>
                <w:sz w:val="22"/>
                <w:szCs w:val="22"/>
              </w:rPr>
              <w:t>Format:</w:t>
            </w:r>
          </w:p>
        </w:tc>
        <w:tc>
          <w:tcPr>
            <w:tcW w:w="5364" w:type="dxa"/>
            <w:noWrap w:val="0"/>
            <w:vAlign w:val="top"/>
          </w:tcPr>
          <w:p w14:paraId="2FC5BEFA">
            <w:pPr>
              <w:spacing w:before="0"/>
              <w:ind w:left="0"/>
              <w:rPr>
                <w:sz w:val="22"/>
                <w:szCs w:val="22"/>
              </w:rPr>
            </w:pPr>
            <w:r>
              <w:rPr>
                <w:sz w:val="22"/>
                <w:szCs w:val="22"/>
              </w:rPr>
              <w:t>Hình thức thanh toán chi tiết phải mapping theo paymentMethod.</w:t>
            </w:r>
          </w:p>
          <w:p w14:paraId="6F274F89">
            <w:pPr>
              <w:spacing w:before="0"/>
              <w:ind w:left="0"/>
              <w:jc w:val="both"/>
              <w:rPr>
                <w:sz w:val="22"/>
                <w:szCs w:val="22"/>
              </w:rPr>
            </w:pPr>
            <w:r>
              <w:rPr>
                <w:sz w:val="22"/>
                <w:szCs w:val="22"/>
              </w:rPr>
              <w:t>- Gồm các giá trị sau:</w:t>
            </w:r>
          </w:p>
          <w:p w14:paraId="5F401671">
            <w:pPr>
              <w:spacing w:before="0"/>
              <w:ind w:left="0"/>
              <w:jc w:val="both"/>
              <w:rPr>
                <w:sz w:val="22"/>
                <w:szCs w:val="22"/>
              </w:rPr>
            </w:pPr>
            <w:r>
              <w:rPr>
                <w:sz w:val="22"/>
                <w:szCs w:val="22"/>
              </w:rPr>
              <w:t>TM</w:t>
            </w:r>
          </w:p>
          <w:p w14:paraId="36EF2528">
            <w:pPr>
              <w:spacing w:before="0"/>
              <w:ind w:left="0"/>
              <w:jc w:val="both"/>
              <w:rPr>
                <w:sz w:val="22"/>
                <w:szCs w:val="22"/>
              </w:rPr>
            </w:pPr>
            <w:r>
              <w:rPr>
                <w:sz w:val="22"/>
                <w:szCs w:val="22"/>
              </w:rPr>
              <w:t>CK</w:t>
            </w:r>
          </w:p>
          <w:p w14:paraId="5B99455B">
            <w:pPr>
              <w:spacing w:before="0"/>
              <w:ind w:left="0"/>
              <w:jc w:val="both"/>
              <w:rPr>
                <w:sz w:val="22"/>
                <w:szCs w:val="22"/>
              </w:rPr>
            </w:pPr>
            <w:r>
              <w:rPr>
                <w:sz w:val="22"/>
                <w:szCs w:val="22"/>
              </w:rPr>
              <w:t>TM/CK</w:t>
            </w:r>
          </w:p>
          <w:p w14:paraId="26478163">
            <w:pPr>
              <w:spacing w:before="0"/>
              <w:ind w:left="0"/>
              <w:jc w:val="both"/>
              <w:rPr>
                <w:sz w:val="22"/>
                <w:szCs w:val="22"/>
              </w:rPr>
            </w:pPr>
            <w:r>
              <w:rPr>
                <w:sz w:val="22"/>
                <w:szCs w:val="22"/>
              </w:rPr>
              <w:t>DTCN</w:t>
            </w:r>
          </w:p>
          <w:p w14:paraId="4754B75A">
            <w:pPr>
              <w:spacing w:before="0"/>
              <w:ind w:left="0"/>
              <w:jc w:val="both"/>
              <w:rPr>
                <w:sz w:val="22"/>
                <w:szCs w:val="22"/>
              </w:rPr>
            </w:pPr>
            <w:r>
              <w:rPr>
                <w:sz w:val="22"/>
                <w:szCs w:val="22"/>
              </w:rPr>
              <w:t>KHAC</w:t>
            </w:r>
          </w:p>
          <w:p w14:paraId="132523CF">
            <w:pPr>
              <w:spacing w:before="0"/>
              <w:ind w:left="0"/>
              <w:jc w:val="both"/>
              <w:rPr>
                <w:sz w:val="22"/>
                <w:szCs w:val="22"/>
              </w:rPr>
            </w:pPr>
            <w:r>
              <w:rPr>
                <w:sz w:val="22"/>
                <w:szCs w:val="22"/>
              </w:rPr>
              <w:t>Tiền mặt</w:t>
            </w:r>
          </w:p>
          <w:p w14:paraId="64F934D4">
            <w:pPr>
              <w:spacing w:before="0"/>
              <w:ind w:left="0"/>
              <w:jc w:val="both"/>
              <w:rPr>
                <w:sz w:val="22"/>
                <w:szCs w:val="22"/>
              </w:rPr>
            </w:pPr>
            <w:r>
              <w:rPr>
                <w:sz w:val="22"/>
                <w:szCs w:val="22"/>
              </w:rPr>
              <w:t>Chuyển khoản</w:t>
            </w:r>
          </w:p>
          <w:p w14:paraId="6E7558FA">
            <w:pPr>
              <w:spacing w:before="0"/>
              <w:ind w:left="0"/>
              <w:jc w:val="both"/>
              <w:rPr>
                <w:sz w:val="22"/>
                <w:szCs w:val="22"/>
              </w:rPr>
            </w:pPr>
            <w:r>
              <w:rPr>
                <w:sz w:val="22"/>
                <w:szCs w:val="22"/>
              </w:rPr>
              <w:t>Tiền mặt/Chuyển khoản</w:t>
            </w:r>
          </w:p>
          <w:p w14:paraId="611C0580">
            <w:pPr>
              <w:spacing w:before="0"/>
              <w:ind w:left="0"/>
              <w:jc w:val="both"/>
              <w:rPr>
                <w:sz w:val="22"/>
                <w:szCs w:val="22"/>
              </w:rPr>
            </w:pPr>
            <w:r>
              <w:rPr>
                <w:sz w:val="22"/>
                <w:szCs w:val="22"/>
              </w:rPr>
              <w:t xml:space="preserve">- Không truyền dữ liệu thì trả về thông báo lỗi </w:t>
            </w:r>
          </w:p>
          <w:p w14:paraId="42937095">
            <w:pPr>
              <w:spacing w:before="0"/>
              <w:ind w:left="0"/>
              <w:jc w:val="both"/>
              <w:rPr>
                <w:sz w:val="22"/>
                <w:szCs w:val="22"/>
              </w:rPr>
            </w:pPr>
            <w:r>
              <w:rPr>
                <w:sz w:val="22"/>
                <w:szCs w:val="22"/>
              </w:rPr>
              <w:t>- Được nhập free text khi paymentMethod = 5, được hiểu là hình thức thanh toán khác</w:t>
            </w:r>
          </w:p>
        </w:tc>
      </w:tr>
    </w:tbl>
    <w:p w14:paraId="2A886EA7">
      <w:pPr>
        <w:pStyle w:val="4"/>
        <w:rPr>
          <w:sz w:val="22"/>
          <w:szCs w:val="22"/>
        </w:rPr>
      </w:pPr>
      <w:r>
        <w:rPr>
          <w:sz w:val="22"/>
          <w:szCs w:val="22"/>
        </w:rPr>
        <w:t>Dữ liệu mẫu</w:t>
      </w:r>
    </w:p>
    <w:p w14:paraId="7B055B41">
      <w:pPr>
        <w:widowControl/>
        <w:shd w:val="clear" w:color="auto" w:fill="DBE5F1"/>
        <w:spacing w:before="0" w:line="240" w:lineRule="auto"/>
        <w:ind w:left="567"/>
        <w:jc w:val="both"/>
        <w:rPr>
          <w:bCs/>
          <w:snapToGrid/>
          <w:color w:val="8000FF"/>
          <w:sz w:val="22"/>
          <w:szCs w:val="22"/>
        </w:rPr>
      </w:pPr>
      <w:r>
        <w:rPr>
          <w:bCs/>
          <w:snapToGrid/>
          <w:color w:val="8000FF"/>
          <w:sz w:val="22"/>
          <w:szCs w:val="22"/>
        </w:rPr>
        <w:t>"payments": [</w:t>
      </w:r>
    </w:p>
    <w:p w14:paraId="09265FCF">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w:t>
      </w:r>
    </w:p>
    <w:p w14:paraId="1257BA38">
      <w:pPr>
        <w:widowControl/>
        <w:shd w:val="clear" w:color="auto" w:fill="DBE5F1"/>
        <w:spacing w:before="0" w:line="240" w:lineRule="auto"/>
        <w:ind w:left="567"/>
        <w:jc w:val="both"/>
        <w:rPr>
          <w:bCs/>
          <w:snapToGrid/>
          <w:color w:val="8000FF"/>
          <w:sz w:val="22"/>
          <w:szCs w:val="22"/>
        </w:rPr>
      </w:pPr>
      <w:r>
        <w:rPr>
          <w:bCs/>
          <w:snapToGrid/>
          <w:color w:val="8000FF"/>
          <w:sz w:val="22"/>
          <w:szCs w:val="22"/>
        </w:rPr>
        <w:tab/>
      </w:r>
      <w:r>
        <w:rPr>
          <w:bCs/>
          <w:snapToGrid/>
          <w:color w:val="8000FF"/>
          <w:sz w:val="22"/>
          <w:szCs w:val="22"/>
        </w:rPr>
        <w:t xml:space="preserve">  "paymentMethod": "2",</w:t>
      </w:r>
    </w:p>
    <w:p w14:paraId="03B0CB5C">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"paymentMethodName": "CK"</w:t>
      </w:r>
    </w:p>
    <w:p w14:paraId="76BEC592">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w:t>
      </w:r>
    </w:p>
    <w:p w14:paraId="6E3E9DA9">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w:t>
      </w:r>
    </w:p>
    <w:p w14:paraId="3DA74651">
      <w:pPr>
        <w:widowControl/>
        <w:shd w:val="clear" w:color="auto" w:fill="DBE5F1"/>
        <w:spacing w:before="0" w:line="240" w:lineRule="auto"/>
        <w:ind w:left="567"/>
        <w:jc w:val="both"/>
        <w:rPr>
          <w:bCs/>
          <w:snapToGrid/>
          <w:color w:val="8000FF"/>
          <w:sz w:val="22"/>
          <w:szCs w:val="22"/>
        </w:rPr>
      </w:pPr>
    </w:p>
    <w:p w14:paraId="23BA2D00">
      <w:pPr>
        <w:widowControl/>
        <w:shd w:val="clear" w:color="auto" w:fill="DBE5F1"/>
        <w:spacing w:before="0" w:line="240" w:lineRule="auto"/>
        <w:ind w:left="567"/>
        <w:jc w:val="both"/>
        <w:rPr>
          <w:bCs/>
          <w:snapToGrid/>
          <w:color w:val="8000FF"/>
          <w:sz w:val="22"/>
          <w:szCs w:val="22"/>
        </w:rPr>
      </w:pPr>
      <w:r>
        <w:rPr>
          <w:bCs/>
          <w:snapToGrid/>
          <w:color w:val="8000FF"/>
          <w:sz w:val="22"/>
          <w:szCs w:val="22"/>
        </w:rPr>
        <w:t>Hoặc</w:t>
      </w:r>
    </w:p>
    <w:p w14:paraId="67E0557B">
      <w:pPr>
        <w:widowControl/>
        <w:shd w:val="clear" w:color="auto" w:fill="DBE5F1"/>
        <w:spacing w:before="0" w:line="240" w:lineRule="auto"/>
        <w:ind w:left="567"/>
        <w:jc w:val="both"/>
        <w:rPr>
          <w:bCs/>
          <w:snapToGrid/>
          <w:color w:val="8000FF"/>
          <w:sz w:val="22"/>
          <w:szCs w:val="22"/>
        </w:rPr>
      </w:pPr>
    </w:p>
    <w:p w14:paraId="1A63342B">
      <w:pPr>
        <w:widowControl/>
        <w:shd w:val="clear" w:color="auto" w:fill="DBE5F1"/>
        <w:spacing w:before="0" w:line="240" w:lineRule="auto"/>
        <w:ind w:left="567"/>
        <w:jc w:val="both"/>
        <w:rPr>
          <w:bCs/>
          <w:snapToGrid/>
          <w:color w:val="8000FF"/>
          <w:sz w:val="22"/>
          <w:szCs w:val="22"/>
        </w:rPr>
      </w:pPr>
      <w:r>
        <w:rPr>
          <w:bCs/>
          <w:snapToGrid/>
          <w:color w:val="8000FF"/>
          <w:sz w:val="22"/>
          <w:szCs w:val="22"/>
        </w:rPr>
        <w:t>"payments": [</w:t>
      </w:r>
    </w:p>
    <w:p w14:paraId="3A6113A8">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w:t>
      </w:r>
    </w:p>
    <w:p w14:paraId="3691997B">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"paymentMethodName": "Truyền trực tiếp giá trị mong muốn vào đây"</w:t>
      </w:r>
    </w:p>
    <w:p w14:paraId="0E643A82">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w:t>
      </w:r>
    </w:p>
    <w:p w14:paraId="0172FC44">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w:t>
      </w:r>
    </w:p>
    <w:p w14:paraId="61C25F6E">
      <w:pPr>
        <w:widowControl/>
        <w:shd w:val="clear" w:color="auto" w:fill="DBE5F1"/>
        <w:spacing w:before="0" w:line="240" w:lineRule="auto"/>
        <w:ind w:left="567"/>
        <w:jc w:val="both"/>
        <w:rPr>
          <w:bCs/>
          <w:snapToGrid/>
          <w:color w:val="8000FF"/>
          <w:sz w:val="22"/>
          <w:szCs w:val="22"/>
        </w:rPr>
      </w:pPr>
    </w:p>
    <w:p w14:paraId="63161988">
      <w:pPr>
        <w:widowControl/>
        <w:shd w:val="clear" w:color="auto" w:fill="DBE5F1"/>
        <w:spacing w:before="0" w:line="240" w:lineRule="auto"/>
        <w:ind w:left="567"/>
        <w:jc w:val="both"/>
        <w:rPr>
          <w:bCs/>
          <w:snapToGrid/>
          <w:color w:val="8000FF"/>
          <w:sz w:val="22"/>
          <w:szCs w:val="22"/>
        </w:rPr>
      </w:pPr>
    </w:p>
    <w:p w14:paraId="4B4BDD8A">
      <w:pPr>
        <w:pStyle w:val="124"/>
        <w:rPr>
          <w:sz w:val="22"/>
          <w:szCs w:val="22"/>
        </w:rPr>
      </w:pPr>
      <w:bookmarkStart w:id="21" w:name="_Toc115266175"/>
      <w:r>
        <w:rPr>
          <w:sz w:val="22"/>
          <w:szCs w:val="22"/>
        </w:rPr>
        <w:t>itemInfo</w:t>
      </w:r>
      <w:bookmarkEnd w:id="21"/>
    </w:p>
    <w:p w14:paraId="08872165">
      <w:pPr>
        <w:pStyle w:val="4"/>
        <w:ind w:left="170"/>
        <w:rPr>
          <w:sz w:val="22"/>
          <w:szCs w:val="22"/>
        </w:rPr>
      </w:pPr>
      <w:r>
        <w:rPr>
          <w:sz w:val="22"/>
          <w:szCs w:val="22"/>
          <w:highlight w:val="yellow"/>
        </w:rPr>
        <w:t>Là một danh sách các hàng hóa/dịch vụ được hiển thị trên hóa đơn</w:t>
      </w:r>
      <w:r>
        <w:rPr>
          <w:sz w:val="22"/>
          <w:szCs w:val="22"/>
          <w:highlight w:val="yellow"/>
          <w:lang w:val="vi-VN"/>
        </w:rPr>
        <w:t>.</w:t>
      </w:r>
      <w:r>
        <w:rPr>
          <w:sz w:val="22"/>
          <w:szCs w:val="22"/>
          <w:highlight w:val="yellow"/>
        </w:rPr>
        <w:t xml:space="preserve"> </w:t>
      </w:r>
    </w:p>
    <w:tbl>
      <w:tblPr>
        <w:tblStyle w:val="13"/>
        <w:tblW w:w="9900"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90"/>
        <w:gridCol w:w="3330"/>
        <w:gridCol w:w="4680"/>
      </w:tblGrid>
      <w:tr w14:paraId="434130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5" w:hRule="atLeast"/>
        </w:trPr>
        <w:tc>
          <w:tcPr>
            <w:tcW w:w="1890" w:type="dxa"/>
            <w:shd w:val="clear" w:color="auto" w:fill="EEECE1"/>
            <w:noWrap w:val="0"/>
            <w:vAlign w:val="top"/>
          </w:tcPr>
          <w:p w14:paraId="10BB355D">
            <w:pPr>
              <w:jc w:val="center"/>
              <w:rPr>
                <w:b/>
                <w:sz w:val="22"/>
                <w:szCs w:val="22"/>
              </w:rPr>
            </w:pPr>
            <w:r>
              <w:rPr>
                <w:b/>
                <w:sz w:val="22"/>
                <w:szCs w:val="22"/>
              </w:rPr>
              <w:t>Tên trường</w:t>
            </w:r>
          </w:p>
        </w:tc>
        <w:tc>
          <w:tcPr>
            <w:tcW w:w="3330" w:type="dxa"/>
            <w:shd w:val="clear" w:color="auto" w:fill="EEECE1"/>
            <w:noWrap w:val="0"/>
            <w:vAlign w:val="top"/>
          </w:tcPr>
          <w:p w14:paraId="7CA1341F">
            <w:pPr>
              <w:jc w:val="center"/>
              <w:rPr>
                <w:b/>
                <w:sz w:val="22"/>
                <w:szCs w:val="22"/>
              </w:rPr>
            </w:pPr>
            <w:r>
              <w:rPr>
                <w:b/>
                <w:sz w:val="22"/>
                <w:szCs w:val="22"/>
              </w:rPr>
              <w:t>Kiểu dữ liệu</w:t>
            </w:r>
          </w:p>
        </w:tc>
        <w:tc>
          <w:tcPr>
            <w:tcW w:w="4680" w:type="dxa"/>
            <w:shd w:val="clear" w:color="auto" w:fill="EEECE1"/>
            <w:noWrap w:val="0"/>
            <w:vAlign w:val="top"/>
          </w:tcPr>
          <w:p w14:paraId="2226F4C6">
            <w:pPr>
              <w:jc w:val="center"/>
              <w:rPr>
                <w:b/>
                <w:sz w:val="22"/>
                <w:szCs w:val="22"/>
              </w:rPr>
            </w:pPr>
            <w:r>
              <w:rPr>
                <w:b/>
                <w:sz w:val="22"/>
                <w:szCs w:val="22"/>
              </w:rPr>
              <w:t>Mô tả</w:t>
            </w:r>
          </w:p>
        </w:tc>
      </w:tr>
      <w:tr w14:paraId="2FC7BF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0" w:type="dxa"/>
            <w:noWrap w:val="0"/>
            <w:vAlign w:val="top"/>
          </w:tcPr>
          <w:p w14:paraId="3B45EE99">
            <w:pPr>
              <w:spacing w:before="0"/>
              <w:ind w:left="0"/>
              <w:jc w:val="both"/>
              <w:rPr>
                <w:sz w:val="22"/>
                <w:szCs w:val="22"/>
              </w:rPr>
            </w:pPr>
            <w:r>
              <w:rPr>
                <w:sz w:val="22"/>
                <w:szCs w:val="22"/>
              </w:rPr>
              <w:t>lineNumber</w:t>
            </w:r>
          </w:p>
        </w:tc>
        <w:tc>
          <w:tcPr>
            <w:tcW w:w="3330" w:type="dxa"/>
            <w:noWrap w:val="0"/>
            <w:vAlign w:val="top"/>
          </w:tcPr>
          <w:p w14:paraId="5FDBDDB3">
            <w:pPr>
              <w:spacing w:before="0"/>
              <w:ind w:left="0"/>
              <w:jc w:val="both"/>
              <w:rPr>
                <w:sz w:val="22"/>
                <w:szCs w:val="22"/>
              </w:rPr>
            </w:pPr>
            <w:r>
              <w:rPr>
                <w:sz w:val="22"/>
                <w:szCs w:val="22"/>
              </w:rPr>
              <w:t>Required: false</w:t>
            </w:r>
          </w:p>
          <w:p w14:paraId="38870D46">
            <w:pPr>
              <w:spacing w:before="0"/>
              <w:ind w:left="0"/>
              <w:jc w:val="both"/>
              <w:rPr>
                <w:sz w:val="22"/>
                <w:szCs w:val="22"/>
              </w:rPr>
            </w:pPr>
            <w:r>
              <w:rPr>
                <w:sz w:val="22"/>
                <w:szCs w:val="22"/>
              </w:rPr>
              <w:t>DataType: Integer</w:t>
            </w:r>
          </w:p>
          <w:p w14:paraId="3BF13ABE">
            <w:pPr>
              <w:spacing w:before="0"/>
              <w:ind w:left="0"/>
              <w:jc w:val="both"/>
              <w:rPr>
                <w:sz w:val="22"/>
                <w:szCs w:val="22"/>
              </w:rPr>
            </w:pPr>
            <w:r>
              <w:rPr>
                <w:sz w:val="22"/>
                <w:szCs w:val="22"/>
              </w:rPr>
              <w:t xml:space="preserve">Minlength: </w:t>
            </w:r>
          </w:p>
          <w:p w14:paraId="5D0D5A1B">
            <w:pPr>
              <w:spacing w:before="0"/>
              <w:ind w:left="0"/>
              <w:jc w:val="both"/>
              <w:rPr>
                <w:sz w:val="22"/>
                <w:szCs w:val="22"/>
              </w:rPr>
            </w:pPr>
            <w:r>
              <w:rPr>
                <w:sz w:val="22"/>
                <w:szCs w:val="22"/>
              </w:rPr>
              <w:t xml:space="preserve">Maxlength: </w:t>
            </w:r>
          </w:p>
          <w:p w14:paraId="2AF96DF2">
            <w:pPr>
              <w:spacing w:before="0"/>
              <w:ind w:left="0"/>
              <w:jc w:val="both"/>
              <w:rPr>
                <w:sz w:val="22"/>
                <w:szCs w:val="22"/>
              </w:rPr>
            </w:pPr>
            <w:r>
              <w:rPr>
                <w:sz w:val="22"/>
                <w:szCs w:val="22"/>
              </w:rPr>
              <w:t xml:space="preserve">Format: </w:t>
            </w:r>
          </w:p>
        </w:tc>
        <w:tc>
          <w:tcPr>
            <w:tcW w:w="4680" w:type="dxa"/>
            <w:noWrap w:val="0"/>
            <w:vAlign w:val="top"/>
          </w:tcPr>
          <w:p w14:paraId="1E04EF4F">
            <w:pPr>
              <w:spacing w:before="0"/>
              <w:ind w:left="41"/>
              <w:jc w:val="both"/>
              <w:rPr>
                <w:sz w:val="22"/>
                <w:szCs w:val="22"/>
              </w:rPr>
            </w:pPr>
            <w:r>
              <w:rPr>
                <w:sz w:val="22"/>
                <w:szCs w:val="22"/>
              </w:rPr>
              <w:t>Thứ tự dòng hóa đơn, bắt đầu từ 1</w:t>
            </w:r>
          </w:p>
          <w:p w14:paraId="1FB207B5">
            <w:pPr>
              <w:spacing w:before="0"/>
              <w:ind w:left="41"/>
              <w:jc w:val="both"/>
              <w:rPr>
                <w:sz w:val="22"/>
                <w:szCs w:val="22"/>
              </w:rPr>
            </w:pPr>
            <w:r>
              <w:rPr>
                <w:sz w:val="22"/>
                <w:szCs w:val="22"/>
              </w:rPr>
              <w:t>Không cần nhập, hệ thống tự động sinh</w:t>
            </w:r>
          </w:p>
        </w:tc>
      </w:tr>
      <w:tr w14:paraId="5EBA00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0" w:type="dxa"/>
            <w:noWrap w:val="0"/>
            <w:vAlign w:val="top"/>
          </w:tcPr>
          <w:p w14:paraId="6153585B">
            <w:pPr>
              <w:spacing w:before="0"/>
              <w:ind w:left="0"/>
              <w:jc w:val="both"/>
              <w:rPr>
                <w:sz w:val="22"/>
                <w:szCs w:val="22"/>
              </w:rPr>
            </w:pPr>
            <w:r>
              <w:rPr>
                <w:sz w:val="22"/>
                <w:szCs w:val="22"/>
              </w:rPr>
              <w:t>selection</w:t>
            </w:r>
          </w:p>
        </w:tc>
        <w:tc>
          <w:tcPr>
            <w:tcW w:w="3330" w:type="dxa"/>
            <w:noWrap w:val="0"/>
            <w:vAlign w:val="top"/>
          </w:tcPr>
          <w:p w14:paraId="7FFEAC72">
            <w:pPr>
              <w:spacing w:before="0"/>
              <w:ind w:left="0"/>
              <w:jc w:val="both"/>
              <w:rPr>
                <w:sz w:val="22"/>
                <w:szCs w:val="22"/>
              </w:rPr>
            </w:pPr>
            <w:r>
              <w:rPr>
                <w:sz w:val="22"/>
                <w:szCs w:val="22"/>
              </w:rPr>
              <w:t>Required: false</w:t>
            </w:r>
          </w:p>
          <w:p w14:paraId="2003C5F2">
            <w:pPr>
              <w:spacing w:before="0"/>
              <w:ind w:left="0"/>
              <w:jc w:val="both"/>
              <w:rPr>
                <w:sz w:val="22"/>
                <w:szCs w:val="22"/>
              </w:rPr>
            </w:pPr>
            <w:r>
              <w:rPr>
                <w:sz w:val="22"/>
                <w:szCs w:val="22"/>
              </w:rPr>
              <w:t>DataType: Integer</w:t>
            </w:r>
          </w:p>
          <w:p w14:paraId="2977C3DF">
            <w:pPr>
              <w:spacing w:before="0"/>
              <w:ind w:left="0"/>
              <w:jc w:val="both"/>
              <w:rPr>
                <w:sz w:val="22"/>
                <w:szCs w:val="22"/>
              </w:rPr>
            </w:pPr>
            <w:r>
              <w:rPr>
                <w:sz w:val="22"/>
                <w:szCs w:val="22"/>
              </w:rPr>
              <w:t>Min: 1</w:t>
            </w:r>
          </w:p>
          <w:p w14:paraId="6079D915">
            <w:pPr>
              <w:spacing w:before="0"/>
              <w:ind w:left="0"/>
              <w:jc w:val="both"/>
              <w:rPr>
                <w:sz w:val="22"/>
                <w:szCs w:val="22"/>
              </w:rPr>
            </w:pPr>
            <w:r>
              <w:rPr>
                <w:sz w:val="22"/>
                <w:szCs w:val="22"/>
              </w:rPr>
              <w:t>Max: 6</w:t>
            </w:r>
          </w:p>
          <w:p w14:paraId="07542B95">
            <w:pPr>
              <w:spacing w:before="0"/>
              <w:ind w:left="0"/>
              <w:jc w:val="both"/>
              <w:rPr>
                <w:sz w:val="22"/>
                <w:szCs w:val="22"/>
              </w:rPr>
            </w:pPr>
            <w:r>
              <w:rPr>
                <w:sz w:val="22"/>
                <w:szCs w:val="22"/>
              </w:rPr>
              <w:t xml:space="preserve">Format: </w:t>
            </w:r>
          </w:p>
        </w:tc>
        <w:tc>
          <w:tcPr>
            <w:tcW w:w="4680" w:type="dxa"/>
            <w:noWrap w:val="0"/>
            <w:vAlign w:val="top"/>
          </w:tcPr>
          <w:p w14:paraId="68443AD1">
            <w:pPr>
              <w:spacing w:before="0"/>
              <w:ind w:left="28"/>
              <w:jc w:val="both"/>
              <w:rPr>
                <w:sz w:val="22"/>
                <w:szCs w:val="22"/>
              </w:rPr>
            </w:pPr>
            <w:r>
              <w:rPr>
                <w:sz w:val="22"/>
                <w:szCs w:val="22"/>
              </w:rPr>
              <w:t>Đánh dấu loại hàng hóa/dịch vụ</w:t>
            </w:r>
          </w:p>
          <w:p w14:paraId="3918F358">
            <w:pPr>
              <w:spacing w:before="0"/>
              <w:ind w:left="28"/>
              <w:jc w:val="both"/>
              <w:rPr>
                <w:b/>
                <w:sz w:val="22"/>
                <w:szCs w:val="22"/>
              </w:rPr>
            </w:pPr>
            <w:r>
              <w:rPr>
                <w:b/>
                <w:sz w:val="22"/>
                <w:szCs w:val="22"/>
              </w:rPr>
              <w:t>Đối với Thông tư 32:</w:t>
            </w:r>
          </w:p>
          <w:p w14:paraId="1D50EC6D">
            <w:pPr>
              <w:ind w:left="388"/>
              <w:rPr>
                <w:sz w:val="22"/>
                <w:szCs w:val="22"/>
                <w:lang w:val="vi-VN"/>
              </w:rPr>
            </w:pPr>
            <w:r>
              <w:rPr>
                <w:sz w:val="22"/>
                <w:szCs w:val="22"/>
                <w:lang w:val="vi-VN"/>
              </w:rPr>
              <w:t xml:space="preserve">Null hoặc 1- </w:t>
            </w:r>
            <w:r>
              <w:rPr>
                <w:sz w:val="22"/>
                <w:szCs w:val="22"/>
              </w:rPr>
              <w:t>Hàng Hóa</w:t>
            </w:r>
            <w:r>
              <w:rPr>
                <w:sz w:val="22"/>
                <w:szCs w:val="22"/>
                <w:lang w:val="vi-VN"/>
              </w:rPr>
              <w:t xml:space="preserve"> (</w:t>
            </w:r>
            <w:r>
              <w:rPr>
                <w:sz w:val="22"/>
                <w:szCs w:val="22"/>
              </w:rPr>
              <w:t>Sinh STT, b</w:t>
            </w:r>
            <w:r>
              <w:rPr>
                <w:sz w:val="22"/>
                <w:szCs w:val="22"/>
                <w:lang w:val="vi-VN"/>
              </w:rPr>
              <w:t>ắt buộc phải nhập số lượng, đơn giá)</w:t>
            </w:r>
          </w:p>
          <w:p w14:paraId="3B3C95D2">
            <w:pPr>
              <w:ind w:left="388"/>
              <w:rPr>
                <w:sz w:val="22"/>
                <w:szCs w:val="22"/>
                <w:lang w:val="vi-VN"/>
              </w:rPr>
            </w:pPr>
            <w:r>
              <w:rPr>
                <w:sz w:val="22"/>
                <w:szCs w:val="22"/>
                <w:lang w:val="vi-VN"/>
              </w:rPr>
              <w:t>2: Ghi chú (Không sinh STT và không cộng tiền vào tổng tiền thanh toán)</w:t>
            </w:r>
          </w:p>
          <w:p w14:paraId="2D04631D">
            <w:pPr>
              <w:ind w:left="388"/>
              <w:rPr>
                <w:sz w:val="22"/>
                <w:szCs w:val="22"/>
                <w:lang w:val="vi-VN"/>
              </w:rPr>
            </w:pPr>
            <w:r>
              <w:rPr>
                <w:sz w:val="22"/>
                <w:szCs w:val="22"/>
                <w:lang w:val="vi-VN"/>
              </w:rPr>
              <w:t>3: Chiết khấu (Không sinh STT, không cần nhập số lượng, đơn giá và thêm isIncreaseItem = false để xác định giảm tiền)</w:t>
            </w:r>
          </w:p>
          <w:p w14:paraId="6AF8B478">
            <w:pPr>
              <w:ind w:left="388"/>
              <w:rPr>
                <w:sz w:val="22"/>
                <w:szCs w:val="22"/>
                <w:lang w:val="vi-VN"/>
              </w:rPr>
            </w:pPr>
            <w:r>
              <w:rPr>
                <w:sz w:val="22"/>
                <w:szCs w:val="22"/>
                <w:lang w:val="vi-VN"/>
              </w:rPr>
              <w:t>4: Bảng kê (Sinh STT, không cần nhập số lượng, đơn giá, chỉ cần nhập thành tiền)</w:t>
            </w:r>
          </w:p>
          <w:p w14:paraId="4DB6A882">
            <w:pPr>
              <w:spacing w:before="0"/>
              <w:ind w:left="388"/>
              <w:jc w:val="both"/>
              <w:rPr>
                <w:sz w:val="22"/>
                <w:szCs w:val="22"/>
                <w:lang w:val="vi-VN"/>
              </w:rPr>
            </w:pPr>
            <w:r>
              <w:rPr>
                <w:sz w:val="22"/>
                <w:szCs w:val="22"/>
                <w:lang w:val="vi-VN"/>
              </w:rPr>
              <w:t>5: Phí khác (</w:t>
            </w:r>
            <w:r>
              <w:rPr>
                <w:sz w:val="22"/>
                <w:szCs w:val="22"/>
              </w:rPr>
              <w:t>Không sinh</w:t>
            </w:r>
            <w:r>
              <w:rPr>
                <w:sz w:val="22"/>
                <w:szCs w:val="22"/>
                <w:lang w:val="vi-VN"/>
              </w:rPr>
              <w:t xml:space="preserve"> STT, </w:t>
            </w:r>
            <w:r>
              <w:rPr>
                <w:sz w:val="22"/>
                <w:szCs w:val="22"/>
              </w:rPr>
              <w:t xml:space="preserve">không </w:t>
            </w:r>
            <w:r>
              <w:rPr>
                <w:sz w:val="22"/>
                <w:szCs w:val="22"/>
                <w:lang w:val="vi-VN"/>
              </w:rPr>
              <w:t>bắt buộc nhập số lượng, đơn giá)</w:t>
            </w:r>
          </w:p>
          <w:p w14:paraId="1D1DAC96">
            <w:pPr>
              <w:spacing w:before="0"/>
              <w:ind w:left="0"/>
              <w:jc w:val="both"/>
              <w:rPr>
                <w:b/>
                <w:sz w:val="22"/>
                <w:szCs w:val="22"/>
                <w:lang w:val="vi-VN"/>
              </w:rPr>
            </w:pPr>
            <w:r>
              <w:rPr>
                <w:b/>
                <w:sz w:val="22"/>
                <w:szCs w:val="22"/>
                <w:lang w:val="vi-VN"/>
              </w:rPr>
              <w:t>Đối với Thông tư 78:</w:t>
            </w:r>
          </w:p>
          <w:p w14:paraId="53CE82E9">
            <w:pPr>
              <w:ind w:left="388"/>
              <w:rPr>
                <w:sz w:val="22"/>
                <w:szCs w:val="22"/>
                <w:lang w:val="vi-VN"/>
              </w:rPr>
            </w:pPr>
            <w:r>
              <w:rPr>
                <w:sz w:val="22"/>
                <w:szCs w:val="22"/>
                <w:lang w:val="vi-VN"/>
              </w:rPr>
              <w:t>Null hoặc 1- Hàng Hóa (Sinh STT, bắt buộc phải nhập số lượng, đơn giá)</w:t>
            </w:r>
          </w:p>
          <w:p w14:paraId="4C95084E">
            <w:pPr>
              <w:ind w:left="388"/>
              <w:rPr>
                <w:sz w:val="22"/>
                <w:szCs w:val="22"/>
                <w:lang w:val="vi-VN"/>
              </w:rPr>
            </w:pPr>
            <w:r>
              <w:rPr>
                <w:sz w:val="22"/>
                <w:szCs w:val="22"/>
                <w:lang w:val="en"/>
              </w:rPr>
              <w:t>2</w:t>
            </w:r>
            <w:r>
              <w:rPr>
                <w:sz w:val="22"/>
                <w:szCs w:val="22"/>
                <w:lang w:val="vi-VN"/>
              </w:rPr>
              <w:t xml:space="preserve">: Ghi chú (Không sinh STT và không cộng tiền vào tổng tiền thanh toán) </w:t>
            </w:r>
          </w:p>
          <w:p w14:paraId="73A7EFDF">
            <w:pPr>
              <w:ind w:left="388"/>
              <w:rPr>
                <w:sz w:val="22"/>
                <w:szCs w:val="22"/>
                <w:lang w:val="vi-VN"/>
              </w:rPr>
            </w:pPr>
            <w:r>
              <w:rPr>
                <w:sz w:val="22"/>
                <w:szCs w:val="22"/>
                <w:lang w:val="vi-VN"/>
              </w:rPr>
              <w:t>3: Chiết khấu (Không sinh STT, không cần nhập số lượng, đơn giá và thêm isIncreaseItem = false để xác định giảm tiền)</w:t>
            </w:r>
          </w:p>
          <w:p w14:paraId="7AF40859">
            <w:pPr>
              <w:ind w:left="388"/>
              <w:rPr>
                <w:sz w:val="22"/>
                <w:szCs w:val="22"/>
                <w:lang w:val="vi-VN"/>
              </w:rPr>
            </w:pPr>
            <w:r>
              <w:rPr>
                <w:sz w:val="22"/>
                <w:szCs w:val="22"/>
                <w:lang w:val="en"/>
              </w:rPr>
              <w:t>4</w:t>
            </w:r>
            <w:r>
              <w:rPr>
                <w:sz w:val="22"/>
                <w:szCs w:val="22"/>
                <w:lang w:val="vi-VN"/>
              </w:rPr>
              <w:t>: Phí khác (</w:t>
            </w:r>
            <w:r>
              <w:rPr>
                <w:sz w:val="22"/>
                <w:szCs w:val="22"/>
              </w:rPr>
              <w:t>Không s</w:t>
            </w:r>
            <w:r>
              <w:rPr>
                <w:sz w:val="22"/>
                <w:szCs w:val="22"/>
                <w:lang w:val="vi-VN"/>
              </w:rPr>
              <w:t xml:space="preserve">inh STT, </w:t>
            </w:r>
            <w:r>
              <w:rPr>
                <w:sz w:val="22"/>
                <w:szCs w:val="22"/>
              </w:rPr>
              <w:t>không</w:t>
            </w:r>
            <w:r>
              <w:rPr>
                <w:sz w:val="22"/>
                <w:szCs w:val="22"/>
                <w:lang w:val="vi-VN"/>
              </w:rPr>
              <w:t xml:space="preserve"> nhập số lượng, đơn giá)</w:t>
            </w:r>
          </w:p>
          <w:p w14:paraId="41A8CDA1">
            <w:pPr>
              <w:ind w:left="0"/>
              <w:rPr>
                <w:sz w:val="22"/>
                <w:szCs w:val="22"/>
                <w:lang w:val="vi-VN"/>
              </w:rPr>
            </w:pPr>
            <w:r>
              <w:rPr>
                <w:sz w:val="22"/>
                <w:szCs w:val="22"/>
                <w:lang w:val="en"/>
              </w:rPr>
              <w:t xml:space="preserve">      5</w:t>
            </w:r>
            <w:r>
              <w:rPr>
                <w:sz w:val="22"/>
                <w:szCs w:val="22"/>
                <w:lang w:val="vi-VN"/>
              </w:rPr>
              <w:t xml:space="preserve">: Khuyến mại (Sinh STT, bắt buộc phải nhập số </w:t>
            </w:r>
            <w:r>
              <w:rPr>
                <w:sz w:val="22"/>
                <w:szCs w:val="22"/>
                <w:lang w:val="en"/>
              </w:rPr>
              <w:t xml:space="preserve">          </w:t>
            </w:r>
            <w:r>
              <w:rPr>
                <w:sz w:val="22"/>
                <w:szCs w:val="22"/>
                <w:lang w:val="vi-VN"/>
              </w:rPr>
              <w:t>lượng, đơn giá)</w:t>
            </w:r>
          </w:p>
          <w:p w14:paraId="5D1212B4">
            <w:pPr>
              <w:spacing w:before="0"/>
              <w:ind w:left="432"/>
              <w:jc w:val="both"/>
              <w:rPr>
                <w:sz w:val="22"/>
                <w:szCs w:val="22"/>
              </w:rPr>
            </w:pPr>
            <w:r>
              <w:rPr>
                <w:sz w:val="22"/>
                <w:szCs w:val="22"/>
                <w:highlight w:val="yellow"/>
              </w:rPr>
              <w:t>6: Hàng hóa đặc trưng, nếu truyền hàng hóa đặc trưng (ND 70) thì các trường thông tin bắt buộc xem danh sách bên dưới</w:t>
            </w:r>
            <w:r>
              <w:rPr>
                <w:sz w:val="22"/>
                <w:szCs w:val="22"/>
              </w:rPr>
              <w:t xml:space="preserve"> </w:t>
            </w:r>
          </w:p>
          <w:p w14:paraId="6F01F202">
            <w:pPr>
              <w:ind w:left="0"/>
              <w:rPr>
                <w:sz w:val="22"/>
                <w:szCs w:val="22"/>
                <w:lang w:val="vi-VN"/>
              </w:rPr>
            </w:pPr>
          </w:p>
        </w:tc>
      </w:tr>
      <w:tr w14:paraId="0339CC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0" w:type="dxa"/>
            <w:noWrap w:val="0"/>
            <w:vAlign w:val="top"/>
          </w:tcPr>
          <w:p w14:paraId="4782FD37">
            <w:pPr>
              <w:spacing w:before="0"/>
              <w:ind w:left="0"/>
              <w:jc w:val="both"/>
              <w:rPr>
                <w:color w:val="FF0000"/>
                <w:sz w:val="22"/>
                <w:szCs w:val="22"/>
                <w:highlight w:val="yellow"/>
              </w:rPr>
            </w:pPr>
            <w:r>
              <w:rPr>
                <w:color w:val="FF0000"/>
                <w:sz w:val="22"/>
                <w:szCs w:val="22"/>
                <w:highlight w:val="yellow"/>
              </w:rPr>
              <w:t>itemType</w:t>
            </w:r>
          </w:p>
        </w:tc>
        <w:tc>
          <w:tcPr>
            <w:tcW w:w="3330" w:type="dxa"/>
            <w:noWrap w:val="0"/>
            <w:vAlign w:val="top"/>
          </w:tcPr>
          <w:p w14:paraId="78E449B7">
            <w:pPr>
              <w:spacing w:before="0"/>
              <w:ind w:left="0"/>
              <w:jc w:val="both"/>
              <w:rPr>
                <w:color w:val="FF0000"/>
                <w:sz w:val="22"/>
                <w:szCs w:val="22"/>
                <w:highlight w:val="yellow"/>
              </w:rPr>
            </w:pPr>
            <w:r>
              <w:rPr>
                <w:color w:val="FF0000"/>
                <w:sz w:val="22"/>
                <w:szCs w:val="22"/>
                <w:highlight w:val="yellow"/>
              </w:rPr>
              <w:t>Required: false</w:t>
            </w:r>
          </w:p>
          <w:p w14:paraId="09AA2028">
            <w:pPr>
              <w:spacing w:before="0"/>
              <w:ind w:left="0"/>
              <w:jc w:val="both"/>
              <w:rPr>
                <w:color w:val="FF0000"/>
                <w:sz w:val="22"/>
                <w:szCs w:val="22"/>
                <w:highlight w:val="yellow"/>
              </w:rPr>
            </w:pPr>
            <w:r>
              <w:rPr>
                <w:color w:val="FF0000"/>
                <w:sz w:val="22"/>
                <w:szCs w:val="22"/>
                <w:highlight w:val="yellow"/>
              </w:rPr>
              <w:t>DataType: Integer</w:t>
            </w:r>
          </w:p>
          <w:p w14:paraId="24C17C75">
            <w:pPr>
              <w:spacing w:before="0"/>
              <w:ind w:left="0"/>
              <w:jc w:val="both"/>
              <w:rPr>
                <w:color w:val="FF0000"/>
                <w:sz w:val="22"/>
                <w:szCs w:val="22"/>
                <w:highlight w:val="yellow"/>
              </w:rPr>
            </w:pPr>
            <w:r>
              <w:rPr>
                <w:color w:val="FF0000"/>
                <w:sz w:val="22"/>
                <w:szCs w:val="22"/>
                <w:highlight w:val="yellow"/>
              </w:rPr>
              <w:t>Min: 1</w:t>
            </w:r>
          </w:p>
          <w:p w14:paraId="42201342">
            <w:pPr>
              <w:spacing w:before="0"/>
              <w:ind w:left="0"/>
              <w:jc w:val="both"/>
              <w:rPr>
                <w:color w:val="FF0000"/>
                <w:sz w:val="22"/>
                <w:szCs w:val="22"/>
                <w:highlight w:val="yellow"/>
              </w:rPr>
            </w:pPr>
            <w:r>
              <w:rPr>
                <w:color w:val="FF0000"/>
                <w:sz w:val="22"/>
                <w:szCs w:val="22"/>
                <w:highlight w:val="yellow"/>
              </w:rPr>
              <w:t>Max: 6</w:t>
            </w:r>
          </w:p>
          <w:p w14:paraId="55A58113">
            <w:pPr>
              <w:spacing w:before="0"/>
              <w:ind w:left="0"/>
              <w:jc w:val="both"/>
              <w:rPr>
                <w:color w:val="FF0000"/>
                <w:sz w:val="22"/>
                <w:szCs w:val="22"/>
                <w:highlight w:val="yellow"/>
              </w:rPr>
            </w:pPr>
            <w:r>
              <w:rPr>
                <w:color w:val="FF0000"/>
                <w:sz w:val="22"/>
                <w:szCs w:val="22"/>
                <w:highlight w:val="yellow"/>
              </w:rPr>
              <w:t>Format:</w:t>
            </w:r>
          </w:p>
        </w:tc>
        <w:tc>
          <w:tcPr>
            <w:tcW w:w="4680" w:type="dxa"/>
            <w:noWrap w:val="0"/>
            <w:vAlign w:val="top"/>
          </w:tcPr>
          <w:p w14:paraId="5B53E765">
            <w:pPr>
              <w:spacing w:before="0"/>
              <w:ind w:left="41"/>
              <w:jc w:val="both"/>
              <w:rPr>
                <w:color w:val="FF0000"/>
                <w:sz w:val="22"/>
                <w:szCs w:val="22"/>
                <w:highlight w:val="yellow"/>
              </w:rPr>
            </w:pPr>
            <w:r>
              <w:rPr>
                <w:color w:val="FF0000"/>
                <w:sz w:val="22"/>
                <w:szCs w:val="22"/>
                <w:highlight w:val="yellow"/>
              </w:rPr>
              <w:t xml:space="preserve">Trường hợp nếu truyền </w:t>
            </w:r>
            <w:r>
              <w:rPr>
                <w:sz w:val="22"/>
                <w:szCs w:val="22"/>
              </w:rPr>
              <w:t>selection là 6 thì trường này bắt buộc</w:t>
            </w:r>
          </w:p>
          <w:p w14:paraId="111D9F72">
            <w:pPr>
              <w:spacing w:before="0"/>
              <w:ind w:left="41"/>
              <w:jc w:val="both"/>
              <w:rPr>
                <w:color w:val="FF0000"/>
                <w:sz w:val="22"/>
                <w:szCs w:val="22"/>
                <w:highlight w:val="yellow"/>
              </w:rPr>
            </w:pPr>
            <w:r>
              <w:rPr>
                <w:color w:val="FF0000"/>
                <w:sz w:val="22"/>
                <w:szCs w:val="22"/>
                <w:highlight w:val="yellow"/>
              </w:rPr>
              <w:t>Loại hàng hóa đặc thù</w:t>
            </w:r>
          </w:p>
          <w:p w14:paraId="7B157D36">
            <w:pPr>
              <w:numPr>
                <w:ilvl w:val="0"/>
                <w:numId w:val="18"/>
              </w:numPr>
              <w:spacing w:before="0"/>
              <w:jc w:val="both"/>
              <w:rPr>
                <w:color w:val="FF0000"/>
                <w:highlight w:val="yellow"/>
              </w:rPr>
            </w:pPr>
            <w:r>
              <w:rPr>
                <w:color w:val="FF0000"/>
                <w:highlight w:val="yellow"/>
              </w:rPr>
              <w:t>Hàng hóa là xe ô tô, xe mô tô</w:t>
            </w:r>
          </w:p>
          <w:p w14:paraId="1D05FD84">
            <w:pPr>
              <w:numPr>
                <w:ilvl w:val="0"/>
                <w:numId w:val="18"/>
              </w:numPr>
              <w:spacing w:before="0"/>
              <w:jc w:val="both"/>
              <w:rPr>
                <w:color w:val="FF0000"/>
                <w:sz w:val="22"/>
                <w:szCs w:val="22"/>
                <w:highlight w:val="yellow"/>
              </w:rPr>
            </w:pPr>
            <w:r>
              <w:rPr>
                <w:color w:val="FF0000"/>
                <w:highlight w:val="yellow"/>
              </w:rPr>
              <w:t>Dịch vụ vận chuyển</w:t>
            </w:r>
          </w:p>
          <w:p w14:paraId="7163E5B9">
            <w:pPr>
              <w:numPr>
                <w:ilvl w:val="0"/>
                <w:numId w:val="18"/>
              </w:numPr>
              <w:spacing w:before="0"/>
              <w:jc w:val="both"/>
              <w:rPr>
                <w:color w:val="FF0000"/>
                <w:sz w:val="22"/>
                <w:szCs w:val="22"/>
                <w:highlight w:val="yellow"/>
              </w:rPr>
            </w:pPr>
            <w:r>
              <w:rPr>
                <w:color w:val="FF0000"/>
                <w:highlight w:val="yellow"/>
              </w:rPr>
              <w:t>Dịch vụ vận chuyển trên nền tảng số, TMĐT</w:t>
            </w:r>
          </w:p>
        </w:tc>
      </w:tr>
      <w:tr w14:paraId="521F2D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0" w:type="dxa"/>
            <w:noWrap w:val="0"/>
            <w:vAlign w:val="top"/>
          </w:tcPr>
          <w:p w14:paraId="05075E2F">
            <w:pPr>
              <w:spacing w:before="0"/>
              <w:ind w:left="0"/>
              <w:jc w:val="both"/>
              <w:rPr>
                <w:sz w:val="22"/>
                <w:szCs w:val="22"/>
              </w:rPr>
            </w:pPr>
            <w:r>
              <w:rPr>
                <w:sz w:val="22"/>
                <w:szCs w:val="22"/>
              </w:rPr>
              <w:t>itemCode</w:t>
            </w:r>
          </w:p>
        </w:tc>
        <w:tc>
          <w:tcPr>
            <w:tcW w:w="3330" w:type="dxa"/>
            <w:noWrap w:val="0"/>
            <w:vAlign w:val="top"/>
          </w:tcPr>
          <w:p w14:paraId="421B3072">
            <w:pPr>
              <w:spacing w:before="0"/>
              <w:ind w:left="0"/>
              <w:jc w:val="both"/>
              <w:rPr>
                <w:sz w:val="22"/>
                <w:szCs w:val="22"/>
              </w:rPr>
            </w:pPr>
            <w:r>
              <w:rPr>
                <w:sz w:val="22"/>
                <w:szCs w:val="22"/>
              </w:rPr>
              <w:t>Required: false</w:t>
            </w:r>
          </w:p>
          <w:p w14:paraId="72063216">
            <w:pPr>
              <w:spacing w:before="0"/>
              <w:ind w:left="0"/>
              <w:jc w:val="both"/>
              <w:rPr>
                <w:sz w:val="22"/>
                <w:szCs w:val="22"/>
              </w:rPr>
            </w:pPr>
            <w:r>
              <w:rPr>
                <w:sz w:val="22"/>
                <w:szCs w:val="22"/>
              </w:rPr>
              <w:t>DataType: String</w:t>
            </w:r>
          </w:p>
          <w:p w14:paraId="46C91277">
            <w:pPr>
              <w:spacing w:before="0"/>
              <w:ind w:left="0"/>
              <w:jc w:val="both"/>
              <w:rPr>
                <w:sz w:val="22"/>
                <w:szCs w:val="22"/>
              </w:rPr>
            </w:pPr>
            <w:r>
              <w:rPr>
                <w:sz w:val="22"/>
                <w:szCs w:val="22"/>
              </w:rPr>
              <w:t xml:space="preserve">Minlength: </w:t>
            </w:r>
          </w:p>
          <w:p w14:paraId="1663202C">
            <w:pPr>
              <w:spacing w:before="0"/>
              <w:ind w:left="0"/>
              <w:jc w:val="both"/>
              <w:rPr>
                <w:sz w:val="22"/>
                <w:szCs w:val="22"/>
              </w:rPr>
            </w:pPr>
            <w:r>
              <w:rPr>
                <w:sz w:val="22"/>
                <w:szCs w:val="22"/>
              </w:rPr>
              <w:t>Maxlength: 50</w:t>
            </w:r>
          </w:p>
          <w:p w14:paraId="7A7C8A10">
            <w:pPr>
              <w:spacing w:before="0"/>
              <w:ind w:left="0"/>
              <w:jc w:val="both"/>
              <w:rPr>
                <w:sz w:val="22"/>
                <w:szCs w:val="22"/>
              </w:rPr>
            </w:pPr>
            <w:r>
              <w:rPr>
                <w:sz w:val="22"/>
                <w:szCs w:val="22"/>
              </w:rPr>
              <w:t xml:space="preserve">Format: </w:t>
            </w:r>
          </w:p>
        </w:tc>
        <w:tc>
          <w:tcPr>
            <w:tcW w:w="4680" w:type="dxa"/>
            <w:noWrap w:val="0"/>
            <w:vAlign w:val="top"/>
          </w:tcPr>
          <w:p w14:paraId="605D5245">
            <w:pPr>
              <w:spacing w:before="0"/>
              <w:ind w:left="41"/>
              <w:jc w:val="both"/>
              <w:rPr>
                <w:sz w:val="22"/>
                <w:szCs w:val="22"/>
              </w:rPr>
            </w:pPr>
            <w:r>
              <w:rPr>
                <w:sz w:val="22"/>
                <w:szCs w:val="22"/>
              </w:rPr>
              <w:t>Mã hàng hóa, dịch vụ</w:t>
            </w:r>
          </w:p>
        </w:tc>
      </w:tr>
      <w:tr w14:paraId="447CA4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0" w:type="dxa"/>
            <w:noWrap w:val="0"/>
            <w:vAlign w:val="top"/>
          </w:tcPr>
          <w:p w14:paraId="5E2F03A7">
            <w:pPr>
              <w:spacing w:before="0"/>
              <w:ind w:left="0"/>
              <w:jc w:val="both"/>
              <w:rPr>
                <w:sz w:val="22"/>
                <w:szCs w:val="22"/>
              </w:rPr>
            </w:pPr>
            <w:r>
              <w:rPr>
                <w:sz w:val="22"/>
                <w:szCs w:val="22"/>
              </w:rPr>
              <w:t>itemName</w:t>
            </w:r>
          </w:p>
        </w:tc>
        <w:tc>
          <w:tcPr>
            <w:tcW w:w="3330" w:type="dxa"/>
            <w:noWrap w:val="0"/>
            <w:vAlign w:val="top"/>
          </w:tcPr>
          <w:p w14:paraId="42B8B794">
            <w:pPr>
              <w:spacing w:before="0"/>
              <w:ind w:left="0"/>
              <w:jc w:val="both"/>
              <w:rPr>
                <w:sz w:val="22"/>
                <w:szCs w:val="22"/>
              </w:rPr>
            </w:pPr>
            <w:r>
              <w:rPr>
                <w:sz w:val="22"/>
                <w:szCs w:val="22"/>
              </w:rPr>
              <w:t>Required: false</w:t>
            </w:r>
          </w:p>
          <w:p w14:paraId="2334AAAE">
            <w:pPr>
              <w:spacing w:before="0"/>
              <w:ind w:left="0"/>
              <w:jc w:val="both"/>
              <w:rPr>
                <w:sz w:val="22"/>
                <w:szCs w:val="22"/>
              </w:rPr>
            </w:pPr>
            <w:r>
              <w:rPr>
                <w:sz w:val="22"/>
                <w:szCs w:val="22"/>
              </w:rPr>
              <w:t>DataType: String</w:t>
            </w:r>
          </w:p>
          <w:p w14:paraId="0E3A461A">
            <w:pPr>
              <w:spacing w:before="0"/>
              <w:ind w:left="0"/>
              <w:jc w:val="both"/>
              <w:rPr>
                <w:sz w:val="22"/>
                <w:szCs w:val="22"/>
              </w:rPr>
            </w:pPr>
            <w:r>
              <w:rPr>
                <w:sz w:val="22"/>
                <w:szCs w:val="22"/>
              </w:rPr>
              <w:t xml:space="preserve">Minlength: </w:t>
            </w:r>
          </w:p>
          <w:p w14:paraId="2C1E66DB">
            <w:pPr>
              <w:spacing w:before="0"/>
              <w:ind w:left="0"/>
              <w:jc w:val="both"/>
              <w:rPr>
                <w:sz w:val="22"/>
                <w:szCs w:val="22"/>
              </w:rPr>
            </w:pPr>
            <w:r>
              <w:rPr>
                <w:sz w:val="22"/>
                <w:szCs w:val="22"/>
              </w:rPr>
              <w:t>Maxlength: 500</w:t>
            </w:r>
          </w:p>
          <w:p w14:paraId="02B95666">
            <w:pPr>
              <w:spacing w:before="0"/>
              <w:ind w:left="0"/>
              <w:jc w:val="both"/>
              <w:rPr>
                <w:sz w:val="22"/>
                <w:szCs w:val="22"/>
              </w:rPr>
            </w:pPr>
            <w:r>
              <w:rPr>
                <w:sz w:val="22"/>
                <w:szCs w:val="22"/>
              </w:rPr>
              <w:t>Format:</w:t>
            </w:r>
          </w:p>
        </w:tc>
        <w:tc>
          <w:tcPr>
            <w:tcW w:w="4680" w:type="dxa"/>
            <w:noWrap w:val="0"/>
            <w:vAlign w:val="top"/>
          </w:tcPr>
          <w:p w14:paraId="340336D2">
            <w:pPr>
              <w:spacing w:before="0"/>
              <w:ind w:left="41"/>
              <w:jc w:val="both"/>
              <w:rPr>
                <w:sz w:val="22"/>
                <w:szCs w:val="22"/>
              </w:rPr>
            </w:pPr>
            <w:r>
              <w:rPr>
                <w:sz w:val="22"/>
                <w:szCs w:val="22"/>
              </w:rPr>
              <w:t>Tên hàng hóa, dịch vụ</w:t>
            </w:r>
          </w:p>
          <w:p w14:paraId="6CAF9CD3">
            <w:pPr>
              <w:spacing w:before="0"/>
              <w:ind w:left="41"/>
              <w:jc w:val="both"/>
              <w:rPr>
                <w:sz w:val="22"/>
                <w:szCs w:val="22"/>
              </w:rPr>
            </w:pPr>
            <w:r>
              <w:rPr>
                <w:sz w:val="22"/>
                <w:szCs w:val="22"/>
              </w:rPr>
              <w:t>Bắt buộc nhập với tính chất hàng hóa là Hàng hóa, Khuyến mãi và Phí khác</w:t>
            </w:r>
          </w:p>
          <w:p w14:paraId="0BA73BB4">
            <w:pPr>
              <w:spacing w:before="0"/>
              <w:ind w:left="41"/>
              <w:jc w:val="both"/>
              <w:rPr>
                <w:sz w:val="22"/>
                <w:szCs w:val="22"/>
              </w:rPr>
            </w:pPr>
            <w:r>
              <w:rPr>
                <w:sz w:val="22"/>
                <w:szCs w:val="22"/>
              </w:rPr>
              <w:t xml:space="preserve">Đối với hóa đơn điều chỉnh, Hệ thống sẽ dựa vào giá trị của isIncreaseItem xác định điều chỉnh tăng, giảm để tự sinh câu mô tả: </w:t>
            </w:r>
          </w:p>
          <w:p w14:paraId="0341EB4E">
            <w:pPr>
              <w:spacing w:before="0"/>
              <w:ind w:left="41"/>
              <w:jc w:val="both"/>
              <w:rPr>
                <w:sz w:val="22"/>
                <w:szCs w:val="22"/>
              </w:rPr>
            </w:pPr>
            <w:r>
              <w:rPr>
                <w:sz w:val="22"/>
                <w:szCs w:val="22"/>
              </w:rPr>
              <w:t>"Điều chỉnh tăng/giảm tiền hàng, tiền thuế của hàng hóa dịch vụ" + itemName</w:t>
            </w:r>
          </w:p>
          <w:p w14:paraId="292AC9B8">
            <w:pPr>
              <w:numPr>
                <w:ilvl w:val="0"/>
                <w:numId w:val="17"/>
              </w:numPr>
              <w:spacing w:before="0"/>
              <w:jc w:val="both"/>
              <w:rPr>
                <w:sz w:val="22"/>
                <w:szCs w:val="22"/>
              </w:rPr>
            </w:pPr>
            <w:r>
              <w:rPr>
                <w:sz w:val="22"/>
                <w:szCs w:val="22"/>
                <w:highlight w:val="yellow"/>
              </w:rPr>
              <w:t>Đối vói biên lai thì đây là Tên loại phí</w:t>
            </w:r>
            <w:r>
              <w:rPr>
                <w:sz w:val="22"/>
                <w:szCs w:val="22"/>
              </w:rPr>
              <w:t xml:space="preserve"> </w:t>
            </w:r>
          </w:p>
        </w:tc>
      </w:tr>
      <w:tr w14:paraId="75D793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0" w:type="dxa"/>
            <w:noWrap w:val="0"/>
            <w:vAlign w:val="top"/>
          </w:tcPr>
          <w:p w14:paraId="4D189020">
            <w:pPr>
              <w:spacing w:before="0"/>
              <w:ind w:left="0"/>
              <w:jc w:val="both"/>
              <w:rPr>
                <w:sz w:val="22"/>
                <w:szCs w:val="22"/>
              </w:rPr>
            </w:pPr>
            <w:r>
              <w:rPr>
                <w:sz w:val="22"/>
                <w:szCs w:val="22"/>
              </w:rPr>
              <w:t>unitCode</w:t>
            </w:r>
          </w:p>
        </w:tc>
        <w:tc>
          <w:tcPr>
            <w:tcW w:w="3330" w:type="dxa"/>
            <w:noWrap w:val="0"/>
            <w:vAlign w:val="top"/>
          </w:tcPr>
          <w:p w14:paraId="72DD4870">
            <w:pPr>
              <w:spacing w:before="0"/>
              <w:ind w:left="0"/>
              <w:jc w:val="both"/>
              <w:rPr>
                <w:sz w:val="22"/>
                <w:szCs w:val="22"/>
              </w:rPr>
            </w:pPr>
            <w:r>
              <w:rPr>
                <w:sz w:val="22"/>
                <w:szCs w:val="22"/>
              </w:rPr>
              <w:t>Required: false</w:t>
            </w:r>
          </w:p>
          <w:p w14:paraId="3E330D76">
            <w:pPr>
              <w:spacing w:before="0"/>
              <w:ind w:left="0"/>
              <w:jc w:val="both"/>
              <w:rPr>
                <w:sz w:val="22"/>
                <w:szCs w:val="22"/>
              </w:rPr>
            </w:pPr>
            <w:r>
              <w:rPr>
                <w:sz w:val="22"/>
                <w:szCs w:val="22"/>
              </w:rPr>
              <w:t>DataType: String</w:t>
            </w:r>
          </w:p>
          <w:p w14:paraId="4644C37A">
            <w:pPr>
              <w:spacing w:before="0"/>
              <w:ind w:left="0"/>
              <w:jc w:val="both"/>
              <w:rPr>
                <w:sz w:val="22"/>
                <w:szCs w:val="22"/>
              </w:rPr>
            </w:pPr>
            <w:r>
              <w:rPr>
                <w:sz w:val="22"/>
                <w:szCs w:val="22"/>
              </w:rPr>
              <w:t xml:space="preserve">Minlength: </w:t>
            </w:r>
          </w:p>
          <w:p w14:paraId="5C86E7B4">
            <w:pPr>
              <w:spacing w:before="0"/>
              <w:ind w:left="0"/>
              <w:jc w:val="both"/>
              <w:rPr>
                <w:sz w:val="22"/>
                <w:szCs w:val="22"/>
              </w:rPr>
            </w:pPr>
            <w:r>
              <w:rPr>
                <w:sz w:val="22"/>
                <w:szCs w:val="22"/>
              </w:rPr>
              <w:t>Maxlength: 100</w:t>
            </w:r>
          </w:p>
          <w:p w14:paraId="2B2DE9CB">
            <w:pPr>
              <w:spacing w:before="0"/>
              <w:ind w:left="0"/>
              <w:jc w:val="both"/>
              <w:rPr>
                <w:sz w:val="22"/>
                <w:szCs w:val="22"/>
              </w:rPr>
            </w:pPr>
            <w:r>
              <w:rPr>
                <w:sz w:val="22"/>
                <w:szCs w:val="22"/>
              </w:rPr>
              <w:t>Format:</w:t>
            </w:r>
          </w:p>
        </w:tc>
        <w:tc>
          <w:tcPr>
            <w:tcW w:w="4680" w:type="dxa"/>
            <w:noWrap w:val="0"/>
            <w:vAlign w:val="top"/>
          </w:tcPr>
          <w:p w14:paraId="2E2E4935">
            <w:pPr>
              <w:spacing w:before="0"/>
              <w:ind w:left="41"/>
              <w:jc w:val="both"/>
              <w:rPr>
                <w:sz w:val="22"/>
                <w:szCs w:val="22"/>
              </w:rPr>
            </w:pPr>
            <w:r>
              <w:rPr>
                <w:sz w:val="22"/>
                <w:szCs w:val="22"/>
              </w:rPr>
              <w:t>Mã đơn vị tính</w:t>
            </w:r>
          </w:p>
          <w:p w14:paraId="3A734EE6">
            <w:pPr>
              <w:spacing w:before="0" w:line="240" w:lineRule="auto"/>
              <w:ind w:left="0"/>
              <w:rPr>
                <w:sz w:val="22"/>
                <w:szCs w:val="22"/>
              </w:rPr>
            </w:pPr>
          </w:p>
        </w:tc>
      </w:tr>
      <w:tr w14:paraId="2B1966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0" w:type="dxa"/>
            <w:noWrap w:val="0"/>
            <w:vAlign w:val="top"/>
          </w:tcPr>
          <w:p w14:paraId="2732ACCA">
            <w:pPr>
              <w:spacing w:before="0"/>
              <w:ind w:left="0"/>
              <w:jc w:val="both"/>
              <w:rPr>
                <w:sz w:val="22"/>
                <w:szCs w:val="22"/>
              </w:rPr>
            </w:pPr>
            <w:r>
              <w:rPr>
                <w:sz w:val="22"/>
                <w:szCs w:val="22"/>
              </w:rPr>
              <w:t>unitName</w:t>
            </w:r>
          </w:p>
        </w:tc>
        <w:tc>
          <w:tcPr>
            <w:tcW w:w="3330" w:type="dxa"/>
            <w:noWrap w:val="0"/>
            <w:vAlign w:val="top"/>
          </w:tcPr>
          <w:p w14:paraId="1D6D6463">
            <w:pPr>
              <w:spacing w:before="0"/>
              <w:ind w:left="0"/>
              <w:jc w:val="both"/>
              <w:rPr>
                <w:sz w:val="22"/>
                <w:szCs w:val="22"/>
              </w:rPr>
            </w:pPr>
            <w:r>
              <w:rPr>
                <w:sz w:val="22"/>
                <w:szCs w:val="22"/>
              </w:rPr>
              <w:t>Required: false</w:t>
            </w:r>
          </w:p>
          <w:p w14:paraId="23AD5E71">
            <w:pPr>
              <w:spacing w:before="0"/>
              <w:ind w:left="0"/>
              <w:jc w:val="both"/>
              <w:rPr>
                <w:sz w:val="22"/>
                <w:szCs w:val="22"/>
              </w:rPr>
            </w:pPr>
            <w:r>
              <w:rPr>
                <w:sz w:val="22"/>
                <w:szCs w:val="22"/>
              </w:rPr>
              <w:t>DataType: String</w:t>
            </w:r>
          </w:p>
          <w:p w14:paraId="5537B844">
            <w:pPr>
              <w:spacing w:before="0"/>
              <w:ind w:left="0"/>
              <w:jc w:val="both"/>
              <w:rPr>
                <w:sz w:val="22"/>
                <w:szCs w:val="22"/>
              </w:rPr>
            </w:pPr>
            <w:r>
              <w:rPr>
                <w:sz w:val="22"/>
                <w:szCs w:val="22"/>
              </w:rPr>
              <w:t xml:space="preserve">Minlength: </w:t>
            </w:r>
          </w:p>
          <w:p w14:paraId="06490B49">
            <w:pPr>
              <w:spacing w:before="0"/>
              <w:ind w:left="0"/>
              <w:jc w:val="both"/>
              <w:rPr>
                <w:sz w:val="22"/>
                <w:szCs w:val="22"/>
              </w:rPr>
            </w:pPr>
            <w:r>
              <w:rPr>
                <w:sz w:val="22"/>
                <w:szCs w:val="22"/>
              </w:rPr>
              <w:t>Maxlength: 300</w:t>
            </w:r>
          </w:p>
          <w:p w14:paraId="5EF73FF5">
            <w:pPr>
              <w:spacing w:before="0"/>
              <w:ind w:left="0"/>
              <w:jc w:val="both"/>
              <w:rPr>
                <w:sz w:val="22"/>
                <w:szCs w:val="22"/>
              </w:rPr>
            </w:pPr>
            <w:r>
              <w:rPr>
                <w:sz w:val="22"/>
                <w:szCs w:val="22"/>
              </w:rPr>
              <w:t>Format:</w:t>
            </w:r>
          </w:p>
        </w:tc>
        <w:tc>
          <w:tcPr>
            <w:tcW w:w="4680" w:type="dxa"/>
            <w:noWrap w:val="0"/>
            <w:vAlign w:val="top"/>
          </w:tcPr>
          <w:p w14:paraId="2BE308D5">
            <w:pPr>
              <w:spacing w:before="0"/>
              <w:ind w:left="28"/>
              <w:jc w:val="both"/>
              <w:rPr>
                <w:sz w:val="22"/>
                <w:szCs w:val="22"/>
              </w:rPr>
            </w:pPr>
            <w:r>
              <w:rPr>
                <w:sz w:val="22"/>
                <w:szCs w:val="22"/>
              </w:rPr>
              <w:t>Tên đơn vị tính hàng hóa, dịch vụ</w:t>
            </w:r>
          </w:p>
          <w:p w14:paraId="44D134CC">
            <w:pPr>
              <w:spacing w:before="0" w:line="240" w:lineRule="auto"/>
              <w:ind w:left="0"/>
              <w:rPr>
                <w:sz w:val="22"/>
                <w:szCs w:val="22"/>
              </w:rPr>
            </w:pPr>
          </w:p>
        </w:tc>
      </w:tr>
      <w:tr w14:paraId="41DBD1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0" w:type="dxa"/>
            <w:noWrap w:val="0"/>
            <w:vAlign w:val="top"/>
          </w:tcPr>
          <w:p w14:paraId="6533C5FA">
            <w:pPr>
              <w:spacing w:before="0"/>
              <w:ind w:left="0"/>
              <w:jc w:val="both"/>
              <w:rPr>
                <w:sz w:val="22"/>
                <w:szCs w:val="22"/>
              </w:rPr>
            </w:pPr>
            <w:r>
              <w:rPr>
                <w:sz w:val="22"/>
                <w:szCs w:val="22"/>
              </w:rPr>
              <w:t>unitPrice</w:t>
            </w:r>
          </w:p>
        </w:tc>
        <w:tc>
          <w:tcPr>
            <w:tcW w:w="3330" w:type="dxa"/>
            <w:noWrap w:val="0"/>
            <w:vAlign w:val="top"/>
          </w:tcPr>
          <w:p w14:paraId="48D0CE3C">
            <w:pPr>
              <w:spacing w:before="0"/>
              <w:ind w:left="0"/>
              <w:jc w:val="both"/>
              <w:rPr>
                <w:sz w:val="22"/>
                <w:szCs w:val="22"/>
              </w:rPr>
            </w:pPr>
            <w:r>
              <w:rPr>
                <w:sz w:val="22"/>
                <w:szCs w:val="22"/>
              </w:rPr>
              <w:t>Required: false</w:t>
            </w:r>
          </w:p>
          <w:p w14:paraId="270655BB">
            <w:pPr>
              <w:spacing w:before="0"/>
              <w:ind w:left="0"/>
              <w:jc w:val="both"/>
              <w:rPr>
                <w:sz w:val="22"/>
                <w:szCs w:val="22"/>
              </w:rPr>
            </w:pPr>
            <w:r>
              <w:rPr>
                <w:sz w:val="22"/>
                <w:szCs w:val="22"/>
              </w:rPr>
              <w:t>DataType: BigDecimal</w:t>
            </w:r>
          </w:p>
          <w:p w14:paraId="74094ABA">
            <w:pPr>
              <w:spacing w:before="0"/>
              <w:ind w:left="0"/>
              <w:jc w:val="both"/>
              <w:rPr>
                <w:sz w:val="22"/>
                <w:szCs w:val="22"/>
              </w:rPr>
            </w:pPr>
            <w:r>
              <w:rPr>
                <w:sz w:val="22"/>
                <w:szCs w:val="22"/>
              </w:rPr>
              <w:t xml:space="preserve">Minlength: </w:t>
            </w:r>
          </w:p>
          <w:p w14:paraId="445037A7">
            <w:pPr>
              <w:spacing w:before="0"/>
              <w:ind w:left="0"/>
              <w:jc w:val="both"/>
              <w:rPr>
                <w:sz w:val="22"/>
                <w:szCs w:val="22"/>
              </w:rPr>
            </w:pPr>
            <w:r>
              <w:rPr>
                <w:sz w:val="22"/>
                <w:szCs w:val="22"/>
              </w:rPr>
              <w:t xml:space="preserve">Maxlength: </w:t>
            </w:r>
          </w:p>
          <w:p w14:paraId="37FE65EE">
            <w:pPr>
              <w:spacing w:before="0"/>
              <w:ind w:left="0"/>
              <w:jc w:val="both"/>
              <w:rPr>
                <w:sz w:val="22"/>
                <w:szCs w:val="22"/>
              </w:rPr>
            </w:pPr>
            <w:r>
              <w:rPr>
                <w:sz w:val="22"/>
                <w:szCs w:val="22"/>
              </w:rPr>
              <w:t>Format: [0-9.]+</w:t>
            </w:r>
          </w:p>
        </w:tc>
        <w:tc>
          <w:tcPr>
            <w:tcW w:w="4680" w:type="dxa"/>
            <w:noWrap w:val="0"/>
            <w:vAlign w:val="top"/>
          </w:tcPr>
          <w:p w14:paraId="52417440">
            <w:pPr>
              <w:spacing w:before="0"/>
              <w:ind w:left="28"/>
              <w:jc w:val="both"/>
              <w:rPr>
                <w:sz w:val="22"/>
                <w:szCs w:val="22"/>
              </w:rPr>
            </w:pPr>
            <w:r>
              <w:rPr>
                <w:sz w:val="22"/>
                <w:szCs w:val="22"/>
              </w:rPr>
              <w:t>Đơn giá của hàng hóa</w:t>
            </w:r>
          </w:p>
          <w:p w14:paraId="6D417D2D">
            <w:pPr>
              <w:spacing w:before="0"/>
              <w:ind w:left="41"/>
              <w:jc w:val="both"/>
              <w:rPr>
                <w:sz w:val="22"/>
                <w:szCs w:val="22"/>
              </w:rPr>
            </w:pPr>
            <w:r>
              <w:rPr>
                <w:sz w:val="22"/>
                <w:szCs w:val="22"/>
              </w:rPr>
              <w:t>Bắt buộc nhập với tính chất hàng hóa là Hàng hóa, Khuyến mãi</w:t>
            </w:r>
          </w:p>
          <w:p w14:paraId="48661A8F">
            <w:pPr>
              <w:spacing w:before="0"/>
              <w:ind w:left="41"/>
              <w:jc w:val="both"/>
              <w:rPr>
                <w:sz w:val="22"/>
                <w:szCs w:val="22"/>
              </w:rPr>
            </w:pPr>
            <w:r>
              <w:rPr>
                <w:sz w:val="22"/>
                <w:szCs w:val="22"/>
                <w:lang w:val="vi-VN"/>
              </w:rPr>
              <w:t>C</w:t>
            </w:r>
            <w:r>
              <w:rPr>
                <w:sz w:val="22"/>
                <w:szCs w:val="22"/>
              </w:rPr>
              <w:t>ho phép truyền giá trị âm</w:t>
            </w:r>
          </w:p>
          <w:p w14:paraId="2FB8D34C">
            <w:pPr>
              <w:spacing w:before="0"/>
              <w:ind w:left="28"/>
              <w:jc w:val="both"/>
              <w:rPr>
                <w:sz w:val="22"/>
                <w:szCs w:val="22"/>
              </w:rPr>
            </w:pPr>
          </w:p>
          <w:p w14:paraId="20B29789">
            <w:pPr>
              <w:spacing w:before="0" w:line="240" w:lineRule="auto"/>
              <w:ind w:left="0"/>
              <w:rPr>
                <w:sz w:val="22"/>
                <w:szCs w:val="22"/>
              </w:rPr>
            </w:pPr>
          </w:p>
        </w:tc>
      </w:tr>
      <w:tr w14:paraId="397EA6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0" w:type="dxa"/>
            <w:noWrap w:val="0"/>
            <w:vAlign w:val="top"/>
          </w:tcPr>
          <w:p w14:paraId="21CF53F4">
            <w:pPr>
              <w:spacing w:before="0"/>
              <w:ind w:left="0"/>
              <w:jc w:val="both"/>
              <w:rPr>
                <w:sz w:val="22"/>
                <w:szCs w:val="22"/>
              </w:rPr>
            </w:pPr>
            <w:r>
              <w:rPr>
                <w:sz w:val="22"/>
                <w:szCs w:val="22"/>
              </w:rPr>
              <w:t>quantity</w:t>
            </w:r>
          </w:p>
        </w:tc>
        <w:tc>
          <w:tcPr>
            <w:tcW w:w="3330" w:type="dxa"/>
            <w:noWrap w:val="0"/>
            <w:vAlign w:val="top"/>
          </w:tcPr>
          <w:p w14:paraId="447180FC">
            <w:pPr>
              <w:spacing w:before="0"/>
              <w:ind w:left="0"/>
              <w:jc w:val="both"/>
              <w:rPr>
                <w:sz w:val="22"/>
                <w:szCs w:val="22"/>
              </w:rPr>
            </w:pPr>
            <w:r>
              <w:rPr>
                <w:sz w:val="22"/>
                <w:szCs w:val="22"/>
              </w:rPr>
              <w:t>Required: false</w:t>
            </w:r>
          </w:p>
          <w:p w14:paraId="7E45C5B9">
            <w:pPr>
              <w:spacing w:before="0"/>
              <w:ind w:left="0"/>
              <w:jc w:val="both"/>
              <w:rPr>
                <w:sz w:val="22"/>
                <w:szCs w:val="22"/>
              </w:rPr>
            </w:pPr>
            <w:r>
              <w:rPr>
                <w:sz w:val="22"/>
                <w:szCs w:val="22"/>
              </w:rPr>
              <w:t>DataType: BigDecimal</w:t>
            </w:r>
          </w:p>
          <w:p w14:paraId="1BDC3A23">
            <w:pPr>
              <w:spacing w:before="0"/>
              <w:ind w:left="0"/>
              <w:jc w:val="both"/>
              <w:rPr>
                <w:sz w:val="22"/>
                <w:szCs w:val="22"/>
              </w:rPr>
            </w:pPr>
            <w:r>
              <w:rPr>
                <w:sz w:val="22"/>
                <w:szCs w:val="22"/>
              </w:rPr>
              <w:t xml:space="preserve">Minlength: </w:t>
            </w:r>
          </w:p>
          <w:p w14:paraId="6658056F">
            <w:pPr>
              <w:spacing w:before="0"/>
              <w:ind w:left="0"/>
              <w:jc w:val="both"/>
              <w:rPr>
                <w:sz w:val="22"/>
                <w:szCs w:val="22"/>
              </w:rPr>
            </w:pPr>
            <w:r>
              <w:rPr>
                <w:sz w:val="22"/>
                <w:szCs w:val="22"/>
              </w:rPr>
              <w:t xml:space="preserve">Maxlength: </w:t>
            </w:r>
          </w:p>
          <w:p w14:paraId="7473CF71">
            <w:pPr>
              <w:spacing w:before="0"/>
              <w:ind w:left="0"/>
              <w:jc w:val="both"/>
              <w:rPr>
                <w:sz w:val="22"/>
                <w:szCs w:val="22"/>
              </w:rPr>
            </w:pPr>
            <w:r>
              <w:rPr>
                <w:sz w:val="22"/>
                <w:szCs w:val="22"/>
              </w:rPr>
              <w:t>Format: [0-9.]+</w:t>
            </w:r>
          </w:p>
        </w:tc>
        <w:tc>
          <w:tcPr>
            <w:tcW w:w="4680" w:type="dxa"/>
            <w:noWrap w:val="0"/>
            <w:vAlign w:val="top"/>
          </w:tcPr>
          <w:p w14:paraId="63F04EFB">
            <w:pPr>
              <w:spacing w:before="0"/>
              <w:ind w:left="28"/>
              <w:jc w:val="both"/>
              <w:rPr>
                <w:sz w:val="22"/>
                <w:szCs w:val="22"/>
              </w:rPr>
            </w:pPr>
            <w:r>
              <w:rPr>
                <w:sz w:val="22"/>
                <w:szCs w:val="22"/>
              </w:rPr>
              <w:t>Số lượng của hàng hóa</w:t>
            </w:r>
          </w:p>
          <w:p w14:paraId="357090D5">
            <w:pPr>
              <w:spacing w:before="0"/>
              <w:ind w:left="41"/>
              <w:jc w:val="both"/>
              <w:rPr>
                <w:sz w:val="22"/>
                <w:szCs w:val="22"/>
              </w:rPr>
            </w:pPr>
            <w:r>
              <w:rPr>
                <w:sz w:val="22"/>
                <w:szCs w:val="22"/>
              </w:rPr>
              <w:t>Bắt buộc nhập với tính chất hàng hóa là Hàng hóa, Khuyến mãi</w:t>
            </w:r>
          </w:p>
          <w:p w14:paraId="252A0EBF">
            <w:pPr>
              <w:spacing w:before="0"/>
              <w:ind w:left="41"/>
              <w:jc w:val="both"/>
              <w:rPr>
                <w:sz w:val="22"/>
                <w:szCs w:val="22"/>
              </w:rPr>
            </w:pPr>
            <w:r>
              <w:rPr>
                <w:sz w:val="22"/>
                <w:szCs w:val="22"/>
                <w:lang w:val="vi-VN"/>
              </w:rPr>
              <w:t>Cho</w:t>
            </w:r>
            <w:r>
              <w:rPr>
                <w:sz w:val="22"/>
                <w:szCs w:val="22"/>
              </w:rPr>
              <w:t xml:space="preserve"> phép truyền giá trị âm</w:t>
            </w:r>
          </w:p>
          <w:p w14:paraId="6505A16A">
            <w:pPr>
              <w:spacing w:before="0"/>
              <w:ind w:left="0"/>
              <w:jc w:val="both"/>
              <w:rPr>
                <w:sz w:val="22"/>
                <w:szCs w:val="22"/>
              </w:rPr>
            </w:pPr>
          </w:p>
        </w:tc>
      </w:tr>
      <w:tr w14:paraId="4BE142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0" w:type="dxa"/>
            <w:noWrap w:val="0"/>
            <w:vAlign w:val="top"/>
          </w:tcPr>
          <w:p w14:paraId="5066586F">
            <w:pPr>
              <w:spacing w:before="0"/>
              <w:ind w:left="0"/>
              <w:jc w:val="both"/>
              <w:rPr>
                <w:sz w:val="22"/>
                <w:szCs w:val="22"/>
              </w:rPr>
            </w:pPr>
            <w:r>
              <w:rPr>
                <w:sz w:val="22"/>
                <w:szCs w:val="22"/>
              </w:rPr>
              <w:t>itemTotalAmountWithoutTax</w:t>
            </w:r>
          </w:p>
        </w:tc>
        <w:tc>
          <w:tcPr>
            <w:tcW w:w="3330" w:type="dxa"/>
            <w:noWrap w:val="0"/>
            <w:vAlign w:val="top"/>
          </w:tcPr>
          <w:p w14:paraId="5B82C8A1">
            <w:pPr>
              <w:spacing w:before="0"/>
              <w:ind w:left="0"/>
              <w:jc w:val="both"/>
              <w:rPr>
                <w:sz w:val="22"/>
                <w:szCs w:val="22"/>
              </w:rPr>
            </w:pPr>
            <w:r>
              <w:rPr>
                <w:sz w:val="22"/>
                <w:szCs w:val="22"/>
              </w:rPr>
              <w:t>Required: true</w:t>
            </w:r>
          </w:p>
          <w:p w14:paraId="4A3AF8E7">
            <w:pPr>
              <w:spacing w:before="0"/>
              <w:ind w:left="0"/>
              <w:jc w:val="both"/>
              <w:rPr>
                <w:sz w:val="22"/>
                <w:szCs w:val="22"/>
              </w:rPr>
            </w:pPr>
            <w:r>
              <w:rPr>
                <w:sz w:val="22"/>
                <w:szCs w:val="22"/>
              </w:rPr>
              <w:t>DataType: BigDecimal</w:t>
            </w:r>
          </w:p>
          <w:p w14:paraId="5870876E">
            <w:pPr>
              <w:spacing w:before="0"/>
              <w:ind w:left="0"/>
              <w:jc w:val="both"/>
              <w:rPr>
                <w:sz w:val="22"/>
                <w:szCs w:val="22"/>
              </w:rPr>
            </w:pPr>
            <w:r>
              <w:rPr>
                <w:sz w:val="22"/>
                <w:szCs w:val="22"/>
              </w:rPr>
              <w:t xml:space="preserve">Minlength: </w:t>
            </w:r>
          </w:p>
          <w:p w14:paraId="1C30198C">
            <w:pPr>
              <w:spacing w:before="0"/>
              <w:ind w:left="0"/>
              <w:jc w:val="both"/>
              <w:rPr>
                <w:sz w:val="22"/>
                <w:szCs w:val="22"/>
              </w:rPr>
            </w:pPr>
            <w:r>
              <w:rPr>
                <w:sz w:val="22"/>
                <w:szCs w:val="22"/>
              </w:rPr>
              <w:t>Maxlength: 13</w:t>
            </w:r>
          </w:p>
          <w:p w14:paraId="33FB7DDD">
            <w:pPr>
              <w:spacing w:before="0"/>
              <w:ind w:left="0"/>
              <w:jc w:val="both"/>
              <w:rPr>
                <w:sz w:val="22"/>
                <w:szCs w:val="22"/>
              </w:rPr>
            </w:pPr>
            <w:r>
              <w:rPr>
                <w:sz w:val="22"/>
                <w:szCs w:val="22"/>
              </w:rPr>
              <w:t>Format: [0-9.]+</w:t>
            </w:r>
          </w:p>
        </w:tc>
        <w:tc>
          <w:tcPr>
            <w:tcW w:w="4680" w:type="dxa"/>
            <w:noWrap w:val="0"/>
            <w:vAlign w:val="top"/>
          </w:tcPr>
          <w:p w14:paraId="542B701F">
            <w:pPr>
              <w:spacing w:before="0"/>
              <w:ind w:left="28"/>
              <w:jc w:val="both"/>
              <w:rPr>
                <w:sz w:val="22"/>
                <w:szCs w:val="22"/>
              </w:rPr>
            </w:pPr>
            <w:r>
              <w:rPr>
                <w:sz w:val="22"/>
                <w:szCs w:val="22"/>
              </w:rPr>
              <w:t>Là tổng tiền chưa bao gồm VAT của hàng hóa/dịch vụ. Tổng tiền không có số âm. itemTotalAmountWithoutTax = quantity * unitPrice</w:t>
            </w:r>
          </w:p>
          <w:p w14:paraId="55035133">
            <w:pPr>
              <w:spacing w:before="0"/>
              <w:ind w:left="28"/>
              <w:jc w:val="both"/>
              <w:rPr>
                <w:sz w:val="22"/>
                <w:szCs w:val="22"/>
              </w:rPr>
            </w:pPr>
            <w:r>
              <w:rPr>
                <w:sz w:val="22"/>
                <w:szCs w:val="22"/>
              </w:rPr>
              <w:t xml:space="preserve">Hệ thống sẽ kiểm tra dữ liệu nhận được vế bên trái với dữ liệu tính toán vế bên phải để kiểm tra tính chính xác của dữ liệu. </w:t>
            </w:r>
          </w:p>
          <w:p w14:paraId="1885329B">
            <w:pPr>
              <w:spacing w:before="0"/>
              <w:ind w:left="28"/>
              <w:jc w:val="both"/>
              <w:rPr>
                <w:sz w:val="22"/>
                <w:szCs w:val="22"/>
              </w:rPr>
            </w:pPr>
            <w:r>
              <w:rPr>
                <w:sz w:val="22"/>
                <w:szCs w:val="22"/>
              </w:rPr>
              <w:t xml:space="preserve">Hóa đơn thường: Là tổng tiền hàng hóa dịch vụ chưa có VAT. </w:t>
            </w:r>
          </w:p>
          <w:p w14:paraId="4D4992AB">
            <w:pPr>
              <w:spacing w:before="0"/>
              <w:ind w:left="28"/>
              <w:jc w:val="both"/>
              <w:rPr>
                <w:sz w:val="22"/>
                <w:szCs w:val="22"/>
              </w:rPr>
            </w:pPr>
            <w:r>
              <w:rPr>
                <w:sz w:val="22"/>
                <w:szCs w:val="22"/>
              </w:rPr>
              <w:t>Hóa đơn điều chỉnh: Là tổng tiền phần điều chỉnh của hàng hóa dịch vụ chưa có VAT</w:t>
            </w:r>
          </w:p>
          <w:p w14:paraId="316053EE">
            <w:pPr>
              <w:spacing w:before="0"/>
              <w:ind w:left="28"/>
              <w:jc w:val="both"/>
              <w:rPr>
                <w:sz w:val="22"/>
                <w:szCs w:val="22"/>
              </w:rPr>
            </w:pPr>
            <w:r>
              <w:rPr>
                <w:b/>
                <w:sz w:val="22"/>
                <w:szCs w:val="22"/>
              </w:rPr>
              <w:t>Lưu ý:</w:t>
            </w:r>
            <w:r>
              <w:rPr>
                <w:sz w:val="22"/>
                <w:szCs w:val="22"/>
              </w:rPr>
              <w:t xml:space="preserve"> Cho phép sai số 5 đơn vị</w:t>
            </w:r>
          </w:p>
        </w:tc>
      </w:tr>
      <w:tr w14:paraId="222FE1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0" w:type="dxa"/>
            <w:noWrap w:val="0"/>
            <w:vAlign w:val="top"/>
          </w:tcPr>
          <w:p w14:paraId="0158DAAF">
            <w:pPr>
              <w:spacing w:before="0"/>
              <w:ind w:left="0"/>
              <w:jc w:val="both"/>
              <w:rPr>
                <w:sz w:val="22"/>
                <w:szCs w:val="22"/>
              </w:rPr>
            </w:pPr>
            <w:r>
              <w:rPr>
                <w:sz w:val="22"/>
                <w:szCs w:val="22"/>
              </w:rPr>
              <w:t>taxPercentage</w:t>
            </w:r>
          </w:p>
        </w:tc>
        <w:tc>
          <w:tcPr>
            <w:tcW w:w="3330" w:type="dxa"/>
            <w:noWrap w:val="0"/>
            <w:vAlign w:val="top"/>
          </w:tcPr>
          <w:p w14:paraId="3ACE3F3F">
            <w:pPr>
              <w:spacing w:before="0"/>
              <w:ind w:left="0"/>
              <w:jc w:val="both"/>
              <w:rPr>
                <w:sz w:val="22"/>
                <w:szCs w:val="22"/>
              </w:rPr>
            </w:pPr>
            <w:r>
              <w:rPr>
                <w:sz w:val="22"/>
                <w:szCs w:val="22"/>
              </w:rPr>
              <w:t>Required: false</w:t>
            </w:r>
          </w:p>
          <w:p w14:paraId="3CB5C45B">
            <w:pPr>
              <w:spacing w:before="0"/>
              <w:ind w:left="0"/>
              <w:jc w:val="both"/>
              <w:rPr>
                <w:sz w:val="22"/>
                <w:szCs w:val="22"/>
              </w:rPr>
            </w:pPr>
            <w:r>
              <w:rPr>
                <w:sz w:val="22"/>
                <w:szCs w:val="22"/>
              </w:rPr>
              <w:t>DataType: BigDecimal</w:t>
            </w:r>
          </w:p>
          <w:p w14:paraId="53329426">
            <w:pPr>
              <w:spacing w:before="0"/>
              <w:ind w:left="0"/>
              <w:jc w:val="both"/>
              <w:rPr>
                <w:sz w:val="22"/>
                <w:szCs w:val="22"/>
              </w:rPr>
            </w:pPr>
            <w:r>
              <w:rPr>
                <w:sz w:val="22"/>
                <w:szCs w:val="22"/>
              </w:rPr>
              <w:t xml:space="preserve">Minlength: </w:t>
            </w:r>
          </w:p>
          <w:p w14:paraId="484DF7A1">
            <w:pPr>
              <w:spacing w:before="0"/>
              <w:ind w:left="0"/>
              <w:jc w:val="both"/>
              <w:rPr>
                <w:sz w:val="22"/>
                <w:szCs w:val="22"/>
              </w:rPr>
            </w:pPr>
            <w:r>
              <w:rPr>
                <w:sz w:val="22"/>
                <w:szCs w:val="22"/>
              </w:rPr>
              <w:t xml:space="preserve">Maxlength: </w:t>
            </w:r>
          </w:p>
          <w:p w14:paraId="2FBB8CEE">
            <w:pPr>
              <w:spacing w:before="0"/>
              <w:ind w:left="0"/>
              <w:jc w:val="both"/>
              <w:rPr>
                <w:sz w:val="22"/>
                <w:szCs w:val="22"/>
              </w:rPr>
            </w:pPr>
            <w:r>
              <w:rPr>
                <w:sz w:val="22"/>
                <w:szCs w:val="22"/>
              </w:rPr>
              <w:t>Format: [0-9.]+</w:t>
            </w:r>
          </w:p>
        </w:tc>
        <w:tc>
          <w:tcPr>
            <w:tcW w:w="4680" w:type="dxa"/>
            <w:noWrap w:val="0"/>
            <w:vAlign w:val="top"/>
          </w:tcPr>
          <w:p w14:paraId="76DD4937">
            <w:pPr>
              <w:spacing w:before="0"/>
              <w:ind w:left="28"/>
              <w:jc w:val="both"/>
              <w:rPr>
                <w:sz w:val="22"/>
                <w:szCs w:val="22"/>
              </w:rPr>
            </w:pPr>
            <w:r>
              <w:rPr>
                <w:sz w:val="22"/>
                <w:szCs w:val="22"/>
              </w:rPr>
              <w:t>Trong trường hợp thuế tổng/hóa đơn bán hàng (theo chuẩn hóa đơn xác thực là phải có)</w:t>
            </w:r>
          </w:p>
          <w:p w14:paraId="22BD1BFC">
            <w:pPr>
              <w:numPr>
                <w:ilvl w:val="0"/>
                <w:numId w:val="17"/>
              </w:numPr>
              <w:spacing w:before="0"/>
              <w:jc w:val="both"/>
              <w:rPr>
                <w:sz w:val="22"/>
                <w:szCs w:val="22"/>
              </w:rPr>
            </w:pPr>
            <w:r>
              <w:rPr>
                <w:sz w:val="22"/>
                <w:szCs w:val="22"/>
              </w:rPr>
              <w:t>Thuế tổng: để theo con số chung</w:t>
            </w:r>
          </w:p>
          <w:p w14:paraId="6326FCE0">
            <w:pPr>
              <w:numPr>
                <w:ilvl w:val="0"/>
                <w:numId w:val="17"/>
              </w:numPr>
              <w:spacing w:before="0"/>
              <w:jc w:val="both"/>
              <w:rPr>
                <w:sz w:val="22"/>
                <w:szCs w:val="22"/>
              </w:rPr>
            </w:pPr>
            <w:r>
              <w:rPr>
                <w:sz w:val="22"/>
                <w:szCs w:val="22"/>
              </w:rPr>
              <w:t xml:space="preserve">Hóa đơn bán hàng/hóa đơn không thuế: -2 </w:t>
            </w:r>
          </w:p>
          <w:p w14:paraId="06AE3650">
            <w:pPr>
              <w:spacing w:before="0"/>
              <w:ind w:left="28"/>
              <w:jc w:val="both"/>
              <w:rPr>
                <w:sz w:val="22"/>
                <w:szCs w:val="22"/>
              </w:rPr>
            </w:pPr>
            <w:r>
              <w:rPr>
                <w:sz w:val="22"/>
                <w:szCs w:val="22"/>
              </w:rPr>
              <w:t>Thuế suất của hàng hóa, dịch vụ. Thuế suất bao gồm các loại:</w:t>
            </w:r>
          </w:p>
          <w:p w14:paraId="5EC0113B">
            <w:pPr>
              <w:spacing w:before="0"/>
              <w:ind w:left="28"/>
              <w:jc w:val="both"/>
              <w:rPr>
                <w:sz w:val="22"/>
                <w:szCs w:val="22"/>
              </w:rPr>
            </w:pPr>
            <w:r>
              <w:rPr>
                <w:sz w:val="22"/>
                <w:szCs w:val="22"/>
              </w:rPr>
              <w:t>-2: không thuế</w:t>
            </w:r>
          </w:p>
          <w:p w14:paraId="699B4CA1">
            <w:pPr>
              <w:spacing w:before="0"/>
              <w:ind w:left="28"/>
              <w:jc w:val="both"/>
              <w:rPr>
                <w:sz w:val="22"/>
                <w:szCs w:val="22"/>
                <w:lang w:val="vi-VN"/>
              </w:rPr>
            </w:pPr>
            <w:r>
              <w:rPr>
                <w:sz w:val="22"/>
                <w:szCs w:val="22"/>
              </w:rPr>
              <w:t xml:space="preserve">-1: không kê khai tính/nộp thuế </w:t>
            </w:r>
            <w:r>
              <w:rPr>
                <w:sz w:val="22"/>
                <w:szCs w:val="22"/>
                <w:lang w:val="vi-VN"/>
              </w:rPr>
              <w:t>(</w:t>
            </w:r>
            <w:r>
              <w:rPr>
                <w:sz w:val="22"/>
                <w:szCs w:val="22"/>
              </w:rPr>
              <w:t>Chỗ này hơi ngược với hóa đơn có mã xác thực của TCT</w:t>
            </w:r>
            <w:r>
              <w:rPr>
                <w:sz w:val="22"/>
                <w:szCs w:val="22"/>
                <w:lang w:val="vi-VN"/>
              </w:rPr>
              <w:t>)</w:t>
            </w:r>
          </w:p>
          <w:p w14:paraId="0202F215">
            <w:pPr>
              <w:spacing w:before="0"/>
              <w:ind w:left="28"/>
              <w:jc w:val="both"/>
              <w:rPr>
                <w:sz w:val="22"/>
                <w:szCs w:val="22"/>
              </w:rPr>
            </w:pPr>
            <w:r>
              <w:rPr>
                <w:sz w:val="22"/>
                <w:szCs w:val="22"/>
              </w:rPr>
              <w:t>0: 0%</w:t>
            </w:r>
          </w:p>
          <w:p w14:paraId="6DB8A8C0">
            <w:pPr>
              <w:spacing w:before="0"/>
              <w:ind w:left="28"/>
              <w:jc w:val="both"/>
              <w:rPr>
                <w:sz w:val="22"/>
                <w:szCs w:val="22"/>
              </w:rPr>
            </w:pPr>
            <w:r>
              <w:rPr>
                <w:sz w:val="22"/>
                <w:szCs w:val="22"/>
              </w:rPr>
              <w:t>5: 5%</w:t>
            </w:r>
          </w:p>
          <w:p w14:paraId="41532751">
            <w:pPr>
              <w:spacing w:before="0"/>
              <w:ind w:left="28"/>
              <w:jc w:val="both"/>
              <w:rPr>
                <w:sz w:val="22"/>
                <w:szCs w:val="22"/>
                <w:lang w:val="vi-VN"/>
              </w:rPr>
            </w:pPr>
            <w:r>
              <w:rPr>
                <w:sz w:val="22"/>
                <w:szCs w:val="22"/>
                <w:lang w:val="vi-VN"/>
              </w:rPr>
              <w:t>8: 8%</w:t>
            </w:r>
          </w:p>
          <w:p w14:paraId="1E71463D">
            <w:pPr>
              <w:spacing w:before="0"/>
              <w:ind w:left="28"/>
              <w:jc w:val="both"/>
              <w:rPr>
                <w:sz w:val="22"/>
                <w:szCs w:val="22"/>
              </w:rPr>
            </w:pPr>
            <w:r>
              <w:rPr>
                <w:sz w:val="22"/>
                <w:szCs w:val="22"/>
              </w:rPr>
              <w:t>10: 10%</w:t>
            </w:r>
          </w:p>
          <w:p w14:paraId="69D0C9D6">
            <w:pPr>
              <w:spacing w:before="0"/>
              <w:ind w:left="28"/>
              <w:jc w:val="both"/>
              <w:rPr>
                <w:sz w:val="22"/>
                <w:szCs w:val="22"/>
              </w:rPr>
            </w:pPr>
            <w:r>
              <w:rPr>
                <w:sz w:val="22"/>
                <w:szCs w:val="22"/>
              </w:rPr>
              <w:t>Nếu truyền loại thuế suất khác thì truyền giá trị % thuế suất.</w:t>
            </w:r>
          </w:p>
          <w:p w14:paraId="67FD1546">
            <w:pPr>
              <w:spacing w:before="0"/>
              <w:ind w:left="28"/>
              <w:jc w:val="both"/>
              <w:rPr>
                <w:sz w:val="22"/>
                <w:szCs w:val="22"/>
              </w:rPr>
            </w:pPr>
            <w:r>
              <w:rPr>
                <w:sz w:val="22"/>
                <w:szCs w:val="22"/>
              </w:rPr>
              <w:t>VD: Khác 12.34% thì truyền “taxPercentage”: 12.34</w:t>
            </w:r>
          </w:p>
        </w:tc>
      </w:tr>
      <w:tr w14:paraId="530B61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0" w:type="dxa"/>
            <w:noWrap w:val="0"/>
            <w:vAlign w:val="top"/>
          </w:tcPr>
          <w:p w14:paraId="2950DFF0">
            <w:pPr>
              <w:spacing w:before="0"/>
              <w:ind w:left="0"/>
              <w:jc w:val="both"/>
              <w:rPr>
                <w:sz w:val="22"/>
                <w:szCs w:val="22"/>
              </w:rPr>
            </w:pPr>
            <w:r>
              <w:rPr>
                <w:sz w:val="22"/>
                <w:szCs w:val="22"/>
              </w:rPr>
              <w:t>taxAmount</w:t>
            </w:r>
          </w:p>
        </w:tc>
        <w:tc>
          <w:tcPr>
            <w:tcW w:w="3330" w:type="dxa"/>
            <w:noWrap w:val="0"/>
            <w:vAlign w:val="top"/>
          </w:tcPr>
          <w:p w14:paraId="3D7E996A">
            <w:pPr>
              <w:spacing w:before="0"/>
              <w:ind w:left="0"/>
              <w:jc w:val="both"/>
              <w:rPr>
                <w:sz w:val="22"/>
                <w:szCs w:val="22"/>
              </w:rPr>
            </w:pPr>
            <w:r>
              <w:rPr>
                <w:sz w:val="22"/>
                <w:szCs w:val="22"/>
              </w:rPr>
              <w:t>Required: false</w:t>
            </w:r>
          </w:p>
          <w:p w14:paraId="7FC9F3C6">
            <w:pPr>
              <w:spacing w:before="0"/>
              <w:ind w:left="0"/>
              <w:jc w:val="both"/>
              <w:rPr>
                <w:sz w:val="22"/>
                <w:szCs w:val="22"/>
              </w:rPr>
            </w:pPr>
            <w:r>
              <w:rPr>
                <w:sz w:val="22"/>
                <w:szCs w:val="22"/>
              </w:rPr>
              <w:t>DataType: BigDecimal</w:t>
            </w:r>
          </w:p>
          <w:p w14:paraId="1196E4BA">
            <w:pPr>
              <w:spacing w:before="0"/>
              <w:ind w:left="0"/>
              <w:jc w:val="both"/>
              <w:rPr>
                <w:sz w:val="22"/>
                <w:szCs w:val="22"/>
              </w:rPr>
            </w:pPr>
            <w:r>
              <w:rPr>
                <w:sz w:val="22"/>
                <w:szCs w:val="22"/>
              </w:rPr>
              <w:t xml:space="preserve">Minlength: </w:t>
            </w:r>
          </w:p>
          <w:p w14:paraId="48006475">
            <w:pPr>
              <w:spacing w:before="0"/>
              <w:ind w:left="0"/>
              <w:jc w:val="both"/>
              <w:rPr>
                <w:sz w:val="22"/>
                <w:szCs w:val="22"/>
              </w:rPr>
            </w:pPr>
            <w:r>
              <w:rPr>
                <w:sz w:val="22"/>
                <w:szCs w:val="22"/>
              </w:rPr>
              <w:t>Maxlength</w:t>
            </w:r>
          </w:p>
          <w:p w14:paraId="39C1801F">
            <w:pPr>
              <w:spacing w:before="0"/>
              <w:ind w:left="0"/>
              <w:jc w:val="both"/>
              <w:rPr>
                <w:sz w:val="22"/>
                <w:szCs w:val="22"/>
              </w:rPr>
            </w:pPr>
            <w:r>
              <w:rPr>
                <w:sz w:val="22"/>
                <w:szCs w:val="22"/>
              </w:rPr>
              <w:t>Format: [0-9.]+</w:t>
            </w:r>
          </w:p>
        </w:tc>
        <w:tc>
          <w:tcPr>
            <w:tcW w:w="4680" w:type="dxa"/>
            <w:noWrap w:val="0"/>
            <w:vAlign w:val="top"/>
          </w:tcPr>
          <w:p w14:paraId="7E8E5B9A">
            <w:pPr>
              <w:spacing w:before="0"/>
              <w:ind w:left="28"/>
              <w:jc w:val="both"/>
              <w:rPr>
                <w:sz w:val="22"/>
                <w:szCs w:val="22"/>
              </w:rPr>
            </w:pPr>
            <w:r>
              <w:rPr>
                <w:sz w:val="22"/>
                <w:szCs w:val="22"/>
              </w:rPr>
              <w:t>Tổng tiền thuế</w:t>
            </w:r>
          </w:p>
          <w:p w14:paraId="074DE341">
            <w:pPr>
              <w:spacing w:before="0"/>
              <w:ind w:left="28"/>
              <w:jc w:val="both"/>
              <w:rPr>
                <w:sz w:val="22"/>
                <w:szCs w:val="22"/>
              </w:rPr>
            </w:pPr>
            <w:r>
              <w:rPr>
                <w:sz w:val="22"/>
                <w:szCs w:val="22"/>
              </w:rPr>
              <w:t>Trong trường hợp thuế tổng/hóa đơn bán hàng: (theo chuẩn hóa đơn xác thực là phải có)</w:t>
            </w:r>
          </w:p>
          <w:p w14:paraId="343A2CBB">
            <w:pPr>
              <w:numPr>
                <w:ilvl w:val="0"/>
                <w:numId w:val="17"/>
              </w:numPr>
              <w:spacing w:before="0"/>
              <w:jc w:val="both"/>
              <w:rPr>
                <w:sz w:val="22"/>
                <w:szCs w:val="22"/>
              </w:rPr>
            </w:pPr>
            <w:r>
              <w:rPr>
                <w:sz w:val="22"/>
                <w:szCs w:val="22"/>
              </w:rPr>
              <w:t>Thuế tổng: tổng tiền hàng * thuế chung</w:t>
            </w:r>
          </w:p>
          <w:p w14:paraId="4E9F82F8">
            <w:pPr>
              <w:numPr>
                <w:ilvl w:val="0"/>
                <w:numId w:val="17"/>
              </w:numPr>
              <w:spacing w:before="0"/>
              <w:jc w:val="both"/>
              <w:rPr>
                <w:sz w:val="22"/>
                <w:szCs w:val="22"/>
              </w:rPr>
            </w:pPr>
            <w:r>
              <w:rPr>
                <w:sz w:val="22"/>
                <w:szCs w:val="22"/>
              </w:rPr>
              <w:t>Hóa đơn bán hàng/hóa đơn không thuế: 0</w:t>
            </w:r>
          </w:p>
          <w:p w14:paraId="3ED239DE">
            <w:pPr>
              <w:spacing w:before="0"/>
              <w:ind w:left="28"/>
              <w:jc w:val="both"/>
              <w:rPr>
                <w:sz w:val="22"/>
                <w:szCs w:val="22"/>
              </w:rPr>
            </w:pPr>
            <w:r>
              <w:rPr>
                <w:sz w:val="22"/>
                <w:szCs w:val="22"/>
              </w:rPr>
              <w:t>Nếu không truyền, được hiểu là = 0</w:t>
            </w:r>
          </w:p>
        </w:tc>
      </w:tr>
      <w:tr w14:paraId="38DA4C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0" w:type="dxa"/>
            <w:noWrap w:val="0"/>
            <w:vAlign w:val="top"/>
          </w:tcPr>
          <w:p w14:paraId="74E52A0B">
            <w:pPr>
              <w:spacing w:before="0"/>
              <w:ind w:left="0"/>
              <w:jc w:val="both"/>
              <w:rPr>
                <w:sz w:val="22"/>
                <w:szCs w:val="22"/>
              </w:rPr>
            </w:pPr>
            <w:r>
              <w:rPr>
                <w:sz w:val="22"/>
                <w:szCs w:val="22"/>
              </w:rPr>
              <w:t>isIncreaseItem</w:t>
            </w:r>
          </w:p>
        </w:tc>
        <w:tc>
          <w:tcPr>
            <w:tcW w:w="3330" w:type="dxa"/>
            <w:noWrap w:val="0"/>
            <w:vAlign w:val="top"/>
          </w:tcPr>
          <w:p w14:paraId="5159AAC5">
            <w:pPr>
              <w:spacing w:before="0"/>
              <w:ind w:left="0"/>
              <w:jc w:val="both"/>
              <w:rPr>
                <w:sz w:val="22"/>
                <w:szCs w:val="22"/>
              </w:rPr>
            </w:pPr>
            <w:r>
              <w:rPr>
                <w:sz w:val="22"/>
                <w:szCs w:val="22"/>
              </w:rPr>
              <w:t>Required: false</w:t>
            </w:r>
          </w:p>
          <w:p w14:paraId="30F6F8C6">
            <w:pPr>
              <w:spacing w:before="0"/>
              <w:ind w:left="0"/>
              <w:jc w:val="both"/>
              <w:rPr>
                <w:sz w:val="22"/>
                <w:szCs w:val="22"/>
              </w:rPr>
            </w:pPr>
            <w:r>
              <w:rPr>
                <w:sz w:val="22"/>
                <w:szCs w:val="22"/>
              </w:rPr>
              <w:t>DataType: Boolean</w:t>
            </w:r>
          </w:p>
          <w:p w14:paraId="74034E89">
            <w:pPr>
              <w:spacing w:before="0"/>
              <w:ind w:left="0"/>
              <w:jc w:val="both"/>
              <w:rPr>
                <w:sz w:val="22"/>
                <w:szCs w:val="22"/>
              </w:rPr>
            </w:pPr>
            <w:r>
              <w:rPr>
                <w:sz w:val="22"/>
                <w:szCs w:val="22"/>
              </w:rPr>
              <w:t xml:space="preserve">Minlength: </w:t>
            </w:r>
          </w:p>
          <w:p w14:paraId="6C3E0BA2">
            <w:pPr>
              <w:spacing w:before="0"/>
              <w:ind w:left="0"/>
              <w:jc w:val="both"/>
              <w:rPr>
                <w:sz w:val="22"/>
                <w:szCs w:val="22"/>
              </w:rPr>
            </w:pPr>
            <w:r>
              <w:rPr>
                <w:sz w:val="22"/>
                <w:szCs w:val="22"/>
              </w:rPr>
              <w:t xml:space="preserve">Maxlength: </w:t>
            </w:r>
          </w:p>
          <w:p w14:paraId="4C9D8A02">
            <w:pPr>
              <w:spacing w:before="0"/>
              <w:ind w:left="0"/>
              <w:jc w:val="both"/>
              <w:rPr>
                <w:sz w:val="22"/>
                <w:szCs w:val="22"/>
              </w:rPr>
            </w:pPr>
            <w:r>
              <w:rPr>
                <w:sz w:val="22"/>
                <w:szCs w:val="22"/>
              </w:rPr>
              <w:t>Format:</w:t>
            </w:r>
          </w:p>
        </w:tc>
        <w:tc>
          <w:tcPr>
            <w:tcW w:w="4680" w:type="dxa"/>
            <w:noWrap w:val="0"/>
            <w:vAlign w:val="top"/>
          </w:tcPr>
          <w:p w14:paraId="62714114">
            <w:pPr>
              <w:spacing w:before="0"/>
              <w:ind w:left="28"/>
              <w:jc w:val="both"/>
              <w:rPr>
                <w:sz w:val="22"/>
                <w:szCs w:val="22"/>
              </w:rPr>
            </w:pPr>
            <w:r>
              <w:rPr>
                <w:sz w:val="22"/>
                <w:szCs w:val="22"/>
              </w:rPr>
              <w:t>Hóa đơn bình thường: có giá trị là null.</w:t>
            </w:r>
          </w:p>
          <w:p w14:paraId="6F44CE85">
            <w:pPr>
              <w:spacing w:before="0"/>
              <w:ind w:left="28"/>
              <w:jc w:val="both"/>
              <w:rPr>
                <w:sz w:val="22"/>
                <w:szCs w:val="22"/>
              </w:rPr>
            </w:pPr>
            <w:r>
              <w:rPr>
                <w:sz w:val="22"/>
                <w:szCs w:val="22"/>
              </w:rPr>
              <w:t>Hóa đơn điều chỉnh:</w:t>
            </w:r>
          </w:p>
          <w:p w14:paraId="1DF4E766">
            <w:pPr>
              <w:spacing w:before="0"/>
              <w:ind w:left="28"/>
              <w:jc w:val="both"/>
              <w:rPr>
                <w:sz w:val="22"/>
                <w:szCs w:val="22"/>
              </w:rPr>
            </w:pPr>
            <w:r>
              <w:rPr>
                <w:sz w:val="22"/>
                <w:szCs w:val="22"/>
              </w:rPr>
              <w:t xml:space="preserve">- false: dòng hàng hóa/dịch vụ bị điều chỉnh giảm </w:t>
            </w:r>
          </w:p>
          <w:p w14:paraId="215BE5C8">
            <w:pPr>
              <w:spacing w:before="0"/>
              <w:ind w:left="28"/>
              <w:jc w:val="both"/>
              <w:rPr>
                <w:sz w:val="22"/>
                <w:szCs w:val="22"/>
                <w:lang w:val="vi-VN"/>
              </w:rPr>
            </w:pPr>
            <w:r>
              <w:rPr>
                <w:sz w:val="22"/>
                <w:szCs w:val="22"/>
              </w:rPr>
              <w:t xml:space="preserve">- true: dòng hàng hóa/dịch vụ bị điều chỉnh </w:t>
            </w:r>
            <w:r>
              <w:rPr>
                <w:sz w:val="22"/>
                <w:szCs w:val="22"/>
                <w:lang w:val="vi-VN"/>
              </w:rPr>
              <w:t>tăng</w:t>
            </w:r>
          </w:p>
          <w:p w14:paraId="7504DB87">
            <w:pPr>
              <w:spacing w:before="0"/>
              <w:ind w:left="0"/>
              <w:rPr>
                <w:sz w:val="22"/>
                <w:szCs w:val="22"/>
              </w:rPr>
            </w:pPr>
          </w:p>
        </w:tc>
      </w:tr>
      <w:tr w14:paraId="3CDBD5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0" w:type="dxa"/>
            <w:noWrap w:val="0"/>
            <w:vAlign w:val="top"/>
          </w:tcPr>
          <w:p w14:paraId="6C34BC9D">
            <w:pPr>
              <w:spacing w:before="0"/>
              <w:ind w:left="0"/>
              <w:jc w:val="both"/>
              <w:rPr>
                <w:sz w:val="22"/>
                <w:szCs w:val="22"/>
              </w:rPr>
            </w:pPr>
            <w:r>
              <w:rPr>
                <w:sz w:val="22"/>
                <w:szCs w:val="22"/>
              </w:rPr>
              <w:t>itemNote</w:t>
            </w:r>
          </w:p>
        </w:tc>
        <w:tc>
          <w:tcPr>
            <w:tcW w:w="3330" w:type="dxa"/>
            <w:noWrap w:val="0"/>
            <w:vAlign w:val="top"/>
          </w:tcPr>
          <w:p w14:paraId="28FF9837">
            <w:pPr>
              <w:spacing w:before="0"/>
              <w:ind w:left="0"/>
              <w:jc w:val="both"/>
              <w:rPr>
                <w:sz w:val="22"/>
                <w:szCs w:val="22"/>
              </w:rPr>
            </w:pPr>
            <w:r>
              <w:rPr>
                <w:sz w:val="22"/>
                <w:szCs w:val="22"/>
              </w:rPr>
              <w:t>Required: false</w:t>
            </w:r>
          </w:p>
          <w:p w14:paraId="5B736D8F">
            <w:pPr>
              <w:spacing w:before="0"/>
              <w:ind w:left="0"/>
              <w:jc w:val="both"/>
              <w:rPr>
                <w:sz w:val="22"/>
                <w:szCs w:val="22"/>
              </w:rPr>
            </w:pPr>
            <w:r>
              <w:rPr>
                <w:sz w:val="22"/>
                <w:szCs w:val="22"/>
              </w:rPr>
              <w:t>DataType: String</w:t>
            </w:r>
          </w:p>
          <w:p w14:paraId="4EF884DB">
            <w:pPr>
              <w:spacing w:before="0"/>
              <w:ind w:left="0"/>
              <w:jc w:val="both"/>
              <w:rPr>
                <w:sz w:val="22"/>
                <w:szCs w:val="22"/>
              </w:rPr>
            </w:pPr>
            <w:r>
              <w:rPr>
                <w:sz w:val="22"/>
                <w:szCs w:val="22"/>
              </w:rPr>
              <w:t xml:space="preserve">Minlength: </w:t>
            </w:r>
          </w:p>
          <w:p w14:paraId="04A54298">
            <w:pPr>
              <w:spacing w:before="0"/>
              <w:ind w:left="0"/>
              <w:jc w:val="both"/>
              <w:rPr>
                <w:sz w:val="22"/>
                <w:szCs w:val="22"/>
              </w:rPr>
            </w:pPr>
            <w:r>
              <w:rPr>
                <w:sz w:val="22"/>
                <w:szCs w:val="22"/>
              </w:rPr>
              <w:t>Maxlength: 300</w:t>
            </w:r>
          </w:p>
          <w:p w14:paraId="46A40484">
            <w:pPr>
              <w:spacing w:before="0"/>
              <w:ind w:left="0"/>
              <w:jc w:val="both"/>
              <w:rPr>
                <w:sz w:val="22"/>
                <w:szCs w:val="22"/>
              </w:rPr>
            </w:pPr>
            <w:r>
              <w:rPr>
                <w:sz w:val="22"/>
                <w:szCs w:val="22"/>
              </w:rPr>
              <w:t>Format:</w:t>
            </w:r>
          </w:p>
        </w:tc>
        <w:tc>
          <w:tcPr>
            <w:tcW w:w="4680" w:type="dxa"/>
            <w:noWrap w:val="0"/>
            <w:vAlign w:val="top"/>
          </w:tcPr>
          <w:p w14:paraId="2149AAF5">
            <w:pPr>
              <w:spacing w:before="0"/>
              <w:ind w:left="28"/>
              <w:jc w:val="both"/>
              <w:rPr>
                <w:sz w:val="22"/>
                <w:szCs w:val="22"/>
              </w:rPr>
            </w:pPr>
            <w:r>
              <w:rPr>
                <w:sz w:val="22"/>
                <w:szCs w:val="22"/>
              </w:rPr>
              <w:t>Ghi chú cho từng dòng hàng hóa</w:t>
            </w:r>
          </w:p>
          <w:p w14:paraId="189B8D77">
            <w:pPr>
              <w:spacing w:before="0"/>
              <w:ind w:left="28"/>
              <w:jc w:val="both"/>
              <w:rPr>
                <w:sz w:val="22"/>
                <w:szCs w:val="22"/>
              </w:rPr>
            </w:pPr>
            <w:r>
              <w:rPr>
                <w:bCs/>
                <w:i/>
                <w:sz w:val="22"/>
                <w:szCs w:val="22"/>
              </w:rPr>
              <w:t>Để đồng bộ nội dung ghi chú của từng dòng hàng hóa đọc tự động trên web và nội dung ghi chú từ API tích hợp khi lập hóa đơn điều chỉnh tiền, người dùng API tích hợp truyền nội dung ghi chú chi tiết cho từng dòng hàng hóa vào trường itemNote trong itemInfo. Hệ thống sẽ tự đọc phần thông tin “của hàng hóa dịch vụ” và ghép với tên hàng hóa dịch vụ</w:t>
            </w:r>
          </w:p>
          <w:p w14:paraId="2FDA2C2C">
            <w:pPr>
              <w:spacing w:before="0"/>
              <w:ind w:left="0"/>
              <w:rPr>
                <w:sz w:val="22"/>
                <w:szCs w:val="22"/>
              </w:rPr>
            </w:pPr>
            <w:r>
              <w:rPr>
                <w:bCs/>
                <w:sz w:val="22"/>
                <w:szCs w:val="22"/>
              </w:rPr>
              <w:t xml:space="preserve">Ví dụ: Hệ thống tự động sinh ghi chú: </w:t>
            </w:r>
            <w:r>
              <w:rPr>
                <w:bCs/>
                <w:i/>
                <w:color w:val="FF0000"/>
                <w:sz w:val="22"/>
                <w:szCs w:val="22"/>
              </w:rPr>
              <w:t>Điều chỉnh tăng số lượng, giảm đơn giá của hàng hóa dịch vụ: Máy tính</w:t>
            </w:r>
          </w:p>
        </w:tc>
      </w:tr>
      <w:tr w14:paraId="706969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0" w:type="dxa"/>
            <w:noWrap w:val="0"/>
            <w:vAlign w:val="top"/>
          </w:tcPr>
          <w:p w14:paraId="37D110A8">
            <w:pPr>
              <w:spacing w:before="0"/>
              <w:ind w:left="0"/>
              <w:jc w:val="both"/>
              <w:rPr>
                <w:sz w:val="22"/>
                <w:szCs w:val="22"/>
              </w:rPr>
            </w:pPr>
            <w:r>
              <w:rPr>
                <w:sz w:val="22"/>
                <w:szCs w:val="22"/>
              </w:rPr>
              <w:t>batchNo</w:t>
            </w:r>
          </w:p>
        </w:tc>
        <w:tc>
          <w:tcPr>
            <w:tcW w:w="3330" w:type="dxa"/>
            <w:noWrap w:val="0"/>
            <w:vAlign w:val="top"/>
          </w:tcPr>
          <w:p w14:paraId="100AAB24">
            <w:pPr>
              <w:spacing w:before="0"/>
              <w:ind w:left="0"/>
              <w:jc w:val="both"/>
              <w:rPr>
                <w:sz w:val="22"/>
                <w:szCs w:val="22"/>
              </w:rPr>
            </w:pPr>
            <w:r>
              <w:rPr>
                <w:sz w:val="22"/>
                <w:szCs w:val="22"/>
              </w:rPr>
              <w:t>Required: false</w:t>
            </w:r>
          </w:p>
          <w:p w14:paraId="04C8A78E">
            <w:pPr>
              <w:spacing w:before="0"/>
              <w:ind w:left="0"/>
              <w:jc w:val="both"/>
              <w:rPr>
                <w:sz w:val="22"/>
                <w:szCs w:val="22"/>
              </w:rPr>
            </w:pPr>
            <w:r>
              <w:rPr>
                <w:sz w:val="22"/>
                <w:szCs w:val="22"/>
              </w:rPr>
              <w:t>DataType: String</w:t>
            </w:r>
          </w:p>
          <w:p w14:paraId="5EC38337">
            <w:pPr>
              <w:spacing w:before="0"/>
              <w:ind w:left="0"/>
              <w:jc w:val="both"/>
              <w:rPr>
                <w:sz w:val="22"/>
                <w:szCs w:val="22"/>
              </w:rPr>
            </w:pPr>
            <w:r>
              <w:rPr>
                <w:sz w:val="22"/>
                <w:szCs w:val="22"/>
              </w:rPr>
              <w:t xml:space="preserve">Minlength: </w:t>
            </w:r>
          </w:p>
          <w:p w14:paraId="70F06776">
            <w:pPr>
              <w:spacing w:before="0"/>
              <w:ind w:left="0"/>
              <w:jc w:val="both"/>
              <w:rPr>
                <w:sz w:val="22"/>
                <w:szCs w:val="22"/>
              </w:rPr>
            </w:pPr>
            <w:r>
              <w:rPr>
                <w:sz w:val="22"/>
                <w:szCs w:val="22"/>
              </w:rPr>
              <w:t>Maxlength: 300</w:t>
            </w:r>
          </w:p>
          <w:p w14:paraId="7731109F">
            <w:pPr>
              <w:spacing w:before="0"/>
              <w:ind w:left="0"/>
              <w:jc w:val="both"/>
              <w:rPr>
                <w:sz w:val="22"/>
                <w:szCs w:val="22"/>
              </w:rPr>
            </w:pPr>
            <w:r>
              <w:rPr>
                <w:sz w:val="22"/>
                <w:szCs w:val="22"/>
              </w:rPr>
              <w:t>Format:</w:t>
            </w:r>
          </w:p>
        </w:tc>
        <w:tc>
          <w:tcPr>
            <w:tcW w:w="4680" w:type="dxa"/>
            <w:noWrap w:val="0"/>
            <w:vAlign w:val="top"/>
          </w:tcPr>
          <w:p w14:paraId="346576A2">
            <w:pPr>
              <w:spacing w:before="0"/>
              <w:ind w:left="28"/>
              <w:jc w:val="both"/>
              <w:rPr>
                <w:sz w:val="22"/>
                <w:szCs w:val="22"/>
              </w:rPr>
            </w:pPr>
            <w:r>
              <w:rPr>
                <w:sz w:val="22"/>
                <w:szCs w:val="22"/>
              </w:rPr>
              <w:t>Số lô, thường dùng cho các hàng hóa là thuốc, có thể sử dụng để hiển thị thêm thông tin trong trường hợp cần thiết.</w:t>
            </w:r>
          </w:p>
          <w:p w14:paraId="57F7C017">
            <w:pPr>
              <w:spacing w:before="0"/>
              <w:ind w:left="28"/>
              <w:rPr>
                <w:sz w:val="22"/>
                <w:szCs w:val="22"/>
              </w:rPr>
            </w:pPr>
          </w:p>
        </w:tc>
      </w:tr>
      <w:tr w14:paraId="555440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0" w:type="dxa"/>
            <w:noWrap w:val="0"/>
            <w:vAlign w:val="top"/>
          </w:tcPr>
          <w:p w14:paraId="7F0A6137">
            <w:pPr>
              <w:spacing w:before="0"/>
              <w:ind w:left="0"/>
              <w:jc w:val="both"/>
              <w:rPr>
                <w:sz w:val="22"/>
                <w:szCs w:val="22"/>
              </w:rPr>
            </w:pPr>
            <w:r>
              <w:rPr>
                <w:sz w:val="22"/>
                <w:szCs w:val="22"/>
              </w:rPr>
              <w:t>expDate</w:t>
            </w:r>
          </w:p>
        </w:tc>
        <w:tc>
          <w:tcPr>
            <w:tcW w:w="3330" w:type="dxa"/>
            <w:noWrap w:val="0"/>
            <w:vAlign w:val="top"/>
          </w:tcPr>
          <w:p w14:paraId="1BEC0AA1">
            <w:pPr>
              <w:spacing w:before="0"/>
              <w:ind w:left="0"/>
              <w:jc w:val="both"/>
              <w:rPr>
                <w:sz w:val="22"/>
                <w:szCs w:val="22"/>
              </w:rPr>
            </w:pPr>
            <w:r>
              <w:rPr>
                <w:sz w:val="22"/>
                <w:szCs w:val="22"/>
              </w:rPr>
              <w:t>Required: false</w:t>
            </w:r>
          </w:p>
          <w:p w14:paraId="3A08AE2D">
            <w:pPr>
              <w:spacing w:before="0"/>
              <w:ind w:left="0"/>
              <w:jc w:val="both"/>
              <w:rPr>
                <w:sz w:val="22"/>
                <w:szCs w:val="22"/>
              </w:rPr>
            </w:pPr>
            <w:r>
              <w:rPr>
                <w:sz w:val="22"/>
                <w:szCs w:val="22"/>
              </w:rPr>
              <w:t>DataType: String</w:t>
            </w:r>
          </w:p>
          <w:p w14:paraId="4BFCE631">
            <w:pPr>
              <w:spacing w:before="0"/>
              <w:ind w:left="0"/>
              <w:jc w:val="both"/>
              <w:rPr>
                <w:sz w:val="22"/>
                <w:szCs w:val="22"/>
              </w:rPr>
            </w:pPr>
            <w:r>
              <w:rPr>
                <w:sz w:val="22"/>
                <w:szCs w:val="22"/>
              </w:rPr>
              <w:t xml:space="preserve">Minlength: </w:t>
            </w:r>
          </w:p>
          <w:p w14:paraId="4DA069A0">
            <w:pPr>
              <w:spacing w:before="0"/>
              <w:ind w:left="0"/>
              <w:jc w:val="both"/>
              <w:rPr>
                <w:sz w:val="22"/>
                <w:szCs w:val="22"/>
              </w:rPr>
            </w:pPr>
            <w:r>
              <w:rPr>
                <w:sz w:val="22"/>
                <w:szCs w:val="22"/>
              </w:rPr>
              <w:t>Maxlength: 50</w:t>
            </w:r>
          </w:p>
          <w:p w14:paraId="4FC41E5B">
            <w:pPr>
              <w:spacing w:before="0"/>
              <w:ind w:left="0"/>
              <w:jc w:val="both"/>
              <w:rPr>
                <w:sz w:val="22"/>
                <w:szCs w:val="22"/>
              </w:rPr>
            </w:pPr>
            <w:r>
              <w:rPr>
                <w:sz w:val="22"/>
                <w:szCs w:val="22"/>
              </w:rPr>
              <w:t>Format:</w:t>
            </w:r>
          </w:p>
        </w:tc>
        <w:tc>
          <w:tcPr>
            <w:tcW w:w="4680" w:type="dxa"/>
            <w:noWrap w:val="0"/>
            <w:vAlign w:val="top"/>
          </w:tcPr>
          <w:p w14:paraId="0A65CD64">
            <w:pPr>
              <w:spacing w:before="0"/>
              <w:ind w:left="28"/>
              <w:jc w:val="both"/>
              <w:rPr>
                <w:sz w:val="22"/>
                <w:szCs w:val="22"/>
              </w:rPr>
            </w:pPr>
            <w:r>
              <w:rPr>
                <w:sz w:val="22"/>
                <w:szCs w:val="22"/>
              </w:rPr>
              <w:t>Hạn sử dụng của hàng hóa, thường dùng cho các hàng hóa là thuốc, có thể sử dụng để hiển thị thêm thông tin trong trường hợp cần thiết.</w:t>
            </w:r>
          </w:p>
          <w:p w14:paraId="077738D4">
            <w:pPr>
              <w:spacing w:before="0"/>
              <w:ind w:left="28"/>
              <w:rPr>
                <w:sz w:val="22"/>
                <w:szCs w:val="22"/>
              </w:rPr>
            </w:pPr>
          </w:p>
        </w:tc>
      </w:tr>
      <w:tr w14:paraId="245546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0" w:type="dxa"/>
            <w:noWrap w:val="0"/>
            <w:vAlign w:val="top"/>
          </w:tcPr>
          <w:p w14:paraId="10F448F0">
            <w:pPr>
              <w:spacing w:before="0"/>
              <w:ind w:left="0"/>
              <w:jc w:val="both"/>
              <w:rPr>
                <w:sz w:val="22"/>
                <w:szCs w:val="22"/>
              </w:rPr>
            </w:pPr>
            <w:r>
              <w:rPr>
                <w:sz w:val="22"/>
                <w:szCs w:val="22"/>
              </w:rPr>
              <w:t>discount</w:t>
            </w:r>
          </w:p>
        </w:tc>
        <w:tc>
          <w:tcPr>
            <w:tcW w:w="3330" w:type="dxa"/>
            <w:noWrap w:val="0"/>
            <w:vAlign w:val="top"/>
          </w:tcPr>
          <w:p w14:paraId="4C422541">
            <w:pPr>
              <w:spacing w:before="0"/>
              <w:ind w:left="0"/>
              <w:jc w:val="both"/>
              <w:rPr>
                <w:sz w:val="22"/>
                <w:szCs w:val="22"/>
              </w:rPr>
            </w:pPr>
            <w:r>
              <w:rPr>
                <w:sz w:val="22"/>
                <w:szCs w:val="22"/>
              </w:rPr>
              <w:t>Required: false</w:t>
            </w:r>
          </w:p>
          <w:p w14:paraId="04B91541">
            <w:pPr>
              <w:spacing w:before="0"/>
              <w:ind w:left="0"/>
              <w:jc w:val="both"/>
              <w:rPr>
                <w:sz w:val="22"/>
                <w:szCs w:val="22"/>
              </w:rPr>
            </w:pPr>
            <w:r>
              <w:rPr>
                <w:sz w:val="22"/>
                <w:szCs w:val="22"/>
              </w:rPr>
              <w:t>DataType: BigDecimal</w:t>
            </w:r>
          </w:p>
          <w:p w14:paraId="13F88187">
            <w:pPr>
              <w:spacing w:before="0"/>
              <w:ind w:left="0"/>
              <w:jc w:val="both"/>
              <w:rPr>
                <w:sz w:val="22"/>
                <w:szCs w:val="22"/>
              </w:rPr>
            </w:pPr>
            <w:r>
              <w:rPr>
                <w:sz w:val="22"/>
                <w:szCs w:val="22"/>
              </w:rPr>
              <w:t xml:space="preserve">Minlength: </w:t>
            </w:r>
          </w:p>
          <w:p w14:paraId="0DEB7992">
            <w:pPr>
              <w:spacing w:before="0"/>
              <w:ind w:left="0"/>
              <w:jc w:val="both"/>
              <w:rPr>
                <w:sz w:val="22"/>
                <w:szCs w:val="22"/>
              </w:rPr>
            </w:pPr>
            <w:r>
              <w:rPr>
                <w:sz w:val="22"/>
                <w:szCs w:val="22"/>
              </w:rPr>
              <w:t xml:space="preserve">Maxlength: </w:t>
            </w:r>
          </w:p>
          <w:p w14:paraId="7674A5AB">
            <w:pPr>
              <w:spacing w:before="0"/>
              <w:ind w:left="0"/>
              <w:jc w:val="both"/>
              <w:rPr>
                <w:sz w:val="22"/>
                <w:szCs w:val="22"/>
              </w:rPr>
            </w:pPr>
            <w:r>
              <w:rPr>
                <w:sz w:val="22"/>
                <w:szCs w:val="22"/>
              </w:rPr>
              <w:t>Format: [0-9.]+</w:t>
            </w:r>
          </w:p>
        </w:tc>
        <w:tc>
          <w:tcPr>
            <w:tcW w:w="4680" w:type="dxa"/>
            <w:noWrap w:val="0"/>
            <w:vAlign w:val="top"/>
          </w:tcPr>
          <w:p w14:paraId="4B4DA2E1">
            <w:pPr>
              <w:spacing w:before="0"/>
              <w:ind w:left="28"/>
              <w:jc w:val="both"/>
              <w:rPr>
                <w:sz w:val="22"/>
                <w:szCs w:val="22"/>
              </w:rPr>
            </w:pPr>
            <w:r>
              <w:rPr>
                <w:sz w:val="22"/>
                <w:szCs w:val="22"/>
              </w:rPr>
              <w:t>% chiết khấu trên dòng sản phẩm, tính trên đơn giá của sản phẩm. Trong trường hợp không có thì truyền 0</w:t>
            </w:r>
          </w:p>
          <w:p w14:paraId="352B9212">
            <w:pPr>
              <w:spacing w:before="0"/>
              <w:ind w:left="28"/>
              <w:jc w:val="both"/>
              <w:rPr>
                <w:sz w:val="22"/>
                <w:szCs w:val="22"/>
              </w:rPr>
            </w:pPr>
          </w:p>
          <w:p w14:paraId="14372491">
            <w:pPr>
              <w:spacing w:before="0"/>
              <w:ind w:left="28"/>
              <w:rPr>
                <w:sz w:val="22"/>
                <w:szCs w:val="22"/>
              </w:rPr>
            </w:pPr>
          </w:p>
        </w:tc>
      </w:tr>
      <w:tr w14:paraId="02E0DF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0" w:type="dxa"/>
            <w:noWrap w:val="0"/>
            <w:vAlign w:val="top"/>
          </w:tcPr>
          <w:p w14:paraId="26C11A84">
            <w:pPr>
              <w:spacing w:before="0"/>
              <w:ind w:left="0"/>
              <w:jc w:val="both"/>
              <w:rPr>
                <w:sz w:val="22"/>
                <w:szCs w:val="22"/>
              </w:rPr>
            </w:pPr>
            <w:r>
              <w:rPr>
                <w:sz w:val="22"/>
                <w:szCs w:val="22"/>
              </w:rPr>
              <w:t>discount2</w:t>
            </w:r>
          </w:p>
        </w:tc>
        <w:tc>
          <w:tcPr>
            <w:tcW w:w="3330" w:type="dxa"/>
            <w:noWrap w:val="0"/>
            <w:vAlign w:val="top"/>
          </w:tcPr>
          <w:p w14:paraId="1CBCB640">
            <w:pPr>
              <w:spacing w:before="0"/>
              <w:ind w:left="0"/>
              <w:jc w:val="both"/>
              <w:rPr>
                <w:sz w:val="22"/>
                <w:szCs w:val="22"/>
              </w:rPr>
            </w:pPr>
            <w:r>
              <w:rPr>
                <w:sz w:val="22"/>
                <w:szCs w:val="22"/>
              </w:rPr>
              <w:t>Required: false</w:t>
            </w:r>
          </w:p>
          <w:p w14:paraId="6C1EE7D3">
            <w:pPr>
              <w:spacing w:before="0"/>
              <w:ind w:left="0"/>
              <w:jc w:val="both"/>
              <w:rPr>
                <w:sz w:val="22"/>
                <w:szCs w:val="22"/>
              </w:rPr>
            </w:pPr>
            <w:r>
              <w:rPr>
                <w:sz w:val="22"/>
                <w:szCs w:val="22"/>
              </w:rPr>
              <w:t>DataType: BigDecimal</w:t>
            </w:r>
          </w:p>
          <w:p w14:paraId="0D66650A">
            <w:pPr>
              <w:spacing w:before="0"/>
              <w:ind w:left="0"/>
              <w:jc w:val="both"/>
              <w:rPr>
                <w:sz w:val="22"/>
                <w:szCs w:val="22"/>
              </w:rPr>
            </w:pPr>
            <w:r>
              <w:rPr>
                <w:sz w:val="22"/>
                <w:szCs w:val="22"/>
              </w:rPr>
              <w:t xml:space="preserve">Minlength: </w:t>
            </w:r>
          </w:p>
          <w:p w14:paraId="4C3146C3">
            <w:pPr>
              <w:spacing w:before="0"/>
              <w:ind w:left="0"/>
              <w:jc w:val="both"/>
              <w:rPr>
                <w:sz w:val="22"/>
                <w:szCs w:val="22"/>
              </w:rPr>
            </w:pPr>
            <w:r>
              <w:rPr>
                <w:sz w:val="22"/>
                <w:szCs w:val="22"/>
              </w:rPr>
              <w:t xml:space="preserve">Maxlength: </w:t>
            </w:r>
          </w:p>
          <w:p w14:paraId="1E9BB925">
            <w:pPr>
              <w:spacing w:before="0"/>
              <w:ind w:left="0"/>
              <w:jc w:val="both"/>
              <w:rPr>
                <w:sz w:val="22"/>
                <w:szCs w:val="22"/>
              </w:rPr>
            </w:pPr>
            <w:r>
              <w:rPr>
                <w:sz w:val="22"/>
                <w:szCs w:val="22"/>
              </w:rPr>
              <w:t>Format: [0-9.]+</w:t>
            </w:r>
          </w:p>
        </w:tc>
        <w:tc>
          <w:tcPr>
            <w:tcW w:w="4680" w:type="dxa"/>
            <w:noWrap w:val="0"/>
            <w:vAlign w:val="top"/>
          </w:tcPr>
          <w:p w14:paraId="14E3208D">
            <w:pPr>
              <w:spacing w:before="0"/>
              <w:ind w:left="28"/>
              <w:jc w:val="both"/>
              <w:rPr>
                <w:sz w:val="22"/>
                <w:szCs w:val="22"/>
              </w:rPr>
            </w:pPr>
            <w:r>
              <w:rPr>
                <w:sz w:val="22"/>
                <w:szCs w:val="22"/>
              </w:rPr>
              <w:t>% chiết khấu thứ 2 trên dòng sản phẩm, tính trên đơn giá của sản phẩm. Trong trường hợp không có thì truyền 0.</w:t>
            </w:r>
          </w:p>
          <w:p w14:paraId="723E61E8">
            <w:pPr>
              <w:spacing w:before="0"/>
              <w:ind w:left="28"/>
              <w:rPr>
                <w:sz w:val="22"/>
                <w:szCs w:val="22"/>
              </w:rPr>
            </w:pPr>
          </w:p>
        </w:tc>
      </w:tr>
      <w:tr w14:paraId="18062E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0" w:type="dxa"/>
            <w:noWrap w:val="0"/>
            <w:vAlign w:val="top"/>
          </w:tcPr>
          <w:p w14:paraId="2D504263">
            <w:pPr>
              <w:spacing w:before="0"/>
              <w:ind w:left="0"/>
              <w:jc w:val="both"/>
              <w:rPr>
                <w:sz w:val="22"/>
                <w:szCs w:val="22"/>
              </w:rPr>
            </w:pPr>
            <w:r>
              <w:rPr>
                <w:sz w:val="22"/>
                <w:szCs w:val="22"/>
              </w:rPr>
              <w:t>itemDiscount</w:t>
            </w:r>
          </w:p>
        </w:tc>
        <w:tc>
          <w:tcPr>
            <w:tcW w:w="3330" w:type="dxa"/>
            <w:noWrap w:val="0"/>
            <w:vAlign w:val="top"/>
          </w:tcPr>
          <w:p w14:paraId="736DF434">
            <w:pPr>
              <w:spacing w:before="0"/>
              <w:ind w:left="0"/>
              <w:jc w:val="both"/>
              <w:rPr>
                <w:sz w:val="22"/>
                <w:szCs w:val="22"/>
              </w:rPr>
            </w:pPr>
            <w:r>
              <w:rPr>
                <w:sz w:val="22"/>
                <w:szCs w:val="22"/>
              </w:rPr>
              <w:t>Required: false</w:t>
            </w:r>
          </w:p>
          <w:p w14:paraId="0B749483">
            <w:pPr>
              <w:spacing w:before="0"/>
              <w:ind w:left="0"/>
              <w:jc w:val="both"/>
              <w:rPr>
                <w:sz w:val="22"/>
                <w:szCs w:val="22"/>
              </w:rPr>
            </w:pPr>
            <w:r>
              <w:rPr>
                <w:sz w:val="22"/>
                <w:szCs w:val="22"/>
              </w:rPr>
              <w:t>DataType: BigDecimal</w:t>
            </w:r>
          </w:p>
          <w:p w14:paraId="70A4A290">
            <w:pPr>
              <w:spacing w:before="0"/>
              <w:ind w:left="0"/>
              <w:jc w:val="both"/>
              <w:rPr>
                <w:sz w:val="22"/>
                <w:szCs w:val="22"/>
              </w:rPr>
            </w:pPr>
            <w:r>
              <w:rPr>
                <w:sz w:val="22"/>
                <w:szCs w:val="22"/>
              </w:rPr>
              <w:t xml:space="preserve">Minlength: </w:t>
            </w:r>
          </w:p>
          <w:p w14:paraId="525E22ED">
            <w:pPr>
              <w:spacing w:before="0"/>
              <w:ind w:left="0"/>
              <w:jc w:val="both"/>
              <w:rPr>
                <w:sz w:val="22"/>
                <w:szCs w:val="22"/>
              </w:rPr>
            </w:pPr>
            <w:r>
              <w:rPr>
                <w:sz w:val="22"/>
                <w:szCs w:val="22"/>
              </w:rPr>
              <w:t xml:space="preserve">Maxlength: </w:t>
            </w:r>
          </w:p>
          <w:p w14:paraId="167523E8">
            <w:pPr>
              <w:spacing w:before="0"/>
              <w:ind w:left="0"/>
              <w:jc w:val="both"/>
              <w:rPr>
                <w:sz w:val="22"/>
                <w:szCs w:val="22"/>
              </w:rPr>
            </w:pPr>
            <w:r>
              <w:rPr>
                <w:sz w:val="22"/>
                <w:szCs w:val="22"/>
              </w:rPr>
              <w:t>Format: [0-9.]+</w:t>
            </w:r>
          </w:p>
        </w:tc>
        <w:tc>
          <w:tcPr>
            <w:tcW w:w="4680" w:type="dxa"/>
            <w:noWrap w:val="0"/>
            <w:vAlign w:val="top"/>
          </w:tcPr>
          <w:p w14:paraId="53C9400F">
            <w:pPr>
              <w:spacing w:before="0"/>
              <w:ind w:left="28"/>
              <w:jc w:val="both"/>
              <w:rPr>
                <w:sz w:val="22"/>
                <w:szCs w:val="22"/>
              </w:rPr>
            </w:pPr>
            <w:r>
              <w:rPr>
                <w:sz w:val="22"/>
                <w:szCs w:val="22"/>
              </w:rPr>
              <w:t>Giá trị chiết khấu trên dòng sản phẩm, sau khi nhân với số lượng và % chiết khấu</w:t>
            </w:r>
          </w:p>
          <w:p w14:paraId="2033EBAB">
            <w:pPr>
              <w:spacing w:before="0"/>
              <w:ind w:left="28"/>
              <w:jc w:val="both"/>
              <w:rPr>
                <w:sz w:val="22"/>
                <w:szCs w:val="22"/>
              </w:rPr>
            </w:pPr>
            <w:r>
              <w:rPr>
                <w:sz w:val="22"/>
                <w:szCs w:val="22"/>
              </w:rPr>
              <w:t>Hệ thống tự tính, không cần truyền dữ liệu</w:t>
            </w:r>
          </w:p>
          <w:p w14:paraId="6DC964BB">
            <w:pPr>
              <w:spacing w:before="0"/>
              <w:ind w:left="28"/>
              <w:rPr>
                <w:sz w:val="22"/>
                <w:szCs w:val="22"/>
              </w:rPr>
            </w:pPr>
          </w:p>
        </w:tc>
      </w:tr>
      <w:tr w14:paraId="494D96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0" w:type="dxa"/>
            <w:noWrap w:val="0"/>
            <w:vAlign w:val="top"/>
          </w:tcPr>
          <w:p w14:paraId="3951E710">
            <w:pPr>
              <w:spacing w:before="0"/>
              <w:ind w:left="0"/>
              <w:jc w:val="both"/>
              <w:rPr>
                <w:sz w:val="22"/>
                <w:szCs w:val="22"/>
              </w:rPr>
            </w:pPr>
            <w:r>
              <w:rPr>
                <w:sz w:val="22"/>
                <w:szCs w:val="22"/>
              </w:rPr>
              <w:t>itemTotalAmountAfterDiscount</w:t>
            </w:r>
          </w:p>
        </w:tc>
        <w:tc>
          <w:tcPr>
            <w:tcW w:w="3330" w:type="dxa"/>
            <w:noWrap w:val="0"/>
            <w:vAlign w:val="top"/>
          </w:tcPr>
          <w:p w14:paraId="5C354D92">
            <w:pPr>
              <w:spacing w:before="0"/>
              <w:ind w:left="0"/>
              <w:jc w:val="both"/>
              <w:rPr>
                <w:sz w:val="22"/>
                <w:szCs w:val="22"/>
              </w:rPr>
            </w:pPr>
            <w:r>
              <w:rPr>
                <w:sz w:val="22"/>
                <w:szCs w:val="22"/>
              </w:rPr>
              <w:t>Required: false</w:t>
            </w:r>
          </w:p>
          <w:p w14:paraId="3E5B4726">
            <w:pPr>
              <w:spacing w:before="0"/>
              <w:ind w:left="0"/>
              <w:jc w:val="both"/>
              <w:rPr>
                <w:sz w:val="22"/>
                <w:szCs w:val="22"/>
              </w:rPr>
            </w:pPr>
            <w:r>
              <w:rPr>
                <w:sz w:val="22"/>
                <w:szCs w:val="22"/>
              </w:rPr>
              <w:t>DataType: BigDecimal</w:t>
            </w:r>
          </w:p>
          <w:p w14:paraId="6F63914B">
            <w:pPr>
              <w:spacing w:before="0"/>
              <w:ind w:left="0"/>
              <w:jc w:val="both"/>
              <w:rPr>
                <w:sz w:val="22"/>
                <w:szCs w:val="22"/>
              </w:rPr>
            </w:pPr>
            <w:r>
              <w:rPr>
                <w:sz w:val="22"/>
                <w:szCs w:val="22"/>
              </w:rPr>
              <w:t xml:space="preserve">Minlength: </w:t>
            </w:r>
          </w:p>
          <w:p w14:paraId="2320C717">
            <w:pPr>
              <w:spacing w:before="0"/>
              <w:ind w:left="0"/>
              <w:jc w:val="both"/>
              <w:rPr>
                <w:sz w:val="22"/>
                <w:szCs w:val="22"/>
              </w:rPr>
            </w:pPr>
            <w:r>
              <w:rPr>
                <w:sz w:val="22"/>
                <w:szCs w:val="22"/>
              </w:rPr>
              <w:t xml:space="preserve">Maxlength: </w:t>
            </w:r>
          </w:p>
          <w:p w14:paraId="36BB0A17">
            <w:pPr>
              <w:spacing w:before="0"/>
              <w:ind w:left="0"/>
              <w:jc w:val="both"/>
              <w:rPr>
                <w:sz w:val="22"/>
                <w:szCs w:val="22"/>
              </w:rPr>
            </w:pPr>
            <w:r>
              <w:rPr>
                <w:sz w:val="22"/>
                <w:szCs w:val="22"/>
              </w:rPr>
              <w:t>Format: [0-9.]+</w:t>
            </w:r>
          </w:p>
        </w:tc>
        <w:tc>
          <w:tcPr>
            <w:tcW w:w="4680" w:type="dxa"/>
            <w:noWrap w:val="0"/>
            <w:vAlign w:val="top"/>
          </w:tcPr>
          <w:p w14:paraId="111CB231">
            <w:pPr>
              <w:spacing w:before="0"/>
              <w:ind w:left="28"/>
              <w:jc w:val="both"/>
              <w:rPr>
                <w:sz w:val="22"/>
                <w:szCs w:val="22"/>
              </w:rPr>
            </w:pPr>
            <w:r>
              <w:rPr>
                <w:sz w:val="22"/>
                <w:szCs w:val="22"/>
              </w:rPr>
              <w:t xml:space="preserve">Là tổng tiền </w:t>
            </w:r>
            <w:r>
              <w:rPr>
                <w:sz w:val="22"/>
                <w:szCs w:val="22"/>
                <w:lang w:val="vi-VN"/>
              </w:rPr>
              <w:t>sau khi trừ chiết khấu, giảm giá</w:t>
            </w:r>
            <w:r>
              <w:rPr>
                <w:sz w:val="22"/>
                <w:szCs w:val="22"/>
              </w:rPr>
              <w:t>.</w:t>
            </w:r>
          </w:p>
          <w:p w14:paraId="40068075">
            <w:pPr>
              <w:spacing w:before="0"/>
              <w:ind w:left="28"/>
              <w:jc w:val="both"/>
              <w:rPr>
                <w:sz w:val="22"/>
                <w:szCs w:val="22"/>
              </w:rPr>
            </w:pPr>
            <w:r>
              <w:rPr>
                <w:sz w:val="22"/>
                <w:szCs w:val="22"/>
              </w:rPr>
              <w:t>Hệ thống tự tính, không cần truyền dữ liệu</w:t>
            </w:r>
          </w:p>
          <w:p w14:paraId="2FE5FECC">
            <w:pPr>
              <w:spacing w:before="0"/>
              <w:ind w:left="28"/>
              <w:rPr>
                <w:sz w:val="22"/>
                <w:szCs w:val="22"/>
              </w:rPr>
            </w:pPr>
            <w:r>
              <w:rPr>
                <w:b/>
                <w:sz w:val="22"/>
                <w:szCs w:val="22"/>
                <w:lang w:val="en"/>
              </w:rPr>
              <w:t xml:space="preserve">Lưu ý: </w:t>
            </w:r>
            <w:r>
              <w:rPr>
                <w:sz w:val="22"/>
                <w:szCs w:val="22"/>
                <w:lang w:val="en"/>
              </w:rPr>
              <w:t>Trường hợp truyền giá trị 0 hoặc “0” cho trường validation: bắt buộc phải truyền giá trị khác null</w:t>
            </w:r>
          </w:p>
        </w:tc>
      </w:tr>
      <w:tr w14:paraId="032EF9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0" w:type="dxa"/>
            <w:noWrap w:val="0"/>
            <w:vAlign w:val="top"/>
          </w:tcPr>
          <w:p w14:paraId="20F9F519">
            <w:pPr>
              <w:spacing w:before="0"/>
              <w:ind w:left="0"/>
              <w:jc w:val="both"/>
              <w:rPr>
                <w:sz w:val="22"/>
                <w:szCs w:val="22"/>
              </w:rPr>
            </w:pPr>
            <w:r>
              <w:rPr>
                <w:sz w:val="22"/>
                <w:szCs w:val="22"/>
              </w:rPr>
              <w:t>itemTotalAmountWithTax</w:t>
            </w:r>
          </w:p>
        </w:tc>
        <w:tc>
          <w:tcPr>
            <w:tcW w:w="3330" w:type="dxa"/>
            <w:noWrap w:val="0"/>
            <w:vAlign w:val="top"/>
          </w:tcPr>
          <w:p w14:paraId="7C156403">
            <w:pPr>
              <w:spacing w:before="0"/>
              <w:ind w:left="0"/>
              <w:jc w:val="both"/>
              <w:rPr>
                <w:sz w:val="22"/>
                <w:szCs w:val="22"/>
              </w:rPr>
            </w:pPr>
            <w:r>
              <w:rPr>
                <w:sz w:val="22"/>
                <w:szCs w:val="22"/>
              </w:rPr>
              <w:t>Required: false</w:t>
            </w:r>
          </w:p>
          <w:p w14:paraId="183323FB">
            <w:pPr>
              <w:spacing w:before="0"/>
              <w:ind w:left="0"/>
              <w:jc w:val="both"/>
              <w:rPr>
                <w:sz w:val="22"/>
                <w:szCs w:val="22"/>
              </w:rPr>
            </w:pPr>
            <w:r>
              <w:rPr>
                <w:sz w:val="22"/>
                <w:szCs w:val="22"/>
              </w:rPr>
              <w:t>DataType: BigDecimal</w:t>
            </w:r>
          </w:p>
          <w:p w14:paraId="0CE20498">
            <w:pPr>
              <w:spacing w:before="0"/>
              <w:ind w:left="0"/>
              <w:jc w:val="both"/>
              <w:rPr>
                <w:sz w:val="22"/>
                <w:szCs w:val="22"/>
              </w:rPr>
            </w:pPr>
            <w:r>
              <w:rPr>
                <w:sz w:val="22"/>
                <w:szCs w:val="22"/>
              </w:rPr>
              <w:t xml:space="preserve">Minlength: </w:t>
            </w:r>
          </w:p>
          <w:p w14:paraId="6A2C9186">
            <w:pPr>
              <w:spacing w:before="0"/>
              <w:ind w:left="0"/>
              <w:jc w:val="both"/>
              <w:rPr>
                <w:sz w:val="22"/>
                <w:szCs w:val="22"/>
              </w:rPr>
            </w:pPr>
            <w:r>
              <w:rPr>
                <w:sz w:val="22"/>
                <w:szCs w:val="22"/>
              </w:rPr>
              <w:t xml:space="preserve">Maxlength: </w:t>
            </w:r>
          </w:p>
          <w:p w14:paraId="2DDB578A">
            <w:pPr>
              <w:spacing w:before="0"/>
              <w:ind w:left="0"/>
              <w:jc w:val="both"/>
              <w:rPr>
                <w:sz w:val="22"/>
                <w:szCs w:val="22"/>
              </w:rPr>
            </w:pPr>
            <w:r>
              <w:rPr>
                <w:sz w:val="22"/>
                <w:szCs w:val="22"/>
              </w:rPr>
              <w:t>Format: [0-9.]+</w:t>
            </w:r>
          </w:p>
        </w:tc>
        <w:tc>
          <w:tcPr>
            <w:tcW w:w="4680" w:type="dxa"/>
            <w:noWrap w:val="0"/>
            <w:vAlign w:val="top"/>
          </w:tcPr>
          <w:p w14:paraId="6D4C2DC6">
            <w:pPr>
              <w:spacing w:before="0"/>
              <w:ind w:left="28"/>
              <w:jc w:val="both"/>
              <w:rPr>
                <w:sz w:val="22"/>
                <w:szCs w:val="22"/>
              </w:rPr>
            </w:pPr>
            <w:r>
              <w:rPr>
                <w:sz w:val="22"/>
                <w:szCs w:val="22"/>
              </w:rPr>
              <w:t xml:space="preserve">Là tổng tiền đã bao gồm VAT của hàng hóa/dịch vụ. </w:t>
            </w:r>
          </w:p>
          <w:p w14:paraId="20C15DC7">
            <w:pPr>
              <w:spacing w:before="0"/>
              <w:ind w:left="28"/>
              <w:jc w:val="both"/>
              <w:rPr>
                <w:sz w:val="22"/>
                <w:szCs w:val="22"/>
              </w:rPr>
            </w:pPr>
            <w:r>
              <w:rPr>
                <w:sz w:val="22"/>
                <w:szCs w:val="22"/>
              </w:rPr>
              <w:t>Hệ thống tự tính, không cần truyền dữ liệu</w:t>
            </w:r>
          </w:p>
          <w:p w14:paraId="0D466E56">
            <w:pPr>
              <w:spacing w:before="0"/>
              <w:ind w:left="28"/>
              <w:rPr>
                <w:sz w:val="22"/>
                <w:szCs w:val="22"/>
              </w:rPr>
            </w:pPr>
          </w:p>
        </w:tc>
      </w:tr>
      <w:tr w14:paraId="6187BC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0" w:type="dxa"/>
            <w:noWrap w:val="0"/>
            <w:vAlign w:val="top"/>
          </w:tcPr>
          <w:p w14:paraId="6AFDABA6">
            <w:pPr>
              <w:spacing w:before="0"/>
              <w:ind w:left="0"/>
              <w:jc w:val="both"/>
              <w:rPr>
                <w:sz w:val="22"/>
                <w:szCs w:val="22"/>
              </w:rPr>
            </w:pPr>
            <w:r>
              <w:rPr>
                <w:sz w:val="22"/>
                <w:szCs w:val="22"/>
              </w:rPr>
              <w:t>adjustRatio</w:t>
            </w:r>
          </w:p>
        </w:tc>
        <w:tc>
          <w:tcPr>
            <w:tcW w:w="3330" w:type="dxa"/>
            <w:noWrap w:val="0"/>
            <w:vAlign w:val="top"/>
          </w:tcPr>
          <w:p w14:paraId="3A008652">
            <w:pPr>
              <w:spacing w:before="0"/>
              <w:ind w:left="0"/>
              <w:jc w:val="both"/>
              <w:rPr>
                <w:sz w:val="22"/>
                <w:szCs w:val="22"/>
              </w:rPr>
            </w:pPr>
            <w:r>
              <w:rPr>
                <w:sz w:val="22"/>
                <w:szCs w:val="22"/>
              </w:rPr>
              <w:t>Required: false</w:t>
            </w:r>
          </w:p>
          <w:p w14:paraId="30A9FB39">
            <w:pPr>
              <w:spacing w:before="0"/>
              <w:ind w:left="0"/>
              <w:jc w:val="both"/>
              <w:rPr>
                <w:sz w:val="22"/>
                <w:szCs w:val="22"/>
              </w:rPr>
            </w:pPr>
            <w:r>
              <w:rPr>
                <w:sz w:val="22"/>
                <w:szCs w:val="22"/>
              </w:rPr>
              <w:t>DataType: Integer</w:t>
            </w:r>
          </w:p>
          <w:p w14:paraId="041AE553">
            <w:pPr>
              <w:spacing w:before="0"/>
              <w:ind w:left="0"/>
              <w:jc w:val="both"/>
              <w:rPr>
                <w:sz w:val="22"/>
                <w:szCs w:val="22"/>
              </w:rPr>
            </w:pPr>
            <w:r>
              <w:rPr>
                <w:sz w:val="22"/>
                <w:szCs w:val="22"/>
              </w:rPr>
              <w:t xml:space="preserve">Minlength: </w:t>
            </w:r>
          </w:p>
          <w:p w14:paraId="395D4576">
            <w:pPr>
              <w:spacing w:before="0"/>
              <w:ind w:left="0"/>
              <w:jc w:val="both"/>
              <w:rPr>
                <w:sz w:val="22"/>
                <w:szCs w:val="22"/>
              </w:rPr>
            </w:pPr>
            <w:r>
              <w:rPr>
                <w:sz w:val="22"/>
                <w:szCs w:val="22"/>
              </w:rPr>
              <w:t xml:space="preserve">Maxlength: </w:t>
            </w:r>
          </w:p>
          <w:p w14:paraId="7A768B4E">
            <w:pPr>
              <w:spacing w:before="0"/>
              <w:ind w:left="0"/>
              <w:jc w:val="both"/>
              <w:rPr>
                <w:sz w:val="22"/>
                <w:szCs w:val="22"/>
              </w:rPr>
            </w:pPr>
            <w:r>
              <w:rPr>
                <w:sz w:val="22"/>
                <w:szCs w:val="22"/>
              </w:rPr>
              <w:t>Format: [0-9.]+</w:t>
            </w:r>
          </w:p>
        </w:tc>
        <w:tc>
          <w:tcPr>
            <w:tcW w:w="4680" w:type="dxa"/>
            <w:noWrap w:val="0"/>
            <w:vAlign w:val="top"/>
          </w:tcPr>
          <w:p w14:paraId="7A906D28">
            <w:pPr>
              <w:spacing w:before="0"/>
              <w:ind w:left="0"/>
              <w:jc w:val="both"/>
              <w:rPr>
                <w:bCs/>
                <w:sz w:val="22"/>
                <w:szCs w:val="22"/>
                <w:lang w:val="vi-VN"/>
              </w:rPr>
            </w:pPr>
            <w:r>
              <w:rPr>
                <w:bCs/>
                <w:sz w:val="22"/>
                <w:szCs w:val="22"/>
                <w:lang w:val="en"/>
              </w:rPr>
              <w:t>Trường giảm giá 20% đối với hàng hóa áp dụng với hóa đơn bán hàng</w:t>
            </w:r>
            <w:r>
              <w:rPr>
                <w:bCs/>
                <w:sz w:val="22"/>
                <w:szCs w:val="22"/>
                <w:lang w:val="vi-VN"/>
              </w:rPr>
              <w:t>: Trường nhận giá trị “Tỷ lệ % theo doanh thu”.</w:t>
            </w:r>
          </w:p>
          <w:p w14:paraId="43BA565D">
            <w:pPr>
              <w:spacing w:before="0"/>
              <w:ind w:left="0"/>
              <w:jc w:val="both"/>
              <w:rPr>
                <w:bCs/>
                <w:sz w:val="22"/>
                <w:szCs w:val="22"/>
                <w:lang w:val="vi-VN"/>
              </w:rPr>
            </w:pPr>
            <w:r>
              <w:rPr>
                <w:bCs/>
                <w:sz w:val="22"/>
                <w:szCs w:val="22"/>
                <w:lang w:val="vi-VN"/>
              </w:rPr>
              <w:t>Giá trị truyền vào thuộc một trong các giá trị “1, 2, 3, 5”.</w:t>
            </w:r>
          </w:p>
          <w:p w14:paraId="60A25B5C">
            <w:pPr>
              <w:spacing w:before="0"/>
              <w:ind w:left="28"/>
              <w:jc w:val="both"/>
              <w:rPr>
                <w:bCs/>
                <w:sz w:val="22"/>
                <w:szCs w:val="22"/>
                <w:lang w:val="vi-VN"/>
              </w:rPr>
            </w:pPr>
            <w:r>
              <w:rPr>
                <w:bCs/>
                <w:sz w:val="22"/>
                <w:szCs w:val="22"/>
                <w:lang w:val="vi-VN"/>
              </w:rPr>
              <w:t>Ví dụ: “</w:t>
            </w:r>
            <w:r>
              <w:rPr>
                <w:sz w:val="22"/>
                <w:szCs w:val="22"/>
              </w:rPr>
              <w:t>adjustRatio</w:t>
            </w:r>
            <w:r>
              <w:rPr>
                <w:bCs/>
                <w:sz w:val="22"/>
                <w:szCs w:val="22"/>
                <w:lang w:val="vi-VN"/>
              </w:rPr>
              <w:t>”: “</w:t>
            </w:r>
            <w:r>
              <w:rPr>
                <w:bCs/>
                <w:sz w:val="22"/>
                <w:szCs w:val="22"/>
              </w:rPr>
              <w:t>1</w:t>
            </w:r>
            <w:r>
              <w:rPr>
                <w:bCs/>
                <w:sz w:val="22"/>
                <w:szCs w:val="22"/>
                <w:lang w:val="vi-VN"/>
              </w:rPr>
              <w:t>”</w:t>
            </w:r>
          </w:p>
          <w:p w14:paraId="5FEB91A5">
            <w:pPr>
              <w:spacing w:before="0"/>
              <w:ind w:left="28"/>
              <w:jc w:val="both"/>
              <w:rPr>
                <w:b/>
                <w:sz w:val="22"/>
                <w:szCs w:val="22"/>
              </w:rPr>
            </w:pPr>
            <w:r>
              <w:rPr>
                <w:b/>
                <w:sz w:val="22"/>
                <w:szCs w:val="22"/>
              </w:rPr>
              <w:t xml:space="preserve">Lưu ý: </w:t>
            </w:r>
            <w:r>
              <w:rPr>
                <w:sz w:val="22"/>
                <w:szCs w:val="22"/>
              </w:rPr>
              <w:t>Giá trị của trường này chỉ có ảnh hưởng đến giá trị hóa đơn khi trường adjustAmount20 trong phần generalInvoiceInfo có giá trị là “0”, các trường hợp truyền giá trị khác cho adjustAmount20 thì hệ thống sẽ bỏ qua. Khi truyền adjustAmount20 = “0” thì phải truyền giá trị adjustRatio hợp lệ cho ít nhất một hàng hóa có tính chất không phải ghi chú.</w:t>
            </w:r>
          </w:p>
        </w:tc>
      </w:tr>
      <w:tr w14:paraId="1BC750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0" w:type="dxa"/>
            <w:noWrap w:val="0"/>
            <w:vAlign w:val="top"/>
          </w:tcPr>
          <w:p w14:paraId="5C2C34B3">
            <w:pPr>
              <w:spacing w:before="0"/>
              <w:ind w:left="0"/>
              <w:jc w:val="both"/>
              <w:rPr>
                <w:sz w:val="22"/>
                <w:szCs w:val="22"/>
              </w:rPr>
            </w:pPr>
            <w:r>
              <w:rPr>
                <w:sz w:val="22"/>
                <w:szCs w:val="22"/>
              </w:rPr>
              <w:t>unitPriceWithTax</w:t>
            </w:r>
          </w:p>
        </w:tc>
        <w:tc>
          <w:tcPr>
            <w:tcW w:w="3330" w:type="dxa"/>
            <w:noWrap w:val="0"/>
            <w:vAlign w:val="top"/>
          </w:tcPr>
          <w:p w14:paraId="1D292416">
            <w:pPr>
              <w:spacing w:before="0"/>
              <w:ind w:left="0"/>
              <w:jc w:val="both"/>
              <w:rPr>
                <w:sz w:val="22"/>
                <w:szCs w:val="22"/>
              </w:rPr>
            </w:pPr>
            <w:r>
              <w:rPr>
                <w:sz w:val="22"/>
                <w:szCs w:val="22"/>
              </w:rPr>
              <w:t>Required: false</w:t>
            </w:r>
          </w:p>
          <w:p w14:paraId="18769499">
            <w:pPr>
              <w:spacing w:before="0"/>
              <w:ind w:left="0"/>
              <w:jc w:val="both"/>
              <w:rPr>
                <w:sz w:val="22"/>
                <w:szCs w:val="22"/>
              </w:rPr>
            </w:pPr>
            <w:r>
              <w:rPr>
                <w:sz w:val="22"/>
                <w:szCs w:val="22"/>
              </w:rPr>
              <w:t>DataType: BigDecimal</w:t>
            </w:r>
          </w:p>
          <w:p w14:paraId="51FB685D">
            <w:pPr>
              <w:spacing w:before="0"/>
              <w:ind w:left="0"/>
              <w:jc w:val="both"/>
              <w:rPr>
                <w:sz w:val="22"/>
                <w:szCs w:val="22"/>
              </w:rPr>
            </w:pPr>
            <w:r>
              <w:rPr>
                <w:sz w:val="22"/>
                <w:szCs w:val="22"/>
              </w:rPr>
              <w:t xml:space="preserve">Minlength: </w:t>
            </w:r>
          </w:p>
          <w:p w14:paraId="5A7A43A7">
            <w:pPr>
              <w:spacing w:before="0"/>
              <w:ind w:left="0"/>
              <w:jc w:val="both"/>
              <w:rPr>
                <w:sz w:val="22"/>
                <w:szCs w:val="22"/>
              </w:rPr>
            </w:pPr>
            <w:r>
              <w:rPr>
                <w:sz w:val="22"/>
                <w:szCs w:val="22"/>
              </w:rPr>
              <w:t xml:space="preserve">Maxlength: </w:t>
            </w:r>
          </w:p>
          <w:p w14:paraId="557621BA">
            <w:pPr>
              <w:spacing w:before="0"/>
              <w:ind w:left="0"/>
              <w:jc w:val="both"/>
              <w:rPr>
                <w:sz w:val="22"/>
                <w:szCs w:val="22"/>
              </w:rPr>
            </w:pPr>
            <w:r>
              <w:rPr>
                <w:sz w:val="22"/>
                <w:szCs w:val="22"/>
              </w:rPr>
              <w:t>Format: [0-9.]+</w:t>
            </w:r>
          </w:p>
        </w:tc>
        <w:tc>
          <w:tcPr>
            <w:tcW w:w="4680" w:type="dxa"/>
            <w:noWrap w:val="0"/>
            <w:vAlign w:val="top"/>
          </w:tcPr>
          <w:p w14:paraId="77F3282D">
            <w:pPr>
              <w:spacing w:before="0"/>
              <w:ind w:left="28"/>
              <w:jc w:val="both"/>
              <w:rPr>
                <w:sz w:val="22"/>
                <w:szCs w:val="22"/>
              </w:rPr>
            </w:pPr>
            <w:r>
              <w:rPr>
                <w:sz w:val="22"/>
                <w:szCs w:val="22"/>
              </w:rPr>
              <w:t xml:space="preserve">Đơn giá của hàng hóa bao gồm thuế. </w:t>
            </w:r>
          </w:p>
          <w:p w14:paraId="5BD4E437">
            <w:pPr>
              <w:spacing w:before="0"/>
              <w:ind w:left="41"/>
              <w:jc w:val="both"/>
              <w:rPr>
                <w:sz w:val="22"/>
                <w:szCs w:val="22"/>
              </w:rPr>
            </w:pPr>
            <w:r>
              <w:rPr>
                <w:sz w:val="22"/>
                <w:szCs w:val="22"/>
              </w:rPr>
              <w:t>Được sử dụng trong API lập hóa đơn nháp cho xăng dầu</w:t>
            </w:r>
          </w:p>
        </w:tc>
      </w:tr>
      <w:tr w14:paraId="76D8C3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0" w:type="dxa"/>
            <w:noWrap w:val="0"/>
            <w:vAlign w:val="top"/>
          </w:tcPr>
          <w:p w14:paraId="1FE71EB1">
            <w:pPr>
              <w:spacing w:before="0"/>
              <w:ind w:left="0"/>
              <w:jc w:val="both"/>
              <w:rPr>
                <w:sz w:val="22"/>
                <w:szCs w:val="22"/>
              </w:rPr>
            </w:pPr>
            <w:r>
              <w:rPr>
                <w:sz w:val="22"/>
                <w:szCs w:val="22"/>
              </w:rPr>
              <w:t>unitPriceWithTax</w:t>
            </w:r>
          </w:p>
        </w:tc>
        <w:tc>
          <w:tcPr>
            <w:tcW w:w="3330" w:type="dxa"/>
            <w:noWrap w:val="0"/>
            <w:vAlign w:val="top"/>
          </w:tcPr>
          <w:p w14:paraId="509FCCB7">
            <w:pPr>
              <w:spacing w:before="0"/>
              <w:ind w:left="0"/>
              <w:jc w:val="both"/>
              <w:rPr>
                <w:sz w:val="22"/>
                <w:szCs w:val="22"/>
              </w:rPr>
            </w:pPr>
            <w:r>
              <w:rPr>
                <w:sz w:val="22"/>
                <w:szCs w:val="22"/>
              </w:rPr>
              <w:t>Required: false</w:t>
            </w:r>
          </w:p>
          <w:p w14:paraId="58CF7AFD">
            <w:pPr>
              <w:spacing w:before="0"/>
              <w:ind w:left="0"/>
              <w:jc w:val="both"/>
              <w:rPr>
                <w:sz w:val="22"/>
                <w:szCs w:val="22"/>
              </w:rPr>
            </w:pPr>
            <w:r>
              <w:rPr>
                <w:sz w:val="22"/>
                <w:szCs w:val="22"/>
              </w:rPr>
              <w:t>DataType: BigDecimal</w:t>
            </w:r>
          </w:p>
          <w:p w14:paraId="28F65D2D">
            <w:pPr>
              <w:spacing w:before="0"/>
              <w:ind w:left="0"/>
              <w:jc w:val="both"/>
              <w:rPr>
                <w:sz w:val="22"/>
                <w:szCs w:val="22"/>
              </w:rPr>
            </w:pPr>
            <w:r>
              <w:rPr>
                <w:sz w:val="22"/>
                <w:szCs w:val="22"/>
              </w:rPr>
              <w:t xml:space="preserve">Minlength: </w:t>
            </w:r>
          </w:p>
          <w:p w14:paraId="01737DFC">
            <w:pPr>
              <w:spacing w:before="0"/>
              <w:ind w:left="0"/>
              <w:jc w:val="both"/>
              <w:rPr>
                <w:sz w:val="22"/>
                <w:szCs w:val="22"/>
              </w:rPr>
            </w:pPr>
            <w:r>
              <w:rPr>
                <w:sz w:val="22"/>
                <w:szCs w:val="22"/>
              </w:rPr>
              <w:t xml:space="preserve">Maxlength: </w:t>
            </w:r>
          </w:p>
          <w:p w14:paraId="7DA7EC31">
            <w:pPr>
              <w:spacing w:before="0"/>
              <w:ind w:left="0"/>
              <w:jc w:val="both"/>
              <w:rPr>
                <w:sz w:val="22"/>
                <w:szCs w:val="22"/>
              </w:rPr>
            </w:pPr>
            <w:r>
              <w:rPr>
                <w:sz w:val="22"/>
                <w:szCs w:val="22"/>
              </w:rPr>
              <w:t>Format: [0-9.]+</w:t>
            </w:r>
          </w:p>
        </w:tc>
        <w:tc>
          <w:tcPr>
            <w:tcW w:w="4680" w:type="dxa"/>
            <w:noWrap w:val="0"/>
            <w:vAlign w:val="top"/>
          </w:tcPr>
          <w:p w14:paraId="0C4A195A">
            <w:pPr>
              <w:spacing w:before="0"/>
              <w:ind w:left="28"/>
              <w:jc w:val="both"/>
              <w:rPr>
                <w:sz w:val="22"/>
                <w:szCs w:val="22"/>
              </w:rPr>
            </w:pPr>
            <w:r>
              <w:rPr>
                <w:sz w:val="22"/>
                <w:szCs w:val="22"/>
              </w:rPr>
              <w:t xml:space="preserve">Đơn giá của hàng hóa bao gồm thuế. </w:t>
            </w:r>
          </w:p>
          <w:p w14:paraId="0B2245F1">
            <w:pPr>
              <w:spacing w:before="0"/>
              <w:ind w:left="41"/>
              <w:jc w:val="both"/>
              <w:rPr>
                <w:sz w:val="22"/>
                <w:szCs w:val="22"/>
              </w:rPr>
            </w:pPr>
            <w:r>
              <w:rPr>
                <w:sz w:val="22"/>
                <w:szCs w:val="22"/>
              </w:rPr>
              <w:t>Được sử dụng trong API lập hóa đơn nháp cho xăng dầu</w:t>
            </w:r>
          </w:p>
        </w:tc>
      </w:tr>
      <w:tr w14:paraId="200E10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0" w:type="dxa"/>
            <w:noWrap w:val="0"/>
            <w:vAlign w:val="top"/>
          </w:tcPr>
          <w:p w14:paraId="3F39A2AD">
            <w:pPr>
              <w:spacing w:before="0"/>
              <w:ind w:left="0"/>
              <w:jc w:val="both"/>
              <w:rPr>
                <w:rFonts w:ascii="Courier New" w:hAnsi="Courier New" w:cs="Courier New"/>
                <w:color w:val="A31515"/>
                <w:sz w:val="18"/>
                <w:szCs w:val="18"/>
                <w:highlight w:val="yellow"/>
              </w:rPr>
            </w:pPr>
            <w:r>
              <w:rPr>
                <w:rFonts w:ascii="Courier New" w:hAnsi="Courier New" w:cs="Courier New"/>
                <w:color w:val="A31515"/>
                <w:sz w:val="18"/>
                <w:szCs w:val="18"/>
                <w:highlight w:val="yellow"/>
              </w:rPr>
              <w:t>specialInfo</w:t>
            </w:r>
          </w:p>
          <w:p w14:paraId="7BCDB744">
            <w:pPr>
              <w:spacing w:before="0"/>
              <w:ind w:left="0"/>
              <w:jc w:val="both"/>
              <w:rPr>
                <w:sz w:val="22"/>
                <w:szCs w:val="22"/>
                <w:highlight w:val="yellow"/>
              </w:rPr>
            </w:pPr>
          </w:p>
        </w:tc>
        <w:tc>
          <w:tcPr>
            <w:tcW w:w="3330" w:type="dxa"/>
            <w:noWrap w:val="0"/>
            <w:vAlign w:val="top"/>
          </w:tcPr>
          <w:p w14:paraId="0847CC64">
            <w:pPr>
              <w:spacing w:before="0"/>
              <w:ind w:left="0"/>
              <w:jc w:val="both"/>
              <w:rPr>
                <w:sz w:val="22"/>
                <w:szCs w:val="22"/>
                <w:highlight w:val="yellow"/>
              </w:rPr>
            </w:pPr>
            <w:r>
              <w:rPr>
                <w:sz w:val="22"/>
                <w:szCs w:val="22"/>
                <w:highlight w:val="yellow"/>
              </w:rPr>
              <w:t>Required: false</w:t>
            </w:r>
          </w:p>
          <w:p w14:paraId="2D49B646">
            <w:pPr>
              <w:spacing w:before="0"/>
              <w:ind w:left="0"/>
              <w:jc w:val="both"/>
              <w:rPr>
                <w:sz w:val="22"/>
                <w:szCs w:val="22"/>
              </w:rPr>
            </w:pPr>
            <w:r>
              <w:rPr>
                <w:sz w:val="22"/>
                <w:szCs w:val="22"/>
              </w:rPr>
              <w:t>DataType: List objet</w:t>
            </w:r>
          </w:p>
          <w:p w14:paraId="4FA15644">
            <w:pPr>
              <w:spacing w:before="0"/>
              <w:ind w:left="0"/>
              <w:jc w:val="both"/>
              <w:rPr>
                <w:sz w:val="22"/>
                <w:szCs w:val="22"/>
                <w:highlight w:val="yellow"/>
              </w:rPr>
            </w:pPr>
          </w:p>
          <w:p w14:paraId="01415E1C">
            <w:pPr>
              <w:widowControl/>
              <w:shd w:val="clear" w:color="auto" w:fill="FFFFFE"/>
              <w:spacing w:before="0" w:line="270" w:lineRule="atLeast"/>
              <w:ind w:left="0"/>
              <w:rPr>
                <w:rFonts w:ascii="Courier New" w:hAnsi="Courier New" w:cs="Courier New"/>
                <w:color w:val="A31515"/>
                <w:sz w:val="18"/>
                <w:szCs w:val="18"/>
              </w:rPr>
            </w:pPr>
            <w:r>
              <w:rPr>
                <w:rFonts w:ascii="Courier New" w:hAnsi="Courier New" w:cs="Courier New"/>
                <w:color w:val="A31515"/>
                <w:sz w:val="18"/>
                <w:szCs w:val="18"/>
              </w:rPr>
              <w:t>"specialInfo": [</w:t>
            </w:r>
          </w:p>
          <w:p w14:paraId="559C2E7E">
            <w:pPr>
              <w:widowControl/>
              <w:shd w:val="clear" w:color="auto" w:fill="FFFFFE"/>
              <w:spacing w:before="0" w:line="270" w:lineRule="atLeast"/>
              <w:ind w:left="0"/>
              <w:rPr>
                <w:rFonts w:ascii="Courier New" w:hAnsi="Courier New" w:cs="Courier New"/>
                <w:color w:val="A31515"/>
                <w:sz w:val="18"/>
                <w:szCs w:val="18"/>
              </w:rPr>
            </w:pPr>
            <w:r>
              <w:rPr>
                <w:rFonts w:ascii="Courier New" w:hAnsi="Courier New" w:cs="Courier New"/>
                <w:color w:val="A31515"/>
                <w:sz w:val="18"/>
                <w:szCs w:val="18"/>
              </w:rPr>
              <w:t xml:space="preserve"> {</w:t>
            </w:r>
          </w:p>
          <w:p w14:paraId="56947822">
            <w:pPr>
              <w:widowControl/>
              <w:shd w:val="clear" w:color="auto" w:fill="FFFFFE"/>
              <w:spacing w:before="0" w:line="270" w:lineRule="atLeast"/>
              <w:ind w:left="0"/>
              <w:rPr>
                <w:rFonts w:ascii="Courier New" w:hAnsi="Courier New" w:cs="Courier New"/>
                <w:color w:val="A31515"/>
                <w:sz w:val="18"/>
                <w:szCs w:val="18"/>
              </w:rPr>
            </w:pPr>
            <w:r>
              <w:rPr>
                <w:rFonts w:ascii="Courier New" w:hAnsi="Courier New" w:cs="Courier New"/>
                <w:color w:val="A31515"/>
                <w:sz w:val="18"/>
                <w:szCs w:val="18"/>
              </w:rPr>
              <w:t xml:space="preserve">    "name": "SKhung",</w:t>
            </w:r>
          </w:p>
          <w:p w14:paraId="4A948D99">
            <w:pPr>
              <w:widowControl/>
              <w:shd w:val="clear" w:color="auto" w:fill="FFFFFE"/>
              <w:spacing w:before="0" w:line="270" w:lineRule="atLeast"/>
              <w:ind w:left="0"/>
              <w:rPr>
                <w:rFonts w:ascii="Courier New" w:hAnsi="Courier New" w:cs="Courier New"/>
                <w:color w:val="A31515"/>
                <w:sz w:val="18"/>
                <w:szCs w:val="18"/>
              </w:rPr>
            </w:pPr>
            <w:r>
              <w:rPr>
                <w:rFonts w:ascii="Courier New" w:hAnsi="Courier New" w:cs="Courier New"/>
                <w:color w:val="A31515"/>
                <w:sz w:val="18"/>
                <w:szCs w:val="18"/>
              </w:rPr>
              <w:t xml:space="preserve">    "value": "137462734"</w:t>
            </w:r>
          </w:p>
          <w:p w14:paraId="16204773">
            <w:pPr>
              <w:widowControl/>
              <w:shd w:val="clear" w:color="auto" w:fill="FFFFFE"/>
              <w:spacing w:before="0" w:line="270" w:lineRule="atLeast"/>
              <w:ind w:left="0"/>
              <w:rPr>
                <w:rFonts w:ascii="Courier New" w:hAnsi="Courier New" w:cs="Courier New"/>
                <w:color w:val="A31515"/>
                <w:sz w:val="18"/>
                <w:szCs w:val="18"/>
              </w:rPr>
            </w:pPr>
            <w:r>
              <w:rPr>
                <w:rFonts w:ascii="Courier New" w:hAnsi="Courier New" w:cs="Courier New"/>
                <w:color w:val="A31515"/>
                <w:sz w:val="18"/>
                <w:szCs w:val="18"/>
              </w:rPr>
              <w:t xml:space="preserve">                },</w:t>
            </w:r>
          </w:p>
          <w:p w14:paraId="3C789BF1">
            <w:pPr>
              <w:widowControl/>
              <w:shd w:val="clear" w:color="auto" w:fill="FFFFFE"/>
              <w:spacing w:before="0" w:line="270" w:lineRule="atLeast"/>
              <w:ind w:left="0"/>
              <w:rPr>
                <w:rFonts w:ascii="Courier New" w:hAnsi="Courier New" w:cs="Courier New"/>
                <w:color w:val="A31515"/>
                <w:sz w:val="18"/>
                <w:szCs w:val="18"/>
              </w:rPr>
            </w:pPr>
            <w:r>
              <w:rPr>
                <w:rFonts w:ascii="Courier New" w:hAnsi="Courier New" w:cs="Courier New"/>
                <w:color w:val="A31515"/>
                <w:sz w:val="18"/>
                <w:szCs w:val="18"/>
              </w:rPr>
              <w:t xml:space="preserve"> {</w:t>
            </w:r>
          </w:p>
          <w:p w14:paraId="1DE494F4">
            <w:pPr>
              <w:widowControl/>
              <w:shd w:val="clear" w:color="auto" w:fill="FFFFFE"/>
              <w:spacing w:before="0" w:line="270" w:lineRule="atLeast"/>
              <w:ind w:left="0"/>
              <w:rPr>
                <w:rFonts w:ascii="Courier New" w:hAnsi="Courier New" w:cs="Courier New"/>
                <w:color w:val="A31515"/>
                <w:sz w:val="18"/>
                <w:szCs w:val="18"/>
              </w:rPr>
            </w:pPr>
            <w:r>
              <w:rPr>
                <w:rFonts w:ascii="Courier New" w:hAnsi="Courier New" w:cs="Courier New"/>
                <w:color w:val="A31515"/>
                <w:sz w:val="18"/>
                <w:szCs w:val="18"/>
              </w:rPr>
              <w:t xml:space="preserve">    "name": "SMay",</w:t>
            </w:r>
          </w:p>
          <w:p w14:paraId="6BAFF5ED">
            <w:pPr>
              <w:widowControl/>
              <w:shd w:val="clear" w:color="auto" w:fill="FFFFFE"/>
              <w:spacing w:before="0" w:line="270" w:lineRule="atLeast"/>
              <w:ind w:left="0"/>
              <w:rPr>
                <w:rFonts w:ascii="Courier New" w:hAnsi="Courier New" w:cs="Courier New"/>
                <w:color w:val="A31515"/>
                <w:sz w:val="18"/>
                <w:szCs w:val="18"/>
              </w:rPr>
            </w:pPr>
            <w:r>
              <w:rPr>
                <w:rFonts w:ascii="Courier New" w:hAnsi="Courier New" w:cs="Courier New"/>
                <w:color w:val="A31515"/>
                <w:sz w:val="18"/>
                <w:szCs w:val="18"/>
              </w:rPr>
              <w:t xml:space="preserve">    "value": "13746dd2734"</w:t>
            </w:r>
          </w:p>
          <w:p w14:paraId="2148B742">
            <w:pPr>
              <w:widowControl/>
              <w:shd w:val="clear" w:color="auto" w:fill="FFFFFE"/>
              <w:spacing w:before="0" w:line="270" w:lineRule="atLeast"/>
              <w:ind w:left="0"/>
              <w:rPr>
                <w:rFonts w:ascii="Courier New" w:hAnsi="Courier New" w:cs="Courier New"/>
                <w:color w:val="A31515"/>
                <w:sz w:val="18"/>
                <w:szCs w:val="18"/>
              </w:rPr>
            </w:pPr>
            <w:r>
              <w:rPr>
                <w:rFonts w:ascii="Courier New" w:hAnsi="Courier New" w:cs="Courier New"/>
                <w:color w:val="A31515"/>
                <w:sz w:val="18"/>
                <w:szCs w:val="18"/>
              </w:rPr>
              <w:t xml:space="preserve">                }</w:t>
            </w:r>
          </w:p>
          <w:p w14:paraId="3476E6F1">
            <w:pPr>
              <w:spacing w:before="0"/>
              <w:ind w:left="0"/>
              <w:jc w:val="both"/>
              <w:rPr>
                <w:sz w:val="22"/>
                <w:szCs w:val="22"/>
                <w:highlight w:val="yellow"/>
              </w:rPr>
            </w:pPr>
            <w:r>
              <w:rPr>
                <w:rFonts w:ascii="Courier New" w:hAnsi="Courier New" w:cs="Courier New"/>
                <w:color w:val="A31515"/>
                <w:sz w:val="18"/>
                <w:szCs w:val="18"/>
              </w:rPr>
              <w:t xml:space="preserve">            ]</w:t>
            </w:r>
            <w:r>
              <w:rPr>
                <w:sz w:val="22"/>
                <w:szCs w:val="22"/>
                <w:highlight w:val="yellow"/>
              </w:rPr>
              <w:t xml:space="preserve"> </w:t>
            </w:r>
          </w:p>
          <w:p w14:paraId="6B206C9D">
            <w:pPr>
              <w:spacing w:before="0"/>
              <w:ind w:left="0"/>
              <w:jc w:val="both"/>
              <w:rPr>
                <w:sz w:val="22"/>
                <w:szCs w:val="22"/>
                <w:highlight w:val="yellow"/>
              </w:rPr>
            </w:pPr>
          </w:p>
        </w:tc>
        <w:tc>
          <w:tcPr>
            <w:tcW w:w="4680" w:type="dxa"/>
            <w:noWrap w:val="0"/>
            <w:vAlign w:val="top"/>
          </w:tcPr>
          <w:p w14:paraId="3BA39DD0">
            <w:pPr>
              <w:spacing w:before="0"/>
              <w:ind w:left="0"/>
              <w:jc w:val="both"/>
              <w:rPr>
                <w:rFonts w:ascii="Courier New" w:hAnsi="Courier New" w:cs="Courier New"/>
                <w:color w:val="A31515"/>
                <w:sz w:val="18"/>
                <w:szCs w:val="18"/>
                <w:highlight w:val="yellow"/>
              </w:rPr>
            </w:pPr>
            <w:r>
              <w:rPr>
                <w:highlight w:val="yellow"/>
              </w:rPr>
              <w:t xml:space="preserve">Nếu truyền </w:t>
            </w:r>
            <w:r>
              <w:rPr>
                <w:color w:val="FF0000"/>
                <w:sz w:val="22"/>
                <w:szCs w:val="22"/>
                <w:highlight w:val="yellow"/>
              </w:rPr>
              <w:t xml:space="preserve">itemType thì trường </w:t>
            </w:r>
            <w:r>
              <w:rPr>
                <w:rFonts w:ascii="Courier New" w:hAnsi="Courier New" w:cs="Courier New"/>
                <w:color w:val="A31515"/>
                <w:sz w:val="18"/>
                <w:szCs w:val="18"/>
                <w:highlight w:val="yellow"/>
              </w:rPr>
              <w:t>specialInfo</w:t>
            </w:r>
          </w:p>
          <w:p w14:paraId="3910BEA3">
            <w:pPr>
              <w:ind w:left="0"/>
              <w:jc w:val="both"/>
              <w:rPr>
                <w:snapToGrid/>
                <w:sz w:val="22"/>
                <w:highlight w:val="yellow"/>
              </w:rPr>
            </w:pPr>
            <w:r>
              <w:rPr>
                <w:highlight w:val="yellow"/>
              </w:rPr>
              <w:t>Tùy theo yêu cầu của Nghị định 70 theo từng hàng hóa đặc thù, name và value ,validate theo yêu cầu từ TCT .</w:t>
            </w:r>
          </w:p>
          <w:p w14:paraId="06C3534A">
            <w:pPr>
              <w:ind w:left="0"/>
              <w:jc w:val="both"/>
              <w:rPr>
                <w:highlight w:val="yellow"/>
              </w:rPr>
            </w:pPr>
            <w:r>
              <w:rPr>
                <w:highlight w:val="yellow"/>
              </w:rPr>
              <w:t xml:space="preserve">Danh sách các trường đặc thù được trình bày bên dưới </w:t>
            </w:r>
          </w:p>
          <w:p w14:paraId="4BE16EF6">
            <w:pPr>
              <w:jc w:val="both"/>
              <w:rPr>
                <w:highlight w:val="yellow"/>
              </w:rPr>
            </w:pPr>
          </w:p>
          <w:p w14:paraId="64667960">
            <w:pPr>
              <w:spacing w:before="0"/>
              <w:ind w:left="0"/>
              <w:jc w:val="both"/>
              <w:rPr>
                <w:highlight w:val="yellow"/>
              </w:rPr>
            </w:pPr>
          </w:p>
          <w:p w14:paraId="185516BB">
            <w:pPr>
              <w:spacing w:before="0"/>
              <w:ind w:left="0"/>
              <w:jc w:val="both"/>
              <w:rPr>
                <w:sz w:val="22"/>
                <w:szCs w:val="22"/>
                <w:highlight w:val="yellow"/>
              </w:rPr>
            </w:pPr>
          </w:p>
        </w:tc>
      </w:tr>
    </w:tbl>
    <w:p w14:paraId="43B9F0EC">
      <w:pPr>
        <w:pStyle w:val="4"/>
        <w:rPr>
          <w:b/>
          <w:sz w:val="22"/>
          <w:szCs w:val="22"/>
          <w:highlight w:val="yellow"/>
        </w:rPr>
      </w:pPr>
    </w:p>
    <w:p w14:paraId="0AEF0F10">
      <w:pPr>
        <w:pStyle w:val="4"/>
        <w:rPr>
          <w:b/>
          <w:sz w:val="22"/>
          <w:szCs w:val="22"/>
          <w:highlight w:val="yellow"/>
        </w:rPr>
      </w:pPr>
      <w:r>
        <w:rPr>
          <w:b/>
          <w:highlight w:val="yellow"/>
        </w:rPr>
        <w:t>DANH MỤC LOẠI HÀNG HÓA ĐẶC THÙ</w:t>
      </w:r>
    </w:p>
    <w:tbl>
      <w:tblPr>
        <w:tblStyle w:val="13"/>
        <w:tblW w:w="10162" w:type="dxa"/>
        <w:tblInd w:w="8"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162"/>
        <w:gridCol w:w="1710"/>
        <w:gridCol w:w="5040"/>
        <w:gridCol w:w="2250"/>
      </w:tblGrid>
      <w:tr w14:paraId="37AC85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blHeader/>
        </w:trPr>
        <w:tc>
          <w:tcPr>
            <w:tcW w:w="1162" w:type="dxa"/>
            <w:tcBorders>
              <w:top w:val="single" w:color="000000" w:sz="6" w:space="0"/>
              <w:left w:val="single" w:color="000000" w:sz="6" w:space="0"/>
              <w:bottom w:val="nil"/>
              <w:right w:val="nil"/>
            </w:tcBorders>
            <w:shd w:val="clear" w:color="auto" w:fill="FFFFFF"/>
            <w:noWrap w:val="0"/>
            <w:tcMar>
              <w:top w:w="0" w:type="dxa"/>
              <w:left w:w="0" w:type="dxa"/>
              <w:bottom w:w="0" w:type="dxa"/>
              <w:right w:w="0" w:type="dxa"/>
            </w:tcMar>
            <w:vAlign w:val="top"/>
          </w:tcPr>
          <w:p w14:paraId="40D6D6A8">
            <w:pPr>
              <w:spacing w:line="240" w:lineRule="auto"/>
              <w:jc w:val="center"/>
              <w:rPr>
                <w:b/>
                <w:color w:val="FF0000"/>
                <w:highlight w:val="yellow"/>
              </w:rPr>
            </w:pPr>
            <w:r>
              <w:rPr>
                <w:b/>
                <w:color w:val="FF0000"/>
                <w:highlight w:val="yellow"/>
              </w:rPr>
              <w:t>STT</w:t>
            </w:r>
          </w:p>
        </w:tc>
        <w:tc>
          <w:tcPr>
            <w:tcW w:w="1710" w:type="dxa"/>
            <w:tcBorders>
              <w:top w:val="single" w:color="000000" w:sz="6" w:space="0"/>
              <w:left w:val="single" w:color="000000" w:sz="6" w:space="0"/>
              <w:bottom w:val="nil"/>
              <w:right w:val="single" w:color="000000" w:sz="6" w:space="0"/>
            </w:tcBorders>
            <w:shd w:val="clear" w:color="auto" w:fill="FFFFFF"/>
            <w:noWrap w:val="0"/>
            <w:tcMar>
              <w:top w:w="0" w:type="dxa"/>
              <w:left w:w="0" w:type="dxa"/>
              <w:bottom w:w="0" w:type="dxa"/>
              <w:right w:w="0" w:type="dxa"/>
            </w:tcMar>
            <w:vAlign w:val="top"/>
          </w:tcPr>
          <w:p w14:paraId="39EE9E23">
            <w:pPr>
              <w:spacing w:line="240" w:lineRule="auto"/>
              <w:jc w:val="center"/>
              <w:rPr>
                <w:b/>
                <w:color w:val="FF0000"/>
                <w:highlight w:val="yellow"/>
              </w:rPr>
            </w:pPr>
            <w:r>
              <w:rPr>
                <w:b/>
                <w:color w:val="FF0000"/>
                <w:highlight w:val="yellow"/>
              </w:rPr>
              <w:t>Mô tả</w:t>
            </w:r>
          </w:p>
        </w:tc>
        <w:tc>
          <w:tcPr>
            <w:tcW w:w="5040" w:type="dxa"/>
            <w:tcBorders>
              <w:top w:val="single" w:color="000000" w:sz="6" w:space="0"/>
              <w:left w:val="single" w:color="000000" w:sz="6" w:space="0"/>
              <w:bottom w:val="nil"/>
              <w:right w:val="single" w:color="000000" w:sz="6" w:space="0"/>
            </w:tcBorders>
            <w:shd w:val="clear" w:color="auto" w:fill="FFFFFF"/>
            <w:noWrap w:val="0"/>
            <w:vAlign w:val="top"/>
          </w:tcPr>
          <w:p w14:paraId="100BE520">
            <w:pPr>
              <w:spacing w:line="240" w:lineRule="auto"/>
              <w:jc w:val="center"/>
              <w:rPr>
                <w:b/>
                <w:color w:val="FF0000"/>
                <w:highlight w:val="yellow"/>
              </w:rPr>
            </w:pPr>
            <w:r>
              <w:rPr>
                <w:b/>
                <w:color w:val="FF0000"/>
                <w:highlight w:val="yellow"/>
              </w:rPr>
              <w:t>Giá trị bắt buộc</w:t>
            </w:r>
          </w:p>
        </w:tc>
        <w:tc>
          <w:tcPr>
            <w:tcW w:w="2250" w:type="dxa"/>
            <w:tcBorders>
              <w:top w:val="single" w:color="000000" w:sz="6" w:space="0"/>
              <w:left w:val="single" w:color="000000" w:sz="6" w:space="0"/>
              <w:bottom w:val="nil"/>
              <w:right w:val="single" w:color="000000" w:sz="6" w:space="0"/>
            </w:tcBorders>
            <w:shd w:val="clear" w:color="auto" w:fill="FFFFFF"/>
            <w:noWrap w:val="0"/>
            <w:vAlign w:val="top"/>
          </w:tcPr>
          <w:p w14:paraId="4B9CA5E1">
            <w:pPr>
              <w:spacing w:line="240" w:lineRule="auto"/>
              <w:jc w:val="center"/>
              <w:rPr>
                <w:b/>
                <w:color w:val="FF0000"/>
                <w:highlight w:val="yellow"/>
              </w:rPr>
            </w:pPr>
            <w:r>
              <w:rPr>
                <w:b/>
                <w:color w:val="FF0000"/>
                <w:highlight w:val="yellow"/>
              </w:rPr>
              <w:t>Loại hóa đơn áp dụng</w:t>
            </w:r>
          </w:p>
        </w:tc>
      </w:tr>
      <w:tr w14:paraId="1FD230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62" w:type="dxa"/>
            <w:tcBorders>
              <w:top w:val="single" w:color="000000" w:sz="6" w:space="0"/>
              <w:left w:val="single" w:color="000000" w:sz="6" w:space="0"/>
              <w:bottom w:val="nil"/>
              <w:right w:val="nil"/>
            </w:tcBorders>
            <w:shd w:val="clear" w:color="auto" w:fill="FFFFFF"/>
            <w:noWrap w:val="0"/>
            <w:tcMar>
              <w:top w:w="0" w:type="dxa"/>
              <w:left w:w="0" w:type="dxa"/>
              <w:bottom w:w="0" w:type="dxa"/>
              <w:right w:w="0" w:type="dxa"/>
            </w:tcMar>
            <w:vAlign w:val="center"/>
          </w:tcPr>
          <w:p w14:paraId="35C21122">
            <w:pPr>
              <w:spacing w:line="240" w:lineRule="auto"/>
              <w:jc w:val="center"/>
              <w:rPr>
                <w:color w:val="FF0000"/>
                <w:highlight w:val="yellow"/>
              </w:rPr>
            </w:pPr>
            <w:r>
              <w:rPr>
                <w:color w:val="FF0000"/>
                <w:highlight w:val="yellow"/>
              </w:rPr>
              <w:t>1</w:t>
            </w:r>
          </w:p>
        </w:tc>
        <w:tc>
          <w:tcPr>
            <w:tcW w:w="1710" w:type="dxa"/>
            <w:tcBorders>
              <w:top w:val="single" w:color="000000" w:sz="6" w:space="0"/>
              <w:left w:val="single" w:color="000000" w:sz="6" w:space="0"/>
              <w:bottom w:val="nil"/>
              <w:right w:val="single" w:color="000000" w:sz="6" w:space="0"/>
            </w:tcBorders>
            <w:shd w:val="clear" w:color="auto" w:fill="FFFFFF"/>
            <w:noWrap w:val="0"/>
            <w:tcMar>
              <w:top w:w="0" w:type="dxa"/>
              <w:left w:w="0" w:type="dxa"/>
              <w:bottom w:w="0" w:type="dxa"/>
              <w:right w:w="0" w:type="dxa"/>
            </w:tcMar>
            <w:vAlign w:val="center"/>
          </w:tcPr>
          <w:p w14:paraId="67B2872C">
            <w:pPr>
              <w:spacing w:line="240" w:lineRule="auto"/>
              <w:ind w:left="90"/>
              <w:rPr>
                <w:color w:val="FF0000"/>
                <w:highlight w:val="yellow"/>
              </w:rPr>
            </w:pPr>
            <w:r>
              <w:rPr>
                <w:highlight w:val="cyan"/>
              </w:rPr>
              <w:t>Hàng hóa là xe ô tô, xe mô tô</w:t>
            </w:r>
          </w:p>
        </w:tc>
        <w:tc>
          <w:tcPr>
            <w:tcW w:w="5040" w:type="dxa"/>
            <w:tcBorders>
              <w:top w:val="single" w:color="000000" w:sz="6" w:space="0"/>
              <w:left w:val="single" w:color="000000" w:sz="6" w:space="0"/>
              <w:bottom w:val="nil"/>
              <w:right w:val="single" w:color="000000" w:sz="6" w:space="0"/>
            </w:tcBorders>
            <w:shd w:val="clear" w:color="auto" w:fill="FFFFFF"/>
            <w:noWrap w:val="0"/>
            <w:vAlign w:val="top"/>
          </w:tcPr>
          <w:p w14:paraId="11C4A026">
            <w:pPr>
              <w:spacing w:line="240" w:lineRule="auto"/>
              <w:ind w:left="90"/>
              <w:rPr>
                <w:highlight w:val="yellow"/>
              </w:rPr>
            </w:pPr>
            <w:r>
              <w:t>SKhung</w:t>
            </w:r>
            <w:r>
              <w:rPr>
                <w:highlight w:val="yellow"/>
              </w:rPr>
              <w:t>: Số khung, string, bắt buộc, max 200 kí tự</w:t>
            </w:r>
          </w:p>
          <w:p w14:paraId="0728A4EF">
            <w:pPr>
              <w:spacing w:line="240" w:lineRule="auto"/>
              <w:ind w:left="90"/>
              <w:rPr>
                <w:highlight w:val="yellow"/>
              </w:rPr>
            </w:pPr>
            <w:r>
              <w:t>SMay</w:t>
            </w:r>
            <w:r>
              <w:rPr>
                <w:highlight w:val="yellow"/>
              </w:rPr>
              <w:t>: Số máy, string, bắt buộc , max 200 kí tự</w:t>
            </w:r>
          </w:p>
          <w:p w14:paraId="3AA61C04">
            <w:pPr>
              <w:spacing w:line="240" w:lineRule="auto"/>
              <w:ind w:left="90"/>
              <w:rPr>
                <w:highlight w:val="yellow"/>
              </w:rPr>
            </w:pPr>
          </w:p>
        </w:tc>
        <w:tc>
          <w:tcPr>
            <w:tcW w:w="2250" w:type="dxa"/>
            <w:tcBorders>
              <w:top w:val="single" w:color="000000" w:sz="6" w:space="0"/>
              <w:left w:val="single" w:color="000000" w:sz="6" w:space="0"/>
              <w:bottom w:val="nil"/>
              <w:right w:val="single" w:color="000000" w:sz="6" w:space="0"/>
            </w:tcBorders>
            <w:shd w:val="clear" w:color="auto" w:fill="FFFFFF"/>
            <w:noWrap w:val="0"/>
            <w:vAlign w:val="top"/>
          </w:tcPr>
          <w:p w14:paraId="3ADAF237">
            <w:pPr>
              <w:spacing w:line="240" w:lineRule="auto"/>
              <w:ind w:left="90"/>
              <w:rPr>
                <w:highlight w:val="yellow"/>
              </w:rPr>
            </w:pPr>
          </w:p>
          <w:p w14:paraId="0AD3E238">
            <w:pPr>
              <w:spacing w:line="240" w:lineRule="auto"/>
              <w:ind w:left="90"/>
              <w:rPr>
                <w:highlight w:val="yellow"/>
              </w:rPr>
            </w:pPr>
            <w:r>
              <w:rPr>
                <w:highlight w:val="yellow"/>
              </w:rPr>
              <w:t>Hóa đơn bán hàng, hóa đơn giá trị gia tăng, hóa đơn khác, hóa đơn máy tính tiền, hóa đơn tài sản công, hóa đơn giá trị gia tăng tich hợp biên lại</w:t>
            </w:r>
          </w:p>
        </w:tc>
      </w:tr>
      <w:tr w14:paraId="3EE799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3" w:hRule="atLeast"/>
        </w:trPr>
        <w:tc>
          <w:tcPr>
            <w:tcW w:w="1162" w:type="dxa"/>
            <w:tcBorders>
              <w:top w:val="single" w:color="000000" w:sz="6" w:space="0"/>
              <w:left w:val="single" w:color="000000" w:sz="6" w:space="0"/>
              <w:bottom w:val="single" w:color="000000" w:sz="6" w:space="0"/>
              <w:right w:val="nil"/>
            </w:tcBorders>
            <w:shd w:val="clear" w:color="auto" w:fill="FFFFFF"/>
            <w:noWrap w:val="0"/>
            <w:tcMar>
              <w:top w:w="0" w:type="dxa"/>
              <w:left w:w="0" w:type="dxa"/>
              <w:bottom w:w="0" w:type="dxa"/>
              <w:right w:w="0" w:type="dxa"/>
            </w:tcMar>
            <w:vAlign w:val="center"/>
          </w:tcPr>
          <w:p w14:paraId="0B11ED5E">
            <w:pPr>
              <w:spacing w:line="240" w:lineRule="auto"/>
              <w:jc w:val="center"/>
              <w:rPr>
                <w:color w:val="FF0000"/>
                <w:highlight w:val="yellow"/>
              </w:rPr>
            </w:pPr>
            <w:r>
              <w:rPr>
                <w:color w:val="FF0000"/>
                <w:highlight w:val="yellow"/>
              </w:rPr>
              <w:t>2</w:t>
            </w:r>
          </w:p>
        </w:tc>
        <w:tc>
          <w:tcPr>
            <w:tcW w:w="1710" w:type="dxa"/>
            <w:tcBorders>
              <w:top w:val="single" w:color="000000" w:sz="6" w:space="0"/>
              <w:left w:val="single" w:color="000000" w:sz="6" w:space="0"/>
              <w:bottom w:val="single" w:color="000000" w:sz="6" w:space="0"/>
              <w:right w:val="single" w:color="000000" w:sz="6" w:space="0"/>
            </w:tcBorders>
            <w:shd w:val="clear" w:color="auto" w:fill="FFFFFF"/>
            <w:noWrap w:val="0"/>
            <w:tcMar>
              <w:top w:w="0" w:type="dxa"/>
              <w:left w:w="0" w:type="dxa"/>
              <w:bottom w:w="0" w:type="dxa"/>
              <w:right w:w="0" w:type="dxa"/>
            </w:tcMar>
            <w:vAlign w:val="center"/>
          </w:tcPr>
          <w:p w14:paraId="2E92E301">
            <w:pPr>
              <w:spacing w:line="240" w:lineRule="auto"/>
              <w:ind w:left="90"/>
              <w:rPr>
                <w:color w:val="FF0000"/>
                <w:highlight w:val="yellow"/>
              </w:rPr>
            </w:pPr>
            <w:r>
              <w:rPr>
                <w:highlight w:val="cyan"/>
              </w:rPr>
              <w:t>Dịch vụ vận chuyển</w:t>
            </w:r>
          </w:p>
        </w:tc>
        <w:tc>
          <w:tcPr>
            <w:tcW w:w="5040" w:type="dxa"/>
            <w:tcBorders>
              <w:top w:val="single" w:color="000000" w:sz="6" w:space="0"/>
              <w:left w:val="single" w:color="000000" w:sz="6" w:space="0"/>
              <w:bottom w:val="single" w:color="000000" w:sz="6" w:space="0"/>
              <w:right w:val="single" w:color="000000" w:sz="6" w:space="0"/>
            </w:tcBorders>
            <w:shd w:val="clear" w:color="auto" w:fill="FFFFFF"/>
            <w:noWrap w:val="0"/>
            <w:vAlign w:val="top"/>
          </w:tcPr>
          <w:p w14:paraId="0FA8D813">
            <w:pPr>
              <w:spacing w:line="240" w:lineRule="auto"/>
              <w:ind w:left="90"/>
              <w:rPr>
                <w:highlight w:val="yellow"/>
              </w:rPr>
            </w:pPr>
            <w:r>
              <w:t>BKSPTVChuyen</w:t>
            </w:r>
            <w:r>
              <w:rPr>
                <w:color w:val="000000"/>
                <w:highlight w:val="yellow"/>
              </w:rPr>
              <w:t xml:space="preserve">: </w:t>
            </w:r>
            <w:r>
              <w:rPr>
                <w:color w:val="000000"/>
                <w:highlight w:val="yellow"/>
                <w:lang w:val="vi"/>
              </w:rPr>
              <w:t>Biển kiểm soát phương tiện vận chuyển</w:t>
            </w:r>
            <w:r>
              <w:rPr>
                <w:color w:val="000000"/>
                <w:highlight w:val="yellow"/>
              </w:rPr>
              <w:t xml:space="preserve"> , string,, bắt buộc, 200 kí tự  </w:t>
            </w:r>
          </w:p>
        </w:tc>
        <w:tc>
          <w:tcPr>
            <w:tcW w:w="2250" w:type="dxa"/>
            <w:tcBorders>
              <w:top w:val="single" w:color="000000" w:sz="6" w:space="0"/>
              <w:left w:val="single" w:color="000000" w:sz="6" w:space="0"/>
              <w:bottom w:val="single" w:color="000000" w:sz="6" w:space="0"/>
              <w:right w:val="single" w:color="000000" w:sz="6" w:space="0"/>
            </w:tcBorders>
            <w:shd w:val="clear" w:color="auto" w:fill="FFFFFF"/>
            <w:noWrap w:val="0"/>
            <w:vAlign w:val="top"/>
          </w:tcPr>
          <w:p w14:paraId="4EF18C43">
            <w:pPr>
              <w:spacing w:line="240" w:lineRule="auto"/>
              <w:ind w:left="90"/>
              <w:rPr>
                <w:color w:val="000000"/>
                <w:highlight w:val="yellow"/>
                <w:lang w:val="vi"/>
              </w:rPr>
            </w:pPr>
            <w:r>
              <w:rPr>
                <w:highlight w:val="yellow"/>
              </w:rPr>
              <w:t>Hóa đơn bán hàng, hóa đơn giá trị gia tăng, hóa đơn khác, hóa đơn máy tính tiền, hóa đơn tài sản công, hóa đơn giá trị gia tăng tich hợp biên lại</w:t>
            </w:r>
          </w:p>
        </w:tc>
      </w:tr>
      <w:tr w14:paraId="5A23B8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484" w:hRule="atLeast"/>
        </w:trPr>
        <w:tc>
          <w:tcPr>
            <w:tcW w:w="1162" w:type="dxa"/>
            <w:tcBorders>
              <w:top w:val="single" w:color="000000" w:sz="6" w:space="0"/>
              <w:left w:val="single" w:color="000000" w:sz="6" w:space="0"/>
              <w:bottom w:val="single" w:color="000000" w:sz="6" w:space="0"/>
              <w:right w:val="single" w:color="000000" w:sz="6" w:space="0"/>
            </w:tcBorders>
            <w:shd w:val="clear" w:color="auto" w:fill="FFFFFF"/>
            <w:noWrap w:val="0"/>
            <w:tcMar>
              <w:top w:w="0" w:type="dxa"/>
              <w:left w:w="0" w:type="dxa"/>
              <w:bottom w:w="0" w:type="dxa"/>
              <w:right w:w="0" w:type="dxa"/>
            </w:tcMar>
            <w:vAlign w:val="center"/>
          </w:tcPr>
          <w:p w14:paraId="2FF898C3">
            <w:pPr>
              <w:spacing w:line="240" w:lineRule="auto"/>
              <w:jc w:val="center"/>
              <w:rPr>
                <w:color w:val="FF0000"/>
                <w:highlight w:val="yellow"/>
              </w:rPr>
            </w:pPr>
            <w:r>
              <w:rPr>
                <w:color w:val="FF0000"/>
                <w:highlight w:val="yellow"/>
              </w:rPr>
              <w:t>3</w:t>
            </w:r>
          </w:p>
        </w:tc>
        <w:tc>
          <w:tcPr>
            <w:tcW w:w="1710" w:type="dxa"/>
            <w:tcBorders>
              <w:top w:val="single" w:color="000000" w:sz="6" w:space="0"/>
              <w:left w:val="single" w:color="000000" w:sz="6" w:space="0"/>
              <w:bottom w:val="single" w:color="000000" w:sz="6" w:space="0"/>
              <w:right w:val="single" w:color="000000" w:sz="6" w:space="0"/>
            </w:tcBorders>
            <w:shd w:val="clear" w:color="auto" w:fill="FFFFFF"/>
            <w:noWrap w:val="0"/>
            <w:tcMar>
              <w:top w:w="0" w:type="dxa"/>
              <w:left w:w="0" w:type="dxa"/>
              <w:bottom w:w="0" w:type="dxa"/>
              <w:right w:w="0" w:type="dxa"/>
            </w:tcMar>
            <w:vAlign w:val="center"/>
          </w:tcPr>
          <w:p w14:paraId="510EA571">
            <w:pPr>
              <w:spacing w:line="240" w:lineRule="auto"/>
              <w:ind w:left="90"/>
              <w:rPr>
                <w:color w:val="FF0000"/>
                <w:highlight w:val="yellow"/>
              </w:rPr>
            </w:pPr>
            <w:r>
              <w:rPr>
                <w:highlight w:val="cyan"/>
              </w:rPr>
              <w:t>Dịch vụ vận chuyển trên nền tảng số, TMĐT</w:t>
            </w:r>
          </w:p>
        </w:tc>
        <w:tc>
          <w:tcPr>
            <w:tcW w:w="5040" w:type="dxa"/>
            <w:tcBorders>
              <w:top w:val="single" w:color="000000" w:sz="6" w:space="0"/>
              <w:left w:val="single" w:color="000000" w:sz="6" w:space="0"/>
              <w:bottom w:val="single" w:color="000000" w:sz="6" w:space="0"/>
              <w:right w:val="single" w:color="000000" w:sz="6" w:space="0"/>
            </w:tcBorders>
            <w:shd w:val="clear" w:color="auto" w:fill="FFFFFF"/>
            <w:noWrap w:val="0"/>
            <w:vAlign w:val="top"/>
          </w:tcPr>
          <w:p w14:paraId="415C6A85">
            <w:pPr>
              <w:spacing w:line="240" w:lineRule="auto"/>
              <w:ind w:left="90"/>
              <w:rPr>
                <w:highlight w:val="yellow"/>
              </w:rPr>
            </w:pPr>
            <w:r>
              <w:rPr>
                <w:highlight w:val="yellow"/>
              </w:rPr>
              <w:t xml:space="preserve"> </w:t>
            </w:r>
            <w:r>
              <w:t>TNGHang</w:t>
            </w:r>
            <w:r>
              <w:rPr>
                <w:highlight w:val="yellow"/>
              </w:rPr>
              <w:t>: Tên người gửi hang,</w:t>
            </w:r>
            <w:r>
              <w:rPr>
                <w:color w:val="000000"/>
                <w:highlight w:val="yellow"/>
              </w:rPr>
              <w:t xml:space="preserve"> string,, bắt buộc, 200 kí tự  </w:t>
            </w:r>
          </w:p>
          <w:p w14:paraId="2BCB740F">
            <w:pPr>
              <w:spacing w:line="240" w:lineRule="auto"/>
              <w:ind w:left="90"/>
              <w:rPr>
                <w:highlight w:val="yellow"/>
              </w:rPr>
            </w:pPr>
            <w:r>
              <w:rPr>
                <w:highlight w:val="yellow"/>
              </w:rPr>
              <w:t xml:space="preserve"> </w:t>
            </w:r>
            <w:r>
              <w:t>DCNGHang</w:t>
            </w:r>
            <w:r>
              <w:rPr>
                <w:highlight w:val="yellow"/>
              </w:rPr>
              <w:t>: Địa chỉ người gửi hang,</w:t>
            </w:r>
            <w:r>
              <w:rPr>
                <w:color w:val="000000"/>
                <w:highlight w:val="yellow"/>
              </w:rPr>
              <w:t xml:space="preserve"> string,, bắt buộc, 200 kí tự  </w:t>
            </w:r>
          </w:p>
          <w:p w14:paraId="4DBF4572">
            <w:pPr>
              <w:spacing w:line="240" w:lineRule="auto"/>
              <w:ind w:left="90"/>
              <w:rPr>
                <w:highlight w:val="yellow"/>
              </w:rPr>
            </w:pPr>
            <w:r>
              <w:t>MSTNGHang</w:t>
            </w:r>
            <w:r>
              <w:rPr>
                <w:highlight w:val="yellow"/>
              </w:rPr>
              <w:t>: MST người gửi,</w:t>
            </w:r>
            <w:r>
              <w:rPr>
                <w:color w:val="000000"/>
                <w:highlight w:val="yellow"/>
              </w:rPr>
              <w:t xml:space="preserve"> string,, bắt buộc, 200 kí tự  </w:t>
            </w:r>
          </w:p>
          <w:p w14:paraId="435769B2">
            <w:pPr>
              <w:spacing w:line="240" w:lineRule="auto"/>
              <w:ind w:left="90"/>
              <w:rPr>
                <w:highlight w:val="yellow"/>
              </w:rPr>
            </w:pPr>
            <w:r>
              <w:t>MDDNGHang</w:t>
            </w:r>
            <w:r>
              <w:rPr>
                <w:highlight w:val="yellow"/>
              </w:rPr>
              <w:t>; Số định danh người gửi hang,</w:t>
            </w:r>
            <w:r>
              <w:rPr>
                <w:color w:val="000000"/>
                <w:highlight w:val="yellow"/>
              </w:rPr>
              <w:t xml:space="preserve"> string,, bắt buộc, 200 kí tự  </w:t>
            </w:r>
          </w:p>
        </w:tc>
        <w:tc>
          <w:tcPr>
            <w:tcW w:w="2250" w:type="dxa"/>
            <w:tcBorders>
              <w:top w:val="single" w:color="000000" w:sz="6" w:space="0"/>
              <w:left w:val="single" w:color="000000" w:sz="6" w:space="0"/>
              <w:bottom w:val="single" w:color="000000" w:sz="6" w:space="0"/>
              <w:right w:val="single" w:color="000000" w:sz="6" w:space="0"/>
            </w:tcBorders>
            <w:shd w:val="clear" w:color="auto" w:fill="FFFFFF"/>
            <w:noWrap w:val="0"/>
            <w:vAlign w:val="top"/>
          </w:tcPr>
          <w:p w14:paraId="6B8325E5">
            <w:pPr>
              <w:spacing w:line="240" w:lineRule="auto"/>
              <w:ind w:left="90"/>
            </w:pPr>
            <w:r>
              <w:rPr>
                <w:highlight w:val="yellow"/>
              </w:rPr>
              <w:t>Hóa đơn bán hàng, hóa đơn giá trị gia tăng, hóa đơn khác, hóa đơn máy tính tiền, hóa đơn giá trị gia tăng tich hợp biên lại</w:t>
            </w:r>
          </w:p>
        </w:tc>
      </w:tr>
    </w:tbl>
    <w:p w14:paraId="730C997C">
      <w:pPr>
        <w:pStyle w:val="4"/>
        <w:rPr>
          <w:b/>
          <w:sz w:val="22"/>
          <w:szCs w:val="22"/>
        </w:rPr>
      </w:pPr>
    </w:p>
    <w:p w14:paraId="6661154C">
      <w:pPr>
        <w:pStyle w:val="4"/>
        <w:rPr>
          <w:b/>
          <w:sz w:val="22"/>
          <w:szCs w:val="22"/>
        </w:rPr>
      </w:pPr>
    </w:p>
    <w:p w14:paraId="5C982E3F">
      <w:pPr>
        <w:pStyle w:val="4"/>
        <w:rPr>
          <w:b/>
          <w:sz w:val="22"/>
          <w:szCs w:val="22"/>
        </w:rPr>
      </w:pPr>
    </w:p>
    <w:p w14:paraId="3750C71D">
      <w:pPr>
        <w:pStyle w:val="4"/>
        <w:rPr>
          <w:b/>
          <w:sz w:val="22"/>
          <w:szCs w:val="22"/>
        </w:rPr>
      </w:pPr>
    </w:p>
    <w:p w14:paraId="5E42FD6B">
      <w:pPr>
        <w:pStyle w:val="4"/>
        <w:rPr>
          <w:b/>
          <w:sz w:val="22"/>
          <w:szCs w:val="22"/>
        </w:rPr>
      </w:pPr>
      <w:r>
        <w:rPr>
          <w:b/>
          <w:sz w:val="22"/>
          <w:szCs w:val="22"/>
        </w:rPr>
        <w:t>Lưu ý 1</w:t>
      </w:r>
      <w:r>
        <w:rPr>
          <w:sz w:val="22"/>
          <w:szCs w:val="22"/>
        </w:rPr>
        <w:t xml:space="preserve">: </w:t>
      </w:r>
      <w:r>
        <w:rPr>
          <w:b/>
          <w:sz w:val="22"/>
          <w:szCs w:val="22"/>
        </w:rPr>
        <w:t xml:space="preserve">Đối với từng dòng hàng hóa, trong trường hợp các trường thông tin như </w:t>
      </w:r>
      <w:r>
        <w:rPr>
          <w:sz w:val="22"/>
          <w:szCs w:val="22"/>
        </w:rPr>
        <w:t xml:space="preserve">quantity, unitPrice, itemTotalAmountWithoutTax, taxPercentage, taxAmount, discount, itemDiscount, itemTotalAmountWithTax </w:t>
      </w:r>
      <w:r>
        <w:rPr>
          <w:b/>
          <w:sz w:val="22"/>
          <w:szCs w:val="22"/>
        </w:rPr>
        <w:t>có dữ liệu (dữ liệu khác null), hệ thống sẽ tính toán và kiểm tra các dữ liệu</w:t>
      </w:r>
    </w:p>
    <w:p w14:paraId="3D77975A">
      <w:pPr>
        <w:pStyle w:val="4"/>
        <w:rPr>
          <w:sz w:val="22"/>
          <w:szCs w:val="22"/>
        </w:rPr>
      </w:pPr>
      <w:r>
        <w:rPr>
          <w:b/>
          <w:sz w:val="22"/>
          <w:szCs w:val="22"/>
        </w:rPr>
        <w:t xml:space="preserve">Hệ thống so sánh </w:t>
      </w:r>
      <w:r>
        <w:rPr>
          <w:sz w:val="22"/>
          <w:szCs w:val="22"/>
        </w:rPr>
        <w:t xml:space="preserve">quantity x unitPrice </w:t>
      </w:r>
      <w:r>
        <w:rPr>
          <w:b/>
          <w:sz w:val="22"/>
          <w:szCs w:val="22"/>
        </w:rPr>
        <w:t>lệch không quá 5 đồng so với</w:t>
      </w:r>
      <w:r>
        <w:rPr>
          <w:sz w:val="22"/>
          <w:szCs w:val="22"/>
        </w:rPr>
        <w:t xml:space="preserve"> itemTotalAmountWithoutTax</w:t>
      </w:r>
    </w:p>
    <w:p w14:paraId="5E361749">
      <w:pPr>
        <w:pStyle w:val="4"/>
        <w:rPr>
          <w:sz w:val="22"/>
          <w:szCs w:val="22"/>
        </w:rPr>
      </w:pPr>
      <w:r>
        <w:rPr>
          <w:b/>
          <w:sz w:val="22"/>
          <w:szCs w:val="22"/>
        </w:rPr>
        <w:t xml:space="preserve">Hệ thống so sánh </w:t>
      </w:r>
      <w:r>
        <w:rPr>
          <w:sz w:val="22"/>
          <w:szCs w:val="22"/>
        </w:rPr>
        <w:t xml:space="preserve">itemTotalAmountWithoutTax khi bị lệch quá hệ thống báo lỗi. </w:t>
      </w:r>
    </w:p>
    <w:p w14:paraId="5A07C14E">
      <w:pPr>
        <w:pStyle w:val="4"/>
        <w:rPr>
          <w:sz w:val="22"/>
          <w:szCs w:val="22"/>
        </w:rPr>
      </w:pPr>
      <w:r>
        <w:rPr>
          <w:b/>
          <w:sz w:val="22"/>
          <w:szCs w:val="22"/>
        </w:rPr>
        <w:t>Dòng ghi chú cho hóa đơn điều chỉnh, thay thế tổng hợp hệ thống sẽ tự động thêm</w:t>
      </w:r>
      <w:r>
        <w:rPr>
          <w:sz w:val="22"/>
          <w:szCs w:val="22"/>
        </w:rPr>
        <w:t>.</w:t>
      </w:r>
    </w:p>
    <w:p w14:paraId="12B58F1C">
      <w:pPr>
        <w:pStyle w:val="4"/>
        <w:rPr>
          <w:sz w:val="22"/>
          <w:szCs w:val="22"/>
        </w:rPr>
      </w:pPr>
      <w:r>
        <w:rPr>
          <w:sz w:val="22"/>
          <w:szCs w:val="22"/>
        </w:rPr>
        <w:t xml:space="preserve">VD Điều chỉnh tăng tiền hàng, tiền thuế của hàng hóa dịch vụ: Hàng hóa 01, hệ thống sẽ tự tổng hợp lại và sinh 1 item dạng selection =2 với nội dung tổng hợp như sau, hệ thống phần mềm không cần thêm, tránh trùng lặp: </w:t>
      </w:r>
    </w:p>
    <w:p w14:paraId="6BBF7377">
      <w:pPr>
        <w:pStyle w:val="4"/>
        <w:rPr>
          <w:sz w:val="22"/>
          <w:szCs w:val="22"/>
        </w:rPr>
      </w:pPr>
      <w:r>
        <w:rPr>
          <w:sz w:val="22"/>
          <w:szCs w:val="22"/>
        </w:rPr>
        <w:t>Hóa đơn điều chỉnh tăng tiền hàng, tiền thuế cho hóa đơn điện tử mẫu số01GTKT0/002, kí hiệu AA/20E, số hóa đơn AA/20E0000162, ngày lập09:22:25 19/11/2020: số tiền: 165,495 VN</w:t>
      </w:r>
    </w:p>
    <w:p w14:paraId="11C5452A">
      <w:pPr>
        <w:spacing w:before="0"/>
        <w:ind w:left="41"/>
        <w:jc w:val="both"/>
        <w:rPr>
          <w:bCs/>
          <w:color w:val="000000"/>
          <w:sz w:val="22"/>
          <w:szCs w:val="22"/>
        </w:rPr>
      </w:pPr>
      <w:r>
        <w:rPr>
          <w:bCs/>
          <w:color w:val="000000"/>
          <w:sz w:val="22"/>
          <w:szCs w:val="22"/>
        </w:rPr>
        <w:t>Hóa đơn thay thế cho hóa đơn điện tử mẫu số 01GTKT0/002, kí hiệuAA/20E, số hóa đơn AA/20E0000156, ngày lập 14:01:00 18/11/2020</w:t>
      </w:r>
    </w:p>
    <w:p w14:paraId="2398A79D">
      <w:pPr>
        <w:spacing w:before="0"/>
        <w:ind w:left="41"/>
        <w:jc w:val="both"/>
        <w:rPr>
          <w:bCs/>
          <w:color w:val="000000"/>
          <w:sz w:val="22"/>
          <w:szCs w:val="22"/>
        </w:rPr>
      </w:pPr>
    </w:p>
    <w:p w14:paraId="36BD603C">
      <w:pPr>
        <w:tabs>
          <w:tab w:val="left" w:pos="2309"/>
        </w:tabs>
        <w:ind w:left="0" w:right="11"/>
        <w:contextualSpacing/>
        <w:rPr>
          <w:bCs/>
          <w:color w:val="FF0000"/>
          <w:sz w:val="22"/>
          <w:szCs w:val="22"/>
        </w:rPr>
      </w:pPr>
      <w:r>
        <w:rPr>
          <w:bCs/>
          <w:color w:val="000000"/>
          <w:sz w:val="22"/>
          <w:szCs w:val="22"/>
        </w:rPr>
        <w:t xml:space="preserve">- </w:t>
      </w:r>
      <w:r>
        <w:rPr>
          <w:bCs/>
          <w:color w:val="FF0000"/>
          <w:sz w:val="22"/>
          <w:szCs w:val="22"/>
        </w:rPr>
        <w:t>Trường hợp trong itemInfo người dùng có truyền thông tin gì thì lưu theo đúng giá trị người dùng truyền.</w:t>
      </w:r>
    </w:p>
    <w:p w14:paraId="1C2A0C3B">
      <w:pPr>
        <w:ind w:left="0"/>
        <w:rPr>
          <w:b/>
          <w:sz w:val="22"/>
          <w:szCs w:val="22"/>
        </w:rPr>
      </w:pPr>
      <w:r>
        <w:rPr>
          <w:b/>
          <w:bCs/>
          <w:sz w:val="22"/>
          <w:szCs w:val="22"/>
        </w:rPr>
        <w:t>- Lưu ý 2:</w:t>
      </w:r>
      <w:r>
        <w:rPr>
          <w:b/>
          <w:bCs/>
          <w:sz w:val="22"/>
          <w:szCs w:val="22"/>
          <w:lang w:val="vi-VN"/>
        </w:rPr>
        <w:t xml:space="preserve"> cho</w:t>
      </w:r>
      <w:r>
        <w:rPr>
          <w:b/>
          <w:bCs/>
          <w:sz w:val="22"/>
          <w:szCs w:val="22"/>
        </w:rPr>
        <w:t xml:space="preserve"> </w:t>
      </w:r>
      <w:r>
        <w:rPr>
          <w:b/>
          <w:sz w:val="22"/>
          <w:szCs w:val="22"/>
        </w:rPr>
        <w:t xml:space="preserve">phép người dùng điều chỉnh thông tin hàng hóa khi lập hóa đơn điều chỉnh thông tin qua API tích hợp: </w:t>
      </w:r>
    </w:p>
    <w:p w14:paraId="2892B45B">
      <w:pPr>
        <w:ind w:left="0"/>
        <w:rPr>
          <w:i/>
          <w:sz w:val="22"/>
          <w:szCs w:val="22"/>
        </w:rPr>
      </w:pPr>
      <w:r>
        <w:rPr>
          <w:i/>
          <w:sz w:val="22"/>
          <w:szCs w:val="22"/>
        </w:rPr>
        <w:t xml:space="preserve">+ </w:t>
      </w:r>
      <w:r>
        <w:rPr>
          <w:bCs/>
          <w:i/>
          <w:sz w:val="22"/>
          <w:szCs w:val="22"/>
        </w:rPr>
        <w:t>Trường hợp hàng hóa trong itemInfo chỉ truyền thông tin selection hoặc lineNumber thì không lưu dữ liệu hàng hóa này</w:t>
      </w:r>
    </w:p>
    <w:p w14:paraId="369D5B51">
      <w:pPr>
        <w:tabs>
          <w:tab w:val="left" w:pos="2309"/>
        </w:tabs>
        <w:ind w:left="0" w:right="11"/>
        <w:contextualSpacing/>
        <w:rPr>
          <w:bCs/>
          <w:i/>
          <w:sz w:val="22"/>
          <w:szCs w:val="22"/>
        </w:rPr>
      </w:pPr>
      <w:r>
        <w:rPr>
          <w:bCs/>
          <w:i/>
          <w:sz w:val="22"/>
          <w:szCs w:val="22"/>
        </w:rPr>
        <w:t>+ Trường hợp hàng hóa có ít nhất một thông tin khác (</w:t>
      </w:r>
      <w:r>
        <w:rPr>
          <w:bCs/>
          <w:i/>
          <w:color w:val="FF0000"/>
          <w:sz w:val="22"/>
          <w:szCs w:val="22"/>
        </w:rPr>
        <w:t xml:space="preserve">ngoài lineNumber hay selection bao gồm: </w:t>
      </w:r>
      <w:r>
        <w:rPr>
          <w:i/>
          <w:color w:val="FF0000"/>
          <w:sz w:val="22"/>
          <w:szCs w:val="22"/>
        </w:rPr>
        <w:t>itemCode, itemName, unitCode, unitName, batchNo, itemNote, expDate</w:t>
      </w:r>
      <w:r>
        <w:rPr>
          <w:bCs/>
          <w:i/>
          <w:sz w:val="22"/>
          <w:szCs w:val="22"/>
        </w:rPr>
        <w:t>) thì lưu hàng hóa theo giá trị người dùng truyền vào list_product trong invoice. Trường thông tin nào không truyền/truyền rỗng thì lưu giá trị null.</w:t>
      </w:r>
    </w:p>
    <w:p w14:paraId="2E05CBCD">
      <w:pPr>
        <w:tabs>
          <w:tab w:val="left" w:pos="2309"/>
        </w:tabs>
        <w:ind w:left="0" w:right="11"/>
        <w:contextualSpacing/>
        <w:rPr>
          <w:bCs/>
          <w:i/>
          <w:color w:val="000000"/>
          <w:sz w:val="22"/>
          <w:szCs w:val="22"/>
        </w:rPr>
      </w:pPr>
      <w:r>
        <w:rPr>
          <w:bCs/>
          <w:i/>
          <w:sz w:val="22"/>
          <w:szCs w:val="22"/>
        </w:rPr>
        <w:t xml:space="preserve">+ Các trường thông tin khác </w:t>
      </w:r>
      <w:r>
        <w:rPr>
          <w:bCs/>
          <w:i/>
          <w:color w:val="FF0000"/>
          <w:sz w:val="22"/>
          <w:szCs w:val="22"/>
        </w:rPr>
        <w:t xml:space="preserve">lineNumber, selection , </w:t>
      </w:r>
      <w:r>
        <w:rPr>
          <w:i/>
          <w:color w:val="FF0000"/>
          <w:sz w:val="22"/>
          <w:szCs w:val="22"/>
        </w:rPr>
        <w:t xml:space="preserve">itemCode, itemName, unitCode, unitName, batchNo, itemNote, expDate </w:t>
      </w:r>
      <w:r>
        <w:rPr>
          <w:i/>
          <w:color w:val="000000"/>
          <w:sz w:val="22"/>
          <w:szCs w:val="22"/>
        </w:rPr>
        <w:t>thì truyền hay không truyền giá trị đều lưu là NULL</w:t>
      </w:r>
    </w:p>
    <w:p w14:paraId="3CD2BE8F">
      <w:pPr>
        <w:pStyle w:val="4"/>
        <w:rPr>
          <w:sz w:val="22"/>
          <w:szCs w:val="22"/>
        </w:rPr>
      </w:pPr>
      <w:r>
        <w:rPr>
          <w:sz w:val="22"/>
          <w:szCs w:val="22"/>
        </w:rPr>
        <w:t>Dữ liệu mẫu</w:t>
      </w:r>
    </w:p>
    <w:p w14:paraId="574D57F3">
      <w:pPr>
        <w:widowControl/>
        <w:shd w:val="clear" w:color="auto" w:fill="DBE5F1"/>
        <w:spacing w:before="0" w:line="240" w:lineRule="auto"/>
        <w:ind w:left="567"/>
        <w:jc w:val="both"/>
        <w:rPr>
          <w:bCs/>
          <w:snapToGrid/>
          <w:color w:val="8000FF"/>
          <w:sz w:val="22"/>
          <w:szCs w:val="22"/>
        </w:rPr>
      </w:pPr>
      <w:r>
        <w:rPr>
          <w:bCs/>
          <w:snapToGrid/>
          <w:color w:val="8000FF"/>
          <w:sz w:val="22"/>
          <w:szCs w:val="22"/>
        </w:rPr>
        <w:t>"itemInfo": [</w:t>
      </w:r>
    </w:p>
    <w:p w14:paraId="78508974">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 hàng_hóa_1},      { hàng_hóa_1}</w:t>
      </w:r>
    </w:p>
    <w:p w14:paraId="4688800D">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w:t>
      </w:r>
    </w:p>
    <w:p w14:paraId="33810C33">
      <w:pPr>
        <w:pStyle w:val="4"/>
        <w:rPr>
          <w:sz w:val="22"/>
          <w:szCs w:val="22"/>
        </w:rPr>
      </w:pPr>
      <w:r>
        <w:rPr>
          <w:sz w:val="22"/>
          <w:szCs w:val="22"/>
        </w:rPr>
        <w:t>Hàng hóa thông thường</w:t>
      </w:r>
    </w:p>
    <w:p w14:paraId="08C12F8F">
      <w:pPr>
        <w:widowControl/>
        <w:shd w:val="clear" w:color="auto" w:fill="DBE5F1"/>
        <w:spacing w:before="0" w:line="240" w:lineRule="auto"/>
        <w:ind w:left="567"/>
        <w:jc w:val="both"/>
        <w:rPr>
          <w:bCs/>
          <w:snapToGrid/>
          <w:color w:val="8000FF"/>
          <w:sz w:val="22"/>
          <w:szCs w:val="22"/>
        </w:rPr>
      </w:pPr>
      <w:r>
        <w:rPr>
          <w:bCs/>
          <w:snapToGrid/>
          <w:color w:val="8000FF"/>
          <w:sz w:val="22"/>
          <w:szCs w:val="22"/>
        </w:rPr>
        <w:t>"itemInfo": [</w:t>
      </w:r>
    </w:p>
    <w:p w14:paraId="6BFB5FFD">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w:t>
      </w:r>
    </w:p>
    <w:p w14:paraId="5F2F7F5C">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"lineNumber": 1,</w:t>
      </w:r>
    </w:p>
    <w:p w14:paraId="0AF128DD">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"itemCode": "PCDELLV3653_i56400_R4H10DVDRW",</w:t>
      </w:r>
    </w:p>
    <w:p w14:paraId="59CC5057">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"itemName": "Máy tính để bàn DELL VOSTRO 3653 Desktop Core i5-6400 upto3.30Ghz/ 4GB/ 1TB HDD/DVDRW/NVIDIA Geforce 705 2Gb/ Wireless-Bluetooth/ K/ M/1Yr Pro",</w:t>
      </w:r>
    </w:p>
    <w:p w14:paraId="770C408F">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"unitName": "Cái",</w:t>
      </w:r>
    </w:p>
    <w:p w14:paraId="3FD77E8F">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"itemNote": "",</w:t>
      </w:r>
    </w:p>
    <w:p w14:paraId="21CEB813">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"unitPrice": 10300000,</w:t>
      </w:r>
    </w:p>
    <w:p w14:paraId="40A6145C">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"quantity": 1,</w:t>
      </w:r>
    </w:p>
    <w:p w14:paraId="4EA4BD39">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"itemTotalAmountWithoutTax": 10300000,</w:t>
      </w:r>
    </w:p>
    <w:p w14:paraId="19A8FEC1">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"itemTotalAmountWithTax": 11330000,</w:t>
      </w:r>
    </w:p>
    <w:p w14:paraId="6E8F679C">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"itemTotalAmountAfterDiscount": 10300000,</w:t>
      </w:r>
    </w:p>
    <w:p w14:paraId="033FE452">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"taxPercentage": 10,</w:t>
      </w:r>
    </w:p>
    <w:p w14:paraId="77D07F1A">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"taxAmount": 1030000,</w:t>
      </w:r>
    </w:p>
    <w:p w14:paraId="2DED7EB6">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"customTaxAmount": "0",</w:t>
      </w:r>
    </w:p>
    <w:p w14:paraId="1DC19255">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"discount": 0,</w:t>
      </w:r>
    </w:p>
    <w:p w14:paraId="14011055">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"itemDiscount": 0,</w:t>
      </w:r>
    </w:p>
    <w:p w14:paraId="329113ED">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"batchNo": "",</w:t>
      </w:r>
    </w:p>
    <w:p w14:paraId="3A756DAD">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"expDate": ""</w:t>
      </w:r>
    </w:p>
    <w:p w14:paraId="5B87746D">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w:t>
      </w:r>
    </w:p>
    <w:p w14:paraId="6E6E52E2">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w:t>
      </w:r>
    </w:p>
    <w:p w14:paraId="63885353">
      <w:pPr>
        <w:pStyle w:val="4"/>
        <w:rPr>
          <w:color w:val="FF0000"/>
          <w:sz w:val="22"/>
          <w:szCs w:val="22"/>
        </w:rPr>
      </w:pPr>
      <w:r>
        <w:rPr>
          <w:color w:val="FF0000"/>
          <w:sz w:val="22"/>
          <w:szCs w:val="22"/>
        </w:rPr>
        <w:t>Hàng hóa kèm ghi chú:</w:t>
      </w:r>
    </w:p>
    <w:p w14:paraId="59D70E85">
      <w:pPr>
        <w:widowControl/>
        <w:shd w:val="clear" w:color="auto" w:fill="DBE5F1"/>
        <w:spacing w:before="0" w:line="240" w:lineRule="auto"/>
        <w:ind w:left="567"/>
        <w:jc w:val="both"/>
        <w:rPr>
          <w:bCs/>
          <w:snapToGrid/>
          <w:color w:val="8000FF"/>
          <w:sz w:val="22"/>
          <w:szCs w:val="22"/>
        </w:rPr>
      </w:pPr>
      <w:r>
        <w:rPr>
          <w:bCs/>
          <w:snapToGrid/>
          <w:color w:val="8000FF"/>
          <w:sz w:val="22"/>
          <w:szCs w:val="22"/>
        </w:rPr>
        <w:t>"itemInfo": [</w:t>
      </w:r>
    </w:p>
    <w:p w14:paraId="485AD22E">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w:t>
      </w:r>
    </w:p>
    <w:p w14:paraId="66058E46">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"lineNumber": 2,</w:t>
      </w:r>
    </w:p>
    <w:p w14:paraId="5B492886">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"selection": 2,</w:t>
      </w:r>
    </w:p>
    <w:p w14:paraId="2E6659B1">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"itemName": "Ghi chú cho hóa đơn",</w:t>
      </w:r>
    </w:p>
    <w:p w14:paraId="5859D634">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w:t>
      </w:r>
    </w:p>
    <w:p w14:paraId="0620D4E9">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w:t>
      </w:r>
    </w:p>
    <w:p w14:paraId="049FBDA8">
      <w:pPr>
        <w:pStyle w:val="4"/>
        <w:rPr>
          <w:sz w:val="22"/>
          <w:szCs w:val="22"/>
        </w:rPr>
      </w:pPr>
      <w:r>
        <w:rPr>
          <w:sz w:val="22"/>
          <w:szCs w:val="22"/>
        </w:rPr>
        <w:t>Hàng hóa có chiết khấu trên dòng sản phẩm</w:t>
      </w:r>
    </w:p>
    <w:p w14:paraId="43A26412">
      <w:pPr>
        <w:widowControl/>
        <w:shd w:val="clear" w:color="auto" w:fill="DBE5F1"/>
        <w:spacing w:before="0" w:line="240" w:lineRule="auto"/>
        <w:ind w:left="567"/>
        <w:jc w:val="both"/>
        <w:rPr>
          <w:bCs/>
          <w:snapToGrid/>
          <w:color w:val="8000FF"/>
          <w:sz w:val="22"/>
          <w:szCs w:val="22"/>
        </w:rPr>
      </w:pPr>
      <w:r>
        <w:rPr>
          <w:bCs/>
          <w:snapToGrid/>
          <w:color w:val="8000FF"/>
          <w:sz w:val="22"/>
          <w:szCs w:val="22"/>
        </w:rPr>
        <w:t>"itemInfo": [</w:t>
      </w:r>
    </w:p>
    <w:p w14:paraId="660324B9">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w:t>
      </w:r>
    </w:p>
    <w:p w14:paraId="770B8B89">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"lineNumber": 1,</w:t>
      </w:r>
    </w:p>
    <w:p w14:paraId="39DD579B">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"itemCode": "LCDLI2215S_LNV",</w:t>
      </w:r>
    </w:p>
    <w:p w14:paraId="43B6B7EE">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"itemName": "Màn hình vi tính LENOVO LCD LI2215S 21.5\" Led (65CCAACC6VN)",</w:t>
      </w:r>
    </w:p>
    <w:p w14:paraId="165BEAFB">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"unitName": "Cái",</w:t>
      </w:r>
    </w:p>
    <w:p w14:paraId="37712C19">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"itemNote": "",</w:t>
      </w:r>
    </w:p>
    <w:p w14:paraId="494041E6">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"unitPrice": 1750000,</w:t>
      </w:r>
    </w:p>
    <w:p w14:paraId="0E02A468">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"quantity": 2,</w:t>
      </w:r>
    </w:p>
    <w:p w14:paraId="0A0990B3">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"itemTotalAmountWithoutTax": 3500000,</w:t>
      </w:r>
    </w:p>
    <w:p w14:paraId="1A075FE6">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"itemTotalAmountWithTax": 3696000,</w:t>
      </w:r>
    </w:p>
    <w:p w14:paraId="73C0BAA8">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"itemTotalAmountAfterDiscount": 3360000,</w:t>
      </w:r>
    </w:p>
    <w:p w14:paraId="05E52B4A">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"taxPercentage": 10,</w:t>
      </w:r>
    </w:p>
    <w:p w14:paraId="3DA3A5EE">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"taxAmount": 336000,</w:t>
      </w:r>
    </w:p>
    <w:p w14:paraId="15E3994C">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"customTaxAmount": "0",</w:t>
      </w:r>
    </w:p>
    <w:p w14:paraId="537D8329">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"discount": 4,</w:t>
      </w:r>
    </w:p>
    <w:p w14:paraId="7285C466">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"itemDiscount": 140000,</w:t>
      </w:r>
    </w:p>
    <w:p w14:paraId="11E6B897">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"batchNo": "",</w:t>
      </w:r>
    </w:p>
    <w:p w14:paraId="28B39E1B">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"expDate": ""</w:t>
      </w:r>
    </w:p>
    <w:p w14:paraId="78495FC3">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w:t>
      </w:r>
    </w:p>
    <w:p w14:paraId="474410FA">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w:t>
      </w:r>
    </w:p>
    <w:p w14:paraId="204AA8A1">
      <w:pPr>
        <w:pStyle w:val="4"/>
        <w:rPr>
          <w:sz w:val="22"/>
          <w:szCs w:val="22"/>
        </w:rPr>
      </w:pPr>
      <w:r>
        <w:rPr>
          <w:sz w:val="22"/>
          <w:szCs w:val="22"/>
        </w:rPr>
        <w:t>Hàng hóa có dòng chiết khấu</w:t>
      </w:r>
    </w:p>
    <w:p w14:paraId="0A2DC165">
      <w:pPr>
        <w:widowControl/>
        <w:shd w:val="clear" w:color="auto" w:fill="DBE5F1"/>
        <w:spacing w:before="0" w:line="240" w:lineRule="auto"/>
        <w:ind w:left="567"/>
        <w:jc w:val="both"/>
        <w:rPr>
          <w:bCs/>
          <w:snapToGrid/>
          <w:color w:val="8000FF"/>
          <w:sz w:val="22"/>
          <w:szCs w:val="22"/>
        </w:rPr>
      </w:pPr>
      <w:r>
        <w:rPr>
          <w:bCs/>
          <w:snapToGrid/>
          <w:color w:val="8000FF"/>
          <w:sz w:val="22"/>
          <w:szCs w:val="22"/>
        </w:rPr>
        <w:t>"itemInfo": [</w:t>
      </w:r>
    </w:p>
    <w:p w14:paraId="2748E9A5">
      <w:pPr>
        <w:widowControl/>
        <w:shd w:val="clear" w:color="auto" w:fill="DBE5F1"/>
        <w:spacing w:before="0" w:line="240" w:lineRule="auto"/>
        <w:ind w:left="567"/>
        <w:jc w:val="both"/>
        <w:rPr>
          <w:bCs/>
          <w:snapToGrid/>
          <w:color w:val="8000FF"/>
          <w:sz w:val="22"/>
          <w:szCs w:val="22"/>
        </w:rPr>
      </w:pPr>
      <w:r>
        <w:rPr>
          <w:sz w:val="22"/>
          <w:szCs w:val="22"/>
        </w:rPr>
        <w:t xml:space="preserve">    </w:t>
      </w:r>
      <w:r>
        <w:rPr>
          <w:bCs/>
          <w:snapToGrid/>
          <w:color w:val="8000FF"/>
          <w:sz w:val="22"/>
          <w:szCs w:val="22"/>
        </w:rPr>
        <w:t>{</w:t>
      </w:r>
    </w:p>
    <w:p w14:paraId="0FB578C2">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"lineNumber": 2,</w:t>
      </w:r>
    </w:p>
    <w:p w14:paraId="6EF29E28">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"itemCode": "chieu_khau_hang_hoa",</w:t>
      </w:r>
    </w:p>
    <w:p w14:paraId="707FAC86">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"selection": 3,</w:t>
      </w:r>
    </w:p>
    <w:p w14:paraId="44450F29">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"itemName": "Chiếu khấu hàng hóa",</w:t>
      </w:r>
    </w:p>
    <w:p w14:paraId="6852A403">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"unitName": "",</w:t>
      </w:r>
    </w:p>
    <w:p w14:paraId="1D6DC8D8">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"itemNote": "",</w:t>
      </w:r>
    </w:p>
    <w:p w14:paraId="1C9FB1FE">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"itemTotalAmountWithoutTax": 50000,</w:t>
      </w:r>
    </w:p>
    <w:p w14:paraId="52D8B90B">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"itemTotalAmountWithTax": 50000,</w:t>
      </w:r>
    </w:p>
    <w:p w14:paraId="135DF98F">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"itemTotalAmountAfterDiscount": 50000,</w:t>
      </w:r>
    </w:p>
    <w:p w14:paraId="5BD25EA5">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"taxPercentage": 0,</w:t>
      </w:r>
    </w:p>
    <w:p w14:paraId="4D18CE2B">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"taxAmount": 0,</w:t>
      </w:r>
    </w:p>
    <w:p w14:paraId="02522380">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"customTaxAmount": "0",</w:t>
      </w:r>
    </w:p>
    <w:p w14:paraId="05768514">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"discount": 0,</w:t>
      </w:r>
    </w:p>
    <w:p w14:paraId="21AC5C5F">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"itemDiscount": 0,</w:t>
      </w:r>
    </w:p>
    <w:p w14:paraId="18F071B9">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"isIncreaseItem": false,</w:t>
      </w:r>
    </w:p>
    <w:p w14:paraId="15A6159E">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"batchNo": "",</w:t>
      </w:r>
    </w:p>
    <w:p w14:paraId="2CF9C29D">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"expDate": ""</w:t>
      </w:r>
    </w:p>
    <w:p w14:paraId="2BF1035B">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w:t>
      </w:r>
    </w:p>
    <w:p w14:paraId="3D13DC8A">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w:t>
      </w:r>
    </w:p>
    <w:p w14:paraId="011D22DF">
      <w:pPr>
        <w:pStyle w:val="4"/>
        <w:rPr>
          <w:sz w:val="22"/>
          <w:szCs w:val="22"/>
        </w:rPr>
      </w:pPr>
      <w:r>
        <w:rPr>
          <w:sz w:val="22"/>
          <w:szCs w:val="22"/>
        </w:rPr>
        <w:t>Hàng hóa dạng bảng kê</w:t>
      </w:r>
    </w:p>
    <w:p w14:paraId="44F6E527">
      <w:pPr>
        <w:widowControl/>
        <w:shd w:val="clear" w:color="auto" w:fill="DBE5F1"/>
        <w:spacing w:before="0" w:line="240" w:lineRule="auto"/>
        <w:ind w:left="567"/>
        <w:jc w:val="both"/>
        <w:rPr>
          <w:bCs/>
          <w:snapToGrid/>
          <w:color w:val="8000FF"/>
          <w:sz w:val="22"/>
          <w:szCs w:val="22"/>
        </w:rPr>
      </w:pPr>
      <w:r>
        <w:rPr>
          <w:bCs/>
          <w:snapToGrid/>
          <w:color w:val="8000FF"/>
          <w:sz w:val="22"/>
          <w:szCs w:val="22"/>
        </w:rPr>
        <w:t>"itemInfo": [</w:t>
      </w:r>
    </w:p>
    <w:p w14:paraId="125C6004">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w:t>
      </w:r>
    </w:p>
    <w:p w14:paraId="67540502">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"lineNumber": 1,</w:t>
      </w:r>
    </w:p>
    <w:p w14:paraId="45E8138F">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"itemCode": "bang_ke_hang_hoa",</w:t>
      </w:r>
    </w:p>
    <w:p w14:paraId="42F98DBA">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"selection": 4,</w:t>
      </w:r>
    </w:p>
    <w:p w14:paraId="0BF7D021">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"itemName": "Bảng kê hàng hóa",</w:t>
      </w:r>
    </w:p>
    <w:p w14:paraId="31EEC0EB">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"unitName": "",</w:t>
      </w:r>
    </w:p>
    <w:p w14:paraId="55061600">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"itemNote": "",</w:t>
      </w:r>
    </w:p>
    <w:p w14:paraId="118D2703">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"itemTotalAmountWithoutTax": 97770000,</w:t>
      </w:r>
    </w:p>
    <w:p w14:paraId="14B640DC">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"itemTotalAmountWithTax": 107547000,</w:t>
      </w:r>
    </w:p>
    <w:p w14:paraId="782FB1F9">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"itemTotalAmountAfterDiscount": 97770000,</w:t>
      </w:r>
    </w:p>
    <w:p w14:paraId="54D9C895">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"taxPercentage": 10,</w:t>
      </w:r>
    </w:p>
    <w:p w14:paraId="77E7F041">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"taxAmount": 9777000,</w:t>
      </w:r>
    </w:p>
    <w:p w14:paraId="6D30ECCF">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"customTaxAmount": "0",</w:t>
      </w:r>
    </w:p>
    <w:p w14:paraId="55EC2FE4">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"discount": 0,</w:t>
      </w:r>
    </w:p>
    <w:p w14:paraId="326018D5">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"itemDiscount": 0,</w:t>
      </w:r>
    </w:p>
    <w:p w14:paraId="2415CB03">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"batchNo": "",</w:t>
      </w:r>
    </w:p>
    <w:p w14:paraId="09242BCA">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"expDate": ""</w:t>
      </w:r>
    </w:p>
    <w:p w14:paraId="7FB10644">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w:t>
      </w:r>
    </w:p>
    <w:p w14:paraId="229A5AB6">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w:t>
      </w:r>
    </w:p>
    <w:p w14:paraId="7BCFDC4D">
      <w:pPr>
        <w:pStyle w:val="4"/>
        <w:rPr>
          <w:sz w:val="22"/>
          <w:szCs w:val="22"/>
        </w:rPr>
      </w:pPr>
      <w:r>
        <w:rPr>
          <w:sz w:val="22"/>
          <w:szCs w:val="22"/>
        </w:rPr>
        <w:t>Hàng hóa có kèm phí khác</w:t>
      </w:r>
    </w:p>
    <w:p w14:paraId="3017067F">
      <w:pPr>
        <w:widowControl/>
        <w:shd w:val="clear" w:color="auto" w:fill="DBE5F1"/>
        <w:spacing w:before="0" w:line="240" w:lineRule="auto"/>
        <w:ind w:left="567"/>
        <w:jc w:val="both"/>
        <w:rPr>
          <w:bCs/>
          <w:snapToGrid/>
          <w:color w:val="8000FF"/>
          <w:sz w:val="22"/>
          <w:szCs w:val="22"/>
        </w:rPr>
      </w:pPr>
      <w:r>
        <w:rPr>
          <w:bCs/>
          <w:snapToGrid/>
          <w:color w:val="8000FF"/>
          <w:sz w:val="22"/>
          <w:szCs w:val="22"/>
        </w:rPr>
        <w:t>"itemInfo": [</w:t>
      </w:r>
    </w:p>
    <w:p w14:paraId="79DB3593">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w:t>
      </w:r>
    </w:p>
    <w:p w14:paraId="2B28F977">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"lineNumber": 2,</w:t>
      </w:r>
    </w:p>
    <w:p w14:paraId="4625CCD2">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"itemCode": "phi_bao_tri",</w:t>
      </w:r>
    </w:p>
    <w:p w14:paraId="0D67B402">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"selection": 5,</w:t>
      </w:r>
    </w:p>
    <w:p w14:paraId="62FC13C6">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"itemName": "Phí bảo trì",</w:t>
      </w:r>
    </w:p>
    <w:p w14:paraId="1671836C">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"unitName": "",</w:t>
      </w:r>
    </w:p>
    <w:p w14:paraId="6BADDA19">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"itemNote": "",</w:t>
      </w:r>
    </w:p>
    <w:p w14:paraId="3DE1CAE3">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"unitPrice": 20000,</w:t>
      </w:r>
    </w:p>
    <w:p w14:paraId="1F9B4FC8">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"quantity": 1,</w:t>
      </w:r>
    </w:p>
    <w:p w14:paraId="1CB4B51E">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"itemTotalAmountWithoutTax": 20000,</w:t>
      </w:r>
    </w:p>
    <w:p w14:paraId="5AF9829C">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"itemTotalAmountWithTax": 20000,</w:t>
      </w:r>
    </w:p>
    <w:p w14:paraId="51AE9DC8">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"itemTotalAmountAfterDiscount": 20000,</w:t>
      </w:r>
    </w:p>
    <w:p w14:paraId="1B41D9B1">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"taxPercentage": 0,</w:t>
      </w:r>
    </w:p>
    <w:p w14:paraId="4F82EC63">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"taxAmount": 0,</w:t>
      </w:r>
    </w:p>
    <w:p w14:paraId="6D8332E3">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"customTaxAmount": "0",</w:t>
      </w:r>
    </w:p>
    <w:p w14:paraId="757F6372">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"discount": 0,</w:t>
      </w:r>
    </w:p>
    <w:p w14:paraId="6D655C01">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"itemDiscount": 0,</w:t>
      </w:r>
    </w:p>
    <w:p w14:paraId="1DD23D95">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"batchNo": "",</w:t>
      </w:r>
    </w:p>
    <w:p w14:paraId="4DDF2265">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"expDate": ""</w:t>
      </w:r>
    </w:p>
    <w:p w14:paraId="631475F6">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w:t>
      </w:r>
    </w:p>
    <w:p w14:paraId="12373223">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w:t>
      </w:r>
    </w:p>
    <w:p w14:paraId="6AEDA8D1">
      <w:pPr>
        <w:pStyle w:val="4"/>
        <w:rPr>
          <w:sz w:val="22"/>
          <w:szCs w:val="22"/>
        </w:rPr>
      </w:pPr>
      <w:r>
        <w:rPr>
          <w:sz w:val="22"/>
          <w:szCs w:val="22"/>
        </w:rPr>
        <w:t>Hàng hóa là điều chỉnh giảm</w:t>
      </w:r>
    </w:p>
    <w:p w14:paraId="4ABA9AAF">
      <w:pPr>
        <w:widowControl/>
        <w:shd w:val="clear" w:color="auto" w:fill="DBE5F1"/>
        <w:spacing w:before="0" w:line="240" w:lineRule="auto"/>
        <w:ind w:left="567"/>
        <w:jc w:val="both"/>
        <w:rPr>
          <w:bCs/>
          <w:snapToGrid/>
          <w:color w:val="8000FF"/>
          <w:sz w:val="22"/>
          <w:szCs w:val="22"/>
        </w:rPr>
      </w:pPr>
      <w:r>
        <w:rPr>
          <w:bCs/>
          <w:snapToGrid/>
          <w:color w:val="8000FF"/>
          <w:sz w:val="22"/>
          <w:szCs w:val="22"/>
        </w:rPr>
        <w:t>"itemInfo": [</w:t>
      </w:r>
    </w:p>
    <w:p w14:paraId="235F7C35">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w:t>
      </w:r>
    </w:p>
    <w:p w14:paraId="4D8C8521">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"lineNumber": 1,</w:t>
      </w:r>
    </w:p>
    <w:p w14:paraId="38699356">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"itemCode": "DELL_LJ2350D",</w:t>
      </w:r>
    </w:p>
    <w:p w14:paraId="76A7D224">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"itemName": "Máy in Dell LJ 2350D 1Y Wty",</w:t>
      </w:r>
    </w:p>
    <w:p w14:paraId="187138BF">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"unitName": "Cái",</w:t>
      </w:r>
    </w:p>
    <w:p w14:paraId="274F517E">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"itemNote": "",</w:t>
      </w:r>
    </w:p>
    <w:p w14:paraId="795039F5">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"unitPrice": 6281000,</w:t>
      </w:r>
    </w:p>
    <w:p w14:paraId="63AE817C">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"quantity": 3,</w:t>
      </w:r>
    </w:p>
    <w:p w14:paraId="6F2DD1C2">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"itemTotalAmountWithoutTax": 18843000,</w:t>
      </w:r>
    </w:p>
    <w:p w14:paraId="3D3F6591">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"itemTotalAmountWithTax": 20727300,</w:t>
      </w:r>
    </w:p>
    <w:p w14:paraId="42898DE8">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"itemTotalAmountAfterDiscount": 18843000,</w:t>
      </w:r>
    </w:p>
    <w:p w14:paraId="047C1D50">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"taxPercentage": 10,</w:t>
      </w:r>
    </w:p>
    <w:p w14:paraId="663E724E">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"taxAmount": 1884300,</w:t>
      </w:r>
    </w:p>
    <w:p w14:paraId="15D85255">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"customTaxAmount": "0",</w:t>
      </w:r>
    </w:p>
    <w:p w14:paraId="754AFDA6">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"adjustmentTaxAmount": 1,</w:t>
      </w:r>
    </w:p>
    <w:p w14:paraId="7247F2AE">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"discount": 0,</w:t>
      </w:r>
    </w:p>
    <w:p w14:paraId="353A07B8">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"itemDiscount": 0,</w:t>
      </w:r>
    </w:p>
    <w:p w14:paraId="76D59464">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"isIncreaseItem": false,</w:t>
      </w:r>
    </w:p>
    <w:p w14:paraId="163576B4">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"batchNo": "",</w:t>
      </w:r>
    </w:p>
    <w:p w14:paraId="5F21374D">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"expDate": ""</w:t>
      </w:r>
    </w:p>
    <w:p w14:paraId="02FE0B87">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w:t>
      </w:r>
    </w:p>
    <w:p w14:paraId="3226E8EA">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w:t>
      </w:r>
    </w:p>
    <w:p w14:paraId="53FBFF31">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w:t>
      </w:r>
    </w:p>
    <w:p w14:paraId="41A4A9CF">
      <w:pPr>
        <w:pStyle w:val="4"/>
        <w:rPr>
          <w:sz w:val="22"/>
          <w:szCs w:val="22"/>
        </w:rPr>
      </w:pPr>
      <w:r>
        <w:rPr>
          <w:sz w:val="22"/>
          <w:szCs w:val="22"/>
        </w:rPr>
        <w:t>Hàng hóa là điều chỉnh tăng</w:t>
      </w:r>
    </w:p>
    <w:p w14:paraId="6452A03B">
      <w:pPr>
        <w:widowControl/>
        <w:shd w:val="clear" w:color="auto" w:fill="DBE5F1"/>
        <w:spacing w:before="0" w:line="240" w:lineRule="auto"/>
        <w:ind w:left="567"/>
        <w:jc w:val="both"/>
        <w:rPr>
          <w:bCs/>
          <w:snapToGrid/>
          <w:color w:val="8000FF"/>
          <w:sz w:val="22"/>
          <w:szCs w:val="22"/>
        </w:rPr>
      </w:pPr>
      <w:r>
        <w:rPr>
          <w:bCs/>
          <w:snapToGrid/>
          <w:color w:val="8000FF"/>
          <w:sz w:val="22"/>
          <w:szCs w:val="22"/>
        </w:rPr>
        <w:t>"itemInfo": [</w:t>
      </w:r>
    </w:p>
    <w:p w14:paraId="6D7A05C3">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w:t>
      </w:r>
    </w:p>
    <w:p w14:paraId="4E0251EC">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"lineNumber": 1,</w:t>
      </w:r>
    </w:p>
    <w:p w14:paraId="02EAF534">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"itemCode": "DELL_LJ2350D",</w:t>
      </w:r>
    </w:p>
    <w:p w14:paraId="33123B9C">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"itemName": " Máy in Dell LJ 2350D 1Y Wty",</w:t>
      </w:r>
    </w:p>
    <w:p w14:paraId="5E7089E7">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"unitName": "Cái",</w:t>
      </w:r>
    </w:p>
    <w:p w14:paraId="04EE68F0">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"itemNote": "",</w:t>
      </w:r>
    </w:p>
    <w:p w14:paraId="45C34773">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"unitPrice": 6281000,</w:t>
      </w:r>
    </w:p>
    <w:p w14:paraId="79C8E50D">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"quantity": 5,</w:t>
      </w:r>
    </w:p>
    <w:p w14:paraId="2FD083BE">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"itemTotalAmountWithoutTax": 31405000,</w:t>
      </w:r>
    </w:p>
    <w:p w14:paraId="60F41F6D">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"itemTotalAmountWithTax": 34545500,</w:t>
      </w:r>
    </w:p>
    <w:p w14:paraId="1FA9F8A7">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"itemTotalAmountAfterDiscount": 31405000,</w:t>
      </w:r>
    </w:p>
    <w:p w14:paraId="1B0540AC">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"taxPercentage": 10,</w:t>
      </w:r>
    </w:p>
    <w:p w14:paraId="632FEB57">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"taxAmount": 3140500,</w:t>
      </w:r>
    </w:p>
    <w:p w14:paraId="2A4D8EC9">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"customTaxAmount": "0",</w:t>
      </w:r>
    </w:p>
    <w:p w14:paraId="1CE07327">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"adjustmentTaxAmount": 1,</w:t>
      </w:r>
    </w:p>
    <w:p w14:paraId="6D6C2668">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"discount": 0,</w:t>
      </w:r>
    </w:p>
    <w:p w14:paraId="4D93EE3D">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"itemDiscount": 0,</w:t>
      </w:r>
    </w:p>
    <w:p w14:paraId="0EA6B87B">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"isIncreaseItem": true,</w:t>
      </w:r>
    </w:p>
    <w:p w14:paraId="5C89443D">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"batchNo": "",</w:t>
      </w:r>
    </w:p>
    <w:p w14:paraId="2E76F26E">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"expDate": ""</w:t>
      </w:r>
    </w:p>
    <w:p w14:paraId="1DD99B0C">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w:t>
      </w:r>
    </w:p>
    <w:p w14:paraId="1EED4A79">
      <w:pPr>
        <w:widowControl/>
        <w:shd w:val="clear" w:color="auto" w:fill="DBE5F1"/>
        <w:spacing w:before="0" w:line="240" w:lineRule="auto"/>
        <w:ind w:left="567"/>
        <w:jc w:val="both"/>
        <w:rPr>
          <w:bCs/>
          <w:snapToGrid/>
          <w:color w:val="8000FF"/>
          <w:sz w:val="22"/>
          <w:szCs w:val="22"/>
        </w:rPr>
      </w:pPr>
      <w:r>
        <w:rPr>
          <w:bCs/>
          <w:snapToGrid/>
          <w:color w:val="8000FF"/>
          <w:sz w:val="22"/>
          <w:szCs w:val="22"/>
        </w:rPr>
        <w:t>]</w:t>
      </w:r>
    </w:p>
    <w:p w14:paraId="0CB7B0EC">
      <w:pPr>
        <w:pStyle w:val="4"/>
        <w:rPr>
          <w:sz w:val="22"/>
          <w:szCs w:val="22"/>
        </w:rPr>
      </w:pPr>
      <w:r>
        <w:rPr>
          <w:sz w:val="22"/>
          <w:szCs w:val="22"/>
        </w:rPr>
        <w:t>Ghi chú của hóa đơn điều chỉnh tiền, điều chỉnh thông tin, hóa đơn thay thế sẽ được chuyển vào invoiceNote trong generalInvoiceInfo</w:t>
      </w:r>
    </w:p>
    <w:p w14:paraId="23628D56">
      <w:pPr>
        <w:pStyle w:val="4"/>
        <w:rPr>
          <w:sz w:val="22"/>
          <w:szCs w:val="22"/>
        </w:rPr>
      </w:pPr>
      <w:r>
        <w:rPr>
          <w:color w:val="FF0000"/>
          <w:sz w:val="22"/>
          <w:szCs w:val="22"/>
        </w:rPr>
        <w:t xml:space="preserve">Hàng hoá truyền </w:t>
      </w:r>
      <w:r>
        <w:rPr>
          <w:bCs w:val="0"/>
          <w:color w:val="FF0000"/>
          <w:sz w:val="22"/>
          <w:szCs w:val="22"/>
        </w:rPr>
        <w:t>itemNote</w:t>
      </w:r>
      <w:r>
        <w:rPr>
          <w:bCs w:val="0"/>
          <w:sz w:val="22"/>
          <w:szCs w:val="22"/>
        </w:rPr>
        <w:t xml:space="preserve"> </w:t>
      </w:r>
    </w:p>
    <w:p w14:paraId="23C96957">
      <w:pPr>
        <w:pStyle w:val="4"/>
        <w:rPr>
          <w:sz w:val="22"/>
          <w:szCs w:val="22"/>
        </w:rPr>
      </w:pPr>
      <w:r>
        <w:rPr>
          <w:sz w:val="22"/>
          <w:szCs w:val="22"/>
        </w:rPr>
        <w:t>Ví dụ hoá đơn điều chỉnh tăng số lượng, giảm đơn giá cho hàng hoá là Máy tính</w:t>
      </w:r>
    </w:p>
    <w:p w14:paraId="7C10A70D">
      <w:pPr>
        <w:widowControl/>
        <w:shd w:val="clear" w:color="auto" w:fill="B4C6E7"/>
        <w:spacing w:before="0"/>
        <w:ind w:left="0"/>
        <w:jc w:val="both"/>
        <w:rPr>
          <w:bCs/>
          <w:sz w:val="22"/>
          <w:szCs w:val="22"/>
        </w:rPr>
      </w:pPr>
      <w:r>
        <w:rPr>
          <w:bCs/>
          <w:sz w:val="22"/>
          <w:szCs w:val="22"/>
        </w:rPr>
        <w:t>{</w:t>
      </w:r>
    </w:p>
    <w:p w14:paraId="131074FB">
      <w:pPr>
        <w:widowControl/>
        <w:shd w:val="clear" w:color="auto" w:fill="B4C6E7"/>
        <w:spacing w:before="0"/>
        <w:ind w:left="0"/>
        <w:jc w:val="both"/>
        <w:rPr>
          <w:bCs/>
          <w:sz w:val="22"/>
          <w:szCs w:val="22"/>
        </w:rPr>
      </w:pPr>
      <w:r>
        <w:rPr>
          <w:bCs/>
          <w:sz w:val="22"/>
          <w:szCs w:val="22"/>
        </w:rPr>
        <w:t xml:space="preserve">  "lineNumber": 1,</w:t>
      </w:r>
    </w:p>
    <w:p w14:paraId="33CC593A">
      <w:pPr>
        <w:widowControl/>
        <w:shd w:val="clear" w:color="auto" w:fill="B4C6E7"/>
        <w:spacing w:before="0"/>
        <w:ind w:left="0"/>
        <w:jc w:val="both"/>
        <w:rPr>
          <w:bCs/>
          <w:sz w:val="22"/>
          <w:szCs w:val="22"/>
        </w:rPr>
      </w:pPr>
      <w:r>
        <w:rPr>
          <w:bCs/>
          <w:sz w:val="22"/>
          <w:szCs w:val="22"/>
        </w:rPr>
        <w:t xml:space="preserve">  "itemCode": "",</w:t>
      </w:r>
    </w:p>
    <w:p w14:paraId="2A51AD5C">
      <w:pPr>
        <w:widowControl/>
        <w:shd w:val="clear" w:color="auto" w:fill="B4C6E7"/>
        <w:spacing w:before="0"/>
        <w:ind w:left="0"/>
        <w:jc w:val="both"/>
        <w:rPr>
          <w:bCs/>
          <w:sz w:val="22"/>
          <w:szCs w:val="22"/>
        </w:rPr>
      </w:pPr>
      <w:r>
        <w:rPr>
          <w:bCs/>
          <w:sz w:val="22"/>
          <w:szCs w:val="22"/>
        </w:rPr>
        <w:t xml:space="preserve">  "itemName": "Máy tính",</w:t>
      </w:r>
    </w:p>
    <w:p w14:paraId="055F69F4">
      <w:pPr>
        <w:widowControl/>
        <w:shd w:val="clear" w:color="auto" w:fill="B4C6E7"/>
        <w:spacing w:before="0"/>
        <w:ind w:left="0"/>
        <w:jc w:val="both"/>
        <w:rPr>
          <w:bCs/>
          <w:sz w:val="22"/>
          <w:szCs w:val="22"/>
        </w:rPr>
      </w:pPr>
      <w:r>
        <w:rPr>
          <w:bCs/>
          <w:sz w:val="22"/>
          <w:szCs w:val="22"/>
        </w:rPr>
        <w:t xml:space="preserve">  "unitName": "Chiếc",</w:t>
      </w:r>
    </w:p>
    <w:p w14:paraId="4A087CB9">
      <w:pPr>
        <w:widowControl/>
        <w:shd w:val="clear" w:color="auto" w:fill="B4C6E7"/>
        <w:spacing w:before="0"/>
        <w:ind w:left="0"/>
        <w:jc w:val="both"/>
        <w:rPr>
          <w:bCs/>
          <w:sz w:val="22"/>
          <w:szCs w:val="22"/>
        </w:rPr>
      </w:pPr>
      <w:r>
        <w:rPr>
          <w:bCs/>
          <w:sz w:val="22"/>
          <w:szCs w:val="22"/>
        </w:rPr>
        <w:t xml:space="preserve">  "unitPrice": 1500000,</w:t>
      </w:r>
    </w:p>
    <w:p w14:paraId="6903D0B6">
      <w:pPr>
        <w:widowControl/>
        <w:shd w:val="clear" w:color="auto" w:fill="B4C6E7"/>
        <w:spacing w:before="0"/>
        <w:ind w:left="0"/>
        <w:jc w:val="both"/>
        <w:rPr>
          <w:bCs/>
          <w:sz w:val="22"/>
          <w:szCs w:val="22"/>
        </w:rPr>
      </w:pPr>
      <w:r>
        <w:rPr>
          <w:bCs/>
          <w:sz w:val="22"/>
          <w:szCs w:val="22"/>
        </w:rPr>
        <w:t xml:space="preserve">  "quantity": 20,</w:t>
      </w:r>
    </w:p>
    <w:p w14:paraId="1F632D8C">
      <w:pPr>
        <w:widowControl/>
        <w:shd w:val="clear" w:color="auto" w:fill="B4C6E7"/>
        <w:spacing w:before="0"/>
        <w:ind w:left="0"/>
        <w:jc w:val="both"/>
        <w:rPr>
          <w:bCs/>
          <w:sz w:val="22"/>
          <w:szCs w:val="22"/>
        </w:rPr>
      </w:pPr>
      <w:r>
        <w:rPr>
          <w:bCs/>
          <w:sz w:val="22"/>
          <w:szCs w:val="22"/>
        </w:rPr>
        <w:t xml:space="preserve">  "selection": 1,</w:t>
      </w:r>
    </w:p>
    <w:p w14:paraId="59239143">
      <w:pPr>
        <w:widowControl/>
        <w:shd w:val="clear" w:color="auto" w:fill="B4C6E7"/>
        <w:spacing w:before="0"/>
        <w:ind w:left="0"/>
        <w:jc w:val="both"/>
        <w:rPr>
          <w:bCs/>
          <w:sz w:val="22"/>
          <w:szCs w:val="22"/>
        </w:rPr>
      </w:pPr>
      <w:r>
        <w:rPr>
          <w:bCs/>
          <w:sz w:val="22"/>
          <w:szCs w:val="22"/>
        </w:rPr>
        <w:t xml:space="preserve">  "itemTotalAmountWithoutTax": 30000000,</w:t>
      </w:r>
    </w:p>
    <w:p w14:paraId="62FBCD95">
      <w:pPr>
        <w:widowControl/>
        <w:shd w:val="clear" w:color="auto" w:fill="B4C6E7"/>
        <w:spacing w:before="0"/>
        <w:ind w:left="0"/>
        <w:jc w:val="both"/>
        <w:rPr>
          <w:bCs/>
          <w:sz w:val="22"/>
          <w:szCs w:val="22"/>
        </w:rPr>
      </w:pPr>
      <w:r>
        <w:rPr>
          <w:bCs/>
          <w:sz w:val="22"/>
          <w:szCs w:val="22"/>
        </w:rPr>
        <w:t xml:space="preserve">  "taxPercentage": 10,</w:t>
      </w:r>
    </w:p>
    <w:p w14:paraId="4918823E">
      <w:pPr>
        <w:widowControl/>
        <w:shd w:val="clear" w:color="auto" w:fill="B4C6E7"/>
        <w:spacing w:before="0"/>
        <w:ind w:left="0"/>
        <w:jc w:val="both"/>
        <w:rPr>
          <w:bCs/>
          <w:sz w:val="22"/>
          <w:szCs w:val="22"/>
        </w:rPr>
      </w:pPr>
      <w:r>
        <w:rPr>
          <w:bCs/>
          <w:sz w:val="22"/>
          <w:szCs w:val="22"/>
        </w:rPr>
        <w:t xml:space="preserve">  "taxAmount": 3000000,</w:t>
      </w:r>
    </w:p>
    <w:p w14:paraId="669C981D">
      <w:pPr>
        <w:widowControl/>
        <w:shd w:val="clear" w:color="auto" w:fill="B4C6E7"/>
        <w:spacing w:before="0"/>
        <w:ind w:left="0"/>
        <w:jc w:val="both"/>
        <w:rPr>
          <w:bCs/>
          <w:sz w:val="22"/>
          <w:szCs w:val="22"/>
        </w:rPr>
      </w:pPr>
      <w:r>
        <w:rPr>
          <w:bCs/>
          <w:sz w:val="22"/>
          <w:szCs w:val="22"/>
        </w:rPr>
        <w:t xml:space="preserve">  "discount": null,</w:t>
      </w:r>
    </w:p>
    <w:p w14:paraId="731824B9">
      <w:pPr>
        <w:widowControl/>
        <w:shd w:val="clear" w:color="auto" w:fill="B4C6E7"/>
        <w:spacing w:before="0"/>
        <w:ind w:left="0"/>
        <w:jc w:val="both"/>
        <w:rPr>
          <w:bCs/>
          <w:sz w:val="22"/>
          <w:szCs w:val="22"/>
        </w:rPr>
      </w:pPr>
      <w:r>
        <w:rPr>
          <w:bCs/>
          <w:sz w:val="22"/>
          <w:szCs w:val="22"/>
        </w:rPr>
        <w:t xml:space="preserve">  "discount2": null,</w:t>
      </w:r>
    </w:p>
    <w:p w14:paraId="03107A9D">
      <w:pPr>
        <w:widowControl/>
        <w:shd w:val="clear" w:color="auto" w:fill="B4C6E7"/>
        <w:spacing w:before="0"/>
        <w:ind w:left="0"/>
        <w:jc w:val="both"/>
        <w:rPr>
          <w:bCs/>
          <w:sz w:val="22"/>
          <w:szCs w:val="22"/>
        </w:rPr>
      </w:pPr>
      <w:r>
        <w:rPr>
          <w:bCs/>
          <w:sz w:val="22"/>
          <w:szCs w:val="22"/>
        </w:rPr>
        <w:t xml:space="preserve">  "itemDiscount": 0,</w:t>
      </w:r>
    </w:p>
    <w:p w14:paraId="184FEEE7">
      <w:pPr>
        <w:widowControl/>
        <w:shd w:val="clear" w:color="auto" w:fill="B4C6E7"/>
        <w:spacing w:before="0"/>
        <w:ind w:left="0"/>
        <w:jc w:val="both"/>
        <w:rPr>
          <w:bCs/>
          <w:color w:val="FF0000"/>
          <w:sz w:val="22"/>
          <w:szCs w:val="22"/>
        </w:rPr>
      </w:pPr>
      <w:r>
        <w:rPr>
          <w:bCs/>
          <w:sz w:val="22"/>
          <w:szCs w:val="22"/>
        </w:rPr>
        <w:t xml:space="preserve">  </w:t>
      </w:r>
      <w:r>
        <w:rPr>
          <w:bCs/>
          <w:color w:val="FF0000"/>
          <w:sz w:val="22"/>
          <w:szCs w:val="22"/>
        </w:rPr>
        <w:t>"itemNote": "Điều chỉnh tăng số lượng, giảm đơn giá",</w:t>
      </w:r>
    </w:p>
    <w:p w14:paraId="6C92A16C">
      <w:pPr>
        <w:widowControl/>
        <w:shd w:val="clear" w:color="auto" w:fill="B4C6E7"/>
        <w:spacing w:before="0"/>
        <w:ind w:left="0"/>
        <w:jc w:val="both"/>
        <w:rPr>
          <w:bCs/>
          <w:sz w:val="22"/>
          <w:szCs w:val="22"/>
        </w:rPr>
      </w:pPr>
      <w:r>
        <w:rPr>
          <w:bCs/>
          <w:sz w:val="22"/>
          <w:szCs w:val="22"/>
        </w:rPr>
        <w:t xml:space="preserve">  "batchNo": null,</w:t>
      </w:r>
    </w:p>
    <w:p w14:paraId="1126F89F">
      <w:pPr>
        <w:widowControl/>
        <w:shd w:val="clear" w:color="auto" w:fill="B4C6E7"/>
        <w:spacing w:before="0"/>
        <w:ind w:left="0"/>
        <w:jc w:val="both"/>
        <w:rPr>
          <w:bCs/>
          <w:sz w:val="22"/>
          <w:szCs w:val="22"/>
        </w:rPr>
      </w:pPr>
      <w:r>
        <w:rPr>
          <w:bCs/>
          <w:sz w:val="22"/>
          <w:szCs w:val="22"/>
        </w:rPr>
        <w:t xml:space="preserve">  "expDate": null,</w:t>
      </w:r>
    </w:p>
    <w:p w14:paraId="591DC8DA">
      <w:pPr>
        <w:widowControl/>
        <w:shd w:val="clear" w:color="auto" w:fill="B4C6E7"/>
        <w:spacing w:before="0"/>
        <w:ind w:left="0"/>
        <w:jc w:val="both"/>
        <w:rPr>
          <w:bCs/>
          <w:sz w:val="22"/>
          <w:szCs w:val="22"/>
        </w:rPr>
      </w:pPr>
      <w:r>
        <w:rPr>
          <w:bCs/>
          <w:sz w:val="22"/>
          <w:szCs w:val="22"/>
        </w:rPr>
        <w:t xml:space="preserve">  "isIncreaseItem": true</w:t>
      </w:r>
    </w:p>
    <w:p w14:paraId="4CB879E2">
      <w:pPr>
        <w:widowControl/>
        <w:shd w:val="clear" w:color="auto" w:fill="B4C6E7"/>
        <w:spacing w:before="0"/>
        <w:ind w:left="0"/>
        <w:jc w:val="both"/>
        <w:rPr>
          <w:bCs/>
          <w:sz w:val="22"/>
          <w:szCs w:val="22"/>
        </w:rPr>
      </w:pPr>
      <w:r>
        <w:rPr>
          <w:bCs/>
          <w:sz w:val="22"/>
          <w:szCs w:val="22"/>
          <w:lang w:val="vi-VN"/>
        </w:rPr>
        <w:t xml:space="preserve">  </w:t>
      </w:r>
      <w:r>
        <w:rPr>
          <w:bCs/>
          <w:sz w:val="22"/>
          <w:szCs w:val="22"/>
        </w:rPr>
        <w:t>"adjustRatio": “1”</w:t>
      </w:r>
    </w:p>
    <w:p w14:paraId="52674622">
      <w:pPr>
        <w:widowControl/>
        <w:shd w:val="clear" w:color="auto" w:fill="B4C6E7"/>
        <w:spacing w:before="0"/>
        <w:ind w:left="0"/>
        <w:jc w:val="both"/>
        <w:rPr>
          <w:bCs/>
          <w:sz w:val="22"/>
          <w:szCs w:val="22"/>
        </w:rPr>
      </w:pPr>
      <w:r>
        <w:rPr>
          <w:bCs/>
          <w:sz w:val="22"/>
          <w:szCs w:val="22"/>
        </w:rPr>
        <w:t>}</w:t>
      </w:r>
    </w:p>
    <w:p w14:paraId="036443F5">
      <w:pPr>
        <w:pStyle w:val="4"/>
        <w:rPr>
          <w:bCs w:val="0"/>
          <w:sz w:val="22"/>
          <w:szCs w:val="22"/>
        </w:rPr>
      </w:pPr>
      <w:r>
        <w:rPr>
          <w:bCs w:val="0"/>
          <w:sz w:val="22"/>
          <w:szCs w:val="22"/>
        </w:rPr>
        <w:t>Hệ thống tự động sinh ghi chú: Điều chỉnh tăng số lượng, giảm đơn giá của hàng hóa dịch vụ: Máy tính</w:t>
      </w:r>
    </w:p>
    <w:p w14:paraId="19B81158">
      <w:pPr>
        <w:pStyle w:val="4"/>
        <w:rPr>
          <w:sz w:val="22"/>
          <w:szCs w:val="22"/>
        </w:rPr>
      </w:pPr>
      <w:r>
        <w:rPr>
          <w:color w:val="FF0000"/>
          <w:sz w:val="22"/>
          <w:szCs w:val="22"/>
        </w:rPr>
        <w:t xml:space="preserve">Hàng hoá truyền </w:t>
      </w:r>
      <w:r>
        <w:rPr>
          <w:bCs w:val="0"/>
          <w:color w:val="FF0000"/>
          <w:sz w:val="22"/>
          <w:szCs w:val="22"/>
        </w:rPr>
        <w:t>adjustRatio</w:t>
      </w:r>
      <w:r>
        <w:rPr>
          <w:bCs w:val="0"/>
          <w:sz w:val="22"/>
          <w:szCs w:val="22"/>
        </w:rPr>
        <w:t xml:space="preserve"> </w:t>
      </w:r>
    </w:p>
    <w:p w14:paraId="1EC92093">
      <w:pPr>
        <w:pStyle w:val="4"/>
        <w:rPr>
          <w:sz w:val="22"/>
          <w:szCs w:val="22"/>
        </w:rPr>
      </w:pPr>
      <w:r>
        <w:rPr>
          <w:sz w:val="22"/>
          <w:szCs w:val="22"/>
        </w:rPr>
        <w:t>Ví dụ áp dụng Giảm 20% mức tỷ lệ % tính thuế cho hàng hoá là Máy tính, mức tỷ lệ % tính thuế là 1%.</w:t>
      </w:r>
    </w:p>
    <w:p w14:paraId="00591ABA">
      <w:pPr>
        <w:widowControl/>
        <w:shd w:val="clear" w:color="auto" w:fill="B4C6E7"/>
        <w:spacing w:before="0"/>
        <w:ind w:left="0"/>
        <w:jc w:val="both"/>
        <w:rPr>
          <w:bCs/>
          <w:sz w:val="22"/>
          <w:szCs w:val="22"/>
        </w:rPr>
      </w:pPr>
      <w:r>
        <w:rPr>
          <w:bCs/>
          <w:sz w:val="22"/>
          <w:szCs w:val="22"/>
        </w:rPr>
        <w:t>{</w:t>
      </w:r>
    </w:p>
    <w:p w14:paraId="12FBC865">
      <w:pPr>
        <w:widowControl/>
        <w:shd w:val="clear" w:color="auto" w:fill="B4C6E7"/>
        <w:spacing w:before="0"/>
        <w:ind w:left="0"/>
        <w:jc w:val="both"/>
        <w:rPr>
          <w:bCs/>
          <w:sz w:val="22"/>
          <w:szCs w:val="22"/>
        </w:rPr>
      </w:pPr>
      <w:r>
        <w:rPr>
          <w:bCs/>
          <w:sz w:val="22"/>
          <w:szCs w:val="22"/>
        </w:rPr>
        <w:t xml:space="preserve">  "lineNumber": 1,</w:t>
      </w:r>
    </w:p>
    <w:p w14:paraId="28FC9414">
      <w:pPr>
        <w:widowControl/>
        <w:shd w:val="clear" w:color="auto" w:fill="B4C6E7"/>
        <w:spacing w:before="0"/>
        <w:ind w:left="0"/>
        <w:jc w:val="both"/>
        <w:rPr>
          <w:bCs/>
          <w:sz w:val="22"/>
          <w:szCs w:val="22"/>
        </w:rPr>
      </w:pPr>
      <w:r>
        <w:rPr>
          <w:bCs/>
          <w:sz w:val="22"/>
          <w:szCs w:val="22"/>
        </w:rPr>
        <w:t xml:space="preserve">  "itemCode": "",</w:t>
      </w:r>
    </w:p>
    <w:p w14:paraId="4D160096">
      <w:pPr>
        <w:widowControl/>
        <w:shd w:val="clear" w:color="auto" w:fill="B4C6E7"/>
        <w:spacing w:before="0"/>
        <w:ind w:left="0"/>
        <w:jc w:val="both"/>
        <w:rPr>
          <w:bCs/>
          <w:sz w:val="22"/>
          <w:szCs w:val="22"/>
        </w:rPr>
      </w:pPr>
      <w:r>
        <w:rPr>
          <w:bCs/>
          <w:sz w:val="22"/>
          <w:szCs w:val="22"/>
        </w:rPr>
        <w:t xml:space="preserve">  "itemName": "Máy tính",</w:t>
      </w:r>
    </w:p>
    <w:p w14:paraId="207F2EBA">
      <w:pPr>
        <w:widowControl/>
        <w:shd w:val="clear" w:color="auto" w:fill="B4C6E7"/>
        <w:spacing w:before="0"/>
        <w:ind w:left="0"/>
        <w:jc w:val="both"/>
        <w:rPr>
          <w:bCs/>
          <w:sz w:val="22"/>
          <w:szCs w:val="22"/>
        </w:rPr>
      </w:pPr>
      <w:r>
        <w:rPr>
          <w:bCs/>
          <w:sz w:val="22"/>
          <w:szCs w:val="22"/>
        </w:rPr>
        <w:t xml:space="preserve">  "unitName": "Chiếc",</w:t>
      </w:r>
    </w:p>
    <w:p w14:paraId="7F5DADC5">
      <w:pPr>
        <w:widowControl/>
        <w:shd w:val="clear" w:color="auto" w:fill="B4C6E7"/>
        <w:spacing w:before="0"/>
        <w:ind w:left="0"/>
        <w:jc w:val="both"/>
        <w:rPr>
          <w:bCs/>
          <w:sz w:val="22"/>
          <w:szCs w:val="22"/>
        </w:rPr>
      </w:pPr>
      <w:r>
        <w:rPr>
          <w:bCs/>
          <w:sz w:val="22"/>
          <w:szCs w:val="22"/>
        </w:rPr>
        <w:t xml:space="preserve">  "unitPrice": 1500000,</w:t>
      </w:r>
    </w:p>
    <w:p w14:paraId="5898E311">
      <w:pPr>
        <w:widowControl/>
        <w:shd w:val="clear" w:color="auto" w:fill="B4C6E7"/>
        <w:spacing w:before="0"/>
        <w:ind w:left="0"/>
        <w:jc w:val="both"/>
        <w:rPr>
          <w:bCs/>
          <w:sz w:val="22"/>
          <w:szCs w:val="22"/>
        </w:rPr>
      </w:pPr>
      <w:r>
        <w:rPr>
          <w:bCs/>
          <w:sz w:val="22"/>
          <w:szCs w:val="22"/>
        </w:rPr>
        <w:t xml:space="preserve">  "quantity": 20,</w:t>
      </w:r>
    </w:p>
    <w:p w14:paraId="767850D2">
      <w:pPr>
        <w:widowControl/>
        <w:shd w:val="clear" w:color="auto" w:fill="B4C6E7"/>
        <w:spacing w:before="0"/>
        <w:ind w:left="0"/>
        <w:jc w:val="both"/>
        <w:rPr>
          <w:bCs/>
          <w:sz w:val="22"/>
          <w:szCs w:val="22"/>
        </w:rPr>
      </w:pPr>
      <w:r>
        <w:rPr>
          <w:bCs/>
          <w:sz w:val="22"/>
          <w:szCs w:val="22"/>
        </w:rPr>
        <w:t xml:space="preserve">  "selection": 1,</w:t>
      </w:r>
    </w:p>
    <w:p w14:paraId="33ACB5A7">
      <w:pPr>
        <w:widowControl/>
        <w:shd w:val="clear" w:color="auto" w:fill="B4C6E7"/>
        <w:spacing w:before="0"/>
        <w:ind w:left="0"/>
        <w:jc w:val="both"/>
        <w:rPr>
          <w:bCs/>
          <w:sz w:val="22"/>
          <w:szCs w:val="22"/>
        </w:rPr>
      </w:pPr>
      <w:r>
        <w:rPr>
          <w:bCs/>
          <w:sz w:val="22"/>
          <w:szCs w:val="22"/>
        </w:rPr>
        <w:t xml:space="preserve">  "itemTotalAmountWithoutTax": 30000000,</w:t>
      </w:r>
    </w:p>
    <w:p w14:paraId="161FDA3B">
      <w:pPr>
        <w:widowControl/>
        <w:shd w:val="clear" w:color="auto" w:fill="B4C6E7"/>
        <w:spacing w:before="0"/>
        <w:ind w:left="0"/>
        <w:jc w:val="both"/>
        <w:rPr>
          <w:bCs/>
          <w:sz w:val="22"/>
          <w:szCs w:val="22"/>
        </w:rPr>
      </w:pPr>
      <w:r>
        <w:rPr>
          <w:bCs/>
          <w:sz w:val="22"/>
          <w:szCs w:val="22"/>
        </w:rPr>
        <w:t xml:space="preserve">  "taxPercentage": null,</w:t>
      </w:r>
    </w:p>
    <w:p w14:paraId="31B57762">
      <w:pPr>
        <w:widowControl/>
        <w:shd w:val="clear" w:color="auto" w:fill="B4C6E7"/>
        <w:spacing w:before="0"/>
        <w:ind w:left="0"/>
        <w:jc w:val="both"/>
        <w:rPr>
          <w:bCs/>
          <w:sz w:val="22"/>
          <w:szCs w:val="22"/>
        </w:rPr>
      </w:pPr>
      <w:r>
        <w:rPr>
          <w:bCs/>
          <w:sz w:val="22"/>
          <w:szCs w:val="22"/>
        </w:rPr>
        <w:t xml:space="preserve">  "taxAmount": null,</w:t>
      </w:r>
    </w:p>
    <w:p w14:paraId="2C5E0A5E">
      <w:pPr>
        <w:widowControl/>
        <w:shd w:val="clear" w:color="auto" w:fill="B4C6E7"/>
        <w:spacing w:before="0"/>
        <w:ind w:left="0"/>
        <w:jc w:val="both"/>
        <w:rPr>
          <w:bCs/>
          <w:sz w:val="22"/>
          <w:szCs w:val="22"/>
        </w:rPr>
      </w:pPr>
      <w:r>
        <w:rPr>
          <w:bCs/>
          <w:sz w:val="22"/>
          <w:szCs w:val="22"/>
        </w:rPr>
        <w:t xml:space="preserve">  "discount": null,</w:t>
      </w:r>
    </w:p>
    <w:p w14:paraId="63D07A0A">
      <w:pPr>
        <w:widowControl/>
        <w:shd w:val="clear" w:color="auto" w:fill="B4C6E7"/>
        <w:spacing w:before="0"/>
        <w:ind w:left="0"/>
        <w:jc w:val="both"/>
        <w:rPr>
          <w:bCs/>
          <w:sz w:val="22"/>
          <w:szCs w:val="22"/>
        </w:rPr>
      </w:pPr>
      <w:r>
        <w:rPr>
          <w:bCs/>
          <w:sz w:val="22"/>
          <w:szCs w:val="22"/>
        </w:rPr>
        <w:t xml:space="preserve">  "discount2": null,</w:t>
      </w:r>
    </w:p>
    <w:p w14:paraId="589CFE92">
      <w:pPr>
        <w:widowControl/>
        <w:shd w:val="clear" w:color="auto" w:fill="B4C6E7"/>
        <w:spacing w:before="0"/>
        <w:ind w:left="0"/>
        <w:jc w:val="both"/>
        <w:rPr>
          <w:bCs/>
          <w:sz w:val="22"/>
          <w:szCs w:val="22"/>
        </w:rPr>
      </w:pPr>
      <w:r>
        <w:rPr>
          <w:bCs/>
          <w:sz w:val="22"/>
          <w:szCs w:val="22"/>
        </w:rPr>
        <w:t xml:space="preserve">  "itemDiscount": 0,</w:t>
      </w:r>
    </w:p>
    <w:p w14:paraId="38D62CD1">
      <w:pPr>
        <w:widowControl/>
        <w:shd w:val="clear" w:color="auto" w:fill="B4C6E7"/>
        <w:spacing w:before="0"/>
        <w:ind w:left="0"/>
        <w:jc w:val="both"/>
        <w:rPr>
          <w:bCs/>
          <w:color w:val="FF0000"/>
          <w:sz w:val="22"/>
          <w:szCs w:val="22"/>
        </w:rPr>
      </w:pPr>
      <w:r>
        <w:rPr>
          <w:bCs/>
          <w:sz w:val="22"/>
          <w:szCs w:val="22"/>
        </w:rPr>
        <w:t xml:space="preserve">  "itemNote": null,</w:t>
      </w:r>
    </w:p>
    <w:p w14:paraId="7588F566">
      <w:pPr>
        <w:widowControl/>
        <w:shd w:val="clear" w:color="auto" w:fill="B4C6E7"/>
        <w:spacing w:before="0"/>
        <w:ind w:left="0"/>
        <w:jc w:val="both"/>
        <w:rPr>
          <w:bCs/>
          <w:sz w:val="22"/>
          <w:szCs w:val="22"/>
        </w:rPr>
      </w:pPr>
      <w:r>
        <w:rPr>
          <w:bCs/>
          <w:sz w:val="22"/>
          <w:szCs w:val="22"/>
        </w:rPr>
        <w:t xml:space="preserve">  "batchNo": null,</w:t>
      </w:r>
    </w:p>
    <w:p w14:paraId="47587A8E">
      <w:pPr>
        <w:widowControl/>
        <w:shd w:val="clear" w:color="auto" w:fill="B4C6E7"/>
        <w:spacing w:before="0"/>
        <w:ind w:left="0"/>
        <w:jc w:val="both"/>
        <w:rPr>
          <w:bCs/>
          <w:sz w:val="22"/>
          <w:szCs w:val="22"/>
        </w:rPr>
      </w:pPr>
      <w:r>
        <w:rPr>
          <w:bCs/>
          <w:sz w:val="22"/>
          <w:szCs w:val="22"/>
        </w:rPr>
        <w:t xml:space="preserve">  "expDate": null,</w:t>
      </w:r>
    </w:p>
    <w:p w14:paraId="43272808">
      <w:pPr>
        <w:widowControl/>
        <w:shd w:val="clear" w:color="auto" w:fill="B4C6E7"/>
        <w:spacing w:before="0"/>
        <w:ind w:left="0"/>
        <w:jc w:val="both"/>
        <w:rPr>
          <w:bCs/>
          <w:color w:val="FF0000"/>
          <w:sz w:val="22"/>
          <w:szCs w:val="22"/>
        </w:rPr>
      </w:pPr>
      <w:r>
        <w:rPr>
          <w:bCs/>
          <w:sz w:val="22"/>
          <w:szCs w:val="22"/>
        </w:rPr>
        <w:t xml:space="preserve">  </w:t>
      </w:r>
      <w:r>
        <w:rPr>
          <w:bCs/>
          <w:color w:val="FF0000"/>
          <w:sz w:val="22"/>
          <w:szCs w:val="22"/>
        </w:rPr>
        <w:t>"adjustRatio": “1”</w:t>
      </w:r>
    </w:p>
    <w:p w14:paraId="0F786DDE">
      <w:pPr>
        <w:widowControl/>
        <w:shd w:val="clear" w:color="auto" w:fill="B4C6E7"/>
        <w:spacing w:before="0"/>
        <w:ind w:left="0"/>
        <w:jc w:val="both"/>
        <w:rPr>
          <w:bCs/>
          <w:sz w:val="22"/>
          <w:szCs w:val="22"/>
        </w:rPr>
      </w:pPr>
      <w:r>
        <w:rPr>
          <w:bCs/>
          <w:sz w:val="22"/>
          <w:szCs w:val="22"/>
        </w:rPr>
        <w:t>}</w:t>
      </w:r>
    </w:p>
    <w:p w14:paraId="5B84E2F5">
      <w:pPr>
        <w:pStyle w:val="4"/>
        <w:rPr>
          <w:sz w:val="22"/>
          <w:szCs w:val="22"/>
        </w:rPr>
      </w:pPr>
      <w:r>
        <w:rPr>
          <w:color w:val="FF0000"/>
          <w:sz w:val="22"/>
          <w:szCs w:val="22"/>
        </w:rPr>
        <w:t xml:space="preserve">Hàng hoá truyền </w:t>
      </w:r>
      <w:r>
        <w:rPr>
          <w:bCs w:val="0"/>
          <w:color w:val="FF0000"/>
          <w:sz w:val="22"/>
          <w:szCs w:val="22"/>
        </w:rPr>
        <w:t>vào API lập hóa đơn nháp xăng dầu</w:t>
      </w:r>
      <w:r>
        <w:rPr>
          <w:bCs w:val="0"/>
          <w:sz w:val="22"/>
          <w:szCs w:val="22"/>
        </w:rPr>
        <w:t xml:space="preserve"> </w:t>
      </w:r>
    </w:p>
    <w:p w14:paraId="6B010D84">
      <w:pPr>
        <w:widowControl/>
        <w:shd w:val="clear" w:color="auto" w:fill="B4C6E7"/>
        <w:spacing w:before="0"/>
        <w:ind w:left="0"/>
        <w:jc w:val="both"/>
        <w:rPr>
          <w:bCs/>
          <w:sz w:val="22"/>
          <w:szCs w:val="22"/>
        </w:rPr>
      </w:pPr>
      <w:r>
        <w:rPr>
          <w:bCs/>
          <w:sz w:val="22"/>
          <w:szCs w:val="22"/>
        </w:rPr>
        <w:t>{</w:t>
      </w:r>
    </w:p>
    <w:p w14:paraId="7BD1E9EB">
      <w:pPr>
        <w:widowControl/>
        <w:shd w:val="clear" w:color="auto" w:fill="B4C6E7"/>
        <w:spacing w:before="0"/>
        <w:ind w:left="0"/>
        <w:jc w:val="both"/>
        <w:rPr>
          <w:bCs/>
          <w:sz w:val="22"/>
          <w:szCs w:val="22"/>
        </w:rPr>
      </w:pPr>
      <w:r>
        <w:rPr>
          <w:bCs/>
          <w:sz w:val="22"/>
          <w:szCs w:val="22"/>
        </w:rPr>
        <w:t xml:space="preserve">            "lineNumber": 1,</w:t>
      </w:r>
    </w:p>
    <w:p w14:paraId="34575C90">
      <w:pPr>
        <w:widowControl/>
        <w:shd w:val="clear" w:color="auto" w:fill="B4C6E7"/>
        <w:spacing w:before="0"/>
        <w:ind w:left="0"/>
        <w:jc w:val="both"/>
        <w:rPr>
          <w:bCs/>
          <w:sz w:val="22"/>
          <w:szCs w:val="22"/>
        </w:rPr>
      </w:pPr>
      <w:r>
        <w:rPr>
          <w:bCs/>
          <w:sz w:val="22"/>
          <w:szCs w:val="22"/>
        </w:rPr>
        <w:t xml:space="preserve">            "selection": 1,</w:t>
      </w:r>
    </w:p>
    <w:p w14:paraId="62502F58">
      <w:pPr>
        <w:widowControl/>
        <w:shd w:val="clear" w:color="auto" w:fill="B4C6E7"/>
        <w:spacing w:before="0"/>
        <w:ind w:left="0"/>
        <w:jc w:val="both"/>
        <w:rPr>
          <w:bCs/>
          <w:sz w:val="22"/>
          <w:szCs w:val="22"/>
        </w:rPr>
      </w:pPr>
      <w:r>
        <w:rPr>
          <w:bCs/>
          <w:sz w:val="22"/>
          <w:szCs w:val="22"/>
        </w:rPr>
        <w:t xml:space="preserve">            "itemCode": "Ron92",</w:t>
      </w:r>
    </w:p>
    <w:p w14:paraId="4BF5D51B">
      <w:pPr>
        <w:widowControl/>
        <w:shd w:val="clear" w:color="auto" w:fill="B4C6E7"/>
        <w:spacing w:before="0"/>
        <w:ind w:left="0"/>
        <w:jc w:val="both"/>
        <w:rPr>
          <w:bCs/>
          <w:sz w:val="22"/>
          <w:szCs w:val="22"/>
        </w:rPr>
      </w:pPr>
      <w:r>
        <w:rPr>
          <w:bCs/>
          <w:sz w:val="22"/>
          <w:szCs w:val="22"/>
        </w:rPr>
        <w:t xml:space="preserve">            "itemName": "Xăng Ron 92",</w:t>
      </w:r>
    </w:p>
    <w:p w14:paraId="04BF88EC">
      <w:pPr>
        <w:widowControl/>
        <w:shd w:val="clear" w:color="auto" w:fill="B4C6E7"/>
        <w:spacing w:before="0"/>
        <w:ind w:left="0"/>
        <w:jc w:val="both"/>
        <w:rPr>
          <w:bCs/>
          <w:sz w:val="22"/>
          <w:szCs w:val="22"/>
        </w:rPr>
      </w:pPr>
      <w:r>
        <w:rPr>
          <w:bCs/>
          <w:sz w:val="22"/>
          <w:szCs w:val="22"/>
        </w:rPr>
        <w:t xml:space="preserve">            "unitName": "lít",</w:t>
      </w:r>
    </w:p>
    <w:p w14:paraId="1394934E">
      <w:pPr>
        <w:widowControl/>
        <w:shd w:val="clear" w:color="auto" w:fill="B4C6E7"/>
        <w:spacing w:before="0"/>
        <w:ind w:left="0"/>
        <w:jc w:val="both"/>
        <w:rPr>
          <w:bCs/>
          <w:sz w:val="22"/>
          <w:szCs w:val="22"/>
        </w:rPr>
      </w:pPr>
      <w:r>
        <w:rPr>
          <w:bCs/>
          <w:sz w:val="22"/>
          <w:szCs w:val="22"/>
        </w:rPr>
        <w:t xml:space="preserve">            "itemNote": "",</w:t>
      </w:r>
    </w:p>
    <w:p w14:paraId="08F9622A">
      <w:pPr>
        <w:widowControl/>
        <w:shd w:val="clear" w:color="auto" w:fill="B4C6E7"/>
        <w:spacing w:before="0"/>
        <w:ind w:left="0"/>
        <w:jc w:val="both"/>
        <w:rPr>
          <w:bCs/>
          <w:sz w:val="22"/>
          <w:szCs w:val="22"/>
        </w:rPr>
      </w:pPr>
      <w:r>
        <w:rPr>
          <w:bCs/>
          <w:sz w:val="22"/>
          <w:szCs w:val="22"/>
        </w:rPr>
        <w:t xml:space="preserve">            "unitPrice": null,</w:t>
      </w:r>
    </w:p>
    <w:p w14:paraId="4BD6E158">
      <w:pPr>
        <w:widowControl/>
        <w:shd w:val="clear" w:color="auto" w:fill="B4C6E7"/>
        <w:spacing w:before="0"/>
        <w:ind w:left="0"/>
        <w:jc w:val="both"/>
        <w:rPr>
          <w:bCs/>
          <w:sz w:val="22"/>
          <w:szCs w:val="22"/>
        </w:rPr>
      </w:pPr>
      <w:r>
        <w:rPr>
          <w:bCs/>
          <w:sz w:val="22"/>
          <w:szCs w:val="22"/>
        </w:rPr>
        <w:tab/>
      </w:r>
      <w:r>
        <w:rPr>
          <w:bCs/>
          <w:sz w:val="22"/>
          <w:szCs w:val="22"/>
        </w:rPr>
        <w:t>"unitPriceWithTax": 22000,</w:t>
      </w:r>
    </w:p>
    <w:p w14:paraId="596B5392">
      <w:pPr>
        <w:widowControl/>
        <w:shd w:val="clear" w:color="auto" w:fill="B4C6E7"/>
        <w:spacing w:before="0"/>
        <w:ind w:left="0"/>
        <w:jc w:val="both"/>
        <w:rPr>
          <w:bCs/>
          <w:sz w:val="22"/>
          <w:szCs w:val="22"/>
        </w:rPr>
      </w:pPr>
      <w:r>
        <w:rPr>
          <w:bCs/>
          <w:sz w:val="22"/>
          <w:szCs w:val="22"/>
        </w:rPr>
        <w:t xml:space="preserve">            "quantity": 10,</w:t>
      </w:r>
    </w:p>
    <w:p w14:paraId="43EBC145">
      <w:pPr>
        <w:widowControl/>
        <w:shd w:val="clear" w:color="auto" w:fill="B4C6E7"/>
        <w:spacing w:before="0"/>
        <w:ind w:left="0"/>
        <w:jc w:val="both"/>
        <w:rPr>
          <w:bCs/>
          <w:sz w:val="22"/>
          <w:szCs w:val="22"/>
        </w:rPr>
      </w:pPr>
      <w:r>
        <w:rPr>
          <w:bCs/>
          <w:sz w:val="22"/>
          <w:szCs w:val="22"/>
        </w:rPr>
        <w:t xml:space="preserve">            "itemTotalAmountWithoutTax": null,</w:t>
      </w:r>
    </w:p>
    <w:p w14:paraId="2B2876FE">
      <w:pPr>
        <w:widowControl/>
        <w:shd w:val="clear" w:color="auto" w:fill="B4C6E7"/>
        <w:spacing w:before="0"/>
        <w:ind w:left="0"/>
        <w:jc w:val="both"/>
        <w:rPr>
          <w:bCs/>
          <w:sz w:val="22"/>
          <w:szCs w:val="22"/>
        </w:rPr>
      </w:pPr>
      <w:r>
        <w:rPr>
          <w:bCs/>
          <w:sz w:val="22"/>
          <w:szCs w:val="22"/>
        </w:rPr>
        <w:t xml:space="preserve">            "taxPercentage": null,</w:t>
      </w:r>
    </w:p>
    <w:p w14:paraId="24BD2946">
      <w:pPr>
        <w:widowControl/>
        <w:shd w:val="clear" w:color="auto" w:fill="B4C6E7"/>
        <w:spacing w:before="0"/>
        <w:ind w:left="0"/>
        <w:jc w:val="both"/>
        <w:rPr>
          <w:bCs/>
          <w:sz w:val="22"/>
          <w:szCs w:val="22"/>
        </w:rPr>
      </w:pPr>
      <w:r>
        <w:rPr>
          <w:bCs/>
          <w:sz w:val="22"/>
          <w:szCs w:val="22"/>
        </w:rPr>
        <w:t xml:space="preserve">            "taxAmount": null,</w:t>
      </w:r>
    </w:p>
    <w:p w14:paraId="5AE3A454">
      <w:pPr>
        <w:widowControl/>
        <w:shd w:val="clear" w:color="auto" w:fill="B4C6E7"/>
        <w:spacing w:before="0"/>
        <w:ind w:left="0"/>
        <w:jc w:val="both"/>
        <w:rPr>
          <w:bCs/>
          <w:sz w:val="22"/>
          <w:szCs w:val="22"/>
        </w:rPr>
      </w:pPr>
      <w:r>
        <w:rPr>
          <w:bCs/>
          <w:sz w:val="22"/>
          <w:szCs w:val="22"/>
        </w:rPr>
        <w:t xml:space="preserve">            "discount": null,</w:t>
      </w:r>
    </w:p>
    <w:p w14:paraId="3608B024">
      <w:pPr>
        <w:widowControl/>
        <w:shd w:val="clear" w:color="auto" w:fill="B4C6E7"/>
        <w:spacing w:before="0"/>
        <w:ind w:left="0"/>
        <w:jc w:val="both"/>
        <w:rPr>
          <w:bCs/>
          <w:sz w:val="22"/>
          <w:szCs w:val="22"/>
        </w:rPr>
      </w:pPr>
      <w:r>
        <w:rPr>
          <w:bCs/>
          <w:sz w:val="22"/>
          <w:szCs w:val="22"/>
        </w:rPr>
        <w:t xml:space="preserve">            "itemDiscount": null,</w:t>
      </w:r>
    </w:p>
    <w:p w14:paraId="69756360">
      <w:pPr>
        <w:widowControl/>
        <w:shd w:val="clear" w:color="auto" w:fill="B4C6E7"/>
        <w:spacing w:before="0"/>
        <w:ind w:left="0"/>
        <w:jc w:val="both"/>
        <w:rPr>
          <w:bCs/>
          <w:sz w:val="22"/>
          <w:szCs w:val="22"/>
        </w:rPr>
      </w:pPr>
      <w:r>
        <w:rPr>
          <w:bCs/>
          <w:sz w:val="22"/>
          <w:szCs w:val="22"/>
        </w:rPr>
        <w:t xml:space="preserve">            "batchNo": "",</w:t>
      </w:r>
    </w:p>
    <w:p w14:paraId="6FF91C9C">
      <w:pPr>
        <w:widowControl/>
        <w:shd w:val="clear" w:color="auto" w:fill="B4C6E7"/>
        <w:spacing w:before="0"/>
        <w:ind w:left="0"/>
        <w:jc w:val="both"/>
        <w:rPr>
          <w:bCs/>
          <w:sz w:val="22"/>
          <w:szCs w:val="22"/>
        </w:rPr>
      </w:pPr>
      <w:r>
        <w:rPr>
          <w:bCs/>
          <w:sz w:val="22"/>
          <w:szCs w:val="22"/>
        </w:rPr>
        <w:t xml:space="preserve">            "itemTotalAmountWithTax": 220000,</w:t>
      </w:r>
    </w:p>
    <w:p w14:paraId="47E7DF21">
      <w:pPr>
        <w:widowControl/>
        <w:shd w:val="clear" w:color="auto" w:fill="B4C6E7"/>
        <w:spacing w:before="0"/>
        <w:ind w:left="0"/>
        <w:jc w:val="both"/>
        <w:rPr>
          <w:bCs/>
          <w:sz w:val="22"/>
          <w:szCs w:val="22"/>
        </w:rPr>
      </w:pPr>
      <w:r>
        <w:rPr>
          <w:bCs/>
          <w:sz w:val="22"/>
          <w:szCs w:val="22"/>
        </w:rPr>
        <w:t xml:space="preserve">            "itemTotalAmountAfterDiscount": null,</w:t>
      </w:r>
    </w:p>
    <w:p w14:paraId="4FCD17D4">
      <w:pPr>
        <w:widowControl/>
        <w:shd w:val="clear" w:color="auto" w:fill="B4C6E7"/>
        <w:spacing w:before="0"/>
        <w:ind w:left="0"/>
        <w:jc w:val="both"/>
        <w:rPr>
          <w:bCs/>
          <w:sz w:val="22"/>
          <w:szCs w:val="22"/>
        </w:rPr>
      </w:pPr>
      <w:r>
        <w:rPr>
          <w:bCs/>
          <w:sz w:val="22"/>
          <w:szCs w:val="22"/>
        </w:rPr>
        <w:t xml:space="preserve">            "expDate": ""</w:t>
      </w:r>
    </w:p>
    <w:p w14:paraId="3270C157">
      <w:pPr>
        <w:widowControl/>
        <w:shd w:val="clear" w:color="auto" w:fill="B4C6E7"/>
        <w:spacing w:before="0"/>
        <w:ind w:left="0"/>
        <w:jc w:val="both"/>
        <w:rPr>
          <w:bCs/>
          <w:sz w:val="22"/>
          <w:szCs w:val="22"/>
        </w:rPr>
      </w:pPr>
      <w:r>
        <w:rPr>
          <w:bCs/>
          <w:sz w:val="22"/>
          <w:szCs w:val="22"/>
        </w:rPr>
        <w:t>}</w:t>
      </w:r>
    </w:p>
    <w:p w14:paraId="1E1BBB80">
      <w:pPr>
        <w:pStyle w:val="4"/>
        <w:rPr>
          <w:sz w:val="22"/>
          <w:szCs w:val="22"/>
        </w:rPr>
      </w:pPr>
    </w:p>
    <w:p w14:paraId="44B65A98">
      <w:pPr>
        <w:pStyle w:val="124"/>
        <w:rPr>
          <w:sz w:val="22"/>
          <w:szCs w:val="22"/>
        </w:rPr>
      </w:pPr>
      <w:bookmarkStart w:id="22" w:name="_Toc115266176"/>
      <w:r>
        <w:rPr>
          <w:sz w:val="22"/>
          <w:szCs w:val="22"/>
        </w:rPr>
        <w:t>taxBreakdowns</w:t>
      </w:r>
      <w:bookmarkEnd w:id="22"/>
    </w:p>
    <w:p w14:paraId="06E7ED7E">
      <w:pPr>
        <w:pStyle w:val="4"/>
        <w:rPr>
          <w:sz w:val="22"/>
          <w:szCs w:val="22"/>
        </w:rPr>
      </w:pPr>
      <w:r>
        <w:rPr>
          <w:sz w:val="22"/>
          <w:szCs w:val="22"/>
        </w:rPr>
        <w:t>Dùng để tổng hợp thuế suất theo mức cho hóa đơn.</w:t>
      </w:r>
    </w:p>
    <w:tbl>
      <w:tblPr>
        <w:tblStyle w:val="13"/>
        <w:tblW w:w="9900"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0"/>
        <w:gridCol w:w="2556"/>
        <w:gridCol w:w="5364"/>
      </w:tblGrid>
      <w:tr w14:paraId="64E625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5" w:hRule="atLeast"/>
        </w:trPr>
        <w:tc>
          <w:tcPr>
            <w:tcW w:w="1980" w:type="dxa"/>
            <w:shd w:val="clear" w:color="auto" w:fill="EEECE1"/>
            <w:noWrap w:val="0"/>
            <w:vAlign w:val="top"/>
          </w:tcPr>
          <w:p w14:paraId="30CDEA33">
            <w:pPr>
              <w:jc w:val="center"/>
              <w:rPr>
                <w:b/>
                <w:sz w:val="22"/>
                <w:szCs w:val="22"/>
              </w:rPr>
            </w:pPr>
            <w:r>
              <w:rPr>
                <w:b/>
                <w:sz w:val="22"/>
                <w:szCs w:val="22"/>
              </w:rPr>
              <w:t>Tên trường</w:t>
            </w:r>
          </w:p>
        </w:tc>
        <w:tc>
          <w:tcPr>
            <w:tcW w:w="2556" w:type="dxa"/>
            <w:shd w:val="clear" w:color="auto" w:fill="EEECE1"/>
            <w:noWrap w:val="0"/>
            <w:vAlign w:val="top"/>
          </w:tcPr>
          <w:p w14:paraId="56D6AE9B">
            <w:pPr>
              <w:jc w:val="center"/>
              <w:rPr>
                <w:b/>
                <w:sz w:val="22"/>
                <w:szCs w:val="22"/>
              </w:rPr>
            </w:pPr>
            <w:r>
              <w:rPr>
                <w:b/>
                <w:sz w:val="22"/>
                <w:szCs w:val="22"/>
              </w:rPr>
              <w:t>Kiểu dữ liệu</w:t>
            </w:r>
          </w:p>
        </w:tc>
        <w:tc>
          <w:tcPr>
            <w:tcW w:w="5364" w:type="dxa"/>
            <w:shd w:val="clear" w:color="auto" w:fill="EEECE1"/>
            <w:noWrap w:val="0"/>
            <w:vAlign w:val="top"/>
          </w:tcPr>
          <w:p w14:paraId="353AC36C">
            <w:pPr>
              <w:jc w:val="center"/>
              <w:rPr>
                <w:b/>
                <w:sz w:val="22"/>
                <w:szCs w:val="22"/>
              </w:rPr>
            </w:pPr>
            <w:r>
              <w:rPr>
                <w:b/>
                <w:sz w:val="22"/>
                <w:szCs w:val="22"/>
              </w:rPr>
              <w:t>Mô tả</w:t>
            </w:r>
          </w:p>
        </w:tc>
      </w:tr>
      <w:tr w14:paraId="28D96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noWrap w:val="0"/>
            <w:vAlign w:val="top"/>
          </w:tcPr>
          <w:p w14:paraId="6791A8EA">
            <w:pPr>
              <w:spacing w:before="0"/>
              <w:ind w:left="0"/>
              <w:jc w:val="both"/>
              <w:rPr>
                <w:sz w:val="22"/>
                <w:szCs w:val="22"/>
              </w:rPr>
            </w:pPr>
            <w:r>
              <w:rPr>
                <w:sz w:val="22"/>
                <w:szCs w:val="22"/>
              </w:rPr>
              <w:t>taxPercentage</w:t>
            </w:r>
          </w:p>
        </w:tc>
        <w:tc>
          <w:tcPr>
            <w:tcW w:w="2556" w:type="dxa"/>
            <w:noWrap w:val="0"/>
            <w:vAlign w:val="top"/>
          </w:tcPr>
          <w:p w14:paraId="49AA002B">
            <w:pPr>
              <w:spacing w:before="0"/>
              <w:ind w:left="0"/>
              <w:jc w:val="both"/>
              <w:rPr>
                <w:sz w:val="22"/>
                <w:szCs w:val="22"/>
              </w:rPr>
            </w:pPr>
            <w:r>
              <w:rPr>
                <w:sz w:val="22"/>
                <w:szCs w:val="22"/>
              </w:rPr>
              <w:t>Required: false</w:t>
            </w:r>
          </w:p>
          <w:p w14:paraId="5BA41AE4">
            <w:pPr>
              <w:spacing w:before="0"/>
              <w:ind w:left="0"/>
              <w:jc w:val="both"/>
              <w:rPr>
                <w:sz w:val="22"/>
                <w:szCs w:val="22"/>
              </w:rPr>
            </w:pPr>
            <w:r>
              <w:rPr>
                <w:sz w:val="22"/>
                <w:szCs w:val="22"/>
              </w:rPr>
              <w:t>DataType: BigDecimal</w:t>
            </w:r>
          </w:p>
          <w:p w14:paraId="344E15A0">
            <w:pPr>
              <w:spacing w:before="0"/>
              <w:ind w:left="0"/>
              <w:jc w:val="both"/>
              <w:rPr>
                <w:sz w:val="22"/>
                <w:szCs w:val="22"/>
              </w:rPr>
            </w:pPr>
            <w:r>
              <w:rPr>
                <w:sz w:val="22"/>
                <w:szCs w:val="22"/>
              </w:rPr>
              <w:t xml:space="preserve">Minlength: </w:t>
            </w:r>
          </w:p>
          <w:p w14:paraId="53DCE24E">
            <w:pPr>
              <w:spacing w:before="0"/>
              <w:ind w:left="0"/>
              <w:jc w:val="both"/>
              <w:rPr>
                <w:sz w:val="22"/>
                <w:szCs w:val="22"/>
              </w:rPr>
            </w:pPr>
            <w:r>
              <w:rPr>
                <w:sz w:val="22"/>
                <w:szCs w:val="22"/>
              </w:rPr>
              <w:t xml:space="preserve">Maxlength: </w:t>
            </w:r>
          </w:p>
          <w:p w14:paraId="6C2C5E5F">
            <w:pPr>
              <w:spacing w:before="0"/>
              <w:ind w:left="0"/>
              <w:jc w:val="both"/>
              <w:rPr>
                <w:sz w:val="22"/>
                <w:szCs w:val="22"/>
              </w:rPr>
            </w:pPr>
            <w:r>
              <w:rPr>
                <w:sz w:val="22"/>
                <w:szCs w:val="22"/>
              </w:rPr>
              <w:t>Format: [0-9.]+</w:t>
            </w:r>
          </w:p>
        </w:tc>
        <w:tc>
          <w:tcPr>
            <w:tcW w:w="5364" w:type="dxa"/>
            <w:noWrap w:val="0"/>
            <w:vAlign w:val="top"/>
          </w:tcPr>
          <w:p w14:paraId="6F306B64">
            <w:pPr>
              <w:spacing w:before="0"/>
              <w:ind w:left="41"/>
              <w:jc w:val="both"/>
              <w:rPr>
                <w:sz w:val="22"/>
                <w:szCs w:val="22"/>
              </w:rPr>
            </w:pPr>
            <w:r>
              <w:rPr>
                <w:sz w:val="22"/>
                <w:szCs w:val="22"/>
              </w:rPr>
              <w:t xml:space="preserve">Mức thuế: khai báo giá trị như sau </w:t>
            </w:r>
          </w:p>
          <w:p w14:paraId="406F317D">
            <w:pPr>
              <w:spacing w:before="0"/>
              <w:ind w:left="28"/>
              <w:jc w:val="both"/>
              <w:rPr>
                <w:sz w:val="22"/>
                <w:szCs w:val="22"/>
              </w:rPr>
            </w:pPr>
            <w:r>
              <w:rPr>
                <w:sz w:val="22"/>
                <w:szCs w:val="22"/>
              </w:rPr>
              <w:t>-2: không thuế</w:t>
            </w:r>
          </w:p>
          <w:p w14:paraId="650E85FC">
            <w:pPr>
              <w:spacing w:before="0"/>
              <w:ind w:left="28"/>
              <w:jc w:val="both"/>
              <w:rPr>
                <w:sz w:val="22"/>
                <w:szCs w:val="22"/>
              </w:rPr>
            </w:pPr>
            <w:r>
              <w:rPr>
                <w:sz w:val="22"/>
                <w:szCs w:val="22"/>
              </w:rPr>
              <w:t xml:space="preserve">-1: không kê khai tính/nộp thuế </w:t>
            </w:r>
          </w:p>
          <w:p w14:paraId="4C7416F3">
            <w:pPr>
              <w:spacing w:before="0"/>
              <w:ind w:left="28"/>
              <w:jc w:val="both"/>
              <w:rPr>
                <w:sz w:val="22"/>
                <w:szCs w:val="22"/>
              </w:rPr>
            </w:pPr>
            <w:r>
              <w:rPr>
                <w:sz w:val="22"/>
                <w:szCs w:val="22"/>
              </w:rPr>
              <w:t>0: 0%</w:t>
            </w:r>
          </w:p>
          <w:p w14:paraId="080BF7C9">
            <w:pPr>
              <w:spacing w:before="0"/>
              <w:ind w:left="0"/>
              <w:jc w:val="both"/>
              <w:rPr>
                <w:sz w:val="22"/>
                <w:szCs w:val="22"/>
              </w:rPr>
            </w:pPr>
            <w:r>
              <w:rPr>
                <w:sz w:val="22"/>
                <w:szCs w:val="22"/>
              </w:rPr>
              <w:t>5: 5%</w:t>
            </w:r>
          </w:p>
          <w:p w14:paraId="06C58BB3">
            <w:pPr>
              <w:spacing w:before="0"/>
              <w:ind w:left="0"/>
              <w:jc w:val="both"/>
              <w:rPr>
                <w:sz w:val="22"/>
                <w:szCs w:val="22"/>
                <w:lang w:val="vi-VN"/>
              </w:rPr>
            </w:pPr>
            <w:r>
              <w:rPr>
                <w:sz w:val="22"/>
                <w:szCs w:val="22"/>
                <w:lang w:val="vi-VN"/>
              </w:rPr>
              <w:t>8: 8%</w:t>
            </w:r>
          </w:p>
          <w:p w14:paraId="10F2557B">
            <w:pPr>
              <w:spacing w:before="0" w:line="240" w:lineRule="auto"/>
              <w:ind w:left="0"/>
              <w:jc w:val="both"/>
              <w:rPr>
                <w:sz w:val="22"/>
                <w:szCs w:val="22"/>
              </w:rPr>
            </w:pPr>
            <w:r>
              <w:rPr>
                <w:sz w:val="22"/>
                <w:szCs w:val="22"/>
              </w:rPr>
              <w:t>10: 10%</w:t>
            </w:r>
          </w:p>
          <w:p w14:paraId="7821FCA2">
            <w:pPr>
              <w:spacing w:before="0" w:line="240" w:lineRule="auto"/>
              <w:ind w:left="0"/>
              <w:jc w:val="both"/>
              <w:rPr>
                <w:sz w:val="22"/>
                <w:szCs w:val="22"/>
              </w:rPr>
            </w:pPr>
          </w:p>
          <w:p w14:paraId="2269ABFE">
            <w:pPr>
              <w:spacing w:before="0" w:line="240" w:lineRule="auto"/>
              <w:ind w:left="0"/>
              <w:jc w:val="both"/>
              <w:rPr>
                <w:sz w:val="22"/>
                <w:szCs w:val="22"/>
              </w:rPr>
            </w:pPr>
            <w:r>
              <w:rPr>
                <w:b/>
                <w:sz w:val="22"/>
                <w:szCs w:val="22"/>
              </w:rPr>
              <w:t>Note</w:t>
            </w:r>
            <w:r>
              <w:rPr>
                <w:sz w:val="22"/>
                <w:szCs w:val="22"/>
              </w:rPr>
              <w:t>: Mỗi một giá trị thuế chỉ xuất hiện 1 lần (lưu giá trị tổng hợp các hàng hóa cùng loại thuế đó)</w:t>
            </w:r>
          </w:p>
          <w:p w14:paraId="6E6001A9">
            <w:pPr>
              <w:spacing w:before="0" w:line="240" w:lineRule="auto"/>
              <w:ind w:left="0"/>
              <w:jc w:val="both"/>
              <w:rPr>
                <w:sz w:val="22"/>
                <w:szCs w:val="22"/>
              </w:rPr>
            </w:pPr>
          </w:p>
          <w:p w14:paraId="460DDBA6">
            <w:pPr>
              <w:spacing w:before="0" w:line="240" w:lineRule="auto"/>
              <w:ind w:left="0"/>
              <w:jc w:val="both"/>
              <w:rPr>
                <w:sz w:val="22"/>
                <w:szCs w:val="22"/>
              </w:rPr>
            </w:pPr>
            <w:r>
              <w:rPr>
                <w:sz w:val="22"/>
                <w:szCs w:val="22"/>
              </w:rPr>
              <w:t xml:space="preserve">Bắt buộc nhập với </w:t>
            </w:r>
            <w:r>
              <w:rPr>
                <w:sz w:val="22"/>
                <w:szCs w:val="22"/>
                <w:lang w:val="vi-VN"/>
              </w:rPr>
              <w:t>mẫu</w:t>
            </w:r>
            <w:r>
              <w:rPr>
                <w:sz w:val="22"/>
                <w:szCs w:val="22"/>
              </w:rPr>
              <w:t xml:space="preserve"> thuế Tổng</w:t>
            </w:r>
          </w:p>
          <w:p w14:paraId="5EE9C554">
            <w:pPr>
              <w:spacing w:before="0" w:line="240" w:lineRule="auto"/>
              <w:ind w:left="0"/>
              <w:jc w:val="both"/>
              <w:rPr>
                <w:sz w:val="22"/>
                <w:szCs w:val="22"/>
              </w:rPr>
            </w:pPr>
          </w:p>
          <w:p w14:paraId="4F4C520D">
            <w:pPr>
              <w:spacing w:before="0"/>
              <w:ind w:left="0"/>
              <w:jc w:val="both"/>
              <w:rPr>
                <w:bCs/>
                <w:sz w:val="22"/>
                <w:szCs w:val="22"/>
              </w:rPr>
            </w:pPr>
            <w:r>
              <w:rPr>
                <w:bCs/>
                <w:sz w:val="22"/>
                <w:szCs w:val="22"/>
              </w:rPr>
              <w:t xml:space="preserve">Trường hợp người dùng không truyền thông tin thì lưu giá trị null vào list_product trong bảng invoice. </w:t>
            </w:r>
          </w:p>
          <w:p w14:paraId="49C5A961">
            <w:pPr>
              <w:spacing w:before="0"/>
              <w:ind w:left="0"/>
              <w:jc w:val="both"/>
              <w:rPr>
                <w:bCs/>
                <w:sz w:val="22"/>
                <w:szCs w:val="22"/>
              </w:rPr>
            </w:pPr>
            <w:r>
              <w:rPr>
                <w:bCs/>
                <w:sz w:val="22"/>
                <w:szCs w:val="22"/>
              </w:rPr>
              <w:t>khác</w:t>
            </w:r>
          </w:p>
          <w:p w14:paraId="76F1E7DA">
            <w:pPr>
              <w:spacing w:before="0"/>
              <w:ind w:left="0"/>
              <w:jc w:val="both"/>
              <w:rPr>
                <w:bCs/>
                <w:color w:val="FF0000"/>
                <w:sz w:val="22"/>
                <w:szCs w:val="22"/>
                <w:lang w:val="vi-VN"/>
              </w:rPr>
            </w:pPr>
            <w:r>
              <w:rPr>
                <w:b/>
                <w:bCs/>
                <w:sz w:val="22"/>
                <w:szCs w:val="22"/>
              </w:rPr>
              <w:t>Lưu ý</w:t>
            </w:r>
            <w:r>
              <w:rPr>
                <w:b/>
                <w:bCs/>
                <w:sz w:val="22"/>
                <w:szCs w:val="22"/>
                <w:lang w:val="vi-VN"/>
              </w:rPr>
              <w:t>:</w:t>
            </w:r>
            <w:r>
              <w:rPr>
                <w:bCs/>
                <w:sz w:val="22"/>
                <w:szCs w:val="22"/>
              </w:rPr>
              <w:t xml:space="preserve"> trường hợp đối với hóa đơn thuế tổng, hàng hóa có tính chất ghi chú không truyền giá trị vatPercentage thì lưu giá trị thuế suất của hàng hóa là NULL, </w:t>
            </w:r>
            <w:r>
              <w:rPr>
                <w:bCs/>
                <w:color w:val="FF0000"/>
                <w:sz w:val="22"/>
                <w:szCs w:val="22"/>
              </w:rPr>
              <w:t>không lấy theo vatPercentage trong taxBreakDowns như hiện tại</w:t>
            </w:r>
            <w:r>
              <w:rPr>
                <w:bCs/>
                <w:color w:val="FF0000"/>
                <w:sz w:val="22"/>
                <w:szCs w:val="22"/>
                <w:lang w:val="vi-VN"/>
              </w:rPr>
              <w:t>.</w:t>
            </w:r>
          </w:p>
          <w:p w14:paraId="088E59ED">
            <w:pPr>
              <w:spacing w:before="0"/>
              <w:ind w:left="28"/>
              <w:jc w:val="both"/>
              <w:rPr>
                <w:sz w:val="22"/>
                <w:szCs w:val="22"/>
              </w:rPr>
            </w:pPr>
            <w:r>
              <w:rPr>
                <w:sz w:val="22"/>
                <w:szCs w:val="22"/>
              </w:rPr>
              <w:t>Nếu truyền loại thuế suất khác thì truyền giá trị % thuế suất.</w:t>
            </w:r>
          </w:p>
          <w:p w14:paraId="466AA058">
            <w:pPr>
              <w:spacing w:before="0"/>
              <w:ind w:left="0"/>
              <w:jc w:val="both"/>
              <w:rPr>
                <w:sz w:val="22"/>
                <w:szCs w:val="22"/>
                <w:lang w:val="vi-VN"/>
              </w:rPr>
            </w:pPr>
            <w:r>
              <w:rPr>
                <w:sz w:val="22"/>
                <w:szCs w:val="22"/>
              </w:rPr>
              <w:t>VD: Khác 12.34% thì truyền “taxPercentage”: 12.34</w:t>
            </w:r>
          </w:p>
        </w:tc>
      </w:tr>
      <w:tr w14:paraId="0ADC7F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noWrap w:val="0"/>
            <w:vAlign w:val="top"/>
          </w:tcPr>
          <w:p w14:paraId="338DAFEE">
            <w:pPr>
              <w:spacing w:before="0"/>
              <w:ind w:left="0"/>
              <w:jc w:val="both"/>
              <w:rPr>
                <w:sz w:val="22"/>
                <w:szCs w:val="22"/>
              </w:rPr>
            </w:pPr>
            <w:r>
              <w:rPr>
                <w:sz w:val="22"/>
                <w:szCs w:val="22"/>
              </w:rPr>
              <w:t>taxableAmount</w:t>
            </w:r>
          </w:p>
        </w:tc>
        <w:tc>
          <w:tcPr>
            <w:tcW w:w="2556" w:type="dxa"/>
            <w:noWrap w:val="0"/>
            <w:vAlign w:val="top"/>
          </w:tcPr>
          <w:p w14:paraId="02CAF2E8">
            <w:pPr>
              <w:spacing w:before="0"/>
              <w:ind w:left="0"/>
              <w:jc w:val="both"/>
              <w:rPr>
                <w:sz w:val="22"/>
                <w:szCs w:val="22"/>
              </w:rPr>
            </w:pPr>
            <w:r>
              <w:rPr>
                <w:sz w:val="22"/>
                <w:szCs w:val="22"/>
              </w:rPr>
              <w:t>Required: false</w:t>
            </w:r>
          </w:p>
          <w:p w14:paraId="39CC80E6">
            <w:pPr>
              <w:spacing w:before="0"/>
              <w:ind w:left="0"/>
              <w:jc w:val="both"/>
              <w:rPr>
                <w:sz w:val="22"/>
                <w:szCs w:val="22"/>
              </w:rPr>
            </w:pPr>
            <w:r>
              <w:rPr>
                <w:sz w:val="22"/>
                <w:szCs w:val="22"/>
              </w:rPr>
              <w:t>DataType: BigDecimal</w:t>
            </w:r>
          </w:p>
          <w:p w14:paraId="6C7791E3">
            <w:pPr>
              <w:spacing w:before="0"/>
              <w:ind w:left="0"/>
              <w:jc w:val="both"/>
              <w:rPr>
                <w:sz w:val="22"/>
                <w:szCs w:val="22"/>
              </w:rPr>
            </w:pPr>
            <w:r>
              <w:rPr>
                <w:sz w:val="22"/>
                <w:szCs w:val="22"/>
              </w:rPr>
              <w:t xml:space="preserve">Minlength: </w:t>
            </w:r>
          </w:p>
          <w:p w14:paraId="1370757B">
            <w:pPr>
              <w:spacing w:before="0"/>
              <w:ind w:left="0"/>
              <w:jc w:val="both"/>
              <w:rPr>
                <w:sz w:val="22"/>
                <w:szCs w:val="22"/>
              </w:rPr>
            </w:pPr>
            <w:r>
              <w:rPr>
                <w:sz w:val="22"/>
                <w:szCs w:val="22"/>
              </w:rPr>
              <w:t xml:space="preserve">Maxlength: </w:t>
            </w:r>
          </w:p>
          <w:p w14:paraId="43614B76">
            <w:pPr>
              <w:spacing w:before="0"/>
              <w:ind w:left="0"/>
              <w:jc w:val="both"/>
              <w:rPr>
                <w:sz w:val="22"/>
                <w:szCs w:val="22"/>
              </w:rPr>
            </w:pPr>
            <w:r>
              <w:rPr>
                <w:sz w:val="22"/>
                <w:szCs w:val="22"/>
              </w:rPr>
              <w:t>Format: [0-9.]+</w:t>
            </w:r>
          </w:p>
        </w:tc>
        <w:tc>
          <w:tcPr>
            <w:tcW w:w="5364" w:type="dxa"/>
            <w:noWrap w:val="0"/>
            <w:vAlign w:val="top"/>
          </w:tcPr>
          <w:p w14:paraId="14B14B59">
            <w:pPr>
              <w:spacing w:before="0"/>
              <w:ind w:left="41"/>
              <w:rPr>
                <w:sz w:val="22"/>
                <w:szCs w:val="22"/>
              </w:rPr>
            </w:pPr>
            <w:r>
              <w:rPr>
                <w:sz w:val="22"/>
                <w:szCs w:val="22"/>
              </w:rPr>
              <w:t xml:space="preserve">Tổng tiền chịu thuế của mức thuế tương ứng, tổng tiền chịu thuế không có số âm. Bằng tổng của </w:t>
            </w:r>
            <w:r>
              <w:rPr>
                <w:bCs/>
                <w:snapToGrid/>
                <w:color w:val="8000FF"/>
                <w:sz w:val="22"/>
                <w:szCs w:val="22"/>
              </w:rPr>
              <w:t xml:space="preserve">itemTotalAmountWithoutTax </w:t>
            </w:r>
            <w:r>
              <w:rPr>
                <w:sz w:val="22"/>
                <w:szCs w:val="22"/>
              </w:rPr>
              <w:t>của tất cả các itemInfo có mức thuế suất giống với mức thuế suất tổng hợp. Trong trường hợp dòng hàng hóa là chiết khấu thì trừ đi.</w:t>
            </w:r>
          </w:p>
          <w:p w14:paraId="5D975B7D">
            <w:pPr>
              <w:spacing w:before="0"/>
              <w:ind w:left="41"/>
              <w:rPr>
                <w:sz w:val="22"/>
                <w:szCs w:val="22"/>
              </w:rPr>
            </w:pPr>
            <w:r>
              <w:rPr>
                <w:sz w:val="22"/>
                <w:szCs w:val="22"/>
              </w:rPr>
              <w:t>Không cần nhập liệu, hệ thống tự tính dựa vào các itemTotalAmountWithoutTax</w:t>
            </w:r>
          </w:p>
        </w:tc>
      </w:tr>
      <w:tr w14:paraId="63BEC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noWrap w:val="0"/>
            <w:vAlign w:val="top"/>
          </w:tcPr>
          <w:p w14:paraId="044BC19E">
            <w:pPr>
              <w:spacing w:before="0"/>
              <w:ind w:left="0"/>
              <w:jc w:val="both"/>
              <w:rPr>
                <w:sz w:val="22"/>
                <w:szCs w:val="22"/>
              </w:rPr>
            </w:pPr>
            <w:r>
              <w:rPr>
                <w:sz w:val="22"/>
                <w:szCs w:val="22"/>
              </w:rPr>
              <w:t>taxAmount</w:t>
            </w:r>
          </w:p>
        </w:tc>
        <w:tc>
          <w:tcPr>
            <w:tcW w:w="2556" w:type="dxa"/>
            <w:noWrap w:val="0"/>
            <w:vAlign w:val="top"/>
          </w:tcPr>
          <w:p w14:paraId="24D51643">
            <w:pPr>
              <w:spacing w:before="0"/>
              <w:ind w:left="0"/>
              <w:jc w:val="both"/>
              <w:rPr>
                <w:sz w:val="22"/>
                <w:szCs w:val="22"/>
              </w:rPr>
            </w:pPr>
            <w:r>
              <w:rPr>
                <w:sz w:val="22"/>
                <w:szCs w:val="22"/>
              </w:rPr>
              <w:t>Required: false</w:t>
            </w:r>
          </w:p>
          <w:p w14:paraId="274E2644">
            <w:pPr>
              <w:spacing w:before="0"/>
              <w:ind w:left="0"/>
              <w:jc w:val="both"/>
              <w:rPr>
                <w:sz w:val="22"/>
                <w:szCs w:val="22"/>
              </w:rPr>
            </w:pPr>
            <w:r>
              <w:rPr>
                <w:sz w:val="22"/>
                <w:szCs w:val="22"/>
              </w:rPr>
              <w:t>DataType: BigDecimal</w:t>
            </w:r>
          </w:p>
          <w:p w14:paraId="18C1EF2F">
            <w:pPr>
              <w:spacing w:before="0"/>
              <w:ind w:left="0"/>
              <w:jc w:val="both"/>
              <w:rPr>
                <w:sz w:val="22"/>
                <w:szCs w:val="22"/>
              </w:rPr>
            </w:pPr>
            <w:r>
              <w:rPr>
                <w:sz w:val="22"/>
                <w:szCs w:val="22"/>
              </w:rPr>
              <w:t xml:space="preserve">Minlength: </w:t>
            </w:r>
          </w:p>
          <w:p w14:paraId="5145DDC0">
            <w:pPr>
              <w:spacing w:before="0"/>
              <w:ind w:left="0"/>
              <w:jc w:val="both"/>
              <w:rPr>
                <w:sz w:val="22"/>
                <w:szCs w:val="22"/>
              </w:rPr>
            </w:pPr>
            <w:r>
              <w:rPr>
                <w:sz w:val="22"/>
                <w:szCs w:val="22"/>
              </w:rPr>
              <w:t xml:space="preserve">Maxlength: </w:t>
            </w:r>
          </w:p>
          <w:p w14:paraId="08387270">
            <w:pPr>
              <w:spacing w:before="0"/>
              <w:ind w:left="0"/>
              <w:jc w:val="both"/>
              <w:rPr>
                <w:sz w:val="22"/>
                <w:szCs w:val="22"/>
              </w:rPr>
            </w:pPr>
            <w:r>
              <w:rPr>
                <w:sz w:val="22"/>
                <w:szCs w:val="22"/>
              </w:rPr>
              <w:t>Format: [0-9.]+</w:t>
            </w:r>
          </w:p>
        </w:tc>
        <w:tc>
          <w:tcPr>
            <w:tcW w:w="5364" w:type="dxa"/>
            <w:noWrap w:val="0"/>
            <w:vAlign w:val="top"/>
          </w:tcPr>
          <w:p w14:paraId="62253E62">
            <w:pPr>
              <w:spacing w:before="0"/>
              <w:ind w:left="41"/>
              <w:rPr>
                <w:sz w:val="22"/>
                <w:szCs w:val="22"/>
              </w:rPr>
            </w:pPr>
            <w:r>
              <w:rPr>
                <w:sz w:val="22"/>
                <w:szCs w:val="22"/>
              </w:rPr>
              <w:t xml:space="preserve">Tổng tiền thuế của mức thuế tương ứng, tổng tiền thuế không có số âm. Bằng tổng của </w:t>
            </w:r>
            <w:r>
              <w:rPr>
                <w:bCs/>
                <w:snapToGrid/>
                <w:color w:val="8000FF"/>
                <w:sz w:val="22"/>
                <w:szCs w:val="22"/>
              </w:rPr>
              <w:t xml:space="preserve">taxAmount </w:t>
            </w:r>
            <w:r>
              <w:rPr>
                <w:sz w:val="22"/>
                <w:szCs w:val="22"/>
              </w:rPr>
              <w:t>của tất cả các</w:t>
            </w:r>
            <w:r>
              <w:rPr>
                <w:bCs/>
                <w:snapToGrid/>
                <w:color w:val="8000FF"/>
                <w:sz w:val="22"/>
                <w:szCs w:val="22"/>
              </w:rPr>
              <w:t xml:space="preserve"> itemInfo </w:t>
            </w:r>
            <w:r>
              <w:rPr>
                <w:sz w:val="22"/>
                <w:szCs w:val="22"/>
              </w:rPr>
              <w:t>có mức thuế suất giống với mức thuế suất tổng hợp. Trong trường hợp dòng hàng hóa là chiết khấu thì trừ đi.</w:t>
            </w:r>
          </w:p>
          <w:p w14:paraId="145ABE29">
            <w:pPr>
              <w:spacing w:before="0"/>
              <w:ind w:left="41"/>
              <w:rPr>
                <w:sz w:val="22"/>
                <w:szCs w:val="22"/>
              </w:rPr>
            </w:pPr>
            <w:r>
              <w:rPr>
                <w:sz w:val="22"/>
                <w:szCs w:val="22"/>
              </w:rPr>
              <w:t>Không cần nhập dữ liệu, nếu không truyền dữ liệu, hệ thống sẽ tự tính dựa vào taxPercentag và các itemTotalAmountWithoutTax.</w:t>
            </w:r>
          </w:p>
          <w:p w14:paraId="01938743">
            <w:pPr>
              <w:spacing w:before="0"/>
              <w:ind w:left="41"/>
              <w:jc w:val="both"/>
              <w:rPr>
                <w:sz w:val="22"/>
                <w:szCs w:val="22"/>
              </w:rPr>
            </w:pPr>
            <w:r>
              <w:rPr>
                <w:sz w:val="22"/>
                <w:szCs w:val="22"/>
              </w:rPr>
              <w:t>Nếu nhập dữ liệu cho phép chênh lệch 20</w:t>
            </w:r>
            <w:r>
              <w:rPr>
                <w:sz w:val="22"/>
                <w:szCs w:val="22"/>
                <w:lang w:val="vi-VN"/>
              </w:rPr>
              <w:t>,</w:t>
            </w:r>
            <w:r>
              <w:rPr>
                <w:sz w:val="22"/>
                <w:szCs w:val="22"/>
              </w:rPr>
              <w:t>000 so với giá trị hệ thống tự tính</w:t>
            </w:r>
          </w:p>
        </w:tc>
      </w:tr>
      <w:tr w14:paraId="5D372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noWrap w:val="0"/>
            <w:vAlign w:val="top"/>
          </w:tcPr>
          <w:p w14:paraId="55737500">
            <w:pPr>
              <w:spacing w:before="0"/>
              <w:ind w:left="0"/>
              <w:jc w:val="both"/>
              <w:rPr>
                <w:sz w:val="22"/>
                <w:szCs w:val="22"/>
              </w:rPr>
            </w:pPr>
            <w:r>
              <w:rPr>
                <w:sz w:val="22"/>
                <w:szCs w:val="22"/>
              </w:rPr>
              <w:t>taxableAmountPos</w:t>
            </w:r>
          </w:p>
        </w:tc>
        <w:tc>
          <w:tcPr>
            <w:tcW w:w="2556" w:type="dxa"/>
            <w:noWrap w:val="0"/>
            <w:vAlign w:val="top"/>
          </w:tcPr>
          <w:p w14:paraId="29AC0278">
            <w:pPr>
              <w:spacing w:before="0"/>
              <w:ind w:left="0"/>
              <w:jc w:val="both"/>
              <w:rPr>
                <w:sz w:val="22"/>
                <w:szCs w:val="22"/>
              </w:rPr>
            </w:pPr>
            <w:r>
              <w:rPr>
                <w:sz w:val="22"/>
                <w:szCs w:val="22"/>
              </w:rPr>
              <w:t>Required: false</w:t>
            </w:r>
          </w:p>
          <w:p w14:paraId="12AB50CC">
            <w:pPr>
              <w:spacing w:before="0"/>
              <w:ind w:left="0"/>
              <w:jc w:val="both"/>
              <w:rPr>
                <w:sz w:val="22"/>
                <w:szCs w:val="22"/>
              </w:rPr>
            </w:pPr>
            <w:r>
              <w:rPr>
                <w:sz w:val="22"/>
                <w:szCs w:val="22"/>
              </w:rPr>
              <w:t>DataType: Boolean</w:t>
            </w:r>
          </w:p>
          <w:p w14:paraId="0D410595">
            <w:pPr>
              <w:spacing w:before="0"/>
              <w:ind w:left="0"/>
              <w:jc w:val="both"/>
              <w:rPr>
                <w:sz w:val="22"/>
                <w:szCs w:val="22"/>
              </w:rPr>
            </w:pPr>
            <w:r>
              <w:rPr>
                <w:sz w:val="22"/>
                <w:szCs w:val="22"/>
              </w:rPr>
              <w:t xml:space="preserve">Minlength: </w:t>
            </w:r>
          </w:p>
          <w:p w14:paraId="63F5206C">
            <w:pPr>
              <w:spacing w:before="0"/>
              <w:ind w:left="0"/>
              <w:jc w:val="both"/>
              <w:rPr>
                <w:sz w:val="22"/>
                <w:szCs w:val="22"/>
              </w:rPr>
            </w:pPr>
            <w:r>
              <w:rPr>
                <w:sz w:val="22"/>
                <w:szCs w:val="22"/>
              </w:rPr>
              <w:t xml:space="preserve">Maxlength: </w:t>
            </w:r>
          </w:p>
          <w:p w14:paraId="18E90D39">
            <w:pPr>
              <w:spacing w:before="0"/>
              <w:ind w:left="0"/>
              <w:jc w:val="both"/>
              <w:rPr>
                <w:sz w:val="22"/>
                <w:szCs w:val="22"/>
              </w:rPr>
            </w:pPr>
            <w:r>
              <w:rPr>
                <w:sz w:val="22"/>
                <w:szCs w:val="22"/>
              </w:rPr>
              <w:t>Format:</w:t>
            </w:r>
          </w:p>
        </w:tc>
        <w:tc>
          <w:tcPr>
            <w:tcW w:w="5364" w:type="dxa"/>
            <w:noWrap w:val="0"/>
            <w:vAlign w:val="top"/>
          </w:tcPr>
          <w:p w14:paraId="1430063E">
            <w:pPr>
              <w:ind w:left="41"/>
              <w:jc w:val="both"/>
              <w:rPr>
                <w:sz w:val="22"/>
                <w:szCs w:val="22"/>
              </w:rPr>
            </w:pPr>
            <w:r>
              <w:rPr>
                <w:sz w:val="22"/>
                <w:szCs w:val="22"/>
              </w:rPr>
              <w:t xml:space="preserve">Dùng để biểu thị tổng tiền chịu thuế của mức thuế là âm hay dương. </w:t>
            </w:r>
          </w:p>
          <w:p w14:paraId="110C3733">
            <w:pPr>
              <w:ind w:left="41"/>
              <w:jc w:val="both"/>
              <w:rPr>
                <w:sz w:val="22"/>
                <w:szCs w:val="22"/>
              </w:rPr>
            </w:pPr>
            <w:r>
              <w:rPr>
                <w:sz w:val="22"/>
                <w:szCs w:val="22"/>
              </w:rPr>
              <w:t xml:space="preserve">- null/true: Tổng tiền đánh thuế dương. Được sử dụng đối với các hàng hóa thông thường. </w:t>
            </w:r>
          </w:p>
          <w:p w14:paraId="654EB141">
            <w:pPr>
              <w:ind w:left="41"/>
              <w:jc w:val="both"/>
              <w:rPr>
                <w:sz w:val="22"/>
                <w:szCs w:val="22"/>
              </w:rPr>
            </w:pPr>
            <w:r>
              <w:rPr>
                <w:sz w:val="22"/>
                <w:szCs w:val="22"/>
              </w:rPr>
              <w:t>- false: Tổng tiền đánh thuế âm, được sử dụng với hóa đơn điều chỉnh giảm hoặc hóa đơn có hàng hóa là chiết khấu mà tổng tiền của hàng hóa và chiết khấu của mức thuế là âm.</w:t>
            </w:r>
          </w:p>
        </w:tc>
      </w:tr>
      <w:tr w14:paraId="4899F3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noWrap w:val="0"/>
            <w:vAlign w:val="top"/>
          </w:tcPr>
          <w:p w14:paraId="5C28B760">
            <w:pPr>
              <w:spacing w:before="0"/>
              <w:ind w:left="0"/>
              <w:jc w:val="both"/>
              <w:rPr>
                <w:sz w:val="22"/>
                <w:szCs w:val="22"/>
              </w:rPr>
            </w:pPr>
            <w:r>
              <w:rPr>
                <w:sz w:val="22"/>
                <w:szCs w:val="22"/>
              </w:rPr>
              <w:t>taxAmountPos</w:t>
            </w:r>
          </w:p>
        </w:tc>
        <w:tc>
          <w:tcPr>
            <w:tcW w:w="2556" w:type="dxa"/>
            <w:noWrap w:val="0"/>
            <w:vAlign w:val="top"/>
          </w:tcPr>
          <w:p w14:paraId="4A5E15EB">
            <w:pPr>
              <w:spacing w:before="0"/>
              <w:ind w:left="0"/>
              <w:jc w:val="both"/>
              <w:rPr>
                <w:sz w:val="22"/>
                <w:szCs w:val="22"/>
              </w:rPr>
            </w:pPr>
            <w:r>
              <w:rPr>
                <w:sz w:val="22"/>
                <w:szCs w:val="22"/>
              </w:rPr>
              <w:t>Required: false</w:t>
            </w:r>
          </w:p>
          <w:p w14:paraId="1B18DC8B">
            <w:pPr>
              <w:spacing w:before="0"/>
              <w:ind w:left="0"/>
              <w:jc w:val="both"/>
              <w:rPr>
                <w:sz w:val="22"/>
                <w:szCs w:val="22"/>
              </w:rPr>
            </w:pPr>
            <w:r>
              <w:rPr>
                <w:sz w:val="22"/>
                <w:szCs w:val="22"/>
              </w:rPr>
              <w:t>DataType: Boolean</w:t>
            </w:r>
          </w:p>
          <w:p w14:paraId="531D16DF">
            <w:pPr>
              <w:spacing w:before="0"/>
              <w:ind w:left="0"/>
              <w:jc w:val="both"/>
              <w:rPr>
                <w:sz w:val="22"/>
                <w:szCs w:val="22"/>
              </w:rPr>
            </w:pPr>
            <w:r>
              <w:rPr>
                <w:sz w:val="22"/>
                <w:szCs w:val="22"/>
              </w:rPr>
              <w:t xml:space="preserve">Minlength: </w:t>
            </w:r>
          </w:p>
          <w:p w14:paraId="277A078A">
            <w:pPr>
              <w:spacing w:before="0"/>
              <w:ind w:left="0"/>
              <w:jc w:val="both"/>
              <w:rPr>
                <w:sz w:val="22"/>
                <w:szCs w:val="22"/>
              </w:rPr>
            </w:pPr>
            <w:r>
              <w:rPr>
                <w:sz w:val="22"/>
                <w:szCs w:val="22"/>
              </w:rPr>
              <w:t>Maxlength: 20</w:t>
            </w:r>
          </w:p>
          <w:p w14:paraId="7D1E47CE">
            <w:pPr>
              <w:spacing w:before="0"/>
              <w:ind w:left="0"/>
              <w:jc w:val="both"/>
              <w:rPr>
                <w:sz w:val="22"/>
                <w:szCs w:val="22"/>
              </w:rPr>
            </w:pPr>
            <w:r>
              <w:rPr>
                <w:sz w:val="22"/>
                <w:szCs w:val="22"/>
              </w:rPr>
              <w:t>Format:</w:t>
            </w:r>
          </w:p>
        </w:tc>
        <w:tc>
          <w:tcPr>
            <w:tcW w:w="5364" w:type="dxa"/>
            <w:noWrap w:val="0"/>
            <w:vAlign w:val="top"/>
          </w:tcPr>
          <w:p w14:paraId="2CC8E2D6">
            <w:pPr>
              <w:spacing w:before="0"/>
              <w:ind w:left="41"/>
              <w:jc w:val="both"/>
              <w:rPr>
                <w:sz w:val="22"/>
                <w:szCs w:val="22"/>
              </w:rPr>
            </w:pPr>
            <w:r>
              <w:rPr>
                <w:sz w:val="22"/>
                <w:szCs w:val="22"/>
              </w:rPr>
              <w:t xml:space="preserve">Dùng để biểu thị tổng tiền thuế của mức thuế là âm hay dương. Giá trị của taxAmountPos luôn giống với giá trị của taxableAmountPos. </w:t>
            </w:r>
          </w:p>
          <w:p w14:paraId="14531ECC">
            <w:pPr>
              <w:spacing w:before="0"/>
              <w:ind w:left="41"/>
              <w:jc w:val="both"/>
              <w:rPr>
                <w:sz w:val="22"/>
                <w:szCs w:val="22"/>
              </w:rPr>
            </w:pPr>
            <w:r>
              <w:rPr>
                <w:sz w:val="22"/>
                <w:szCs w:val="22"/>
              </w:rPr>
              <w:t xml:space="preserve">- null/true: Tổng tiền thuế dương </w:t>
            </w:r>
          </w:p>
          <w:p w14:paraId="68F5E745">
            <w:pPr>
              <w:spacing w:before="0"/>
              <w:ind w:left="41"/>
              <w:jc w:val="both"/>
              <w:rPr>
                <w:sz w:val="22"/>
                <w:szCs w:val="22"/>
              </w:rPr>
            </w:pPr>
            <w:r>
              <w:rPr>
                <w:sz w:val="22"/>
                <w:szCs w:val="22"/>
              </w:rPr>
              <w:t>- false: Tổng tiền thuế âm</w:t>
            </w:r>
          </w:p>
        </w:tc>
      </w:tr>
      <w:tr w14:paraId="625500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noWrap w:val="0"/>
            <w:vAlign w:val="top"/>
          </w:tcPr>
          <w:p w14:paraId="529E5D1B">
            <w:pPr>
              <w:spacing w:before="0"/>
              <w:ind w:left="0"/>
              <w:jc w:val="both"/>
              <w:rPr>
                <w:sz w:val="22"/>
                <w:szCs w:val="22"/>
              </w:rPr>
            </w:pPr>
            <w:r>
              <w:rPr>
                <w:sz w:val="22"/>
                <w:szCs w:val="22"/>
              </w:rPr>
              <w:t>taxExemptionReason</w:t>
            </w:r>
          </w:p>
        </w:tc>
        <w:tc>
          <w:tcPr>
            <w:tcW w:w="2556" w:type="dxa"/>
            <w:noWrap w:val="0"/>
            <w:vAlign w:val="top"/>
          </w:tcPr>
          <w:p w14:paraId="457E3830">
            <w:pPr>
              <w:spacing w:before="0"/>
              <w:ind w:left="0"/>
              <w:jc w:val="both"/>
              <w:rPr>
                <w:sz w:val="22"/>
                <w:szCs w:val="22"/>
              </w:rPr>
            </w:pPr>
            <w:r>
              <w:rPr>
                <w:sz w:val="22"/>
                <w:szCs w:val="22"/>
              </w:rPr>
              <w:t>Required: false</w:t>
            </w:r>
          </w:p>
          <w:p w14:paraId="4076D277">
            <w:pPr>
              <w:spacing w:before="0"/>
              <w:ind w:left="0"/>
              <w:jc w:val="both"/>
              <w:rPr>
                <w:sz w:val="22"/>
                <w:szCs w:val="22"/>
              </w:rPr>
            </w:pPr>
            <w:r>
              <w:rPr>
                <w:sz w:val="22"/>
                <w:szCs w:val="22"/>
              </w:rPr>
              <w:t>DataType: String</w:t>
            </w:r>
          </w:p>
          <w:p w14:paraId="01BF74D0">
            <w:pPr>
              <w:spacing w:before="0"/>
              <w:ind w:left="0"/>
              <w:jc w:val="both"/>
              <w:rPr>
                <w:sz w:val="22"/>
                <w:szCs w:val="22"/>
              </w:rPr>
            </w:pPr>
            <w:r>
              <w:rPr>
                <w:sz w:val="22"/>
                <w:szCs w:val="22"/>
              </w:rPr>
              <w:t xml:space="preserve">Minlength: </w:t>
            </w:r>
          </w:p>
          <w:p w14:paraId="12419D0B">
            <w:pPr>
              <w:spacing w:before="0"/>
              <w:ind w:left="0"/>
              <w:jc w:val="both"/>
              <w:rPr>
                <w:sz w:val="22"/>
                <w:szCs w:val="22"/>
              </w:rPr>
            </w:pPr>
            <w:r>
              <w:rPr>
                <w:sz w:val="22"/>
                <w:szCs w:val="22"/>
              </w:rPr>
              <w:t>Maxlength: 255</w:t>
            </w:r>
          </w:p>
          <w:p w14:paraId="7CFF5A3F">
            <w:pPr>
              <w:spacing w:before="0"/>
              <w:ind w:left="0"/>
              <w:jc w:val="both"/>
              <w:rPr>
                <w:sz w:val="22"/>
                <w:szCs w:val="22"/>
              </w:rPr>
            </w:pPr>
            <w:r>
              <w:rPr>
                <w:sz w:val="22"/>
                <w:szCs w:val="22"/>
              </w:rPr>
              <w:t>Format:</w:t>
            </w:r>
          </w:p>
        </w:tc>
        <w:tc>
          <w:tcPr>
            <w:tcW w:w="5364" w:type="dxa"/>
            <w:noWrap w:val="0"/>
            <w:vAlign w:val="top"/>
          </w:tcPr>
          <w:p w14:paraId="0A50FC8F">
            <w:pPr>
              <w:spacing w:before="0"/>
              <w:ind w:left="41"/>
              <w:jc w:val="both"/>
              <w:rPr>
                <w:sz w:val="22"/>
                <w:szCs w:val="22"/>
              </w:rPr>
            </w:pPr>
            <w:r>
              <w:rPr>
                <w:sz w:val="22"/>
                <w:szCs w:val="22"/>
              </w:rPr>
              <w:t>Lý do miễn giảm thuế</w:t>
            </w:r>
          </w:p>
          <w:p w14:paraId="2B711C2D">
            <w:pPr>
              <w:spacing w:before="0"/>
              <w:ind w:left="41"/>
              <w:jc w:val="both"/>
              <w:rPr>
                <w:sz w:val="22"/>
                <w:szCs w:val="22"/>
              </w:rPr>
            </w:pPr>
          </w:p>
          <w:p w14:paraId="764B0D3B">
            <w:pPr>
              <w:spacing w:before="0"/>
              <w:ind w:left="41"/>
              <w:jc w:val="both"/>
              <w:rPr>
                <w:sz w:val="22"/>
                <w:szCs w:val="22"/>
              </w:rPr>
            </w:pPr>
          </w:p>
        </w:tc>
      </w:tr>
    </w:tbl>
    <w:p w14:paraId="1AB7468A">
      <w:pPr>
        <w:ind w:left="0"/>
        <w:jc w:val="both"/>
        <w:rPr>
          <w:sz w:val="22"/>
          <w:szCs w:val="22"/>
        </w:rPr>
      </w:pPr>
      <w:r>
        <w:rPr>
          <w:b/>
          <w:sz w:val="22"/>
          <w:szCs w:val="22"/>
        </w:rPr>
        <w:t xml:space="preserve">Lưu ý: </w:t>
      </w:r>
      <w:r>
        <w:rPr>
          <w:sz w:val="22"/>
          <w:szCs w:val="22"/>
        </w:rPr>
        <w:t xml:space="preserve">Hệ thống so sánh tổng của </w:t>
      </w:r>
      <w:r>
        <w:rPr>
          <w:bCs/>
          <w:snapToGrid/>
          <w:color w:val="8000FF"/>
          <w:sz w:val="22"/>
          <w:szCs w:val="22"/>
        </w:rPr>
        <w:t xml:space="preserve">itemTotalAmountWithoutTax </w:t>
      </w:r>
      <w:r>
        <w:rPr>
          <w:sz w:val="22"/>
          <w:szCs w:val="22"/>
        </w:rPr>
        <w:t>của tất cả các</w:t>
      </w:r>
      <w:r>
        <w:rPr>
          <w:bCs/>
          <w:snapToGrid/>
          <w:color w:val="8000FF"/>
          <w:sz w:val="22"/>
          <w:szCs w:val="22"/>
        </w:rPr>
        <w:t xml:space="preserve"> itemInfo </w:t>
      </w:r>
      <w:r>
        <w:rPr>
          <w:sz w:val="22"/>
          <w:szCs w:val="22"/>
        </w:rPr>
        <w:t>trong cùng mức thuế suất với taxableAmount trong taxBreakDowns. Trong trường hợp bị lệch hệ thống sẽ báo lỗi.</w:t>
      </w:r>
    </w:p>
    <w:p w14:paraId="2C5171A6">
      <w:pPr>
        <w:ind w:left="0"/>
        <w:jc w:val="both"/>
        <w:rPr>
          <w:sz w:val="22"/>
          <w:szCs w:val="22"/>
        </w:rPr>
      </w:pPr>
      <w:r>
        <w:rPr>
          <w:sz w:val="22"/>
          <w:szCs w:val="22"/>
        </w:rPr>
        <w:t xml:space="preserve">Hệ thống so sánh tổng của </w:t>
      </w:r>
      <w:r>
        <w:rPr>
          <w:bCs/>
          <w:snapToGrid/>
          <w:color w:val="8000FF"/>
          <w:sz w:val="22"/>
          <w:szCs w:val="22"/>
        </w:rPr>
        <w:t xml:space="preserve">taxAmount </w:t>
      </w:r>
      <w:r>
        <w:rPr>
          <w:sz w:val="22"/>
          <w:szCs w:val="22"/>
        </w:rPr>
        <w:t>của tất cả các</w:t>
      </w:r>
      <w:r>
        <w:rPr>
          <w:bCs/>
          <w:snapToGrid/>
          <w:color w:val="8000FF"/>
          <w:sz w:val="22"/>
          <w:szCs w:val="22"/>
        </w:rPr>
        <w:t xml:space="preserve"> itemInfo </w:t>
      </w:r>
      <w:r>
        <w:rPr>
          <w:sz w:val="22"/>
          <w:szCs w:val="22"/>
        </w:rPr>
        <w:t>trong cùng mức thuế suất với</w:t>
      </w:r>
      <w:r>
        <w:rPr>
          <w:bCs/>
          <w:snapToGrid/>
          <w:color w:val="8000FF"/>
          <w:sz w:val="22"/>
          <w:szCs w:val="22"/>
        </w:rPr>
        <w:t xml:space="preserve"> </w:t>
      </w:r>
      <w:r>
        <w:rPr>
          <w:sz w:val="22"/>
          <w:szCs w:val="22"/>
        </w:rPr>
        <w:t>taxAmount trong taxBreakDowns. Trong trường hợp bị lệch hệ thống sẽ báo lỗi.</w:t>
      </w:r>
    </w:p>
    <w:p w14:paraId="3528B062">
      <w:pPr>
        <w:ind w:left="0"/>
        <w:jc w:val="both"/>
        <w:rPr>
          <w:sz w:val="22"/>
          <w:szCs w:val="22"/>
        </w:rPr>
      </w:pPr>
      <w:r>
        <w:rPr>
          <w:sz w:val="22"/>
          <w:szCs w:val="22"/>
        </w:rPr>
        <w:t>Cho phép chênh lệch tiền thuế 20</w:t>
      </w:r>
      <w:r>
        <w:rPr>
          <w:sz w:val="22"/>
          <w:szCs w:val="22"/>
          <w:lang w:val="vi-VN"/>
        </w:rPr>
        <w:t>,</w:t>
      </w:r>
      <w:r>
        <w:rPr>
          <w:sz w:val="22"/>
          <w:szCs w:val="22"/>
        </w:rPr>
        <w:t>000 so với giá trị thực tính</w:t>
      </w:r>
    </w:p>
    <w:p w14:paraId="074B97EF">
      <w:pPr>
        <w:ind w:left="0"/>
        <w:jc w:val="both"/>
        <w:rPr>
          <w:b/>
          <w:sz w:val="22"/>
          <w:szCs w:val="22"/>
        </w:rPr>
      </w:pPr>
      <w:r>
        <w:rPr>
          <w:b/>
          <w:sz w:val="22"/>
          <w:szCs w:val="22"/>
        </w:rPr>
        <w:t>Dữ liệu mẫu</w:t>
      </w:r>
    </w:p>
    <w:p w14:paraId="609E3377">
      <w:pPr>
        <w:ind w:left="0"/>
        <w:jc w:val="both"/>
        <w:rPr>
          <w:sz w:val="22"/>
          <w:szCs w:val="22"/>
        </w:rPr>
      </w:pPr>
      <w:r>
        <w:rPr>
          <w:sz w:val="22"/>
          <w:szCs w:val="22"/>
        </w:rPr>
        <w:t>Thuế có %</w:t>
      </w:r>
    </w:p>
    <w:p w14:paraId="6E9EB2E3">
      <w:pPr>
        <w:widowControl/>
        <w:shd w:val="clear" w:color="auto" w:fill="DBE5F1"/>
        <w:spacing w:before="0" w:line="240" w:lineRule="auto"/>
        <w:ind w:left="567"/>
        <w:jc w:val="both"/>
        <w:rPr>
          <w:bCs/>
          <w:snapToGrid/>
          <w:color w:val="8000FF"/>
          <w:sz w:val="22"/>
          <w:szCs w:val="22"/>
        </w:rPr>
      </w:pPr>
      <w:r>
        <w:rPr>
          <w:bCs/>
          <w:snapToGrid/>
          <w:color w:val="8000FF"/>
          <w:sz w:val="22"/>
          <w:szCs w:val="22"/>
        </w:rPr>
        <w:t>"taxBreakdowns": [</w:t>
      </w:r>
    </w:p>
    <w:p w14:paraId="41E5D72F">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w:t>
      </w:r>
    </w:p>
    <w:p w14:paraId="600C0320">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"taxPercentage": 5,</w:t>
      </w:r>
    </w:p>
    <w:p w14:paraId="64FC5A23">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"taxableAmount": 400000,</w:t>
      </w:r>
    </w:p>
    <w:p w14:paraId="060EB876">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"taxAmount": 20000</w:t>
      </w:r>
    </w:p>
    <w:p w14:paraId="0EAC94E4">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w:t>
      </w:r>
    </w:p>
    <w:p w14:paraId="474DEB4D">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w:t>
      </w:r>
    </w:p>
    <w:p w14:paraId="11C25BEF">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"taxPercentage": 10,</w:t>
      </w:r>
    </w:p>
    <w:p w14:paraId="3492C6FC">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"taxableAmount": 400000,</w:t>
      </w:r>
    </w:p>
    <w:p w14:paraId="68B1299F">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"taxAmount": 40000</w:t>
      </w:r>
    </w:p>
    <w:p w14:paraId="3AD297D4">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w:t>
      </w:r>
    </w:p>
    <w:p w14:paraId="2CF809C6">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w:t>
      </w:r>
    </w:p>
    <w:p w14:paraId="453CFE5D">
      <w:pPr>
        <w:pStyle w:val="4"/>
        <w:rPr>
          <w:sz w:val="22"/>
          <w:szCs w:val="22"/>
        </w:rPr>
      </w:pPr>
      <w:r>
        <w:rPr>
          <w:sz w:val="22"/>
          <w:szCs w:val="22"/>
        </w:rPr>
        <w:t>Không thuế</w:t>
      </w:r>
    </w:p>
    <w:p w14:paraId="1101AE49">
      <w:pPr>
        <w:widowControl/>
        <w:shd w:val="clear" w:color="auto" w:fill="DBE5F1"/>
        <w:spacing w:before="0" w:line="240" w:lineRule="auto"/>
        <w:ind w:left="567"/>
        <w:jc w:val="both"/>
        <w:rPr>
          <w:bCs/>
          <w:snapToGrid/>
          <w:color w:val="8000FF"/>
          <w:sz w:val="22"/>
          <w:szCs w:val="22"/>
        </w:rPr>
      </w:pPr>
      <w:r>
        <w:rPr>
          <w:bCs/>
          <w:snapToGrid/>
          <w:color w:val="8000FF"/>
          <w:sz w:val="22"/>
          <w:szCs w:val="22"/>
        </w:rPr>
        <w:t>"taxBreakdowns": [</w:t>
      </w:r>
    </w:p>
    <w:p w14:paraId="70D0F51D">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w:t>
      </w:r>
    </w:p>
    <w:p w14:paraId="69B741DE">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"taxPercentage": -2,</w:t>
      </w:r>
    </w:p>
    <w:p w14:paraId="4A1C84EF">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"taxableAmount": 400000,</w:t>
      </w:r>
    </w:p>
    <w:p w14:paraId="120A9E8B">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"taxAmount": 0</w:t>
      </w:r>
    </w:p>
    <w:p w14:paraId="2E1B6E12">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w:t>
      </w:r>
    </w:p>
    <w:p w14:paraId="08EEA889">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w:t>
      </w:r>
    </w:p>
    <w:p w14:paraId="3E3DCA54">
      <w:pPr>
        <w:pStyle w:val="4"/>
        <w:rPr>
          <w:sz w:val="22"/>
          <w:szCs w:val="22"/>
        </w:rPr>
      </w:pPr>
      <w:r>
        <w:rPr>
          <w:sz w:val="22"/>
          <w:szCs w:val="22"/>
        </w:rPr>
        <w:t>Không kê khai</w:t>
      </w:r>
      <w:r>
        <w:rPr>
          <w:sz w:val="22"/>
          <w:szCs w:val="22"/>
          <w:lang w:val="vi-VN"/>
        </w:rPr>
        <w:t xml:space="preserve">, </w:t>
      </w:r>
      <w:r>
        <w:rPr>
          <w:sz w:val="22"/>
          <w:szCs w:val="22"/>
        </w:rPr>
        <w:t>tính nộp thuế</w:t>
      </w:r>
    </w:p>
    <w:p w14:paraId="48CEB67A">
      <w:pPr>
        <w:widowControl/>
        <w:shd w:val="clear" w:color="auto" w:fill="DBE5F1"/>
        <w:spacing w:before="0" w:line="240" w:lineRule="auto"/>
        <w:ind w:left="567"/>
        <w:jc w:val="both"/>
        <w:rPr>
          <w:bCs/>
          <w:snapToGrid/>
          <w:color w:val="8000FF"/>
          <w:sz w:val="22"/>
          <w:szCs w:val="22"/>
        </w:rPr>
      </w:pPr>
      <w:r>
        <w:rPr>
          <w:bCs/>
          <w:snapToGrid/>
          <w:color w:val="8000FF"/>
          <w:sz w:val="22"/>
          <w:szCs w:val="22"/>
        </w:rPr>
        <w:t>"taxBreakdowns": [</w:t>
      </w:r>
    </w:p>
    <w:p w14:paraId="49FA083A">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w:t>
      </w:r>
    </w:p>
    <w:p w14:paraId="163E0225">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"taxPercentage": -1,</w:t>
      </w:r>
    </w:p>
    <w:p w14:paraId="7BB501AC">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"taxableAmount": 400000,</w:t>
      </w:r>
    </w:p>
    <w:p w14:paraId="1D89805E">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"taxAmount": 0</w:t>
      </w:r>
    </w:p>
    <w:p w14:paraId="42E7E74B">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w:t>
      </w:r>
    </w:p>
    <w:p w14:paraId="2792E632">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w:t>
      </w:r>
    </w:p>
    <w:p w14:paraId="6B6D6F1C">
      <w:pPr>
        <w:pStyle w:val="4"/>
        <w:rPr>
          <w:sz w:val="22"/>
          <w:szCs w:val="22"/>
        </w:rPr>
      </w:pPr>
      <w:r>
        <w:rPr>
          <w:sz w:val="22"/>
          <w:szCs w:val="22"/>
        </w:rPr>
        <w:t>Hóa đơn có tiền thuế âm</w:t>
      </w:r>
    </w:p>
    <w:p w14:paraId="6A1E3FC1">
      <w:pPr>
        <w:widowControl/>
        <w:shd w:val="clear" w:color="auto" w:fill="DBE5F1"/>
        <w:spacing w:before="0" w:line="240" w:lineRule="auto"/>
        <w:ind w:left="567"/>
        <w:jc w:val="both"/>
        <w:rPr>
          <w:bCs/>
          <w:snapToGrid/>
          <w:color w:val="8000FF"/>
          <w:sz w:val="22"/>
          <w:szCs w:val="22"/>
        </w:rPr>
      </w:pPr>
      <w:r>
        <w:rPr>
          <w:bCs/>
          <w:snapToGrid/>
          <w:color w:val="8000FF"/>
          <w:sz w:val="22"/>
          <w:szCs w:val="22"/>
        </w:rPr>
        <w:t>"taxBreakdowns": [</w:t>
      </w:r>
    </w:p>
    <w:p w14:paraId="0194FDFF">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w:t>
      </w:r>
    </w:p>
    <w:p w14:paraId="0EF528C5">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"taxPercentage": 10,</w:t>
      </w:r>
    </w:p>
    <w:p w14:paraId="37EAF5BE">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"taxableAmount": 100000,//tổng tiền âm 100000</w:t>
      </w:r>
    </w:p>
    <w:p w14:paraId="5971AE2E">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"taxAmount": 10000,//thuế âm 10000</w:t>
      </w:r>
    </w:p>
    <w:p w14:paraId="1AA2849A">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"taxableAmountPos": false,</w:t>
      </w:r>
    </w:p>
    <w:p w14:paraId="38FE0AF4">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"taxAmountPos": false</w:t>
      </w:r>
    </w:p>
    <w:p w14:paraId="08F98470">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w:t>
      </w:r>
    </w:p>
    <w:p w14:paraId="1BEA7952">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w:t>
      </w:r>
    </w:p>
    <w:p w14:paraId="34BF7F84">
      <w:pPr>
        <w:pStyle w:val="124"/>
        <w:rPr>
          <w:sz w:val="22"/>
          <w:szCs w:val="22"/>
        </w:rPr>
      </w:pPr>
      <w:bookmarkStart w:id="23" w:name="_Toc115266177"/>
      <w:r>
        <w:rPr>
          <w:sz w:val="22"/>
          <w:szCs w:val="22"/>
        </w:rPr>
        <w:t>summarizeInfo</w:t>
      </w:r>
      <w:bookmarkEnd w:id="23"/>
    </w:p>
    <w:tbl>
      <w:tblPr>
        <w:tblStyle w:val="13"/>
        <w:tblpPr w:leftFromText="180" w:rightFromText="180" w:vertAnchor="text" w:horzAnchor="page" w:tblpX="1656" w:tblpY="754"/>
        <w:tblOverlap w:val="never"/>
        <w:tblW w:w="949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0"/>
        <w:gridCol w:w="2556"/>
        <w:gridCol w:w="4961"/>
      </w:tblGrid>
      <w:tr w14:paraId="463808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5" w:hRule="atLeast"/>
        </w:trPr>
        <w:tc>
          <w:tcPr>
            <w:tcW w:w="1980" w:type="dxa"/>
            <w:shd w:val="clear" w:color="auto" w:fill="EEECE1"/>
            <w:noWrap w:val="0"/>
            <w:vAlign w:val="top"/>
          </w:tcPr>
          <w:p w14:paraId="50956FAB">
            <w:pPr>
              <w:jc w:val="center"/>
              <w:rPr>
                <w:b/>
                <w:sz w:val="22"/>
                <w:szCs w:val="22"/>
              </w:rPr>
            </w:pPr>
            <w:r>
              <w:rPr>
                <w:b/>
                <w:sz w:val="22"/>
                <w:szCs w:val="22"/>
              </w:rPr>
              <w:t>Tên trường</w:t>
            </w:r>
          </w:p>
        </w:tc>
        <w:tc>
          <w:tcPr>
            <w:tcW w:w="2556" w:type="dxa"/>
            <w:shd w:val="clear" w:color="auto" w:fill="EEECE1"/>
            <w:noWrap w:val="0"/>
            <w:vAlign w:val="top"/>
          </w:tcPr>
          <w:p w14:paraId="19559760">
            <w:pPr>
              <w:jc w:val="center"/>
              <w:rPr>
                <w:b/>
                <w:sz w:val="22"/>
                <w:szCs w:val="22"/>
              </w:rPr>
            </w:pPr>
            <w:r>
              <w:rPr>
                <w:b/>
                <w:sz w:val="22"/>
                <w:szCs w:val="22"/>
              </w:rPr>
              <w:t>Kiểu dữ liệu</w:t>
            </w:r>
          </w:p>
        </w:tc>
        <w:tc>
          <w:tcPr>
            <w:tcW w:w="4961" w:type="dxa"/>
            <w:shd w:val="clear" w:color="auto" w:fill="EEECE1"/>
            <w:noWrap w:val="0"/>
            <w:vAlign w:val="top"/>
          </w:tcPr>
          <w:p w14:paraId="6219F6CF">
            <w:pPr>
              <w:jc w:val="center"/>
              <w:rPr>
                <w:b/>
                <w:sz w:val="22"/>
                <w:szCs w:val="22"/>
              </w:rPr>
            </w:pPr>
            <w:r>
              <w:rPr>
                <w:b/>
                <w:sz w:val="22"/>
                <w:szCs w:val="22"/>
              </w:rPr>
              <w:t>Mô tả</w:t>
            </w:r>
          </w:p>
        </w:tc>
      </w:tr>
      <w:tr w14:paraId="4C4AB1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noWrap w:val="0"/>
            <w:vAlign w:val="top"/>
          </w:tcPr>
          <w:p w14:paraId="18CA73DD">
            <w:pPr>
              <w:spacing w:before="0"/>
              <w:ind w:left="0"/>
              <w:jc w:val="both"/>
              <w:rPr>
                <w:sz w:val="22"/>
                <w:szCs w:val="22"/>
              </w:rPr>
            </w:pPr>
            <w:r>
              <w:rPr>
                <w:sz w:val="22"/>
                <w:szCs w:val="22"/>
              </w:rPr>
              <w:t>totalAmountWithoutTax</w:t>
            </w:r>
          </w:p>
        </w:tc>
        <w:tc>
          <w:tcPr>
            <w:tcW w:w="2556" w:type="dxa"/>
            <w:noWrap w:val="0"/>
            <w:vAlign w:val="top"/>
          </w:tcPr>
          <w:p w14:paraId="2627529C">
            <w:pPr>
              <w:spacing w:before="0"/>
              <w:ind w:left="0"/>
              <w:jc w:val="both"/>
              <w:rPr>
                <w:sz w:val="22"/>
                <w:szCs w:val="22"/>
              </w:rPr>
            </w:pPr>
            <w:r>
              <w:rPr>
                <w:sz w:val="22"/>
                <w:szCs w:val="22"/>
              </w:rPr>
              <w:t>Required: true</w:t>
            </w:r>
          </w:p>
          <w:p w14:paraId="5648B3A9">
            <w:pPr>
              <w:spacing w:before="0"/>
              <w:ind w:left="0"/>
              <w:jc w:val="both"/>
              <w:rPr>
                <w:sz w:val="22"/>
                <w:szCs w:val="22"/>
              </w:rPr>
            </w:pPr>
            <w:r>
              <w:rPr>
                <w:sz w:val="22"/>
                <w:szCs w:val="22"/>
              </w:rPr>
              <w:t>DataType: BigDecimal</w:t>
            </w:r>
          </w:p>
          <w:p w14:paraId="48FCE618">
            <w:pPr>
              <w:spacing w:before="0"/>
              <w:ind w:left="0"/>
              <w:jc w:val="both"/>
              <w:rPr>
                <w:sz w:val="22"/>
                <w:szCs w:val="22"/>
              </w:rPr>
            </w:pPr>
            <w:r>
              <w:rPr>
                <w:sz w:val="22"/>
                <w:szCs w:val="22"/>
              </w:rPr>
              <w:t xml:space="preserve">Minlength: </w:t>
            </w:r>
          </w:p>
          <w:p w14:paraId="47CE4543">
            <w:pPr>
              <w:spacing w:before="0"/>
              <w:ind w:left="0"/>
              <w:jc w:val="both"/>
              <w:rPr>
                <w:sz w:val="22"/>
                <w:szCs w:val="22"/>
              </w:rPr>
            </w:pPr>
            <w:r>
              <w:rPr>
                <w:sz w:val="22"/>
                <w:szCs w:val="22"/>
              </w:rPr>
              <w:t>Maxlength: 15</w:t>
            </w:r>
          </w:p>
          <w:p w14:paraId="63D973DA">
            <w:pPr>
              <w:spacing w:before="0"/>
              <w:ind w:left="0"/>
              <w:jc w:val="both"/>
              <w:rPr>
                <w:sz w:val="22"/>
                <w:szCs w:val="22"/>
              </w:rPr>
            </w:pPr>
            <w:r>
              <w:rPr>
                <w:sz w:val="22"/>
                <w:szCs w:val="22"/>
              </w:rPr>
              <w:t>Format: [0-9.]+</w:t>
            </w:r>
          </w:p>
        </w:tc>
        <w:tc>
          <w:tcPr>
            <w:tcW w:w="4961" w:type="dxa"/>
            <w:noWrap w:val="0"/>
            <w:vAlign w:val="top"/>
          </w:tcPr>
          <w:p w14:paraId="05B45AC8">
            <w:pPr>
              <w:spacing w:before="0"/>
              <w:ind w:left="41"/>
              <w:jc w:val="both"/>
              <w:rPr>
                <w:sz w:val="22"/>
                <w:szCs w:val="22"/>
              </w:rPr>
            </w:pPr>
            <w:r>
              <w:rPr>
                <w:sz w:val="22"/>
                <w:szCs w:val="22"/>
              </w:rPr>
              <w:t>Tổng tiền hóa đơn chưa bao gồm VAT (đã tính hàng hóa chiết khấu (nếu có)). Tổng tiền hóa đơn không có số âm.</w:t>
            </w:r>
          </w:p>
          <w:p w14:paraId="1DC61566">
            <w:pPr>
              <w:spacing w:before="0"/>
              <w:ind w:left="0"/>
              <w:jc w:val="both"/>
              <w:rPr>
                <w:sz w:val="22"/>
                <w:szCs w:val="22"/>
              </w:rPr>
            </w:pPr>
            <w:r>
              <w:rPr>
                <w:sz w:val="22"/>
                <w:szCs w:val="22"/>
              </w:rPr>
              <w:t xml:space="preserve">- Hóa đơn thường: Tổng tiền HHDV trên các dòng HĐ và các khoản tăng/giảm khác trên toàn HĐ. </w:t>
            </w:r>
          </w:p>
          <w:p w14:paraId="5D97B87C">
            <w:pPr>
              <w:spacing w:before="0"/>
              <w:ind w:left="0"/>
              <w:jc w:val="both"/>
              <w:rPr>
                <w:sz w:val="22"/>
                <w:szCs w:val="22"/>
              </w:rPr>
            </w:pPr>
            <w:r>
              <w:rPr>
                <w:sz w:val="22"/>
                <w:szCs w:val="22"/>
              </w:rPr>
              <w:t>- Hóa đơn điều chỉnh: Tổng tiền điều chỉnh của các dòng HĐ và các khoản tăng/giảm khác trên toàn HĐ.</w:t>
            </w:r>
          </w:p>
        </w:tc>
      </w:tr>
      <w:tr w14:paraId="62949D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noWrap w:val="0"/>
            <w:vAlign w:val="top"/>
          </w:tcPr>
          <w:p w14:paraId="4EF2C4D3">
            <w:pPr>
              <w:spacing w:before="0"/>
              <w:ind w:left="0"/>
              <w:jc w:val="both"/>
              <w:rPr>
                <w:sz w:val="22"/>
                <w:szCs w:val="22"/>
              </w:rPr>
            </w:pPr>
            <w:r>
              <w:rPr>
                <w:sz w:val="22"/>
                <w:szCs w:val="22"/>
              </w:rPr>
              <w:t>totalTaxAmount</w:t>
            </w:r>
          </w:p>
        </w:tc>
        <w:tc>
          <w:tcPr>
            <w:tcW w:w="2556" w:type="dxa"/>
            <w:noWrap w:val="0"/>
            <w:vAlign w:val="top"/>
          </w:tcPr>
          <w:p w14:paraId="3A84DB88">
            <w:pPr>
              <w:spacing w:before="0"/>
              <w:ind w:left="0"/>
              <w:jc w:val="both"/>
              <w:rPr>
                <w:sz w:val="22"/>
                <w:szCs w:val="22"/>
              </w:rPr>
            </w:pPr>
            <w:r>
              <w:rPr>
                <w:sz w:val="22"/>
                <w:szCs w:val="22"/>
              </w:rPr>
              <w:t>Required: false</w:t>
            </w:r>
          </w:p>
          <w:p w14:paraId="4E29ACBA">
            <w:pPr>
              <w:spacing w:before="0"/>
              <w:ind w:left="0"/>
              <w:jc w:val="both"/>
              <w:rPr>
                <w:sz w:val="22"/>
                <w:szCs w:val="22"/>
              </w:rPr>
            </w:pPr>
            <w:r>
              <w:rPr>
                <w:sz w:val="22"/>
                <w:szCs w:val="22"/>
              </w:rPr>
              <w:t>DataType: BigDecimal</w:t>
            </w:r>
          </w:p>
          <w:p w14:paraId="1CE8D72A">
            <w:pPr>
              <w:spacing w:before="0"/>
              <w:ind w:left="0"/>
              <w:jc w:val="both"/>
              <w:rPr>
                <w:sz w:val="22"/>
                <w:szCs w:val="22"/>
              </w:rPr>
            </w:pPr>
            <w:r>
              <w:rPr>
                <w:sz w:val="22"/>
                <w:szCs w:val="22"/>
              </w:rPr>
              <w:t xml:space="preserve">Minlength: </w:t>
            </w:r>
          </w:p>
          <w:p w14:paraId="7747D94C">
            <w:pPr>
              <w:spacing w:before="0"/>
              <w:ind w:left="0"/>
              <w:jc w:val="both"/>
              <w:rPr>
                <w:sz w:val="22"/>
                <w:szCs w:val="22"/>
              </w:rPr>
            </w:pPr>
            <w:r>
              <w:rPr>
                <w:sz w:val="22"/>
                <w:szCs w:val="22"/>
              </w:rPr>
              <w:t>Maxlength: 13</w:t>
            </w:r>
          </w:p>
          <w:p w14:paraId="2A50ED9D">
            <w:pPr>
              <w:spacing w:before="0"/>
              <w:ind w:left="0"/>
              <w:jc w:val="both"/>
              <w:rPr>
                <w:sz w:val="22"/>
                <w:szCs w:val="22"/>
              </w:rPr>
            </w:pPr>
            <w:r>
              <w:rPr>
                <w:sz w:val="22"/>
                <w:szCs w:val="22"/>
              </w:rPr>
              <w:t>Format: [0-9.]+</w:t>
            </w:r>
          </w:p>
        </w:tc>
        <w:tc>
          <w:tcPr>
            <w:tcW w:w="4961" w:type="dxa"/>
            <w:noWrap w:val="0"/>
            <w:vAlign w:val="top"/>
          </w:tcPr>
          <w:p w14:paraId="12A13891">
            <w:pPr>
              <w:spacing w:before="0"/>
              <w:ind w:left="0"/>
              <w:rPr>
                <w:sz w:val="22"/>
                <w:szCs w:val="22"/>
              </w:rPr>
            </w:pPr>
            <w:r>
              <w:rPr>
                <w:sz w:val="22"/>
                <w:szCs w:val="22"/>
              </w:rPr>
              <w:t>Tổng tiền thuế trên toàn hóa đơn. Tổng tiền thuế không có số âm.</w:t>
            </w:r>
          </w:p>
          <w:p w14:paraId="125B5607">
            <w:pPr>
              <w:spacing w:before="0"/>
              <w:ind w:left="0"/>
              <w:jc w:val="both"/>
              <w:rPr>
                <w:sz w:val="22"/>
                <w:szCs w:val="22"/>
              </w:rPr>
            </w:pPr>
            <w:r>
              <w:rPr>
                <w:sz w:val="22"/>
                <w:szCs w:val="22"/>
              </w:rPr>
              <w:t>- Hóa đơn thường: Tổng tiền VAT trên các dòng HĐ và các khoản thuế khác trên toàn HĐ.</w:t>
            </w:r>
          </w:p>
          <w:p w14:paraId="67962CC8">
            <w:pPr>
              <w:spacing w:before="0"/>
              <w:ind w:left="0"/>
              <w:rPr>
                <w:sz w:val="22"/>
                <w:szCs w:val="22"/>
              </w:rPr>
            </w:pPr>
            <w:r>
              <w:rPr>
                <w:sz w:val="22"/>
                <w:szCs w:val="22"/>
              </w:rPr>
              <w:t>- Hóa đơn điều chỉnh: Tổng tiền VAT điều chỉnh của các dòng HĐ và các khoản tăng/giảm VAT khác trên toàn HĐ.</w:t>
            </w:r>
          </w:p>
          <w:p w14:paraId="7BFD7FA3">
            <w:pPr>
              <w:spacing w:before="0"/>
              <w:ind w:left="0"/>
              <w:jc w:val="both"/>
              <w:rPr>
                <w:sz w:val="22"/>
                <w:szCs w:val="22"/>
              </w:rPr>
            </w:pPr>
          </w:p>
        </w:tc>
      </w:tr>
      <w:tr w14:paraId="0DC0C5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noWrap w:val="0"/>
            <w:vAlign w:val="top"/>
          </w:tcPr>
          <w:p w14:paraId="39DE3994">
            <w:pPr>
              <w:spacing w:before="0"/>
              <w:ind w:left="0"/>
              <w:jc w:val="both"/>
              <w:rPr>
                <w:sz w:val="22"/>
                <w:szCs w:val="22"/>
              </w:rPr>
            </w:pPr>
            <w:r>
              <w:rPr>
                <w:sz w:val="22"/>
                <w:szCs w:val="22"/>
              </w:rPr>
              <w:t>totalAmountWithTax</w:t>
            </w:r>
          </w:p>
        </w:tc>
        <w:tc>
          <w:tcPr>
            <w:tcW w:w="2556" w:type="dxa"/>
            <w:noWrap w:val="0"/>
            <w:vAlign w:val="top"/>
          </w:tcPr>
          <w:p w14:paraId="1B7D1ED5">
            <w:pPr>
              <w:spacing w:before="0"/>
              <w:ind w:left="0"/>
              <w:jc w:val="both"/>
              <w:rPr>
                <w:sz w:val="22"/>
                <w:szCs w:val="22"/>
              </w:rPr>
            </w:pPr>
            <w:r>
              <w:rPr>
                <w:sz w:val="22"/>
                <w:szCs w:val="22"/>
              </w:rPr>
              <w:t>Required: false</w:t>
            </w:r>
          </w:p>
          <w:p w14:paraId="46DD3D4B">
            <w:pPr>
              <w:spacing w:before="0"/>
              <w:ind w:left="0"/>
              <w:jc w:val="both"/>
              <w:rPr>
                <w:sz w:val="22"/>
                <w:szCs w:val="22"/>
              </w:rPr>
            </w:pPr>
            <w:r>
              <w:rPr>
                <w:sz w:val="22"/>
                <w:szCs w:val="22"/>
              </w:rPr>
              <w:t>DataType: BigDecimal</w:t>
            </w:r>
          </w:p>
          <w:p w14:paraId="3DB517FC">
            <w:pPr>
              <w:spacing w:before="0"/>
              <w:ind w:left="0"/>
              <w:jc w:val="both"/>
              <w:rPr>
                <w:sz w:val="22"/>
                <w:szCs w:val="22"/>
              </w:rPr>
            </w:pPr>
            <w:r>
              <w:rPr>
                <w:sz w:val="22"/>
                <w:szCs w:val="22"/>
              </w:rPr>
              <w:t xml:space="preserve">Minlength: </w:t>
            </w:r>
          </w:p>
          <w:p w14:paraId="03440E23">
            <w:pPr>
              <w:spacing w:before="0"/>
              <w:ind w:left="0"/>
              <w:jc w:val="both"/>
              <w:rPr>
                <w:sz w:val="22"/>
                <w:szCs w:val="22"/>
              </w:rPr>
            </w:pPr>
            <w:r>
              <w:rPr>
                <w:sz w:val="22"/>
                <w:szCs w:val="22"/>
              </w:rPr>
              <w:t>Maxlength: 13</w:t>
            </w:r>
          </w:p>
          <w:p w14:paraId="7BBFB814">
            <w:pPr>
              <w:spacing w:before="0"/>
              <w:ind w:left="0"/>
              <w:jc w:val="both"/>
              <w:rPr>
                <w:sz w:val="22"/>
                <w:szCs w:val="22"/>
              </w:rPr>
            </w:pPr>
            <w:r>
              <w:rPr>
                <w:sz w:val="22"/>
                <w:szCs w:val="22"/>
              </w:rPr>
              <w:t>Format: [0-9.]+</w:t>
            </w:r>
          </w:p>
        </w:tc>
        <w:tc>
          <w:tcPr>
            <w:tcW w:w="4961" w:type="dxa"/>
            <w:noWrap w:val="0"/>
            <w:vAlign w:val="top"/>
          </w:tcPr>
          <w:p w14:paraId="2DDEAFBF">
            <w:pPr>
              <w:spacing w:before="0"/>
              <w:ind w:left="41"/>
              <w:jc w:val="both"/>
              <w:rPr>
                <w:sz w:val="22"/>
                <w:szCs w:val="22"/>
              </w:rPr>
            </w:pPr>
            <w:r>
              <w:rPr>
                <w:sz w:val="22"/>
                <w:szCs w:val="22"/>
              </w:rPr>
              <w:t>Tổng tiền trên hóa đơn đã bao gồm VAT. Tổng tiền sau thuế không có số âm.</w:t>
            </w:r>
          </w:p>
          <w:p w14:paraId="0A5B948C">
            <w:pPr>
              <w:spacing w:before="0"/>
              <w:ind w:left="0"/>
              <w:rPr>
                <w:sz w:val="22"/>
                <w:szCs w:val="22"/>
              </w:rPr>
            </w:pPr>
            <w:r>
              <w:rPr>
                <w:sz w:val="22"/>
                <w:szCs w:val="22"/>
              </w:rPr>
              <w:t>- Hóa đơn thường: Tổng tiền HHDV trên các dòng HĐ và các khoản tăng/giảm khác trên toàn HĐ đã bao gồm cả VAT.</w:t>
            </w:r>
          </w:p>
          <w:p w14:paraId="69053E93">
            <w:pPr>
              <w:spacing w:before="0"/>
              <w:ind w:left="0"/>
              <w:jc w:val="both"/>
              <w:rPr>
                <w:sz w:val="22"/>
                <w:szCs w:val="22"/>
              </w:rPr>
            </w:pPr>
            <w:r>
              <w:rPr>
                <w:sz w:val="22"/>
                <w:szCs w:val="22"/>
              </w:rPr>
              <w:t>- Hóa đơn điều chỉnh: Tổng tiền điều chỉnh của các dòng HĐ và các khoản tăng/giảm khác trên toàn HĐ đã bao gồm cả VAT</w:t>
            </w:r>
          </w:p>
          <w:p w14:paraId="73B3B743">
            <w:pPr>
              <w:spacing w:before="0"/>
              <w:ind w:left="0"/>
              <w:jc w:val="both"/>
              <w:rPr>
                <w:sz w:val="22"/>
                <w:szCs w:val="22"/>
              </w:rPr>
            </w:pPr>
            <w:r>
              <w:rPr>
                <w:sz w:val="22"/>
                <w:szCs w:val="22"/>
              </w:rPr>
              <w:t xml:space="preserve">- </w:t>
            </w:r>
            <w:r>
              <w:rPr>
                <w:sz w:val="22"/>
                <w:szCs w:val="22"/>
                <w:highlight w:val="yellow"/>
              </w:rPr>
              <w:t>Đối với biên lại điện tủ phần tiền thì thông tin này là bắt buộc</w:t>
            </w:r>
            <w:r>
              <w:rPr>
                <w:sz w:val="22"/>
                <w:szCs w:val="22"/>
              </w:rPr>
              <w:t xml:space="preserve"> </w:t>
            </w:r>
          </w:p>
          <w:p w14:paraId="1BD77E16">
            <w:pPr>
              <w:spacing w:before="0"/>
              <w:ind w:left="0"/>
              <w:jc w:val="both"/>
              <w:rPr>
                <w:sz w:val="22"/>
                <w:szCs w:val="22"/>
              </w:rPr>
            </w:pPr>
          </w:p>
          <w:p w14:paraId="0AF85290">
            <w:pPr>
              <w:spacing w:before="0"/>
              <w:jc w:val="both"/>
              <w:rPr>
                <w:sz w:val="22"/>
                <w:szCs w:val="22"/>
              </w:rPr>
            </w:pPr>
          </w:p>
          <w:p w14:paraId="423BB6F7">
            <w:pPr>
              <w:spacing w:before="0"/>
              <w:ind w:left="0"/>
              <w:jc w:val="both"/>
              <w:rPr>
                <w:sz w:val="22"/>
                <w:szCs w:val="22"/>
              </w:rPr>
            </w:pPr>
          </w:p>
        </w:tc>
      </w:tr>
      <w:tr w14:paraId="5C3718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noWrap w:val="0"/>
            <w:vAlign w:val="top"/>
          </w:tcPr>
          <w:p w14:paraId="05F59587">
            <w:pPr>
              <w:spacing w:before="0"/>
              <w:ind w:left="0"/>
              <w:jc w:val="both"/>
              <w:rPr>
                <w:sz w:val="22"/>
                <w:szCs w:val="22"/>
              </w:rPr>
            </w:pPr>
            <w:r>
              <w:rPr>
                <w:sz w:val="22"/>
                <w:szCs w:val="22"/>
              </w:rPr>
              <w:t>totalAmountWithTaxFrn</w:t>
            </w:r>
          </w:p>
        </w:tc>
        <w:tc>
          <w:tcPr>
            <w:tcW w:w="2556" w:type="dxa"/>
            <w:noWrap w:val="0"/>
            <w:vAlign w:val="top"/>
          </w:tcPr>
          <w:p w14:paraId="06E54EF6">
            <w:pPr>
              <w:spacing w:before="0"/>
              <w:ind w:left="0"/>
              <w:jc w:val="both"/>
              <w:rPr>
                <w:sz w:val="22"/>
                <w:szCs w:val="22"/>
              </w:rPr>
            </w:pPr>
            <w:r>
              <w:rPr>
                <w:sz w:val="22"/>
                <w:szCs w:val="22"/>
              </w:rPr>
              <w:t>Required: false</w:t>
            </w:r>
          </w:p>
          <w:p w14:paraId="3643C8E2">
            <w:pPr>
              <w:spacing w:before="0"/>
              <w:ind w:left="0"/>
              <w:jc w:val="both"/>
              <w:rPr>
                <w:sz w:val="22"/>
                <w:szCs w:val="22"/>
              </w:rPr>
            </w:pPr>
            <w:r>
              <w:rPr>
                <w:sz w:val="22"/>
                <w:szCs w:val="22"/>
              </w:rPr>
              <w:t>DataType: BigDecimal</w:t>
            </w:r>
          </w:p>
          <w:p w14:paraId="54D827C3">
            <w:pPr>
              <w:spacing w:before="0"/>
              <w:ind w:left="0"/>
              <w:jc w:val="both"/>
              <w:rPr>
                <w:sz w:val="22"/>
                <w:szCs w:val="22"/>
              </w:rPr>
            </w:pPr>
            <w:r>
              <w:rPr>
                <w:sz w:val="22"/>
                <w:szCs w:val="22"/>
              </w:rPr>
              <w:t xml:space="preserve">Minlength: </w:t>
            </w:r>
          </w:p>
          <w:p w14:paraId="759BEA05">
            <w:pPr>
              <w:spacing w:before="0"/>
              <w:ind w:left="0"/>
              <w:jc w:val="both"/>
              <w:rPr>
                <w:sz w:val="22"/>
                <w:szCs w:val="22"/>
              </w:rPr>
            </w:pPr>
            <w:r>
              <w:rPr>
                <w:sz w:val="22"/>
                <w:szCs w:val="22"/>
              </w:rPr>
              <w:t>Maxlength: 13</w:t>
            </w:r>
          </w:p>
          <w:p w14:paraId="59C6A6A7">
            <w:pPr>
              <w:spacing w:before="0"/>
              <w:ind w:left="0"/>
              <w:jc w:val="both"/>
              <w:rPr>
                <w:sz w:val="22"/>
                <w:szCs w:val="22"/>
              </w:rPr>
            </w:pPr>
            <w:r>
              <w:rPr>
                <w:sz w:val="22"/>
                <w:szCs w:val="22"/>
              </w:rPr>
              <w:t>Format: [0-9.]+</w:t>
            </w:r>
          </w:p>
        </w:tc>
        <w:tc>
          <w:tcPr>
            <w:tcW w:w="4961" w:type="dxa"/>
            <w:noWrap w:val="0"/>
            <w:vAlign w:val="top"/>
          </w:tcPr>
          <w:p w14:paraId="43F17BD4">
            <w:pPr>
              <w:spacing w:before="0"/>
              <w:ind w:left="41"/>
              <w:jc w:val="both"/>
              <w:rPr>
                <w:sz w:val="22"/>
                <w:szCs w:val="22"/>
              </w:rPr>
            </w:pPr>
            <w:r>
              <w:rPr>
                <w:sz w:val="22"/>
                <w:szCs w:val="22"/>
              </w:rPr>
              <w:t>Tổng tiền ngoại tệ của hóa đơn đã bao gồm VAT. Dùng trong trường hợp hóa đơn không chọn loại tiền là VND</w:t>
            </w:r>
          </w:p>
          <w:p w14:paraId="3B1B9BAF">
            <w:pPr>
              <w:spacing w:before="0"/>
              <w:ind w:left="0"/>
              <w:jc w:val="both"/>
              <w:rPr>
                <w:sz w:val="22"/>
                <w:szCs w:val="22"/>
              </w:rPr>
            </w:pPr>
            <w:r>
              <w:rPr>
                <w:sz w:val="22"/>
                <w:szCs w:val="22"/>
              </w:rPr>
              <w:t>- Hóa đơn thường: Tổng tiền HHDV trên các dòng HĐ và các khoản tăng/giảm khác trên toàn HĐ đã bao gồm cả VAT.</w:t>
            </w:r>
          </w:p>
          <w:p w14:paraId="6554D151">
            <w:pPr>
              <w:spacing w:before="0"/>
              <w:ind w:left="0"/>
              <w:jc w:val="both"/>
              <w:rPr>
                <w:sz w:val="22"/>
                <w:szCs w:val="22"/>
              </w:rPr>
            </w:pPr>
            <w:r>
              <w:rPr>
                <w:sz w:val="22"/>
                <w:szCs w:val="22"/>
              </w:rPr>
              <w:t>- Hóa đơn điều chỉnh: Tổng tiền điều chỉnh của các dòng HĐ và các khoản tăng/giảm khác trên toàn HĐ đã bao gồm cả VAT</w:t>
            </w:r>
          </w:p>
        </w:tc>
      </w:tr>
      <w:tr w14:paraId="1F04C3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noWrap w:val="0"/>
            <w:vAlign w:val="top"/>
          </w:tcPr>
          <w:p w14:paraId="4E78689C">
            <w:pPr>
              <w:spacing w:before="0"/>
              <w:ind w:left="0"/>
              <w:jc w:val="both"/>
              <w:rPr>
                <w:sz w:val="22"/>
                <w:szCs w:val="22"/>
              </w:rPr>
            </w:pPr>
            <w:r>
              <w:rPr>
                <w:sz w:val="22"/>
                <w:szCs w:val="22"/>
              </w:rPr>
              <w:t>totalAmountWithTaxInWords</w:t>
            </w:r>
          </w:p>
        </w:tc>
        <w:tc>
          <w:tcPr>
            <w:tcW w:w="2556" w:type="dxa"/>
            <w:noWrap w:val="0"/>
            <w:vAlign w:val="top"/>
          </w:tcPr>
          <w:p w14:paraId="2F9B10A0">
            <w:pPr>
              <w:spacing w:before="0"/>
              <w:ind w:left="0"/>
              <w:jc w:val="both"/>
              <w:rPr>
                <w:sz w:val="22"/>
                <w:szCs w:val="22"/>
              </w:rPr>
            </w:pPr>
            <w:r>
              <w:rPr>
                <w:sz w:val="22"/>
                <w:szCs w:val="22"/>
              </w:rPr>
              <w:t>Required: false</w:t>
            </w:r>
          </w:p>
          <w:p w14:paraId="64E88DD7">
            <w:pPr>
              <w:spacing w:before="0"/>
              <w:ind w:left="0"/>
              <w:jc w:val="both"/>
              <w:rPr>
                <w:sz w:val="22"/>
                <w:szCs w:val="22"/>
              </w:rPr>
            </w:pPr>
            <w:r>
              <w:rPr>
                <w:sz w:val="22"/>
                <w:szCs w:val="22"/>
              </w:rPr>
              <w:t>DataType: String</w:t>
            </w:r>
          </w:p>
          <w:p w14:paraId="17CCF80C">
            <w:pPr>
              <w:spacing w:before="0"/>
              <w:ind w:left="0"/>
              <w:jc w:val="both"/>
              <w:rPr>
                <w:sz w:val="22"/>
                <w:szCs w:val="22"/>
              </w:rPr>
            </w:pPr>
            <w:r>
              <w:rPr>
                <w:sz w:val="22"/>
                <w:szCs w:val="22"/>
              </w:rPr>
              <w:t xml:space="preserve">Minlength: </w:t>
            </w:r>
          </w:p>
          <w:p w14:paraId="37DEBBC1">
            <w:pPr>
              <w:spacing w:before="0"/>
              <w:ind w:left="0"/>
              <w:jc w:val="both"/>
              <w:rPr>
                <w:sz w:val="22"/>
                <w:szCs w:val="22"/>
              </w:rPr>
            </w:pPr>
            <w:r>
              <w:rPr>
                <w:sz w:val="22"/>
                <w:szCs w:val="22"/>
              </w:rPr>
              <w:t>Maxlength: 255</w:t>
            </w:r>
          </w:p>
          <w:p w14:paraId="10687EE7">
            <w:pPr>
              <w:spacing w:before="0"/>
              <w:ind w:left="0"/>
              <w:jc w:val="both"/>
              <w:rPr>
                <w:sz w:val="22"/>
                <w:szCs w:val="22"/>
              </w:rPr>
            </w:pPr>
            <w:r>
              <w:rPr>
                <w:sz w:val="22"/>
                <w:szCs w:val="22"/>
              </w:rPr>
              <w:t>Format:</w:t>
            </w:r>
          </w:p>
        </w:tc>
        <w:tc>
          <w:tcPr>
            <w:tcW w:w="4961" w:type="dxa"/>
            <w:noWrap w:val="0"/>
            <w:vAlign w:val="top"/>
          </w:tcPr>
          <w:p w14:paraId="660D6F44">
            <w:pPr>
              <w:spacing w:before="0"/>
              <w:ind w:left="41"/>
              <w:jc w:val="both"/>
              <w:rPr>
                <w:sz w:val="22"/>
                <w:szCs w:val="22"/>
              </w:rPr>
            </w:pPr>
            <w:r>
              <w:rPr>
                <w:sz w:val="22"/>
                <w:szCs w:val="22"/>
              </w:rPr>
              <w:t>Số tiền hóa đơn bao gồm VAT viết bằng chữ. Hệ thống hóa đơn điện tử sẽ tự động sinh lại dữ liệu này để đảm bảo đúng theo dữ liệu hệ thống.</w:t>
            </w:r>
          </w:p>
          <w:p w14:paraId="27316AE3">
            <w:pPr>
              <w:spacing w:before="0"/>
              <w:ind w:left="41"/>
              <w:jc w:val="both"/>
              <w:rPr>
                <w:sz w:val="22"/>
                <w:szCs w:val="22"/>
              </w:rPr>
            </w:pPr>
          </w:p>
          <w:p w14:paraId="5E5B1310">
            <w:pPr>
              <w:spacing w:before="0"/>
              <w:ind w:left="41"/>
              <w:jc w:val="both"/>
              <w:rPr>
                <w:sz w:val="22"/>
                <w:szCs w:val="22"/>
              </w:rPr>
            </w:pPr>
          </w:p>
        </w:tc>
      </w:tr>
      <w:tr w14:paraId="79D4B7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noWrap w:val="0"/>
            <w:vAlign w:val="top"/>
          </w:tcPr>
          <w:p w14:paraId="4CA8FFB8">
            <w:pPr>
              <w:spacing w:before="0"/>
              <w:ind w:left="0"/>
              <w:jc w:val="both"/>
              <w:rPr>
                <w:sz w:val="22"/>
                <w:szCs w:val="22"/>
              </w:rPr>
            </w:pPr>
            <w:r>
              <w:rPr>
                <w:sz w:val="22"/>
                <w:szCs w:val="22"/>
              </w:rPr>
              <w:t>isTotalAmountPos</w:t>
            </w:r>
          </w:p>
        </w:tc>
        <w:tc>
          <w:tcPr>
            <w:tcW w:w="2556" w:type="dxa"/>
            <w:noWrap w:val="0"/>
            <w:vAlign w:val="top"/>
          </w:tcPr>
          <w:p w14:paraId="6797796A">
            <w:pPr>
              <w:spacing w:before="0"/>
              <w:ind w:left="0"/>
              <w:jc w:val="both"/>
              <w:rPr>
                <w:sz w:val="22"/>
                <w:szCs w:val="22"/>
              </w:rPr>
            </w:pPr>
            <w:r>
              <w:rPr>
                <w:sz w:val="22"/>
                <w:szCs w:val="22"/>
              </w:rPr>
              <w:t>Required: false</w:t>
            </w:r>
          </w:p>
          <w:p w14:paraId="27DF5AE2">
            <w:pPr>
              <w:spacing w:before="0"/>
              <w:ind w:left="0"/>
              <w:jc w:val="both"/>
              <w:rPr>
                <w:sz w:val="22"/>
                <w:szCs w:val="22"/>
              </w:rPr>
            </w:pPr>
            <w:r>
              <w:rPr>
                <w:sz w:val="22"/>
                <w:szCs w:val="22"/>
              </w:rPr>
              <w:t>DataType: Boolean</w:t>
            </w:r>
          </w:p>
          <w:p w14:paraId="2CE5C5B4">
            <w:pPr>
              <w:spacing w:before="0"/>
              <w:ind w:left="0"/>
              <w:jc w:val="both"/>
              <w:rPr>
                <w:sz w:val="22"/>
                <w:szCs w:val="22"/>
              </w:rPr>
            </w:pPr>
            <w:r>
              <w:rPr>
                <w:sz w:val="22"/>
                <w:szCs w:val="22"/>
              </w:rPr>
              <w:t xml:space="preserve">Minlength: </w:t>
            </w:r>
          </w:p>
          <w:p w14:paraId="2A9B2961">
            <w:pPr>
              <w:spacing w:before="0"/>
              <w:ind w:left="0"/>
              <w:jc w:val="both"/>
              <w:rPr>
                <w:sz w:val="22"/>
                <w:szCs w:val="22"/>
              </w:rPr>
            </w:pPr>
            <w:r>
              <w:rPr>
                <w:sz w:val="22"/>
                <w:szCs w:val="22"/>
              </w:rPr>
              <w:t>Maxlength: 20</w:t>
            </w:r>
          </w:p>
          <w:p w14:paraId="342A928A">
            <w:pPr>
              <w:spacing w:before="0"/>
              <w:ind w:left="0"/>
              <w:jc w:val="both"/>
              <w:rPr>
                <w:sz w:val="22"/>
                <w:szCs w:val="22"/>
              </w:rPr>
            </w:pPr>
            <w:r>
              <w:rPr>
                <w:sz w:val="22"/>
                <w:szCs w:val="22"/>
              </w:rPr>
              <w:t>Format:</w:t>
            </w:r>
          </w:p>
        </w:tc>
        <w:tc>
          <w:tcPr>
            <w:tcW w:w="4961" w:type="dxa"/>
            <w:noWrap w:val="0"/>
            <w:vAlign w:val="top"/>
          </w:tcPr>
          <w:p w14:paraId="1D9680FA">
            <w:pPr>
              <w:spacing w:before="0"/>
              <w:ind w:left="41"/>
              <w:jc w:val="both"/>
              <w:rPr>
                <w:sz w:val="22"/>
                <w:szCs w:val="22"/>
              </w:rPr>
            </w:pPr>
            <w:r>
              <w:rPr>
                <w:sz w:val="22"/>
                <w:szCs w:val="22"/>
              </w:rPr>
              <w:t>Để đánh dấu tổng tiền sau thuế là âm hay dương</w:t>
            </w:r>
          </w:p>
          <w:p w14:paraId="3DC2EA7E">
            <w:pPr>
              <w:spacing w:before="0"/>
              <w:ind w:left="41"/>
              <w:jc w:val="both"/>
              <w:rPr>
                <w:sz w:val="22"/>
                <w:szCs w:val="22"/>
              </w:rPr>
            </w:pPr>
            <w:r>
              <w:rPr>
                <w:sz w:val="22"/>
                <w:szCs w:val="22"/>
              </w:rPr>
              <w:t xml:space="preserve">- null/True: Tổng tiền là số dương, sử dụng đối với các hóa đơn thông thường hoặc hóa đơn có chiết khấu nhưng tổng </w:t>
            </w:r>
            <w:r>
              <w:rPr>
                <w:sz w:val="22"/>
                <w:szCs w:val="22"/>
                <w:lang w:val="vi-VN"/>
              </w:rPr>
              <w:t>tiền</w:t>
            </w:r>
            <w:r>
              <w:rPr>
                <w:sz w:val="22"/>
                <w:szCs w:val="22"/>
              </w:rPr>
              <w:t xml:space="preserve"> vẫn là dương sau khi trừ chiết khấu.</w:t>
            </w:r>
          </w:p>
          <w:p w14:paraId="04411BD7">
            <w:pPr>
              <w:spacing w:before="0"/>
              <w:ind w:left="41"/>
              <w:jc w:val="both"/>
              <w:rPr>
                <w:sz w:val="22"/>
                <w:szCs w:val="22"/>
              </w:rPr>
            </w:pPr>
            <w:r>
              <w:rPr>
                <w:sz w:val="22"/>
                <w:szCs w:val="22"/>
              </w:rPr>
              <w:t>- False: Tổng tiền âm, sử dụng đối với hóa đơn điều chỉnh giảm hoặc có chiết khấu mà tiền chiết khấu lớn hơn tiền hàng hóa thông thường.</w:t>
            </w:r>
          </w:p>
        </w:tc>
      </w:tr>
      <w:tr w14:paraId="4D0A67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noWrap w:val="0"/>
            <w:vAlign w:val="top"/>
          </w:tcPr>
          <w:p w14:paraId="206D3526">
            <w:pPr>
              <w:spacing w:before="0"/>
              <w:ind w:left="0"/>
              <w:jc w:val="both"/>
              <w:rPr>
                <w:sz w:val="22"/>
                <w:szCs w:val="22"/>
              </w:rPr>
            </w:pPr>
            <w:r>
              <w:rPr>
                <w:sz w:val="22"/>
                <w:szCs w:val="22"/>
              </w:rPr>
              <w:t>isTotalTaxAmountPos</w:t>
            </w:r>
          </w:p>
        </w:tc>
        <w:tc>
          <w:tcPr>
            <w:tcW w:w="2556" w:type="dxa"/>
            <w:noWrap w:val="0"/>
            <w:vAlign w:val="top"/>
          </w:tcPr>
          <w:p w14:paraId="4E81BC77">
            <w:pPr>
              <w:spacing w:before="0"/>
              <w:ind w:left="0"/>
              <w:jc w:val="both"/>
              <w:rPr>
                <w:sz w:val="22"/>
                <w:szCs w:val="22"/>
              </w:rPr>
            </w:pPr>
            <w:r>
              <w:rPr>
                <w:sz w:val="22"/>
                <w:szCs w:val="22"/>
              </w:rPr>
              <w:t>Required: false</w:t>
            </w:r>
          </w:p>
          <w:p w14:paraId="2F98C3DD">
            <w:pPr>
              <w:spacing w:before="0"/>
              <w:ind w:left="0"/>
              <w:jc w:val="both"/>
              <w:rPr>
                <w:sz w:val="22"/>
                <w:szCs w:val="22"/>
              </w:rPr>
            </w:pPr>
            <w:r>
              <w:rPr>
                <w:sz w:val="22"/>
                <w:szCs w:val="22"/>
              </w:rPr>
              <w:t>DataType: Boolean</w:t>
            </w:r>
          </w:p>
          <w:p w14:paraId="3FED5E8F">
            <w:pPr>
              <w:spacing w:before="0"/>
              <w:ind w:left="0"/>
              <w:jc w:val="both"/>
              <w:rPr>
                <w:sz w:val="22"/>
                <w:szCs w:val="22"/>
              </w:rPr>
            </w:pPr>
            <w:r>
              <w:rPr>
                <w:sz w:val="22"/>
                <w:szCs w:val="22"/>
              </w:rPr>
              <w:t xml:space="preserve">Minlength: </w:t>
            </w:r>
          </w:p>
          <w:p w14:paraId="2ADC807C">
            <w:pPr>
              <w:spacing w:before="0"/>
              <w:ind w:left="0"/>
              <w:jc w:val="both"/>
              <w:rPr>
                <w:sz w:val="22"/>
                <w:szCs w:val="22"/>
              </w:rPr>
            </w:pPr>
            <w:r>
              <w:rPr>
                <w:sz w:val="22"/>
                <w:szCs w:val="22"/>
              </w:rPr>
              <w:t>Maxlength: 20</w:t>
            </w:r>
          </w:p>
          <w:p w14:paraId="3FC96D19">
            <w:pPr>
              <w:spacing w:before="0"/>
              <w:ind w:left="0"/>
              <w:jc w:val="both"/>
              <w:rPr>
                <w:sz w:val="22"/>
                <w:szCs w:val="22"/>
              </w:rPr>
            </w:pPr>
            <w:r>
              <w:rPr>
                <w:sz w:val="22"/>
                <w:szCs w:val="22"/>
              </w:rPr>
              <w:t>Format:</w:t>
            </w:r>
          </w:p>
        </w:tc>
        <w:tc>
          <w:tcPr>
            <w:tcW w:w="4961" w:type="dxa"/>
            <w:noWrap w:val="0"/>
            <w:vAlign w:val="top"/>
          </w:tcPr>
          <w:p w14:paraId="066B15CB">
            <w:pPr>
              <w:spacing w:before="0"/>
              <w:ind w:left="41"/>
              <w:jc w:val="both"/>
              <w:rPr>
                <w:sz w:val="22"/>
                <w:szCs w:val="22"/>
              </w:rPr>
            </w:pPr>
            <w:r>
              <w:rPr>
                <w:sz w:val="22"/>
                <w:szCs w:val="22"/>
              </w:rPr>
              <w:t>Để đánh dấu tổng tiền thuế là âm hay dương</w:t>
            </w:r>
          </w:p>
          <w:p w14:paraId="6947DD64">
            <w:pPr>
              <w:spacing w:before="0"/>
              <w:ind w:left="41"/>
              <w:jc w:val="both"/>
              <w:rPr>
                <w:sz w:val="22"/>
                <w:szCs w:val="22"/>
              </w:rPr>
            </w:pPr>
            <w:r>
              <w:rPr>
                <w:sz w:val="22"/>
                <w:szCs w:val="22"/>
              </w:rPr>
              <w:t>- null/true: tổng tiền thuế là dương</w:t>
            </w:r>
          </w:p>
          <w:p w14:paraId="4A29E0B8">
            <w:pPr>
              <w:spacing w:before="0"/>
              <w:ind w:left="41"/>
              <w:jc w:val="both"/>
              <w:rPr>
                <w:sz w:val="22"/>
                <w:szCs w:val="22"/>
              </w:rPr>
            </w:pPr>
            <w:r>
              <w:rPr>
                <w:sz w:val="22"/>
                <w:szCs w:val="22"/>
              </w:rPr>
              <w:t>- false: tổng tiền thuế là âm</w:t>
            </w:r>
          </w:p>
          <w:p w14:paraId="2388F8E3">
            <w:pPr>
              <w:spacing w:before="0"/>
              <w:ind w:left="41"/>
              <w:jc w:val="both"/>
              <w:rPr>
                <w:sz w:val="22"/>
                <w:szCs w:val="22"/>
              </w:rPr>
            </w:pPr>
          </w:p>
          <w:p w14:paraId="1E62C26A">
            <w:pPr>
              <w:spacing w:before="0"/>
              <w:ind w:left="41"/>
              <w:jc w:val="both"/>
              <w:rPr>
                <w:sz w:val="22"/>
                <w:szCs w:val="22"/>
              </w:rPr>
            </w:pPr>
          </w:p>
        </w:tc>
      </w:tr>
      <w:tr w14:paraId="4FFE17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noWrap w:val="0"/>
            <w:vAlign w:val="top"/>
          </w:tcPr>
          <w:p w14:paraId="783B09F6">
            <w:pPr>
              <w:spacing w:before="0"/>
              <w:ind w:left="0"/>
              <w:jc w:val="both"/>
              <w:rPr>
                <w:sz w:val="22"/>
                <w:szCs w:val="22"/>
              </w:rPr>
            </w:pPr>
            <w:r>
              <w:rPr>
                <w:sz w:val="22"/>
                <w:szCs w:val="22"/>
              </w:rPr>
              <w:t>isTotalAmtWithoutTaxPos</w:t>
            </w:r>
          </w:p>
        </w:tc>
        <w:tc>
          <w:tcPr>
            <w:tcW w:w="2556" w:type="dxa"/>
            <w:noWrap w:val="0"/>
            <w:vAlign w:val="top"/>
          </w:tcPr>
          <w:p w14:paraId="504C11C6">
            <w:pPr>
              <w:spacing w:before="0"/>
              <w:ind w:left="0"/>
              <w:jc w:val="both"/>
              <w:rPr>
                <w:sz w:val="22"/>
                <w:szCs w:val="22"/>
              </w:rPr>
            </w:pPr>
            <w:r>
              <w:rPr>
                <w:sz w:val="22"/>
                <w:szCs w:val="22"/>
              </w:rPr>
              <w:t>Required: false</w:t>
            </w:r>
          </w:p>
          <w:p w14:paraId="78714524">
            <w:pPr>
              <w:spacing w:before="0"/>
              <w:ind w:left="0"/>
              <w:jc w:val="both"/>
              <w:rPr>
                <w:sz w:val="22"/>
                <w:szCs w:val="22"/>
              </w:rPr>
            </w:pPr>
            <w:r>
              <w:rPr>
                <w:sz w:val="22"/>
                <w:szCs w:val="22"/>
              </w:rPr>
              <w:t>DataType: Boolean</w:t>
            </w:r>
          </w:p>
          <w:p w14:paraId="744D78E2">
            <w:pPr>
              <w:spacing w:before="0"/>
              <w:ind w:left="0"/>
              <w:jc w:val="both"/>
              <w:rPr>
                <w:sz w:val="22"/>
                <w:szCs w:val="22"/>
              </w:rPr>
            </w:pPr>
            <w:r>
              <w:rPr>
                <w:sz w:val="22"/>
                <w:szCs w:val="22"/>
              </w:rPr>
              <w:t xml:space="preserve">Minlength: </w:t>
            </w:r>
          </w:p>
          <w:p w14:paraId="49D56B31">
            <w:pPr>
              <w:spacing w:before="0"/>
              <w:ind w:left="0"/>
              <w:jc w:val="both"/>
              <w:rPr>
                <w:sz w:val="22"/>
                <w:szCs w:val="22"/>
              </w:rPr>
            </w:pPr>
            <w:r>
              <w:rPr>
                <w:sz w:val="22"/>
                <w:szCs w:val="22"/>
              </w:rPr>
              <w:t>Maxlength: 20</w:t>
            </w:r>
          </w:p>
          <w:p w14:paraId="62E41584">
            <w:pPr>
              <w:spacing w:before="0"/>
              <w:ind w:left="0"/>
              <w:jc w:val="both"/>
              <w:rPr>
                <w:sz w:val="22"/>
                <w:szCs w:val="22"/>
              </w:rPr>
            </w:pPr>
            <w:r>
              <w:rPr>
                <w:sz w:val="22"/>
                <w:szCs w:val="22"/>
              </w:rPr>
              <w:t>Format:</w:t>
            </w:r>
          </w:p>
        </w:tc>
        <w:tc>
          <w:tcPr>
            <w:tcW w:w="4961" w:type="dxa"/>
            <w:noWrap w:val="0"/>
            <w:vAlign w:val="top"/>
          </w:tcPr>
          <w:p w14:paraId="4C9E4640">
            <w:pPr>
              <w:spacing w:before="0"/>
              <w:ind w:left="41"/>
              <w:jc w:val="both"/>
              <w:rPr>
                <w:sz w:val="22"/>
                <w:szCs w:val="22"/>
              </w:rPr>
            </w:pPr>
            <w:r>
              <w:rPr>
                <w:sz w:val="22"/>
                <w:szCs w:val="22"/>
              </w:rPr>
              <w:t>Để đánh dấu tổng tiền trước thuế là âm hay dương</w:t>
            </w:r>
          </w:p>
          <w:p w14:paraId="2867EFA4">
            <w:pPr>
              <w:spacing w:before="0"/>
              <w:ind w:left="41"/>
              <w:jc w:val="both"/>
              <w:rPr>
                <w:sz w:val="22"/>
                <w:szCs w:val="22"/>
              </w:rPr>
            </w:pPr>
            <w:r>
              <w:rPr>
                <w:sz w:val="22"/>
                <w:szCs w:val="22"/>
              </w:rPr>
              <w:t>- null/true: tổng tiền trước thuế là dương</w:t>
            </w:r>
          </w:p>
          <w:p w14:paraId="5A171DD8">
            <w:pPr>
              <w:spacing w:before="0"/>
              <w:ind w:left="41"/>
              <w:jc w:val="both"/>
              <w:rPr>
                <w:sz w:val="22"/>
                <w:szCs w:val="22"/>
              </w:rPr>
            </w:pPr>
            <w:r>
              <w:rPr>
                <w:sz w:val="22"/>
                <w:szCs w:val="22"/>
              </w:rPr>
              <w:t>- false: tổng tiền trước thuế là âm</w:t>
            </w:r>
          </w:p>
        </w:tc>
      </w:tr>
      <w:tr w14:paraId="32E73A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noWrap w:val="0"/>
            <w:vAlign w:val="top"/>
          </w:tcPr>
          <w:p w14:paraId="50BE3845">
            <w:pPr>
              <w:ind w:left="0"/>
              <w:jc w:val="both"/>
              <w:rPr>
                <w:sz w:val="22"/>
                <w:szCs w:val="22"/>
              </w:rPr>
            </w:pPr>
            <w:r>
              <w:rPr>
                <w:sz w:val="22"/>
                <w:szCs w:val="22"/>
              </w:rPr>
              <w:t>discountAmount</w:t>
            </w:r>
          </w:p>
        </w:tc>
        <w:tc>
          <w:tcPr>
            <w:tcW w:w="2556" w:type="dxa"/>
            <w:noWrap w:val="0"/>
            <w:vAlign w:val="top"/>
          </w:tcPr>
          <w:p w14:paraId="1A9DB6F7">
            <w:pPr>
              <w:spacing w:before="0"/>
              <w:ind w:left="0"/>
              <w:jc w:val="both"/>
              <w:rPr>
                <w:sz w:val="22"/>
                <w:szCs w:val="22"/>
              </w:rPr>
            </w:pPr>
            <w:r>
              <w:rPr>
                <w:sz w:val="22"/>
                <w:szCs w:val="22"/>
              </w:rPr>
              <w:t>Required: true</w:t>
            </w:r>
          </w:p>
          <w:p w14:paraId="1B1BB4F5">
            <w:pPr>
              <w:spacing w:before="0"/>
              <w:ind w:left="0"/>
              <w:jc w:val="both"/>
              <w:rPr>
                <w:sz w:val="22"/>
                <w:szCs w:val="22"/>
              </w:rPr>
            </w:pPr>
            <w:r>
              <w:rPr>
                <w:sz w:val="22"/>
                <w:szCs w:val="22"/>
              </w:rPr>
              <w:t>DataType: BigDecimal</w:t>
            </w:r>
          </w:p>
          <w:p w14:paraId="25B6A8EF">
            <w:pPr>
              <w:spacing w:before="0"/>
              <w:ind w:left="0"/>
              <w:jc w:val="both"/>
              <w:rPr>
                <w:sz w:val="22"/>
                <w:szCs w:val="22"/>
              </w:rPr>
            </w:pPr>
            <w:r>
              <w:rPr>
                <w:sz w:val="22"/>
                <w:szCs w:val="22"/>
              </w:rPr>
              <w:t xml:space="preserve">Minlength: </w:t>
            </w:r>
          </w:p>
          <w:p w14:paraId="508049EA">
            <w:pPr>
              <w:spacing w:before="0"/>
              <w:ind w:left="0"/>
              <w:jc w:val="both"/>
              <w:rPr>
                <w:sz w:val="22"/>
                <w:szCs w:val="22"/>
              </w:rPr>
            </w:pPr>
            <w:r>
              <w:rPr>
                <w:sz w:val="22"/>
                <w:szCs w:val="22"/>
              </w:rPr>
              <w:t>Maxlength: 13</w:t>
            </w:r>
          </w:p>
          <w:p w14:paraId="6EC414CE">
            <w:pPr>
              <w:spacing w:before="0"/>
              <w:ind w:left="0"/>
              <w:jc w:val="both"/>
              <w:rPr>
                <w:sz w:val="22"/>
                <w:szCs w:val="22"/>
              </w:rPr>
            </w:pPr>
            <w:r>
              <w:rPr>
                <w:sz w:val="22"/>
                <w:szCs w:val="22"/>
              </w:rPr>
              <w:t>Format: [0-9.]+</w:t>
            </w:r>
          </w:p>
        </w:tc>
        <w:tc>
          <w:tcPr>
            <w:tcW w:w="4961" w:type="dxa"/>
            <w:noWrap w:val="0"/>
            <w:vAlign w:val="top"/>
          </w:tcPr>
          <w:p w14:paraId="181797EB">
            <w:pPr>
              <w:ind w:left="41"/>
              <w:jc w:val="both"/>
              <w:rPr>
                <w:sz w:val="22"/>
                <w:szCs w:val="22"/>
              </w:rPr>
            </w:pPr>
            <w:r>
              <w:rPr>
                <w:sz w:val="22"/>
                <w:szCs w:val="22"/>
              </w:rPr>
              <w:t xml:space="preserve">Tổng tiền chiết khấu thương mại trên toàn hóa đơn trước khi tính thuế. Chú ý: Khi tính chiết khấu, toàn hóa đơn chỉ sử dụng một mức thuế. </w:t>
            </w:r>
          </w:p>
          <w:p w14:paraId="43FE5A4F">
            <w:pPr>
              <w:ind w:left="41"/>
              <w:jc w:val="both"/>
              <w:rPr>
                <w:sz w:val="22"/>
                <w:szCs w:val="22"/>
              </w:rPr>
            </w:pPr>
            <w:r>
              <w:rPr>
                <w:sz w:val="22"/>
                <w:szCs w:val="22"/>
              </w:rPr>
              <w:t>Lưu ý: Đối với hóa đơn thuế tổng, chiết khấu trước thuế có 2 cách nước thuế có 2 cách nhập liệu</w:t>
            </w:r>
          </w:p>
          <w:p w14:paraId="191B6CCA">
            <w:pPr>
              <w:numPr>
                <w:ilvl w:val="0"/>
                <w:numId w:val="19"/>
              </w:numPr>
              <w:jc w:val="both"/>
              <w:rPr>
                <w:sz w:val="22"/>
                <w:szCs w:val="22"/>
              </w:rPr>
            </w:pPr>
            <w:r>
              <w:rPr>
                <w:sz w:val="22"/>
                <w:szCs w:val="22"/>
              </w:rPr>
              <w:t>Nhập tỷ lệ % chiết khấu và tiền chiết khấu trên từng dòng hàng hóa (itemInfo.discount, itemInfo.itemDiscount)</w:t>
            </w:r>
          </w:p>
          <w:p w14:paraId="2B349099">
            <w:pPr>
              <w:numPr>
                <w:ilvl w:val="0"/>
                <w:numId w:val="19"/>
              </w:numPr>
              <w:jc w:val="both"/>
              <w:rPr>
                <w:sz w:val="22"/>
                <w:szCs w:val="22"/>
              </w:rPr>
            </w:pPr>
            <w:r>
              <w:rPr>
                <w:sz w:val="22"/>
                <w:szCs w:val="22"/>
              </w:rPr>
              <w:t>Nhập thêm 1 hàng hóa dạng chiết khấu (selection = 3)</w:t>
            </w:r>
          </w:p>
          <w:p w14:paraId="1E3F7B0F">
            <w:pPr>
              <w:ind w:left="41"/>
              <w:rPr>
                <w:sz w:val="22"/>
                <w:szCs w:val="22"/>
              </w:rPr>
            </w:pPr>
            <w:r>
              <w:rPr>
                <w:sz w:val="22"/>
                <w:szCs w:val="22"/>
              </w:rPr>
              <w:t>Trường hợp nhập theo cả 2 cách thì discountAmount bằng tổng của 2 giá trị</w:t>
            </w:r>
          </w:p>
        </w:tc>
      </w:tr>
      <w:tr w14:paraId="6208F5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noWrap w:val="0"/>
            <w:vAlign w:val="top"/>
          </w:tcPr>
          <w:p w14:paraId="5A3A08DA">
            <w:pPr>
              <w:ind w:left="0"/>
              <w:jc w:val="both"/>
              <w:rPr>
                <w:sz w:val="22"/>
                <w:szCs w:val="22"/>
              </w:rPr>
            </w:pPr>
            <w:r>
              <w:rPr>
                <w:sz w:val="22"/>
                <w:szCs w:val="22"/>
              </w:rPr>
              <w:t>settlementDiscountAmount</w:t>
            </w:r>
          </w:p>
        </w:tc>
        <w:tc>
          <w:tcPr>
            <w:tcW w:w="2556" w:type="dxa"/>
            <w:noWrap w:val="0"/>
            <w:vAlign w:val="top"/>
          </w:tcPr>
          <w:p w14:paraId="33A6076D">
            <w:pPr>
              <w:spacing w:before="0"/>
              <w:ind w:left="0"/>
              <w:jc w:val="both"/>
              <w:rPr>
                <w:sz w:val="22"/>
                <w:szCs w:val="22"/>
              </w:rPr>
            </w:pPr>
            <w:r>
              <w:rPr>
                <w:sz w:val="22"/>
                <w:szCs w:val="22"/>
              </w:rPr>
              <w:t>Required: false</w:t>
            </w:r>
          </w:p>
          <w:p w14:paraId="14568097">
            <w:pPr>
              <w:spacing w:before="0"/>
              <w:ind w:left="0"/>
              <w:jc w:val="both"/>
              <w:rPr>
                <w:sz w:val="22"/>
                <w:szCs w:val="22"/>
              </w:rPr>
            </w:pPr>
            <w:r>
              <w:rPr>
                <w:sz w:val="22"/>
                <w:szCs w:val="22"/>
              </w:rPr>
              <w:t>DataType: BigDecimal</w:t>
            </w:r>
          </w:p>
          <w:p w14:paraId="5DDE0716">
            <w:pPr>
              <w:spacing w:before="0"/>
              <w:ind w:left="0"/>
              <w:jc w:val="both"/>
              <w:rPr>
                <w:sz w:val="22"/>
                <w:szCs w:val="22"/>
              </w:rPr>
            </w:pPr>
            <w:r>
              <w:rPr>
                <w:sz w:val="22"/>
                <w:szCs w:val="22"/>
              </w:rPr>
              <w:t xml:space="preserve">Minlength: </w:t>
            </w:r>
          </w:p>
          <w:p w14:paraId="3A78FFD5">
            <w:pPr>
              <w:spacing w:before="0"/>
              <w:ind w:left="0"/>
              <w:jc w:val="both"/>
              <w:rPr>
                <w:sz w:val="22"/>
                <w:szCs w:val="22"/>
              </w:rPr>
            </w:pPr>
            <w:r>
              <w:rPr>
                <w:sz w:val="22"/>
                <w:szCs w:val="22"/>
              </w:rPr>
              <w:t>Maxlength: 13</w:t>
            </w:r>
          </w:p>
          <w:p w14:paraId="564D454D">
            <w:pPr>
              <w:spacing w:before="0"/>
              <w:ind w:left="0"/>
              <w:jc w:val="both"/>
              <w:rPr>
                <w:sz w:val="22"/>
                <w:szCs w:val="22"/>
              </w:rPr>
            </w:pPr>
            <w:r>
              <w:rPr>
                <w:sz w:val="22"/>
                <w:szCs w:val="22"/>
              </w:rPr>
              <w:t>Format: [0-9.]+</w:t>
            </w:r>
          </w:p>
        </w:tc>
        <w:tc>
          <w:tcPr>
            <w:tcW w:w="4961" w:type="dxa"/>
            <w:noWrap w:val="0"/>
            <w:vAlign w:val="top"/>
          </w:tcPr>
          <w:p w14:paraId="016F9605">
            <w:pPr>
              <w:ind w:left="41"/>
              <w:jc w:val="both"/>
              <w:rPr>
                <w:sz w:val="22"/>
                <w:szCs w:val="22"/>
              </w:rPr>
            </w:pPr>
            <w:r>
              <w:rPr>
                <w:sz w:val="22"/>
                <w:szCs w:val="22"/>
              </w:rPr>
              <w:t xml:space="preserve">Tổng tiền chiết khấu thanh toán trên toàn hóa đơn </w:t>
            </w:r>
            <w:r>
              <w:rPr>
                <w:sz w:val="22"/>
                <w:szCs w:val="22"/>
                <w:lang w:val="vi-VN"/>
              </w:rPr>
              <w:t>sau</w:t>
            </w:r>
            <w:r>
              <w:rPr>
                <w:sz w:val="22"/>
                <w:szCs w:val="22"/>
              </w:rPr>
              <w:t xml:space="preserve"> khi tính thuế. Chú ý: Khi tính chiết khấu, toàn hóa đơn chỉ sử dụng một mức thuế.</w:t>
            </w:r>
          </w:p>
          <w:p w14:paraId="1FCFEE50">
            <w:pPr>
              <w:ind w:left="41"/>
              <w:jc w:val="both"/>
              <w:rPr>
                <w:sz w:val="22"/>
                <w:szCs w:val="22"/>
              </w:rPr>
            </w:pPr>
          </w:p>
        </w:tc>
      </w:tr>
      <w:tr w14:paraId="5B39A5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noWrap w:val="0"/>
            <w:vAlign w:val="top"/>
          </w:tcPr>
          <w:p w14:paraId="0CB83FDA">
            <w:pPr>
              <w:spacing w:before="0"/>
              <w:ind w:left="0"/>
              <w:jc w:val="both"/>
              <w:rPr>
                <w:sz w:val="22"/>
                <w:szCs w:val="22"/>
              </w:rPr>
            </w:pPr>
            <w:r>
              <w:rPr>
                <w:sz w:val="22"/>
                <w:szCs w:val="22"/>
              </w:rPr>
              <w:t>isDiscountAmtPos</w:t>
            </w:r>
          </w:p>
        </w:tc>
        <w:tc>
          <w:tcPr>
            <w:tcW w:w="2556" w:type="dxa"/>
            <w:noWrap w:val="0"/>
            <w:vAlign w:val="top"/>
          </w:tcPr>
          <w:p w14:paraId="6A42A62D">
            <w:pPr>
              <w:spacing w:before="0"/>
              <w:ind w:left="0"/>
              <w:jc w:val="both"/>
              <w:rPr>
                <w:sz w:val="22"/>
                <w:szCs w:val="22"/>
              </w:rPr>
            </w:pPr>
            <w:r>
              <w:rPr>
                <w:sz w:val="22"/>
                <w:szCs w:val="22"/>
              </w:rPr>
              <w:t>Required: false</w:t>
            </w:r>
          </w:p>
          <w:p w14:paraId="57671E08">
            <w:pPr>
              <w:spacing w:before="0"/>
              <w:ind w:left="0"/>
              <w:jc w:val="both"/>
              <w:rPr>
                <w:sz w:val="22"/>
                <w:szCs w:val="22"/>
              </w:rPr>
            </w:pPr>
            <w:r>
              <w:rPr>
                <w:sz w:val="22"/>
                <w:szCs w:val="22"/>
              </w:rPr>
              <w:t>DataType: Boolean</w:t>
            </w:r>
          </w:p>
          <w:p w14:paraId="18E4DE0A">
            <w:pPr>
              <w:spacing w:before="0"/>
              <w:ind w:left="0"/>
              <w:jc w:val="both"/>
              <w:rPr>
                <w:sz w:val="22"/>
                <w:szCs w:val="22"/>
              </w:rPr>
            </w:pPr>
            <w:r>
              <w:rPr>
                <w:sz w:val="22"/>
                <w:szCs w:val="22"/>
              </w:rPr>
              <w:t xml:space="preserve">Minlength: </w:t>
            </w:r>
          </w:p>
          <w:p w14:paraId="35B3648E">
            <w:pPr>
              <w:spacing w:before="0"/>
              <w:ind w:left="0"/>
              <w:jc w:val="both"/>
              <w:rPr>
                <w:sz w:val="22"/>
                <w:szCs w:val="22"/>
              </w:rPr>
            </w:pPr>
            <w:r>
              <w:rPr>
                <w:sz w:val="22"/>
                <w:szCs w:val="22"/>
              </w:rPr>
              <w:t>Maxlength: 20</w:t>
            </w:r>
          </w:p>
          <w:p w14:paraId="46EA0A70">
            <w:pPr>
              <w:spacing w:before="0"/>
              <w:ind w:left="0"/>
              <w:jc w:val="both"/>
              <w:rPr>
                <w:sz w:val="22"/>
                <w:szCs w:val="22"/>
              </w:rPr>
            </w:pPr>
            <w:r>
              <w:rPr>
                <w:sz w:val="22"/>
                <w:szCs w:val="22"/>
              </w:rPr>
              <w:t>Format:</w:t>
            </w:r>
          </w:p>
        </w:tc>
        <w:tc>
          <w:tcPr>
            <w:tcW w:w="4961" w:type="dxa"/>
            <w:noWrap w:val="0"/>
            <w:vAlign w:val="top"/>
          </w:tcPr>
          <w:p w14:paraId="21BEB8E6">
            <w:pPr>
              <w:spacing w:before="0"/>
              <w:ind w:left="41"/>
              <w:jc w:val="both"/>
              <w:rPr>
                <w:sz w:val="22"/>
                <w:szCs w:val="22"/>
              </w:rPr>
            </w:pPr>
            <w:r>
              <w:rPr>
                <w:sz w:val="22"/>
                <w:szCs w:val="22"/>
              </w:rPr>
              <w:t>Trường nhận biết tổng tiền chiết khấu là số dương hay âm</w:t>
            </w:r>
          </w:p>
          <w:p w14:paraId="2C6199AF">
            <w:pPr>
              <w:spacing w:before="0"/>
              <w:ind w:left="41"/>
              <w:jc w:val="both"/>
              <w:rPr>
                <w:sz w:val="22"/>
                <w:szCs w:val="22"/>
              </w:rPr>
            </w:pPr>
            <w:r>
              <w:rPr>
                <w:sz w:val="22"/>
                <w:szCs w:val="22"/>
              </w:rPr>
              <w:t>- null/true: tổng tiền chiết khấu là dương</w:t>
            </w:r>
          </w:p>
          <w:p w14:paraId="47CF450A">
            <w:pPr>
              <w:spacing w:before="0"/>
              <w:ind w:left="41"/>
              <w:jc w:val="both"/>
              <w:rPr>
                <w:sz w:val="22"/>
                <w:szCs w:val="22"/>
              </w:rPr>
            </w:pPr>
            <w:r>
              <w:rPr>
                <w:sz w:val="22"/>
                <w:szCs w:val="22"/>
              </w:rPr>
              <w:t>- false: tổng tiền chiết khấu là âm</w:t>
            </w:r>
          </w:p>
          <w:p w14:paraId="4F2320AC">
            <w:pPr>
              <w:spacing w:before="0"/>
              <w:ind w:left="0"/>
              <w:jc w:val="both"/>
              <w:rPr>
                <w:sz w:val="22"/>
                <w:szCs w:val="22"/>
              </w:rPr>
            </w:pPr>
          </w:p>
        </w:tc>
      </w:tr>
      <w:tr w14:paraId="2E4C85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noWrap w:val="0"/>
            <w:vAlign w:val="top"/>
          </w:tcPr>
          <w:p w14:paraId="10BD4B00">
            <w:pPr>
              <w:ind w:left="0"/>
              <w:jc w:val="both"/>
              <w:rPr>
                <w:sz w:val="22"/>
                <w:szCs w:val="22"/>
              </w:rPr>
            </w:pPr>
            <w:r>
              <w:rPr>
                <w:sz w:val="22"/>
                <w:szCs w:val="22"/>
              </w:rPr>
              <w:t>extraName</w:t>
            </w:r>
          </w:p>
        </w:tc>
        <w:tc>
          <w:tcPr>
            <w:tcW w:w="2556" w:type="dxa"/>
            <w:noWrap w:val="0"/>
            <w:vAlign w:val="top"/>
          </w:tcPr>
          <w:p w14:paraId="4A67C9F4">
            <w:pPr>
              <w:spacing w:before="0"/>
              <w:ind w:left="0"/>
              <w:jc w:val="both"/>
              <w:rPr>
                <w:sz w:val="22"/>
                <w:szCs w:val="22"/>
              </w:rPr>
            </w:pPr>
            <w:r>
              <w:rPr>
                <w:sz w:val="22"/>
                <w:szCs w:val="22"/>
              </w:rPr>
              <w:t>Required: false</w:t>
            </w:r>
          </w:p>
          <w:p w14:paraId="22D4C776">
            <w:pPr>
              <w:spacing w:before="0"/>
              <w:ind w:left="0"/>
              <w:jc w:val="both"/>
              <w:rPr>
                <w:sz w:val="22"/>
                <w:szCs w:val="22"/>
              </w:rPr>
            </w:pPr>
            <w:r>
              <w:rPr>
                <w:sz w:val="22"/>
                <w:szCs w:val="22"/>
              </w:rPr>
              <w:t>DataType: String</w:t>
            </w:r>
          </w:p>
          <w:p w14:paraId="6FE9293A">
            <w:pPr>
              <w:spacing w:before="0"/>
              <w:ind w:left="0"/>
              <w:jc w:val="both"/>
              <w:rPr>
                <w:sz w:val="22"/>
                <w:szCs w:val="22"/>
              </w:rPr>
            </w:pPr>
            <w:r>
              <w:rPr>
                <w:sz w:val="22"/>
                <w:szCs w:val="22"/>
              </w:rPr>
              <w:t xml:space="preserve">Minlength: </w:t>
            </w:r>
          </w:p>
          <w:p w14:paraId="4E2B8D50">
            <w:pPr>
              <w:spacing w:before="0"/>
              <w:ind w:left="0"/>
              <w:jc w:val="both"/>
              <w:rPr>
                <w:sz w:val="22"/>
                <w:szCs w:val="22"/>
              </w:rPr>
            </w:pPr>
            <w:r>
              <w:rPr>
                <w:sz w:val="22"/>
                <w:szCs w:val="22"/>
              </w:rPr>
              <w:t>Maxlength: 500</w:t>
            </w:r>
          </w:p>
          <w:p w14:paraId="38D6D89E">
            <w:pPr>
              <w:spacing w:before="0"/>
              <w:ind w:left="0"/>
              <w:jc w:val="both"/>
              <w:rPr>
                <w:sz w:val="22"/>
                <w:szCs w:val="22"/>
              </w:rPr>
            </w:pPr>
            <w:r>
              <w:rPr>
                <w:sz w:val="22"/>
                <w:szCs w:val="22"/>
              </w:rPr>
              <w:t>Format: {}</w:t>
            </w:r>
          </w:p>
        </w:tc>
        <w:tc>
          <w:tcPr>
            <w:tcW w:w="4961" w:type="dxa"/>
            <w:noWrap w:val="0"/>
            <w:vAlign w:val="top"/>
          </w:tcPr>
          <w:p w14:paraId="2D48E127">
            <w:pPr>
              <w:spacing w:before="0"/>
              <w:ind w:left="0"/>
              <w:jc w:val="both"/>
              <w:rPr>
                <w:sz w:val="22"/>
                <w:szCs w:val="22"/>
              </w:rPr>
            </w:pPr>
            <w:r>
              <w:rPr>
                <w:sz w:val="22"/>
                <w:szCs w:val="22"/>
              </w:rPr>
              <w:t>Tên bổ sung</w:t>
            </w:r>
          </w:p>
          <w:p w14:paraId="3727E6C3">
            <w:pPr>
              <w:spacing w:before="0"/>
              <w:ind w:left="0"/>
              <w:jc w:val="both"/>
              <w:rPr>
                <w:sz w:val="22"/>
                <w:szCs w:val="22"/>
              </w:rPr>
            </w:pPr>
            <w:r>
              <w:rPr>
                <w:sz w:val="22"/>
                <w:szCs w:val="22"/>
              </w:rPr>
              <w:t>Có thể truyền nhiều giá trị được phân cách nhau bằng dấu “,”</w:t>
            </w:r>
          </w:p>
          <w:p w14:paraId="7D045FCC">
            <w:pPr>
              <w:spacing w:before="0"/>
              <w:ind w:left="0"/>
              <w:jc w:val="both"/>
              <w:rPr>
                <w:sz w:val="22"/>
                <w:szCs w:val="22"/>
              </w:rPr>
            </w:pPr>
            <w:r>
              <w:rPr>
                <w:i/>
                <w:sz w:val="22"/>
                <w:szCs w:val="22"/>
              </w:rPr>
              <w:t xml:space="preserve">Ví dụ: {Phụ phí, Phí thu thêm} </w:t>
            </w:r>
          </w:p>
        </w:tc>
      </w:tr>
      <w:tr w14:paraId="65A7F2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noWrap w:val="0"/>
            <w:vAlign w:val="top"/>
          </w:tcPr>
          <w:p w14:paraId="73ADA533">
            <w:pPr>
              <w:ind w:left="0"/>
              <w:jc w:val="both"/>
              <w:rPr>
                <w:sz w:val="22"/>
                <w:szCs w:val="22"/>
              </w:rPr>
            </w:pPr>
            <w:r>
              <w:rPr>
                <w:sz w:val="22"/>
                <w:szCs w:val="22"/>
              </w:rPr>
              <w:t>extraValue</w:t>
            </w:r>
          </w:p>
        </w:tc>
        <w:tc>
          <w:tcPr>
            <w:tcW w:w="2556" w:type="dxa"/>
            <w:noWrap w:val="0"/>
            <w:vAlign w:val="top"/>
          </w:tcPr>
          <w:p w14:paraId="523345B2">
            <w:pPr>
              <w:spacing w:before="0"/>
              <w:ind w:left="0"/>
              <w:jc w:val="both"/>
              <w:rPr>
                <w:sz w:val="22"/>
                <w:szCs w:val="22"/>
              </w:rPr>
            </w:pPr>
            <w:r>
              <w:rPr>
                <w:sz w:val="22"/>
                <w:szCs w:val="22"/>
              </w:rPr>
              <w:t>Required: false</w:t>
            </w:r>
          </w:p>
          <w:p w14:paraId="52B98166">
            <w:pPr>
              <w:spacing w:before="0"/>
              <w:ind w:left="0"/>
              <w:jc w:val="both"/>
              <w:rPr>
                <w:sz w:val="22"/>
                <w:szCs w:val="22"/>
              </w:rPr>
            </w:pPr>
            <w:r>
              <w:rPr>
                <w:sz w:val="22"/>
                <w:szCs w:val="22"/>
              </w:rPr>
              <w:t>DataType: String</w:t>
            </w:r>
          </w:p>
          <w:p w14:paraId="7DA9758A">
            <w:pPr>
              <w:spacing w:before="0"/>
              <w:ind w:left="0"/>
              <w:jc w:val="both"/>
              <w:rPr>
                <w:sz w:val="22"/>
                <w:szCs w:val="22"/>
              </w:rPr>
            </w:pPr>
            <w:r>
              <w:rPr>
                <w:sz w:val="22"/>
                <w:szCs w:val="22"/>
              </w:rPr>
              <w:t xml:space="preserve">Minlength: </w:t>
            </w:r>
          </w:p>
          <w:p w14:paraId="6C78B1CE">
            <w:pPr>
              <w:spacing w:before="0"/>
              <w:ind w:left="0"/>
              <w:jc w:val="both"/>
              <w:rPr>
                <w:sz w:val="22"/>
                <w:szCs w:val="22"/>
              </w:rPr>
            </w:pPr>
            <w:r>
              <w:rPr>
                <w:sz w:val="22"/>
                <w:szCs w:val="22"/>
              </w:rPr>
              <w:t>Maxlength: 500</w:t>
            </w:r>
          </w:p>
          <w:p w14:paraId="26573B26">
            <w:pPr>
              <w:spacing w:before="0"/>
              <w:ind w:left="0"/>
              <w:jc w:val="both"/>
              <w:rPr>
                <w:sz w:val="22"/>
                <w:szCs w:val="22"/>
              </w:rPr>
            </w:pPr>
            <w:r>
              <w:rPr>
                <w:sz w:val="22"/>
                <w:szCs w:val="22"/>
              </w:rPr>
              <w:t>Format: {}</w:t>
            </w:r>
          </w:p>
        </w:tc>
        <w:tc>
          <w:tcPr>
            <w:tcW w:w="4961" w:type="dxa"/>
            <w:noWrap w:val="0"/>
            <w:vAlign w:val="top"/>
          </w:tcPr>
          <w:p w14:paraId="22E991EB">
            <w:pPr>
              <w:spacing w:before="0"/>
              <w:ind w:left="0"/>
              <w:jc w:val="both"/>
              <w:rPr>
                <w:sz w:val="22"/>
                <w:szCs w:val="22"/>
              </w:rPr>
            </w:pPr>
            <w:r>
              <w:rPr>
                <w:sz w:val="22"/>
                <w:szCs w:val="22"/>
              </w:rPr>
              <w:t>Giá trị của trường bổ sung</w:t>
            </w:r>
          </w:p>
          <w:p w14:paraId="395A3946">
            <w:pPr>
              <w:spacing w:before="0"/>
              <w:ind w:left="0"/>
              <w:jc w:val="both"/>
              <w:rPr>
                <w:sz w:val="22"/>
                <w:szCs w:val="22"/>
              </w:rPr>
            </w:pPr>
            <w:r>
              <w:rPr>
                <w:sz w:val="22"/>
                <w:szCs w:val="22"/>
              </w:rPr>
              <w:t>Có thể truyền nhiều giá trị được phân cách nhau bằng dấu “,”</w:t>
            </w:r>
          </w:p>
          <w:p w14:paraId="73C92F46">
            <w:pPr>
              <w:spacing w:before="0"/>
              <w:ind w:left="0"/>
              <w:jc w:val="both"/>
              <w:rPr>
                <w:sz w:val="22"/>
                <w:szCs w:val="22"/>
              </w:rPr>
            </w:pPr>
            <w:r>
              <w:rPr>
                <w:sz w:val="22"/>
                <w:szCs w:val="22"/>
              </w:rPr>
              <w:t xml:space="preserve">Ví dụ: </w:t>
            </w:r>
            <w:r>
              <w:rPr>
                <w:i/>
                <w:sz w:val="22"/>
                <w:szCs w:val="22"/>
              </w:rPr>
              <w:t>{10000, 100}</w:t>
            </w:r>
          </w:p>
        </w:tc>
      </w:tr>
      <w:tr w14:paraId="1ABC92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noWrap w:val="0"/>
            <w:vAlign w:val="top"/>
          </w:tcPr>
          <w:p w14:paraId="6A873402">
            <w:pPr>
              <w:spacing w:before="0"/>
              <w:ind w:left="0"/>
              <w:jc w:val="both"/>
              <w:rPr>
                <w:sz w:val="22"/>
                <w:szCs w:val="22"/>
              </w:rPr>
            </w:pPr>
            <w:r>
              <w:rPr>
                <w:sz w:val="22"/>
                <w:szCs w:val="22"/>
              </w:rPr>
              <w:t>totalAmountAfterDiscount</w:t>
            </w:r>
          </w:p>
        </w:tc>
        <w:tc>
          <w:tcPr>
            <w:tcW w:w="2556" w:type="dxa"/>
            <w:noWrap w:val="0"/>
            <w:vAlign w:val="top"/>
          </w:tcPr>
          <w:p w14:paraId="1060D3CD">
            <w:pPr>
              <w:spacing w:before="0"/>
              <w:ind w:left="0"/>
              <w:jc w:val="both"/>
              <w:rPr>
                <w:sz w:val="22"/>
                <w:szCs w:val="22"/>
              </w:rPr>
            </w:pPr>
            <w:r>
              <w:rPr>
                <w:sz w:val="22"/>
                <w:szCs w:val="22"/>
              </w:rPr>
              <w:t>Required: false</w:t>
            </w:r>
          </w:p>
          <w:p w14:paraId="0B2CF58E">
            <w:pPr>
              <w:spacing w:before="0"/>
              <w:ind w:left="0"/>
              <w:jc w:val="both"/>
              <w:rPr>
                <w:sz w:val="22"/>
                <w:szCs w:val="22"/>
              </w:rPr>
            </w:pPr>
            <w:r>
              <w:rPr>
                <w:sz w:val="22"/>
                <w:szCs w:val="22"/>
              </w:rPr>
              <w:t>DataType: BigDecimal</w:t>
            </w:r>
          </w:p>
          <w:p w14:paraId="6B24FC56">
            <w:pPr>
              <w:spacing w:before="0"/>
              <w:ind w:left="0"/>
              <w:jc w:val="both"/>
              <w:rPr>
                <w:sz w:val="22"/>
                <w:szCs w:val="22"/>
              </w:rPr>
            </w:pPr>
            <w:r>
              <w:rPr>
                <w:sz w:val="22"/>
                <w:szCs w:val="22"/>
              </w:rPr>
              <w:t xml:space="preserve">Minlength: </w:t>
            </w:r>
          </w:p>
          <w:p w14:paraId="62F5F0FC">
            <w:pPr>
              <w:spacing w:before="0"/>
              <w:ind w:left="0"/>
              <w:jc w:val="both"/>
              <w:rPr>
                <w:sz w:val="22"/>
                <w:szCs w:val="22"/>
              </w:rPr>
            </w:pPr>
            <w:r>
              <w:rPr>
                <w:sz w:val="22"/>
                <w:szCs w:val="22"/>
              </w:rPr>
              <w:t xml:space="preserve">Maxlength: </w:t>
            </w:r>
          </w:p>
          <w:p w14:paraId="2ED3A4D0">
            <w:pPr>
              <w:spacing w:before="0"/>
              <w:ind w:left="0"/>
              <w:jc w:val="both"/>
              <w:rPr>
                <w:sz w:val="22"/>
                <w:szCs w:val="22"/>
              </w:rPr>
            </w:pPr>
            <w:r>
              <w:rPr>
                <w:sz w:val="22"/>
                <w:szCs w:val="22"/>
              </w:rPr>
              <w:t>Format: [0-9.]+</w:t>
            </w:r>
          </w:p>
        </w:tc>
        <w:tc>
          <w:tcPr>
            <w:tcW w:w="4961" w:type="dxa"/>
            <w:noWrap w:val="0"/>
            <w:vAlign w:val="top"/>
          </w:tcPr>
          <w:p w14:paraId="121BC1CB">
            <w:pPr>
              <w:spacing w:before="0"/>
              <w:ind w:left="28"/>
              <w:jc w:val="both"/>
              <w:rPr>
                <w:sz w:val="22"/>
                <w:szCs w:val="22"/>
              </w:rPr>
            </w:pPr>
            <w:r>
              <w:rPr>
                <w:sz w:val="22"/>
                <w:szCs w:val="22"/>
              </w:rPr>
              <w:t xml:space="preserve">Là tổng tiền hóa đơn </w:t>
            </w:r>
            <w:r>
              <w:rPr>
                <w:sz w:val="22"/>
                <w:szCs w:val="22"/>
                <w:lang w:val="vi-VN"/>
              </w:rPr>
              <w:t>sau khi trừ chiết khấu, giảm giá</w:t>
            </w:r>
            <w:r>
              <w:rPr>
                <w:sz w:val="22"/>
                <w:szCs w:val="22"/>
              </w:rPr>
              <w:t>, chưa bao gồm VAT. Tổng tiền hóa đơn không có số âm.</w:t>
            </w:r>
          </w:p>
          <w:p w14:paraId="7D7584E4">
            <w:pPr>
              <w:spacing w:before="0"/>
              <w:ind w:left="0"/>
              <w:jc w:val="both"/>
              <w:rPr>
                <w:sz w:val="22"/>
                <w:szCs w:val="22"/>
                <w:lang w:val="en"/>
              </w:rPr>
            </w:pPr>
            <w:r>
              <w:rPr>
                <w:b/>
                <w:sz w:val="22"/>
                <w:szCs w:val="22"/>
                <w:lang w:val="en"/>
              </w:rPr>
              <w:t xml:space="preserve">Lưu ý: </w:t>
            </w:r>
            <w:r>
              <w:rPr>
                <w:sz w:val="22"/>
                <w:szCs w:val="22"/>
                <w:lang w:val="en"/>
              </w:rPr>
              <w:t>Trường hợp truyền giá trị 0 hoặc “0” cho trường validation: bắt buộc phải truyền giá trị khác null</w:t>
            </w:r>
          </w:p>
        </w:tc>
      </w:tr>
    </w:tbl>
    <w:p w14:paraId="3D451D2C">
      <w:pPr>
        <w:pStyle w:val="4"/>
        <w:rPr>
          <w:sz w:val="22"/>
          <w:szCs w:val="22"/>
        </w:rPr>
      </w:pPr>
      <w:r>
        <w:rPr>
          <w:sz w:val="22"/>
          <w:szCs w:val="22"/>
          <w:highlight w:val="yellow"/>
        </w:rPr>
        <w:t>Dùng để tổng hợp tiền hàng cho toàn bộ hóa đơn. Không sử dụng, hệ thống tự tính tổng tiền hóa đơn, đốiv ới biên lai điện tử summarizeInfo là bắt buộc trường totalAmountWithTax</w:t>
      </w:r>
    </w:p>
    <w:p w14:paraId="4C3D4285">
      <w:pPr>
        <w:jc w:val="both"/>
        <w:rPr>
          <w:sz w:val="22"/>
          <w:szCs w:val="22"/>
        </w:rPr>
      </w:pPr>
    </w:p>
    <w:p w14:paraId="18EC35BB">
      <w:pPr>
        <w:jc w:val="both"/>
        <w:rPr>
          <w:sz w:val="22"/>
          <w:szCs w:val="22"/>
        </w:rPr>
      </w:pPr>
      <w:r>
        <w:rPr>
          <w:sz w:val="22"/>
          <w:szCs w:val="22"/>
        </w:rPr>
        <w:t>Dữ liệu mẫu</w:t>
      </w:r>
    </w:p>
    <w:p w14:paraId="295ED9BD">
      <w:pPr>
        <w:pStyle w:val="4"/>
        <w:rPr>
          <w:sz w:val="22"/>
          <w:szCs w:val="22"/>
        </w:rPr>
      </w:pPr>
      <w:r>
        <w:rPr>
          <w:sz w:val="22"/>
          <w:szCs w:val="22"/>
        </w:rPr>
        <w:t>Hóa đơn thường</w:t>
      </w:r>
    </w:p>
    <w:p w14:paraId="63D1B3C9">
      <w:pPr>
        <w:widowControl/>
        <w:shd w:val="clear" w:color="auto" w:fill="DBE5F1"/>
        <w:spacing w:before="0" w:line="240" w:lineRule="auto"/>
        <w:ind w:left="567"/>
        <w:jc w:val="both"/>
        <w:rPr>
          <w:bCs/>
          <w:snapToGrid/>
          <w:color w:val="8000FF"/>
          <w:sz w:val="22"/>
          <w:szCs w:val="22"/>
        </w:rPr>
      </w:pPr>
      <w:r>
        <w:rPr>
          <w:bCs/>
          <w:snapToGrid/>
          <w:color w:val="8000FF"/>
          <w:sz w:val="22"/>
          <w:szCs w:val="22"/>
        </w:rPr>
        <w:t>"summarizeInfo": {</w:t>
      </w:r>
    </w:p>
    <w:p w14:paraId="1CEE8F32">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"sumOfTotalLineAmountWithoutTax": 100000,</w:t>
      </w:r>
    </w:p>
    <w:p w14:paraId="4F839E00">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"totalAmountWithoutTax": 100000,</w:t>
      </w:r>
    </w:p>
    <w:p w14:paraId="15C638E8">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"totalTaxAmount": 10000,</w:t>
      </w:r>
    </w:p>
    <w:p w14:paraId="38E3618A">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"totalAmountWithTax": 110000,</w:t>
      </w:r>
    </w:p>
    <w:p w14:paraId="1D1AB1AB">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"totalAmountAfterDiscount": 0,</w:t>
      </w:r>
    </w:p>
    <w:p w14:paraId="6576946A">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"totalAmountWithTaxInWords": "Một trăm mười nghìn đồng",</w:t>
      </w:r>
    </w:p>
    <w:p w14:paraId="4D53AF7D">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"discountAmount": 0,</w:t>
      </w:r>
    </w:p>
    <w:p w14:paraId="47A6233F">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"taxPercentage": 10,</w:t>
      </w:r>
    </w:p>
    <w:p w14:paraId="7629D58F">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"extraName": "{ Tiền phí đặc biệt, Tiền phí,  } ",</w:t>
      </w:r>
    </w:p>
    <w:p w14:paraId="1EA83687">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"extraValue": "{ 00 ,00,}"</w:t>
      </w:r>
    </w:p>
    <w:p w14:paraId="16B7DD1D">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w:t>
      </w:r>
    </w:p>
    <w:p w14:paraId="49957305">
      <w:pPr>
        <w:pStyle w:val="4"/>
        <w:rPr>
          <w:sz w:val="22"/>
          <w:szCs w:val="22"/>
        </w:rPr>
      </w:pPr>
      <w:r>
        <w:rPr>
          <w:sz w:val="22"/>
          <w:szCs w:val="22"/>
        </w:rPr>
        <w:t>Hóa đơn có tổng tiền âm</w:t>
      </w:r>
    </w:p>
    <w:p w14:paraId="60DDF440">
      <w:pPr>
        <w:widowControl/>
        <w:shd w:val="clear" w:color="auto" w:fill="DBE5F1"/>
        <w:spacing w:before="0" w:line="240" w:lineRule="auto"/>
        <w:ind w:left="567"/>
        <w:jc w:val="both"/>
        <w:rPr>
          <w:bCs/>
          <w:snapToGrid/>
          <w:color w:val="8000FF"/>
          <w:sz w:val="22"/>
          <w:szCs w:val="22"/>
        </w:rPr>
      </w:pPr>
      <w:r>
        <w:rPr>
          <w:bCs/>
          <w:snapToGrid/>
          <w:color w:val="8000FF"/>
          <w:sz w:val="22"/>
          <w:szCs w:val="22"/>
        </w:rPr>
        <w:t>"summarizeInfo": {</w:t>
      </w:r>
    </w:p>
    <w:p w14:paraId="75432270">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"sumOfTotalLineAmountWithoutTax": 100000,</w:t>
      </w:r>
    </w:p>
    <w:p w14:paraId="1D2A7E0E">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"totalAmountWithoutTax": 100000,</w:t>
      </w:r>
    </w:p>
    <w:p w14:paraId="2DEE6442">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"totalTaxAmount": 10000,</w:t>
      </w:r>
    </w:p>
    <w:p w14:paraId="0831E95D">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"totalAmountWithTax": 110000,</w:t>
      </w:r>
    </w:p>
    <w:p w14:paraId="59D33762">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"totalAmountAfterDiscount": 0,</w:t>
      </w:r>
    </w:p>
    <w:p w14:paraId="67277096">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"totalAmountWithTaxInWords": "Một trăm mười nghìn đồng",</w:t>
      </w:r>
    </w:p>
    <w:p w14:paraId="7C1C3D8E">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"discountAmount": 0,</w:t>
      </w:r>
    </w:p>
    <w:p w14:paraId="692D3CF8">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"taxPercentage": 10,</w:t>
      </w:r>
    </w:p>
    <w:p w14:paraId="2DCA0F3D">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"isTotalAmountPos": false,</w:t>
      </w:r>
    </w:p>
    <w:p w14:paraId="6E2EF694">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"isTotalTaxAmountPos": false,</w:t>
      </w:r>
    </w:p>
    <w:p w14:paraId="71341CEB">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"isTotalAmtWithoutTaxPos": false</w:t>
      </w:r>
      <w:r>
        <w:rPr>
          <w:bCs/>
          <w:snapToGrid/>
          <w:color w:val="8000FF"/>
          <w:sz w:val="22"/>
          <w:szCs w:val="22"/>
        </w:rPr>
        <w:tab/>
      </w:r>
    </w:p>
    <w:p w14:paraId="0082F377">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"extraName": "{ Tiền phí đặc biệt, Tiền phí,  } ",</w:t>
      </w:r>
    </w:p>
    <w:p w14:paraId="105CEE6D">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"extraValue": "{ 00 ,00,}"</w:t>
      </w:r>
      <w:r>
        <w:rPr>
          <w:bCs/>
          <w:snapToGrid/>
          <w:color w:val="8000FF"/>
          <w:sz w:val="22"/>
          <w:szCs w:val="22"/>
        </w:rPr>
        <w:tab/>
      </w:r>
    </w:p>
    <w:p w14:paraId="54F54EBB">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w:t>
      </w:r>
    </w:p>
    <w:p w14:paraId="5773BBE2">
      <w:pPr>
        <w:pStyle w:val="124"/>
        <w:rPr>
          <w:sz w:val="22"/>
          <w:szCs w:val="22"/>
        </w:rPr>
      </w:pPr>
      <w:bookmarkStart w:id="24" w:name="_Toc115266178"/>
      <w:r>
        <w:rPr>
          <w:sz w:val="22"/>
          <w:szCs w:val="22"/>
        </w:rPr>
        <w:t>metadata</w:t>
      </w:r>
      <w:bookmarkEnd w:id="24"/>
    </w:p>
    <w:p w14:paraId="3477BAE7">
      <w:pPr>
        <w:pStyle w:val="4"/>
        <w:rPr>
          <w:sz w:val="22"/>
          <w:szCs w:val="22"/>
        </w:rPr>
      </w:pPr>
      <w:r>
        <w:rPr>
          <w:sz w:val="22"/>
          <w:szCs w:val="22"/>
        </w:rPr>
        <w:t>Dữ liệu các trường thông tin động (Thông tin trường bổ sung), ngoài các trường thông tin được mô tả ở trong mục 6 này. Nếu như trường thông tin chưa tồn tại trong mục 5, sẽ phải khai thêm. Trường động này sẽ gắn riêng cho từng mẫu hóa đơn của từng khách hàng. Danh sách các trường động của một mẫu cụ thể sẽ được lấy bằng hàm 7.7</w:t>
      </w:r>
    </w:p>
    <w:tbl>
      <w:tblPr>
        <w:tblStyle w:val="13"/>
        <w:tblW w:w="9497" w:type="dxa"/>
        <w:tblInd w:w="5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0"/>
        <w:gridCol w:w="2556"/>
        <w:gridCol w:w="4961"/>
      </w:tblGrid>
      <w:tr w14:paraId="5E1FE9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5" w:hRule="atLeast"/>
        </w:trPr>
        <w:tc>
          <w:tcPr>
            <w:tcW w:w="1980" w:type="dxa"/>
            <w:shd w:val="clear" w:color="auto" w:fill="EEECE1"/>
            <w:noWrap w:val="0"/>
            <w:vAlign w:val="top"/>
          </w:tcPr>
          <w:p w14:paraId="23317B44">
            <w:pPr>
              <w:jc w:val="center"/>
              <w:rPr>
                <w:b/>
                <w:sz w:val="22"/>
                <w:szCs w:val="22"/>
              </w:rPr>
            </w:pPr>
            <w:r>
              <w:rPr>
                <w:b/>
                <w:sz w:val="22"/>
                <w:szCs w:val="22"/>
              </w:rPr>
              <w:t>Tên trường</w:t>
            </w:r>
          </w:p>
        </w:tc>
        <w:tc>
          <w:tcPr>
            <w:tcW w:w="2556" w:type="dxa"/>
            <w:shd w:val="clear" w:color="auto" w:fill="EEECE1"/>
            <w:noWrap w:val="0"/>
            <w:vAlign w:val="top"/>
          </w:tcPr>
          <w:p w14:paraId="187F12CC">
            <w:pPr>
              <w:jc w:val="center"/>
              <w:rPr>
                <w:b/>
                <w:sz w:val="22"/>
                <w:szCs w:val="22"/>
              </w:rPr>
            </w:pPr>
            <w:r>
              <w:rPr>
                <w:b/>
                <w:sz w:val="22"/>
                <w:szCs w:val="22"/>
              </w:rPr>
              <w:t>Kiểu dữ liệu</w:t>
            </w:r>
          </w:p>
        </w:tc>
        <w:tc>
          <w:tcPr>
            <w:tcW w:w="4961" w:type="dxa"/>
            <w:shd w:val="clear" w:color="auto" w:fill="EEECE1"/>
            <w:noWrap w:val="0"/>
            <w:vAlign w:val="top"/>
          </w:tcPr>
          <w:p w14:paraId="1AF29E0E">
            <w:pPr>
              <w:jc w:val="center"/>
              <w:rPr>
                <w:b/>
                <w:sz w:val="22"/>
                <w:szCs w:val="22"/>
              </w:rPr>
            </w:pPr>
            <w:r>
              <w:rPr>
                <w:b/>
                <w:sz w:val="22"/>
                <w:szCs w:val="22"/>
              </w:rPr>
              <w:t>Mô tả</w:t>
            </w:r>
          </w:p>
        </w:tc>
      </w:tr>
      <w:tr w14:paraId="13CEF2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noWrap w:val="0"/>
            <w:vAlign w:val="top"/>
          </w:tcPr>
          <w:p w14:paraId="43AE6C7E">
            <w:pPr>
              <w:spacing w:before="0"/>
              <w:ind w:left="0"/>
              <w:jc w:val="both"/>
              <w:rPr>
                <w:sz w:val="22"/>
                <w:szCs w:val="22"/>
              </w:rPr>
            </w:pPr>
            <w:r>
              <w:rPr>
                <w:sz w:val="22"/>
                <w:szCs w:val="22"/>
              </w:rPr>
              <w:t>keyTag</w:t>
            </w:r>
          </w:p>
        </w:tc>
        <w:tc>
          <w:tcPr>
            <w:tcW w:w="2556" w:type="dxa"/>
            <w:noWrap w:val="0"/>
            <w:vAlign w:val="top"/>
          </w:tcPr>
          <w:p w14:paraId="6B871E1A">
            <w:pPr>
              <w:spacing w:before="0"/>
              <w:ind w:left="0"/>
              <w:jc w:val="both"/>
              <w:rPr>
                <w:sz w:val="22"/>
                <w:szCs w:val="22"/>
              </w:rPr>
            </w:pPr>
            <w:r>
              <w:rPr>
                <w:sz w:val="22"/>
                <w:szCs w:val="22"/>
              </w:rPr>
              <w:t>Required: false</w:t>
            </w:r>
          </w:p>
          <w:p w14:paraId="0A5AB2B0">
            <w:pPr>
              <w:spacing w:before="0"/>
              <w:ind w:left="0"/>
              <w:jc w:val="both"/>
              <w:rPr>
                <w:sz w:val="22"/>
                <w:szCs w:val="22"/>
              </w:rPr>
            </w:pPr>
            <w:r>
              <w:rPr>
                <w:sz w:val="22"/>
                <w:szCs w:val="22"/>
              </w:rPr>
              <w:t>DataType: String</w:t>
            </w:r>
          </w:p>
          <w:p w14:paraId="76BB754F">
            <w:pPr>
              <w:spacing w:before="0"/>
              <w:ind w:left="0"/>
              <w:jc w:val="both"/>
              <w:rPr>
                <w:sz w:val="22"/>
                <w:szCs w:val="22"/>
              </w:rPr>
            </w:pPr>
            <w:r>
              <w:rPr>
                <w:sz w:val="22"/>
                <w:szCs w:val="22"/>
              </w:rPr>
              <w:t xml:space="preserve">Minlength: </w:t>
            </w:r>
          </w:p>
          <w:p w14:paraId="6032BB46">
            <w:pPr>
              <w:spacing w:before="0"/>
              <w:ind w:left="0"/>
              <w:jc w:val="both"/>
              <w:rPr>
                <w:sz w:val="22"/>
                <w:szCs w:val="22"/>
              </w:rPr>
            </w:pPr>
            <w:r>
              <w:rPr>
                <w:sz w:val="22"/>
                <w:szCs w:val="22"/>
              </w:rPr>
              <w:t xml:space="preserve">Maxlength: </w:t>
            </w:r>
          </w:p>
          <w:p w14:paraId="055B95A9">
            <w:pPr>
              <w:spacing w:before="0"/>
              <w:ind w:left="0"/>
              <w:jc w:val="both"/>
              <w:rPr>
                <w:sz w:val="22"/>
                <w:szCs w:val="22"/>
              </w:rPr>
            </w:pPr>
            <w:r>
              <w:rPr>
                <w:sz w:val="22"/>
                <w:szCs w:val="22"/>
              </w:rPr>
              <w:t xml:space="preserve">Format: </w:t>
            </w:r>
          </w:p>
        </w:tc>
        <w:tc>
          <w:tcPr>
            <w:tcW w:w="4961" w:type="dxa"/>
            <w:noWrap w:val="0"/>
            <w:vAlign w:val="top"/>
          </w:tcPr>
          <w:p w14:paraId="21605EB6">
            <w:pPr>
              <w:spacing w:before="0" w:line="240" w:lineRule="auto"/>
              <w:ind w:left="0"/>
              <w:jc w:val="both"/>
              <w:rPr>
                <w:sz w:val="22"/>
                <w:szCs w:val="22"/>
              </w:rPr>
            </w:pPr>
            <w:r>
              <w:rPr>
                <w:sz w:val="22"/>
                <w:szCs w:val="22"/>
              </w:rPr>
              <w:t>Tên dữ liệu</w:t>
            </w:r>
          </w:p>
          <w:p w14:paraId="35EA4863">
            <w:pPr>
              <w:spacing w:before="0" w:line="240" w:lineRule="auto"/>
              <w:ind w:left="0"/>
              <w:jc w:val="both"/>
              <w:rPr>
                <w:sz w:val="22"/>
                <w:szCs w:val="22"/>
              </w:rPr>
            </w:pPr>
            <w:r>
              <w:rPr>
                <w:sz w:val="22"/>
                <w:szCs w:val="22"/>
              </w:rPr>
              <w:t xml:space="preserve">Text: </w:t>
            </w:r>
          </w:p>
          <w:p w14:paraId="7D6D0CC3">
            <w:pPr>
              <w:spacing w:before="0" w:line="240" w:lineRule="auto"/>
              <w:ind w:left="0"/>
              <w:jc w:val="both"/>
              <w:rPr>
                <w:sz w:val="22"/>
                <w:szCs w:val="22"/>
              </w:rPr>
            </w:pPr>
            <w:r>
              <w:rPr>
                <w:sz w:val="22"/>
                <w:szCs w:val="22"/>
              </w:rPr>
              <w:t>Number:</w:t>
            </w:r>
          </w:p>
          <w:p w14:paraId="3E0E9D8B">
            <w:pPr>
              <w:spacing w:before="0" w:line="240" w:lineRule="auto"/>
              <w:ind w:left="0"/>
              <w:jc w:val="both"/>
              <w:rPr>
                <w:sz w:val="22"/>
                <w:szCs w:val="22"/>
              </w:rPr>
            </w:pPr>
            <w:r>
              <w:rPr>
                <w:sz w:val="22"/>
                <w:szCs w:val="22"/>
              </w:rPr>
              <w:t>Date: Duedate</w:t>
            </w:r>
          </w:p>
          <w:p w14:paraId="6DD01B27">
            <w:pPr>
              <w:spacing w:before="0" w:line="240" w:lineRule="auto"/>
              <w:ind w:left="0"/>
              <w:rPr>
                <w:sz w:val="22"/>
                <w:szCs w:val="22"/>
              </w:rPr>
            </w:pPr>
          </w:p>
        </w:tc>
      </w:tr>
      <w:tr w14:paraId="6366D2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noWrap w:val="0"/>
            <w:vAlign w:val="top"/>
          </w:tcPr>
          <w:p w14:paraId="6461B62E">
            <w:pPr>
              <w:spacing w:before="0"/>
              <w:ind w:left="0"/>
              <w:jc w:val="both"/>
              <w:rPr>
                <w:sz w:val="22"/>
                <w:szCs w:val="22"/>
              </w:rPr>
            </w:pPr>
            <w:r>
              <w:rPr>
                <w:sz w:val="22"/>
                <w:szCs w:val="22"/>
              </w:rPr>
              <w:t>valueType</w:t>
            </w:r>
          </w:p>
        </w:tc>
        <w:tc>
          <w:tcPr>
            <w:tcW w:w="2556" w:type="dxa"/>
            <w:noWrap w:val="0"/>
            <w:vAlign w:val="top"/>
          </w:tcPr>
          <w:p w14:paraId="4625AC56">
            <w:pPr>
              <w:spacing w:before="0"/>
              <w:ind w:left="0"/>
              <w:jc w:val="both"/>
              <w:rPr>
                <w:sz w:val="22"/>
                <w:szCs w:val="22"/>
              </w:rPr>
            </w:pPr>
            <w:r>
              <w:rPr>
                <w:sz w:val="22"/>
                <w:szCs w:val="22"/>
              </w:rPr>
              <w:t>Required: false</w:t>
            </w:r>
          </w:p>
          <w:p w14:paraId="70E86A8B">
            <w:pPr>
              <w:spacing w:before="0"/>
              <w:ind w:left="0"/>
              <w:jc w:val="both"/>
              <w:rPr>
                <w:sz w:val="22"/>
                <w:szCs w:val="22"/>
              </w:rPr>
            </w:pPr>
            <w:r>
              <w:rPr>
                <w:sz w:val="22"/>
                <w:szCs w:val="22"/>
              </w:rPr>
              <w:t>DataType: String</w:t>
            </w:r>
          </w:p>
          <w:p w14:paraId="05ED5AB3">
            <w:pPr>
              <w:spacing w:before="0"/>
              <w:ind w:left="0"/>
              <w:jc w:val="both"/>
              <w:rPr>
                <w:sz w:val="22"/>
                <w:szCs w:val="22"/>
              </w:rPr>
            </w:pPr>
            <w:r>
              <w:rPr>
                <w:sz w:val="22"/>
                <w:szCs w:val="22"/>
              </w:rPr>
              <w:t xml:space="preserve">Minlength: </w:t>
            </w:r>
          </w:p>
          <w:p w14:paraId="59516BF2">
            <w:pPr>
              <w:spacing w:before="0"/>
              <w:ind w:left="0"/>
              <w:jc w:val="both"/>
              <w:rPr>
                <w:sz w:val="22"/>
                <w:szCs w:val="22"/>
              </w:rPr>
            </w:pPr>
            <w:r>
              <w:rPr>
                <w:sz w:val="22"/>
                <w:szCs w:val="22"/>
              </w:rPr>
              <w:t xml:space="preserve">Maxlength: </w:t>
            </w:r>
          </w:p>
          <w:p w14:paraId="138407C6">
            <w:pPr>
              <w:spacing w:before="0"/>
              <w:ind w:left="0"/>
              <w:jc w:val="both"/>
              <w:rPr>
                <w:sz w:val="22"/>
                <w:szCs w:val="22"/>
              </w:rPr>
            </w:pPr>
            <w:r>
              <w:rPr>
                <w:sz w:val="22"/>
                <w:szCs w:val="22"/>
              </w:rPr>
              <w:t xml:space="preserve">Format: </w:t>
            </w:r>
          </w:p>
        </w:tc>
        <w:tc>
          <w:tcPr>
            <w:tcW w:w="4961" w:type="dxa"/>
            <w:noWrap w:val="0"/>
            <w:vAlign w:val="top"/>
          </w:tcPr>
          <w:p w14:paraId="5B8E86EB">
            <w:pPr>
              <w:spacing w:before="0"/>
              <w:ind w:left="41"/>
              <w:rPr>
                <w:sz w:val="22"/>
                <w:szCs w:val="22"/>
              </w:rPr>
            </w:pPr>
            <w:r>
              <w:rPr>
                <w:sz w:val="22"/>
                <w:szCs w:val="22"/>
              </w:rPr>
              <w:t>Kiểu dữ liệu gồm: text, number, date</w:t>
            </w:r>
          </w:p>
          <w:p w14:paraId="37C42376">
            <w:pPr>
              <w:spacing w:before="0"/>
              <w:ind w:left="41"/>
              <w:jc w:val="both"/>
              <w:rPr>
                <w:sz w:val="22"/>
                <w:szCs w:val="22"/>
              </w:rPr>
            </w:pPr>
          </w:p>
        </w:tc>
      </w:tr>
      <w:tr w14:paraId="700AC5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noWrap w:val="0"/>
            <w:vAlign w:val="top"/>
          </w:tcPr>
          <w:p w14:paraId="618ECD6E">
            <w:pPr>
              <w:spacing w:before="0"/>
              <w:ind w:left="0"/>
              <w:jc w:val="both"/>
              <w:rPr>
                <w:sz w:val="22"/>
                <w:szCs w:val="22"/>
              </w:rPr>
            </w:pPr>
            <w:r>
              <w:rPr>
                <w:sz w:val="22"/>
                <w:szCs w:val="22"/>
              </w:rPr>
              <w:t>dateValue</w:t>
            </w:r>
          </w:p>
        </w:tc>
        <w:tc>
          <w:tcPr>
            <w:tcW w:w="2556" w:type="dxa"/>
            <w:noWrap w:val="0"/>
            <w:vAlign w:val="top"/>
          </w:tcPr>
          <w:p w14:paraId="0F459A67">
            <w:pPr>
              <w:spacing w:before="0"/>
              <w:ind w:left="0"/>
              <w:jc w:val="both"/>
              <w:rPr>
                <w:sz w:val="22"/>
                <w:szCs w:val="22"/>
              </w:rPr>
            </w:pPr>
            <w:r>
              <w:rPr>
                <w:sz w:val="22"/>
                <w:szCs w:val="22"/>
              </w:rPr>
              <w:t>Required: false</w:t>
            </w:r>
          </w:p>
          <w:p w14:paraId="38380A79">
            <w:pPr>
              <w:spacing w:before="0"/>
              <w:ind w:left="0"/>
              <w:jc w:val="both"/>
              <w:rPr>
                <w:sz w:val="22"/>
                <w:szCs w:val="22"/>
              </w:rPr>
            </w:pPr>
            <w:r>
              <w:rPr>
                <w:sz w:val="22"/>
                <w:szCs w:val="22"/>
              </w:rPr>
              <w:t>DataType: Date</w:t>
            </w:r>
          </w:p>
          <w:p w14:paraId="5FCD2FB9">
            <w:pPr>
              <w:spacing w:before="0"/>
              <w:ind w:left="0"/>
              <w:jc w:val="both"/>
              <w:rPr>
                <w:sz w:val="22"/>
                <w:szCs w:val="22"/>
              </w:rPr>
            </w:pPr>
            <w:r>
              <w:rPr>
                <w:sz w:val="22"/>
                <w:szCs w:val="22"/>
              </w:rPr>
              <w:t xml:space="preserve">Minlength: </w:t>
            </w:r>
          </w:p>
          <w:p w14:paraId="0B284CDA">
            <w:pPr>
              <w:spacing w:before="0"/>
              <w:ind w:left="0"/>
              <w:jc w:val="both"/>
              <w:rPr>
                <w:sz w:val="22"/>
                <w:szCs w:val="22"/>
              </w:rPr>
            </w:pPr>
            <w:r>
              <w:rPr>
                <w:sz w:val="22"/>
                <w:szCs w:val="22"/>
              </w:rPr>
              <w:t xml:space="preserve">Maxlength: </w:t>
            </w:r>
          </w:p>
          <w:p w14:paraId="6CAEE79A">
            <w:pPr>
              <w:spacing w:before="0"/>
              <w:ind w:left="0"/>
              <w:jc w:val="both"/>
              <w:rPr>
                <w:sz w:val="22"/>
                <w:szCs w:val="22"/>
              </w:rPr>
            </w:pPr>
            <w:r>
              <w:rPr>
                <w:sz w:val="22"/>
                <w:szCs w:val="22"/>
              </w:rPr>
              <w:t xml:space="preserve">Format: </w:t>
            </w:r>
          </w:p>
        </w:tc>
        <w:tc>
          <w:tcPr>
            <w:tcW w:w="4961" w:type="dxa"/>
            <w:noWrap w:val="0"/>
            <w:vAlign w:val="top"/>
          </w:tcPr>
          <w:p w14:paraId="355CB04C">
            <w:pPr>
              <w:spacing w:before="0"/>
              <w:ind w:left="41"/>
              <w:jc w:val="both"/>
              <w:rPr>
                <w:sz w:val="22"/>
                <w:szCs w:val="22"/>
              </w:rPr>
            </w:pPr>
            <w:r>
              <w:rPr>
                <w:sz w:val="22"/>
                <w:szCs w:val="22"/>
              </w:rPr>
              <w:t>Giá trị dữ liệu khi kiểu là date.</w:t>
            </w:r>
          </w:p>
          <w:p w14:paraId="3720C4E9">
            <w:pPr>
              <w:spacing w:before="0"/>
              <w:ind w:left="41"/>
              <w:rPr>
                <w:sz w:val="22"/>
                <w:szCs w:val="22"/>
              </w:rPr>
            </w:pPr>
          </w:p>
        </w:tc>
      </w:tr>
      <w:tr w14:paraId="7C6A73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noWrap w:val="0"/>
            <w:vAlign w:val="top"/>
          </w:tcPr>
          <w:p w14:paraId="5CEBAB8B">
            <w:pPr>
              <w:spacing w:before="0"/>
              <w:ind w:left="0"/>
              <w:jc w:val="both"/>
              <w:rPr>
                <w:sz w:val="22"/>
                <w:szCs w:val="22"/>
              </w:rPr>
            </w:pPr>
            <w:r>
              <w:rPr>
                <w:sz w:val="22"/>
                <w:szCs w:val="22"/>
              </w:rPr>
              <w:t>stringValue</w:t>
            </w:r>
          </w:p>
        </w:tc>
        <w:tc>
          <w:tcPr>
            <w:tcW w:w="2556" w:type="dxa"/>
            <w:noWrap w:val="0"/>
            <w:vAlign w:val="top"/>
          </w:tcPr>
          <w:p w14:paraId="2182EFFB">
            <w:pPr>
              <w:spacing w:before="0"/>
              <w:ind w:left="0"/>
              <w:jc w:val="both"/>
              <w:rPr>
                <w:sz w:val="22"/>
                <w:szCs w:val="22"/>
              </w:rPr>
            </w:pPr>
            <w:r>
              <w:rPr>
                <w:sz w:val="22"/>
                <w:szCs w:val="22"/>
              </w:rPr>
              <w:t>Required: false</w:t>
            </w:r>
          </w:p>
          <w:p w14:paraId="173753AB">
            <w:pPr>
              <w:spacing w:before="0"/>
              <w:ind w:left="0"/>
              <w:jc w:val="both"/>
              <w:rPr>
                <w:sz w:val="22"/>
                <w:szCs w:val="22"/>
              </w:rPr>
            </w:pPr>
            <w:r>
              <w:rPr>
                <w:sz w:val="22"/>
                <w:szCs w:val="22"/>
              </w:rPr>
              <w:t>DataType: String</w:t>
            </w:r>
          </w:p>
          <w:p w14:paraId="4B30FDA6">
            <w:pPr>
              <w:spacing w:before="0"/>
              <w:ind w:left="0"/>
              <w:jc w:val="both"/>
              <w:rPr>
                <w:sz w:val="22"/>
                <w:szCs w:val="22"/>
              </w:rPr>
            </w:pPr>
            <w:r>
              <w:rPr>
                <w:sz w:val="22"/>
                <w:szCs w:val="22"/>
              </w:rPr>
              <w:t xml:space="preserve">Minlength: </w:t>
            </w:r>
          </w:p>
          <w:p w14:paraId="312AC86D">
            <w:pPr>
              <w:spacing w:before="0"/>
              <w:ind w:left="0"/>
              <w:jc w:val="both"/>
              <w:rPr>
                <w:sz w:val="22"/>
                <w:szCs w:val="22"/>
                <w:lang w:val="en"/>
              </w:rPr>
            </w:pPr>
            <w:r>
              <w:rPr>
                <w:sz w:val="22"/>
                <w:szCs w:val="22"/>
              </w:rPr>
              <w:t xml:space="preserve">Maxlength: </w:t>
            </w:r>
            <w:r>
              <w:rPr>
                <w:sz w:val="22"/>
                <w:szCs w:val="22"/>
                <w:lang w:val="vi-VN"/>
              </w:rPr>
              <w:t>5</w:t>
            </w:r>
            <w:r>
              <w:rPr>
                <w:sz w:val="22"/>
                <w:szCs w:val="22"/>
                <w:lang w:val="en"/>
              </w:rPr>
              <w:t>00</w:t>
            </w:r>
          </w:p>
          <w:p w14:paraId="5E1C800D">
            <w:pPr>
              <w:spacing w:before="0"/>
              <w:ind w:left="0"/>
              <w:jc w:val="both"/>
              <w:rPr>
                <w:sz w:val="22"/>
                <w:szCs w:val="22"/>
              </w:rPr>
            </w:pPr>
            <w:r>
              <w:rPr>
                <w:sz w:val="22"/>
                <w:szCs w:val="22"/>
              </w:rPr>
              <w:t>Format:</w:t>
            </w:r>
          </w:p>
        </w:tc>
        <w:tc>
          <w:tcPr>
            <w:tcW w:w="4961" w:type="dxa"/>
            <w:noWrap w:val="0"/>
            <w:vAlign w:val="top"/>
          </w:tcPr>
          <w:p w14:paraId="7CA36511">
            <w:pPr>
              <w:spacing w:before="0"/>
              <w:ind w:left="41"/>
              <w:jc w:val="both"/>
              <w:rPr>
                <w:sz w:val="22"/>
                <w:szCs w:val="22"/>
              </w:rPr>
            </w:pPr>
            <w:r>
              <w:rPr>
                <w:sz w:val="22"/>
                <w:szCs w:val="22"/>
              </w:rPr>
              <w:t>Giá trị dữ liệu khi kiểu là text</w:t>
            </w:r>
          </w:p>
          <w:p w14:paraId="5FBF938C">
            <w:pPr>
              <w:spacing w:before="0"/>
              <w:ind w:left="41"/>
              <w:rPr>
                <w:sz w:val="22"/>
                <w:szCs w:val="22"/>
              </w:rPr>
            </w:pPr>
          </w:p>
        </w:tc>
      </w:tr>
      <w:tr w14:paraId="1945D8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noWrap w:val="0"/>
            <w:vAlign w:val="top"/>
          </w:tcPr>
          <w:p w14:paraId="16057A3D">
            <w:pPr>
              <w:spacing w:before="0"/>
              <w:ind w:left="0"/>
              <w:jc w:val="both"/>
              <w:rPr>
                <w:sz w:val="22"/>
                <w:szCs w:val="22"/>
              </w:rPr>
            </w:pPr>
            <w:r>
              <w:rPr>
                <w:sz w:val="22"/>
                <w:szCs w:val="22"/>
              </w:rPr>
              <w:t>numberValue</w:t>
            </w:r>
          </w:p>
        </w:tc>
        <w:tc>
          <w:tcPr>
            <w:tcW w:w="2556" w:type="dxa"/>
            <w:noWrap w:val="0"/>
            <w:vAlign w:val="top"/>
          </w:tcPr>
          <w:p w14:paraId="1DBF8246">
            <w:pPr>
              <w:spacing w:before="0"/>
              <w:ind w:left="0"/>
              <w:jc w:val="both"/>
              <w:rPr>
                <w:sz w:val="22"/>
                <w:szCs w:val="22"/>
              </w:rPr>
            </w:pPr>
            <w:r>
              <w:rPr>
                <w:sz w:val="22"/>
                <w:szCs w:val="22"/>
              </w:rPr>
              <w:t>Required: false</w:t>
            </w:r>
          </w:p>
          <w:p w14:paraId="112C69FA">
            <w:pPr>
              <w:spacing w:before="0"/>
              <w:ind w:left="0"/>
              <w:jc w:val="both"/>
              <w:rPr>
                <w:sz w:val="22"/>
                <w:szCs w:val="22"/>
              </w:rPr>
            </w:pPr>
            <w:r>
              <w:rPr>
                <w:sz w:val="22"/>
                <w:szCs w:val="22"/>
              </w:rPr>
              <w:t>DataType: Integer</w:t>
            </w:r>
          </w:p>
          <w:p w14:paraId="60A76C00">
            <w:pPr>
              <w:spacing w:before="0"/>
              <w:ind w:left="0"/>
              <w:jc w:val="both"/>
              <w:rPr>
                <w:sz w:val="22"/>
                <w:szCs w:val="22"/>
              </w:rPr>
            </w:pPr>
            <w:r>
              <w:rPr>
                <w:sz w:val="22"/>
                <w:szCs w:val="22"/>
              </w:rPr>
              <w:t xml:space="preserve">Minlength: </w:t>
            </w:r>
          </w:p>
          <w:p w14:paraId="29D838D1">
            <w:pPr>
              <w:spacing w:before="0"/>
              <w:ind w:left="0"/>
              <w:jc w:val="both"/>
              <w:rPr>
                <w:sz w:val="22"/>
                <w:szCs w:val="22"/>
              </w:rPr>
            </w:pPr>
            <w:r>
              <w:rPr>
                <w:sz w:val="22"/>
                <w:szCs w:val="22"/>
              </w:rPr>
              <w:t>Maxlength: 6</w:t>
            </w:r>
          </w:p>
          <w:p w14:paraId="1D4C554D">
            <w:pPr>
              <w:spacing w:before="0"/>
              <w:ind w:left="0"/>
              <w:jc w:val="both"/>
              <w:rPr>
                <w:sz w:val="22"/>
                <w:szCs w:val="22"/>
              </w:rPr>
            </w:pPr>
            <w:r>
              <w:rPr>
                <w:sz w:val="22"/>
                <w:szCs w:val="22"/>
              </w:rPr>
              <w:t>Format:</w:t>
            </w:r>
          </w:p>
        </w:tc>
        <w:tc>
          <w:tcPr>
            <w:tcW w:w="4961" w:type="dxa"/>
            <w:noWrap w:val="0"/>
            <w:vAlign w:val="top"/>
          </w:tcPr>
          <w:p w14:paraId="62A809D3">
            <w:pPr>
              <w:spacing w:before="0"/>
              <w:ind w:left="41"/>
              <w:rPr>
                <w:sz w:val="22"/>
                <w:szCs w:val="22"/>
              </w:rPr>
            </w:pPr>
            <w:r>
              <w:rPr>
                <w:sz w:val="22"/>
                <w:szCs w:val="22"/>
              </w:rPr>
              <w:t>Giá trị dữ liệu khi kiểu là number</w:t>
            </w:r>
          </w:p>
          <w:p w14:paraId="6E054C65">
            <w:pPr>
              <w:spacing w:before="0"/>
              <w:ind w:left="41"/>
              <w:rPr>
                <w:sz w:val="22"/>
                <w:szCs w:val="22"/>
              </w:rPr>
            </w:pPr>
          </w:p>
        </w:tc>
      </w:tr>
      <w:tr w14:paraId="5BA3C3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noWrap w:val="0"/>
            <w:vAlign w:val="top"/>
          </w:tcPr>
          <w:p w14:paraId="194C9477">
            <w:pPr>
              <w:spacing w:before="0"/>
              <w:ind w:left="0"/>
              <w:jc w:val="both"/>
              <w:rPr>
                <w:sz w:val="22"/>
                <w:szCs w:val="22"/>
              </w:rPr>
            </w:pPr>
            <w:r>
              <w:rPr>
                <w:sz w:val="22"/>
                <w:szCs w:val="22"/>
              </w:rPr>
              <w:t>keyLabel</w:t>
            </w:r>
          </w:p>
        </w:tc>
        <w:tc>
          <w:tcPr>
            <w:tcW w:w="2556" w:type="dxa"/>
            <w:noWrap w:val="0"/>
            <w:vAlign w:val="top"/>
          </w:tcPr>
          <w:p w14:paraId="0B338DC3">
            <w:pPr>
              <w:spacing w:before="0"/>
              <w:ind w:left="0"/>
              <w:jc w:val="both"/>
              <w:rPr>
                <w:sz w:val="22"/>
                <w:szCs w:val="22"/>
              </w:rPr>
            </w:pPr>
            <w:r>
              <w:rPr>
                <w:sz w:val="22"/>
                <w:szCs w:val="22"/>
              </w:rPr>
              <w:t>Required: false</w:t>
            </w:r>
          </w:p>
          <w:p w14:paraId="15E977EC">
            <w:pPr>
              <w:spacing w:before="0"/>
              <w:ind w:left="0"/>
              <w:jc w:val="both"/>
              <w:rPr>
                <w:sz w:val="22"/>
                <w:szCs w:val="22"/>
              </w:rPr>
            </w:pPr>
            <w:r>
              <w:rPr>
                <w:sz w:val="22"/>
                <w:szCs w:val="22"/>
              </w:rPr>
              <w:t>DataType: String</w:t>
            </w:r>
          </w:p>
          <w:p w14:paraId="106243C6">
            <w:pPr>
              <w:spacing w:before="0"/>
              <w:ind w:left="0"/>
              <w:jc w:val="both"/>
              <w:rPr>
                <w:sz w:val="22"/>
                <w:szCs w:val="22"/>
              </w:rPr>
            </w:pPr>
            <w:r>
              <w:rPr>
                <w:sz w:val="22"/>
                <w:szCs w:val="22"/>
              </w:rPr>
              <w:t xml:space="preserve">Minlength: </w:t>
            </w:r>
          </w:p>
          <w:p w14:paraId="01171B38">
            <w:pPr>
              <w:spacing w:before="0"/>
              <w:ind w:left="0"/>
              <w:jc w:val="both"/>
              <w:rPr>
                <w:sz w:val="22"/>
                <w:szCs w:val="22"/>
              </w:rPr>
            </w:pPr>
            <w:r>
              <w:rPr>
                <w:sz w:val="22"/>
                <w:szCs w:val="22"/>
              </w:rPr>
              <w:t>Maxlength: 50</w:t>
            </w:r>
          </w:p>
          <w:p w14:paraId="6FDDDD0F">
            <w:pPr>
              <w:spacing w:before="0"/>
              <w:ind w:left="0"/>
              <w:jc w:val="both"/>
              <w:rPr>
                <w:sz w:val="22"/>
                <w:szCs w:val="22"/>
              </w:rPr>
            </w:pPr>
            <w:r>
              <w:rPr>
                <w:sz w:val="22"/>
                <w:szCs w:val="22"/>
              </w:rPr>
              <w:t>Format:</w:t>
            </w:r>
          </w:p>
        </w:tc>
        <w:tc>
          <w:tcPr>
            <w:tcW w:w="4961" w:type="dxa"/>
            <w:noWrap w:val="0"/>
            <w:vAlign w:val="top"/>
          </w:tcPr>
          <w:p w14:paraId="23DDDCA0">
            <w:pPr>
              <w:spacing w:before="0"/>
              <w:ind w:left="41"/>
              <w:jc w:val="both"/>
              <w:rPr>
                <w:sz w:val="22"/>
                <w:szCs w:val="22"/>
              </w:rPr>
            </w:pPr>
            <w:r>
              <w:rPr>
                <w:sz w:val="22"/>
                <w:szCs w:val="22"/>
              </w:rPr>
              <w:t>Nhãn hiển thị của dữ liệu</w:t>
            </w:r>
          </w:p>
          <w:p w14:paraId="13895C5E">
            <w:pPr>
              <w:spacing w:before="0"/>
              <w:ind w:left="41"/>
              <w:rPr>
                <w:sz w:val="22"/>
                <w:szCs w:val="22"/>
              </w:rPr>
            </w:pPr>
          </w:p>
        </w:tc>
      </w:tr>
      <w:tr w14:paraId="732A82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noWrap w:val="0"/>
            <w:vAlign w:val="top"/>
          </w:tcPr>
          <w:p w14:paraId="410E0285">
            <w:pPr>
              <w:spacing w:before="0"/>
              <w:ind w:left="0"/>
              <w:jc w:val="both"/>
              <w:rPr>
                <w:sz w:val="22"/>
                <w:szCs w:val="22"/>
              </w:rPr>
            </w:pPr>
            <w:r>
              <w:rPr>
                <w:sz w:val="22"/>
                <w:szCs w:val="22"/>
              </w:rPr>
              <w:t>isRequired</w:t>
            </w:r>
          </w:p>
        </w:tc>
        <w:tc>
          <w:tcPr>
            <w:tcW w:w="2556" w:type="dxa"/>
            <w:noWrap w:val="0"/>
            <w:vAlign w:val="top"/>
          </w:tcPr>
          <w:p w14:paraId="7DB999CC">
            <w:pPr>
              <w:spacing w:before="0"/>
              <w:ind w:left="0"/>
              <w:jc w:val="both"/>
              <w:rPr>
                <w:sz w:val="22"/>
                <w:szCs w:val="22"/>
              </w:rPr>
            </w:pPr>
            <w:r>
              <w:rPr>
                <w:sz w:val="22"/>
                <w:szCs w:val="22"/>
              </w:rPr>
              <w:t>Required: false</w:t>
            </w:r>
          </w:p>
          <w:p w14:paraId="309C39D1">
            <w:pPr>
              <w:spacing w:before="0"/>
              <w:ind w:left="0"/>
              <w:jc w:val="both"/>
              <w:rPr>
                <w:sz w:val="22"/>
                <w:szCs w:val="22"/>
              </w:rPr>
            </w:pPr>
            <w:r>
              <w:rPr>
                <w:sz w:val="22"/>
                <w:szCs w:val="22"/>
              </w:rPr>
              <w:t>DataType: Boolean</w:t>
            </w:r>
          </w:p>
          <w:p w14:paraId="3CF9D1B9">
            <w:pPr>
              <w:spacing w:before="0"/>
              <w:ind w:left="0"/>
              <w:jc w:val="both"/>
              <w:rPr>
                <w:sz w:val="22"/>
                <w:szCs w:val="22"/>
              </w:rPr>
            </w:pPr>
            <w:r>
              <w:rPr>
                <w:sz w:val="22"/>
                <w:szCs w:val="22"/>
              </w:rPr>
              <w:t xml:space="preserve">Minlength: </w:t>
            </w:r>
          </w:p>
          <w:p w14:paraId="2EB482E6">
            <w:pPr>
              <w:spacing w:before="0"/>
              <w:ind w:left="0"/>
              <w:jc w:val="both"/>
              <w:rPr>
                <w:sz w:val="22"/>
                <w:szCs w:val="22"/>
              </w:rPr>
            </w:pPr>
            <w:r>
              <w:rPr>
                <w:sz w:val="22"/>
                <w:szCs w:val="22"/>
              </w:rPr>
              <w:t xml:space="preserve">Maxlength: </w:t>
            </w:r>
          </w:p>
          <w:p w14:paraId="1281D73B">
            <w:pPr>
              <w:spacing w:before="0"/>
              <w:ind w:left="0"/>
              <w:jc w:val="both"/>
              <w:rPr>
                <w:sz w:val="22"/>
                <w:szCs w:val="22"/>
              </w:rPr>
            </w:pPr>
            <w:r>
              <w:rPr>
                <w:sz w:val="22"/>
                <w:szCs w:val="22"/>
              </w:rPr>
              <w:t>Format:</w:t>
            </w:r>
          </w:p>
        </w:tc>
        <w:tc>
          <w:tcPr>
            <w:tcW w:w="4961" w:type="dxa"/>
            <w:noWrap w:val="0"/>
            <w:vAlign w:val="top"/>
          </w:tcPr>
          <w:p w14:paraId="0F9BDF3B">
            <w:pPr>
              <w:spacing w:before="0"/>
              <w:ind w:left="41"/>
              <w:jc w:val="both"/>
              <w:rPr>
                <w:sz w:val="22"/>
                <w:szCs w:val="22"/>
              </w:rPr>
            </w:pPr>
            <w:r>
              <w:rPr>
                <w:sz w:val="22"/>
                <w:szCs w:val="22"/>
              </w:rPr>
              <w:t>Giá trị có bắt buộc hay không</w:t>
            </w:r>
          </w:p>
          <w:p w14:paraId="19EDF9F0">
            <w:pPr>
              <w:spacing w:before="0"/>
              <w:ind w:left="41"/>
              <w:rPr>
                <w:sz w:val="22"/>
                <w:szCs w:val="22"/>
              </w:rPr>
            </w:pPr>
          </w:p>
        </w:tc>
      </w:tr>
      <w:tr w14:paraId="510781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noWrap w:val="0"/>
            <w:vAlign w:val="top"/>
          </w:tcPr>
          <w:p w14:paraId="717B455A">
            <w:pPr>
              <w:spacing w:before="0"/>
              <w:ind w:left="0"/>
              <w:jc w:val="both"/>
              <w:rPr>
                <w:sz w:val="22"/>
                <w:szCs w:val="22"/>
              </w:rPr>
            </w:pPr>
            <w:r>
              <w:rPr>
                <w:sz w:val="22"/>
                <w:szCs w:val="22"/>
              </w:rPr>
              <w:t>isSeller</w:t>
            </w:r>
          </w:p>
        </w:tc>
        <w:tc>
          <w:tcPr>
            <w:tcW w:w="2556" w:type="dxa"/>
            <w:noWrap w:val="0"/>
            <w:vAlign w:val="top"/>
          </w:tcPr>
          <w:p w14:paraId="5023AC14">
            <w:pPr>
              <w:spacing w:before="0"/>
              <w:ind w:left="0"/>
              <w:jc w:val="both"/>
              <w:rPr>
                <w:sz w:val="22"/>
                <w:szCs w:val="22"/>
              </w:rPr>
            </w:pPr>
            <w:r>
              <w:rPr>
                <w:sz w:val="22"/>
                <w:szCs w:val="22"/>
              </w:rPr>
              <w:t>Required: false</w:t>
            </w:r>
          </w:p>
          <w:p w14:paraId="1DEF9600">
            <w:pPr>
              <w:spacing w:before="0"/>
              <w:ind w:left="0"/>
              <w:jc w:val="both"/>
              <w:rPr>
                <w:sz w:val="22"/>
                <w:szCs w:val="22"/>
              </w:rPr>
            </w:pPr>
            <w:r>
              <w:rPr>
                <w:sz w:val="22"/>
                <w:szCs w:val="22"/>
              </w:rPr>
              <w:t>DataType: Boolean</w:t>
            </w:r>
          </w:p>
          <w:p w14:paraId="373505BE">
            <w:pPr>
              <w:spacing w:before="0"/>
              <w:ind w:left="0"/>
              <w:jc w:val="both"/>
              <w:rPr>
                <w:sz w:val="22"/>
                <w:szCs w:val="22"/>
              </w:rPr>
            </w:pPr>
            <w:r>
              <w:rPr>
                <w:sz w:val="22"/>
                <w:szCs w:val="22"/>
              </w:rPr>
              <w:t xml:space="preserve">Minlength: </w:t>
            </w:r>
          </w:p>
          <w:p w14:paraId="41282CD4">
            <w:pPr>
              <w:spacing w:before="0"/>
              <w:ind w:left="0"/>
              <w:jc w:val="both"/>
              <w:rPr>
                <w:sz w:val="22"/>
                <w:szCs w:val="22"/>
              </w:rPr>
            </w:pPr>
            <w:r>
              <w:rPr>
                <w:sz w:val="22"/>
                <w:szCs w:val="22"/>
              </w:rPr>
              <w:t xml:space="preserve">Maxlength: </w:t>
            </w:r>
          </w:p>
          <w:p w14:paraId="0E593A7D">
            <w:pPr>
              <w:spacing w:before="0"/>
              <w:ind w:left="0"/>
              <w:jc w:val="both"/>
              <w:rPr>
                <w:sz w:val="22"/>
                <w:szCs w:val="22"/>
              </w:rPr>
            </w:pPr>
            <w:r>
              <w:rPr>
                <w:sz w:val="22"/>
                <w:szCs w:val="22"/>
              </w:rPr>
              <w:t>Format:</w:t>
            </w:r>
          </w:p>
        </w:tc>
        <w:tc>
          <w:tcPr>
            <w:tcW w:w="4961" w:type="dxa"/>
            <w:noWrap w:val="0"/>
            <w:vAlign w:val="top"/>
          </w:tcPr>
          <w:p w14:paraId="173B38E3">
            <w:pPr>
              <w:spacing w:before="0"/>
              <w:ind w:left="41"/>
              <w:jc w:val="both"/>
              <w:rPr>
                <w:sz w:val="22"/>
                <w:szCs w:val="22"/>
              </w:rPr>
            </w:pPr>
            <w:r>
              <w:rPr>
                <w:sz w:val="22"/>
                <w:szCs w:val="22"/>
              </w:rPr>
              <w:t>Giá trị của người bán hay mua</w:t>
            </w:r>
          </w:p>
          <w:p w14:paraId="1D070753">
            <w:pPr>
              <w:spacing w:before="0"/>
              <w:ind w:left="41"/>
              <w:jc w:val="both"/>
              <w:rPr>
                <w:sz w:val="22"/>
                <w:szCs w:val="22"/>
              </w:rPr>
            </w:pPr>
            <w:r>
              <w:rPr>
                <w:sz w:val="22"/>
                <w:szCs w:val="22"/>
              </w:rPr>
              <w:t>False: Người mua</w:t>
            </w:r>
          </w:p>
          <w:p w14:paraId="620E081C">
            <w:pPr>
              <w:spacing w:before="0"/>
              <w:ind w:left="41"/>
              <w:jc w:val="both"/>
              <w:rPr>
                <w:sz w:val="22"/>
                <w:szCs w:val="22"/>
              </w:rPr>
            </w:pPr>
            <w:r>
              <w:rPr>
                <w:sz w:val="22"/>
                <w:szCs w:val="22"/>
              </w:rPr>
              <w:t>True: Người bán</w:t>
            </w:r>
          </w:p>
          <w:p w14:paraId="09FA2F62">
            <w:pPr>
              <w:spacing w:before="0"/>
              <w:ind w:left="41"/>
              <w:rPr>
                <w:sz w:val="22"/>
                <w:szCs w:val="22"/>
              </w:rPr>
            </w:pPr>
          </w:p>
        </w:tc>
      </w:tr>
    </w:tbl>
    <w:p w14:paraId="5E634520">
      <w:pPr>
        <w:pStyle w:val="4"/>
        <w:rPr>
          <w:sz w:val="22"/>
          <w:szCs w:val="22"/>
        </w:rPr>
      </w:pPr>
      <w:r>
        <w:rPr>
          <w:sz w:val="22"/>
          <w:szCs w:val="22"/>
        </w:rPr>
        <w:t>Dữ liệu mẫu</w:t>
      </w:r>
    </w:p>
    <w:p w14:paraId="70533941">
      <w:pPr>
        <w:widowControl/>
        <w:shd w:val="clear" w:color="auto" w:fill="DBE5F1"/>
        <w:spacing w:before="0" w:line="240" w:lineRule="auto"/>
        <w:ind w:left="567"/>
        <w:jc w:val="both"/>
        <w:rPr>
          <w:bCs/>
          <w:snapToGrid/>
          <w:color w:val="8000FF"/>
          <w:sz w:val="22"/>
          <w:szCs w:val="22"/>
        </w:rPr>
      </w:pPr>
      <w:r>
        <w:rPr>
          <w:bCs/>
          <w:snapToGrid/>
          <w:color w:val="8000FF"/>
          <w:sz w:val="22"/>
          <w:szCs w:val="22"/>
        </w:rPr>
        <w:t>"metadata": [</w:t>
      </w:r>
    </w:p>
    <w:p w14:paraId="677B1451">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w:t>
      </w:r>
    </w:p>
    <w:p w14:paraId="1ECDB3F8">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"keyTag": "dueDate",</w:t>
      </w:r>
    </w:p>
    <w:p w14:paraId="28DD0B6F">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"valueType": "date",</w:t>
      </w:r>
    </w:p>
    <w:p w14:paraId="3E61AEA0">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"dateValue": 1544115600000,</w:t>
      </w:r>
    </w:p>
    <w:p w14:paraId="7771524C">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"keyLabel": "Hạn thanh toán",</w:t>
      </w:r>
    </w:p>
    <w:p w14:paraId="441B2A22">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"isRequired": false,</w:t>
      </w:r>
    </w:p>
    <w:p w14:paraId="7CE11C22">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"isSeller": false</w:t>
      </w:r>
    </w:p>
    <w:p w14:paraId="5104A9CC">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w:t>
      </w:r>
    </w:p>
    <w:p w14:paraId="5B2F9B2A">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w:t>
      </w:r>
    </w:p>
    <w:p w14:paraId="736E5C8C">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"keyTag": "contractNo",</w:t>
      </w:r>
    </w:p>
    <w:p w14:paraId="3173CED6">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"stringValue": "555",</w:t>
      </w:r>
    </w:p>
    <w:p w14:paraId="251D4D98">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"valueType": "text",</w:t>
      </w:r>
    </w:p>
    <w:p w14:paraId="57CAC4B9">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"keyLabel": "Hợp dong số",</w:t>
      </w:r>
    </w:p>
    <w:p w14:paraId="2F4BE51B">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"isRequired": false,</w:t>
      </w:r>
    </w:p>
    <w:p w14:paraId="3797A728">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"isSeller": false</w:t>
      </w:r>
    </w:p>
    <w:p w14:paraId="55649BD1">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w:t>
      </w:r>
    </w:p>
    <w:p w14:paraId="5960E7C7">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w:t>
      </w:r>
      <w:r>
        <w:rPr>
          <w:bCs/>
          <w:snapToGrid/>
          <w:color w:val="8000FF"/>
          <w:sz w:val="22"/>
          <w:szCs w:val="22"/>
        </w:rPr>
        <w:tab/>
      </w:r>
      <w:r>
        <w:rPr>
          <w:bCs/>
          <w:snapToGrid/>
          <w:color w:val="8000FF"/>
          <w:sz w:val="22"/>
          <w:szCs w:val="22"/>
        </w:rPr>
        <w:t>]</w:t>
      </w:r>
    </w:p>
    <w:p w14:paraId="322B7EEB">
      <w:pPr>
        <w:widowControl/>
        <w:shd w:val="clear" w:color="auto" w:fill="DBE5F1"/>
        <w:spacing w:before="0" w:line="240" w:lineRule="auto"/>
        <w:ind w:left="567"/>
        <w:jc w:val="both"/>
        <w:rPr>
          <w:bCs/>
          <w:snapToGrid/>
          <w:color w:val="8000FF"/>
          <w:sz w:val="22"/>
          <w:szCs w:val="22"/>
        </w:rPr>
      </w:pPr>
    </w:p>
    <w:p w14:paraId="25125E9B">
      <w:pPr>
        <w:pStyle w:val="4"/>
        <w:rPr>
          <w:sz w:val="22"/>
          <w:szCs w:val="22"/>
        </w:rPr>
      </w:pPr>
      <w:r>
        <w:rPr>
          <w:sz w:val="22"/>
          <w:szCs w:val="22"/>
        </w:rPr>
        <w:t xml:space="preserve">Một số metadata </w:t>
      </w:r>
      <w:r>
        <w:rPr>
          <w:b/>
          <w:sz w:val="22"/>
          <w:szCs w:val="22"/>
        </w:rPr>
        <w:t>đặc biệt</w:t>
      </w:r>
      <w:r>
        <w:rPr>
          <w:sz w:val="22"/>
          <w:szCs w:val="22"/>
        </w:rPr>
        <w:t xml:space="preserve"> (được sử dụng làm trường chuẩn của XML thông tư 78)</w:t>
      </w:r>
    </w:p>
    <w:tbl>
      <w:tblPr>
        <w:tblStyle w:val="13"/>
        <w:tblW w:w="9497" w:type="dxa"/>
        <w:tblInd w:w="5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0"/>
        <w:gridCol w:w="2556"/>
        <w:gridCol w:w="4961"/>
      </w:tblGrid>
      <w:tr w14:paraId="26B055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5" w:hRule="atLeast"/>
        </w:trPr>
        <w:tc>
          <w:tcPr>
            <w:tcW w:w="1980" w:type="dxa"/>
            <w:shd w:val="clear" w:color="auto" w:fill="EEECE1"/>
            <w:noWrap w:val="0"/>
            <w:vAlign w:val="top"/>
          </w:tcPr>
          <w:p w14:paraId="5E9342EB">
            <w:pPr>
              <w:ind w:left="-90"/>
              <w:jc w:val="center"/>
              <w:rPr>
                <w:b/>
                <w:sz w:val="22"/>
                <w:szCs w:val="22"/>
              </w:rPr>
            </w:pPr>
            <w:r>
              <w:rPr>
                <w:b/>
                <w:sz w:val="22"/>
                <w:szCs w:val="22"/>
              </w:rPr>
              <w:t>Tên trường</w:t>
            </w:r>
          </w:p>
        </w:tc>
        <w:tc>
          <w:tcPr>
            <w:tcW w:w="2556" w:type="dxa"/>
            <w:shd w:val="clear" w:color="auto" w:fill="EEECE1"/>
            <w:noWrap w:val="0"/>
            <w:vAlign w:val="top"/>
          </w:tcPr>
          <w:p w14:paraId="50C3C40F">
            <w:pPr>
              <w:ind w:left="-89"/>
              <w:jc w:val="center"/>
              <w:rPr>
                <w:b/>
                <w:sz w:val="22"/>
                <w:szCs w:val="22"/>
              </w:rPr>
            </w:pPr>
            <w:r>
              <w:rPr>
                <w:b/>
                <w:sz w:val="22"/>
                <w:szCs w:val="22"/>
              </w:rPr>
              <w:t>Kiểu dữ liệu</w:t>
            </w:r>
          </w:p>
        </w:tc>
        <w:tc>
          <w:tcPr>
            <w:tcW w:w="4961" w:type="dxa"/>
            <w:shd w:val="clear" w:color="auto" w:fill="EEECE1"/>
            <w:noWrap w:val="0"/>
            <w:vAlign w:val="top"/>
          </w:tcPr>
          <w:p w14:paraId="14A27690">
            <w:pPr>
              <w:ind w:left="-29"/>
              <w:jc w:val="center"/>
              <w:rPr>
                <w:b/>
                <w:sz w:val="22"/>
                <w:szCs w:val="22"/>
              </w:rPr>
            </w:pPr>
            <w:r>
              <w:rPr>
                <w:b/>
                <w:sz w:val="22"/>
                <w:szCs w:val="22"/>
              </w:rPr>
              <w:t>Mô tả</w:t>
            </w:r>
          </w:p>
        </w:tc>
      </w:tr>
      <w:tr w14:paraId="3787B3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1" w:hRule="atLeast"/>
        </w:trPr>
        <w:tc>
          <w:tcPr>
            <w:tcW w:w="9497" w:type="dxa"/>
            <w:gridSpan w:val="3"/>
            <w:noWrap w:val="0"/>
            <w:vAlign w:val="center"/>
          </w:tcPr>
          <w:p w14:paraId="7B96D98B">
            <w:pPr>
              <w:spacing w:before="0" w:line="240" w:lineRule="auto"/>
              <w:ind w:left="0"/>
              <w:rPr>
                <w:b/>
                <w:sz w:val="22"/>
                <w:szCs w:val="22"/>
              </w:rPr>
            </w:pPr>
            <w:r>
              <w:rPr>
                <w:b/>
                <w:sz w:val="22"/>
                <w:szCs w:val="22"/>
              </w:rPr>
              <w:t>PHIẾU XUẤT KHO KIÊM VẬN CHUYỂN NỘI BỘ</w:t>
            </w:r>
          </w:p>
        </w:tc>
      </w:tr>
      <w:tr w14:paraId="68C601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noWrap w:val="0"/>
            <w:vAlign w:val="top"/>
          </w:tcPr>
          <w:p w14:paraId="7C256B23">
            <w:pPr>
              <w:spacing w:before="0"/>
              <w:ind w:left="0"/>
              <w:jc w:val="both"/>
              <w:rPr>
                <w:sz w:val="22"/>
                <w:szCs w:val="22"/>
              </w:rPr>
            </w:pPr>
            <w:r>
              <w:rPr>
                <w:sz w:val="22"/>
                <w:szCs w:val="22"/>
              </w:rPr>
              <w:t>economicContractNo</w:t>
            </w:r>
          </w:p>
        </w:tc>
        <w:tc>
          <w:tcPr>
            <w:tcW w:w="2556" w:type="dxa"/>
            <w:noWrap w:val="0"/>
            <w:vAlign w:val="top"/>
          </w:tcPr>
          <w:p w14:paraId="23737E6C">
            <w:pPr>
              <w:spacing w:before="0"/>
              <w:ind w:left="0"/>
              <w:jc w:val="both"/>
              <w:rPr>
                <w:sz w:val="22"/>
                <w:szCs w:val="22"/>
              </w:rPr>
            </w:pPr>
            <w:r>
              <w:rPr>
                <w:sz w:val="22"/>
                <w:szCs w:val="22"/>
              </w:rPr>
              <w:t>Required: true</w:t>
            </w:r>
          </w:p>
          <w:p w14:paraId="5C00F71A">
            <w:pPr>
              <w:spacing w:before="0"/>
              <w:ind w:left="0"/>
              <w:jc w:val="both"/>
              <w:rPr>
                <w:sz w:val="22"/>
                <w:szCs w:val="22"/>
              </w:rPr>
            </w:pPr>
            <w:r>
              <w:rPr>
                <w:sz w:val="22"/>
                <w:szCs w:val="22"/>
              </w:rPr>
              <w:t>DataType: String</w:t>
            </w:r>
          </w:p>
          <w:p w14:paraId="1606EB3C">
            <w:pPr>
              <w:spacing w:before="0"/>
              <w:ind w:left="0"/>
              <w:jc w:val="both"/>
              <w:rPr>
                <w:sz w:val="22"/>
                <w:szCs w:val="22"/>
              </w:rPr>
            </w:pPr>
            <w:r>
              <w:rPr>
                <w:sz w:val="22"/>
                <w:szCs w:val="22"/>
              </w:rPr>
              <w:t xml:space="preserve">Minlength: </w:t>
            </w:r>
          </w:p>
          <w:p w14:paraId="624A2601">
            <w:pPr>
              <w:spacing w:before="0"/>
              <w:ind w:left="0"/>
              <w:jc w:val="both"/>
              <w:rPr>
                <w:sz w:val="22"/>
                <w:szCs w:val="22"/>
              </w:rPr>
            </w:pPr>
            <w:r>
              <w:rPr>
                <w:sz w:val="22"/>
                <w:szCs w:val="22"/>
              </w:rPr>
              <w:t xml:space="preserve">Maxlength:  </w:t>
            </w:r>
          </w:p>
          <w:p w14:paraId="04ED91B4">
            <w:pPr>
              <w:spacing w:before="0"/>
              <w:ind w:left="0"/>
              <w:jc w:val="both"/>
              <w:rPr>
                <w:sz w:val="22"/>
                <w:szCs w:val="22"/>
              </w:rPr>
            </w:pPr>
            <w:r>
              <w:rPr>
                <w:sz w:val="22"/>
                <w:szCs w:val="22"/>
              </w:rPr>
              <w:t>Format:</w:t>
            </w:r>
          </w:p>
        </w:tc>
        <w:tc>
          <w:tcPr>
            <w:tcW w:w="4961" w:type="dxa"/>
            <w:noWrap w:val="0"/>
            <w:vAlign w:val="top"/>
          </w:tcPr>
          <w:p w14:paraId="112EEE25">
            <w:pPr>
              <w:numPr>
                <w:ilvl w:val="0"/>
                <w:numId w:val="17"/>
              </w:numPr>
              <w:spacing w:before="0" w:line="240" w:lineRule="auto"/>
              <w:ind w:left="241" w:hanging="180"/>
              <w:jc w:val="both"/>
              <w:rPr>
                <w:sz w:val="22"/>
                <w:szCs w:val="22"/>
              </w:rPr>
            </w:pPr>
            <w:r>
              <w:rPr>
                <w:sz w:val="22"/>
                <w:szCs w:val="22"/>
              </w:rPr>
              <w:t>Lệnh điều động nội bộ</w:t>
            </w:r>
          </w:p>
          <w:p w14:paraId="46B7081D">
            <w:pPr>
              <w:numPr>
                <w:ilvl w:val="0"/>
                <w:numId w:val="17"/>
              </w:numPr>
              <w:spacing w:before="0" w:line="240" w:lineRule="auto"/>
              <w:ind w:left="241" w:hanging="180"/>
              <w:jc w:val="both"/>
              <w:rPr>
                <w:sz w:val="22"/>
                <w:szCs w:val="22"/>
              </w:rPr>
            </w:pPr>
            <w:r>
              <w:rPr>
                <w:sz w:val="22"/>
                <w:szCs w:val="22"/>
              </w:rPr>
              <w:t>Tên thẻ trong XML: “LDDNBo”</w:t>
            </w:r>
          </w:p>
          <w:p w14:paraId="24DB2B5B">
            <w:pPr>
              <w:numPr>
                <w:ilvl w:val="0"/>
                <w:numId w:val="17"/>
              </w:numPr>
              <w:spacing w:before="0" w:line="240" w:lineRule="auto"/>
              <w:ind w:left="241" w:hanging="180"/>
              <w:jc w:val="both"/>
              <w:rPr>
                <w:sz w:val="22"/>
                <w:szCs w:val="22"/>
              </w:rPr>
            </w:pPr>
            <w:r>
              <w:rPr>
                <w:sz w:val="22"/>
                <w:szCs w:val="22"/>
              </w:rPr>
              <w:t>Vị trí thẻ trong XML:</w:t>
            </w:r>
          </w:p>
          <w:p w14:paraId="53EF0EC1">
            <w:pPr>
              <w:spacing w:before="0" w:line="240" w:lineRule="auto"/>
              <w:ind w:left="241" w:hanging="180"/>
              <w:jc w:val="both"/>
              <w:rPr>
                <w:sz w:val="22"/>
                <w:szCs w:val="22"/>
              </w:rPr>
            </w:pPr>
            <w:r>
              <w:rPr>
                <w:sz w:val="22"/>
                <w:szCs w:val="22"/>
              </w:rPr>
              <w:t>“DLHDon/NDHDon/NBan/LDDNBo”</w:t>
            </w:r>
          </w:p>
        </w:tc>
      </w:tr>
      <w:tr w14:paraId="355594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noWrap w:val="0"/>
            <w:vAlign w:val="top"/>
          </w:tcPr>
          <w:p w14:paraId="544173AA">
            <w:pPr>
              <w:spacing w:before="0"/>
              <w:ind w:left="0"/>
              <w:jc w:val="both"/>
              <w:rPr>
                <w:sz w:val="22"/>
                <w:szCs w:val="22"/>
              </w:rPr>
            </w:pPr>
            <w:r>
              <w:rPr>
                <w:sz w:val="22"/>
                <w:szCs w:val="22"/>
              </w:rPr>
              <w:t>transformer</w:t>
            </w:r>
          </w:p>
        </w:tc>
        <w:tc>
          <w:tcPr>
            <w:tcW w:w="2556" w:type="dxa"/>
            <w:noWrap w:val="0"/>
            <w:vAlign w:val="top"/>
          </w:tcPr>
          <w:p w14:paraId="22A6C458">
            <w:pPr>
              <w:spacing w:before="0"/>
              <w:ind w:left="0"/>
              <w:jc w:val="both"/>
              <w:rPr>
                <w:sz w:val="22"/>
                <w:szCs w:val="22"/>
              </w:rPr>
            </w:pPr>
            <w:r>
              <w:rPr>
                <w:sz w:val="22"/>
                <w:szCs w:val="22"/>
              </w:rPr>
              <w:t>Required: false</w:t>
            </w:r>
          </w:p>
          <w:p w14:paraId="71CDE1A3">
            <w:pPr>
              <w:spacing w:before="0"/>
              <w:ind w:left="0"/>
              <w:jc w:val="both"/>
              <w:rPr>
                <w:sz w:val="22"/>
                <w:szCs w:val="22"/>
              </w:rPr>
            </w:pPr>
            <w:r>
              <w:rPr>
                <w:sz w:val="22"/>
                <w:szCs w:val="22"/>
              </w:rPr>
              <w:t>DataType: String</w:t>
            </w:r>
          </w:p>
          <w:p w14:paraId="5DCDB56E">
            <w:pPr>
              <w:spacing w:before="0"/>
              <w:ind w:left="0"/>
              <w:jc w:val="both"/>
              <w:rPr>
                <w:sz w:val="22"/>
                <w:szCs w:val="22"/>
              </w:rPr>
            </w:pPr>
            <w:r>
              <w:rPr>
                <w:sz w:val="22"/>
                <w:szCs w:val="22"/>
              </w:rPr>
              <w:t xml:space="preserve">Minlength: </w:t>
            </w:r>
          </w:p>
          <w:p w14:paraId="37CD7162">
            <w:pPr>
              <w:spacing w:before="0"/>
              <w:ind w:left="0"/>
              <w:jc w:val="both"/>
              <w:rPr>
                <w:sz w:val="22"/>
                <w:szCs w:val="22"/>
              </w:rPr>
            </w:pPr>
            <w:r>
              <w:rPr>
                <w:sz w:val="22"/>
                <w:szCs w:val="22"/>
              </w:rPr>
              <w:t xml:space="preserve">Maxlength:  </w:t>
            </w:r>
          </w:p>
          <w:p w14:paraId="5608E978">
            <w:pPr>
              <w:spacing w:before="0"/>
              <w:ind w:left="0"/>
              <w:jc w:val="both"/>
              <w:rPr>
                <w:sz w:val="22"/>
                <w:szCs w:val="22"/>
              </w:rPr>
            </w:pPr>
            <w:r>
              <w:rPr>
                <w:sz w:val="22"/>
                <w:szCs w:val="22"/>
              </w:rPr>
              <w:t>Format:</w:t>
            </w:r>
          </w:p>
        </w:tc>
        <w:tc>
          <w:tcPr>
            <w:tcW w:w="4961" w:type="dxa"/>
            <w:noWrap w:val="0"/>
            <w:vAlign w:val="top"/>
          </w:tcPr>
          <w:p w14:paraId="5E54419C">
            <w:pPr>
              <w:numPr>
                <w:ilvl w:val="0"/>
                <w:numId w:val="17"/>
              </w:numPr>
              <w:spacing w:before="0" w:line="240" w:lineRule="auto"/>
              <w:ind w:left="241" w:hanging="180"/>
              <w:jc w:val="both"/>
              <w:rPr>
                <w:sz w:val="22"/>
                <w:szCs w:val="22"/>
              </w:rPr>
            </w:pPr>
            <w:r>
              <w:rPr>
                <w:sz w:val="22"/>
                <w:szCs w:val="22"/>
              </w:rPr>
              <w:t>Tên người vận chuyển</w:t>
            </w:r>
          </w:p>
          <w:p w14:paraId="24C49F2A">
            <w:pPr>
              <w:numPr>
                <w:ilvl w:val="0"/>
                <w:numId w:val="17"/>
              </w:numPr>
              <w:spacing w:before="0" w:line="240" w:lineRule="auto"/>
              <w:ind w:left="241" w:hanging="180"/>
              <w:jc w:val="both"/>
              <w:rPr>
                <w:sz w:val="22"/>
                <w:szCs w:val="22"/>
              </w:rPr>
            </w:pPr>
            <w:r>
              <w:rPr>
                <w:sz w:val="22"/>
                <w:szCs w:val="22"/>
              </w:rPr>
              <w:t>Tên thẻ trong XML: “TNVChuyen”</w:t>
            </w:r>
          </w:p>
          <w:p w14:paraId="54D6C09D">
            <w:pPr>
              <w:numPr>
                <w:ilvl w:val="0"/>
                <w:numId w:val="17"/>
              </w:numPr>
              <w:spacing w:before="0" w:line="240" w:lineRule="auto"/>
              <w:ind w:left="241" w:hanging="180"/>
              <w:jc w:val="both"/>
              <w:rPr>
                <w:sz w:val="22"/>
                <w:szCs w:val="22"/>
              </w:rPr>
            </w:pPr>
            <w:r>
              <w:rPr>
                <w:sz w:val="22"/>
                <w:szCs w:val="22"/>
              </w:rPr>
              <w:t>Vị trí thẻ trong XML:</w:t>
            </w:r>
          </w:p>
          <w:p w14:paraId="0FFC99D4">
            <w:pPr>
              <w:spacing w:before="0" w:line="240" w:lineRule="auto"/>
              <w:ind w:left="0"/>
              <w:rPr>
                <w:sz w:val="22"/>
                <w:szCs w:val="22"/>
              </w:rPr>
            </w:pPr>
            <w:r>
              <w:rPr>
                <w:sz w:val="22"/>
                <w:szCs w:val="22"/>
              </w:rPr>
              <w:t>“DLHDon/NDHDon/NBan/TNVChuyen”</w:t>
            </w:r>
          </w:p>
        </w:tc>
      </w:tr>
      <w:tr w14:paraId="2120E8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noWrap w:val="0"/>
            <w:vAlign w:val="top"/>
          </w:tcPr>
          <w:p w14:paraId="2EBAB116">
            <w:pPr>
              <w:spacing w:before="0"/>
              <w:ind w:left="0"/>
              <w:jc w:val="both"/>
              <w:rPr>
                <w:sz w:val="22"/>
                <w:szCs w:val="22"/>
              </w:rPr>
            </w:pPr>
            <w:r>
              <w:rPr>
                <w:sz w:val="22"/>
                <w:szCs w:val="22"/>
              </w:rPr>
              <w:t>vehicle</w:t>
            </w:r>
          </w:p>
        </w:tc>
        <w:tc>
          <w:tcPr>
            <w:tcW w:w="2556" w:type="dxa"/>
            <w:noWrap w:val="0"/>
            <w:vAlign w:val="top"/>
          </w:tcPr>
          <w:p w14:paraId="211D0F7E">
            <w:pPr>
              <w:spacing w:before="0"/>
              <w:ind w:left="0"/>
              <w:jc w:val="both"/>
              <w:rPr>
                <w:sz w:val="22"/>
                <w:szCs w:val="22"/>
              </w:rPr>
            </w:pPr>
            <w:r>
              <w:rPr>
                <w:sz w:val="22"/>
                <w:szCs w:val="22"/>
              </w:rPr>
              <w:t>Required: true</w:t>
            </w:r>
          </w:p>
          <w:p w14:paraId="11E11F38">
            <w:pPr>
              <w:spacing w:before="0"/>
              <w:ind w:left="0"/>
              <w:jc w:val="both"/>
              <w:rPr>
                <w:sz w:val="22"/>
                <w:szCs w:val="22"/>
              </w:rPr>
            </w:pPr>
            <w:r>
              <w:rPr>
                <w:sz w:val="22"/>
                <w:szCs w:val="22"/>
              </w:rPr>
              <w:t>DataType: String</w:t>
            </w:r>
          </w:p>
          <w:p w14:paraId="19F9DA50">
            <w:pPr>
              <w:spacing w:before="0"/>
              <w:ind w:left="0"/>
              <w:jc w:val="both"/>
              <w:rPr>
                <w:sz w:val="22"/>
                <w:szCs w:val="22"/>
              </w:rPr>
            </w:pPr>
            <w:r>
              <w:rPr>
                <w:sz w:val="22"/>
                <w:szCs w:val="22"/>
              </w:rPr>
              <w:t xml:space="preserve">Minlength: </w:t>
            </w:r>
          </w:p>
          <w:p w14:paraId="560BBFF3">
            <w:pPr>
              <w:spacing w:before="0"/>
              <w:ind w:left="0"/>
              <w:jc w:val="both"/>
              <w:rPr>
                <w:sz w:val="22"/>
                <w:szCs w:val="22"/>
              </w:rPr>
            </w:pPr>
            <w:r>
              <w:rPr>
                <w:sz w:val="22"/>
                <w:szCs w:val="22"/>
              </w:rPr>
              <w:t xml:space="preserve">Maxlength:  </w:t>
            </w:r>
          </w:p>
          <w:p w14:paraId="1F9E4C26">
            <w:pPr>
              <w:spacing w:before="0"/>
              <w:ind w:left="0"/>
              <w:jc w:val="both"/>
              <w:rPr>
                <w:sz w:val="22"/>
                <w:szCs w:val="22"/>
              </w:rPr>
            </w:pPr>
            <w:r>
              <w:rPr>
                <w:sz w:val="22"/>
                <w:szCs w:val="22"/>
              </w:rPr>
              <w:t>Format:</w:t>
            </w:r>
          </w:p>
        </w:tc>
        <w:tc>
          <w:tcPr>
            <w:tcW w:w="4961" w:type="dxa"/>
            <w:noWrap w:val="0"/>
            <w:vAlign w:val="top"/>
          </w:tcPr>
          <w:p w14:paraId="0DC7B25F">
            <w:pPr>
              <w:numPr>
                <w:ilvl w:val="0"/>
                <w:numId w:val="17"/>
              </w:numPr>
              <w:spacing w:before="0" w:line="240" w:lineRule="auto"/>
              <w:ind w:left="241" w:hanging="180"/>
              <w:jc w:val="both"/>
              <w:rPr>
                <w:sz w:val="22"/>
                <w:szCs w:val="22"/>
              </w:rPr>
            </w:pPr>
            <w:r>
              <w:rPr>
                <w:sz w:val="22"/>
                <w:szCs w:val="22"/>
              </w:rPr>
              <w:t>Phương tiện vận chuyển</w:t>
            </w:r>
          </w:p>
          <w:p w14:paraId="6F1C9AE8">
            <w:pPr>
              <w:numPr>
                <w:ilvl w:val="0"/>
                <w:numId w:val="17"/>
              </w:numPr>
              <w:spacing w:before="0" w:line="240" w:lineRule="auto"/>
              <w:ind w:left="241" w:hanging="180"/>
              <w:jc w:val="both"/>
              <w:rPr>
                <w:sz w:val="22"/>
                <w:szCs w:val="22"/>
              </w:rPr>
            </w:pPr>
            <w:r>
              <w:rPr>
                <w:sz w:val="22"/>
                <w:szCs w:val="22"/>
              </w:rPr>
              <w:t>Tên thẻ trong XML: “PTVChuyen”</w:t>
            </w:r>
          </w:p>
          <w:p w14:paraId="466D83D5">
            <w:pPr>
              <w:numPr>
                <w:ilvl w:val="0"/>
                <w:numId w:val="17"/>
              </w:numPr>
              <w:spacing w:before="0" w:line="240" w:lineRule="auto"/>
              <w:ind w:left="241" w:hanging="180"/>
              <w:jc w:val="both"/>
              <w:rPr>
                <w:sz w:val="22"/>
                <w:szCs w:val="22"/>
              </w:rPr>
            </w:pPr>
            <w:r>
              <w:rPr>
                <w:sz w:val="22"/>
                <w:szCs w:val="22"/>
              </w:rPr>
              <w:t>Vị trí thẻ trong XML:</w:t>
            </w:r>
          </w:p>
          <w:p w14:paraId="726A9B65">
            <w:pPr>
              <w:spacing w:before="0" w:line="240" w:lineRule="auto"/>
              <w:ind w:left="241"/>
              <w:jc w:val="both"/>
              <w:rPr>
                <w:sz w:val="22"/>
                <w:szCs w:val="22"/>
              </w:rPr>
            </w:pPr>
            <w:r>
              <w:rPr>
                <w:sz w:val="22"/>
                <w:szCs w:val="22"/>
              </w:rPr>
              <w:t>“DLHDon/NDHDon/NBan/PTVChuyen”</w:t>
            </w:r>
          </w:p>
        </w:tc>
      </w:tr>
      <w:tr w14:paraId="77B6CB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noWrap w:val="0"/>
            <w:vAlign w:val="top"/>
          </w:tcPr>
          <w:p w14:paraId="249209F4">
            <w:pPr>
              <w:spacing w:before="0"/>
              <w:ind w:left="0"/>
              <w:jc w:val="both"/>
              <w:rPr>
                <w:sz w:val="22"/>
                <w:szCs w:val="22"/>
              </w:rPr>
            </w:pPr>
            <w:r>
              <w:rPr>
                <w:sz w:val="22"/>
                <w:szCs w:val="22"/>
              </w:rPr>
              <w:t>contractNo</w:t>
            </w:r>
          </w:p>
        </w:tc>
        <w:tc>
          <w:tcPr>
            <w:tcW w:w="2556" w:type="dxa"/>
            <w:noWrap w:val="0"/>
            <w:vAlign w:val="top"/>
          </w:tcPr>
          <w:p w14:paraId="6DC9C8AB">
            <w:pPr>
              <w:spacing w:before="0"/>
              <w:ind w:left="0"/>
              <w:jc w:val="both"/>
              <w:rPr>
                <w:sz w:val="22"/>
                <w:szCs w:val="22"/>
              </w:rPr>
            </w:pPr>
            <w:r>
              <w:rPr>
                <w:sz w:val="22"/>
                <w:szCs w:val="22"/>
              </w:rPr>
              <w:t>Required: false</w:t>
            </w:r>
          </w:p>
          <w:p w14:paraId="70CA3B26">
            <w:pPr>
              <w:spacing w:before="0"/>
              <w:ind w:left="0"/>
              <w:jc w:val="both"/>
              <w:rPr>
                <w:sz w:val="22"/>
                <w:szCs w:val="22"/>
              </w:rPr>
            </w:pPr>
            <w:r>
              <w:rPr>
                <w:sz w:val="22"/>
                <w:szCs w:val="22"/>
              </w:rPr>
              <w:t>DataType: String</w:t>
            </w:r>
          </w:p>
          <w:p w14:paraId="6ED27DC9">
            <w:pPr>
              <w:spacing w:before="0"/>
              <w:ind w:left="0"/>
              <w:jc w:val="both"/>
              <w:rPr>
                <w:sz w:val="22"/>
                <w:szCs w:val="22"/>
              </w:rPr>
            </w:pPr>
            <w:r>
              <w:rPr>
                <w:sz w:val="22"/>
                <w:szCs w:val="22"/>
              </w:rPr>
              <w:t xml:space="preserve">Minlength: </w:t>
            </w:r>
          </w:p>
          <w:p w14:paraId="58E9DD1E">
            <w:pPr>
              <w:spacing w:before="0"/>
              <w:ind w:left="0"/>
              <w:jc w:val="both"/>
              <w:rPr>
                <w:sz w:val="22"/>
                <w:szCs w:val="22"/>
              </w:rPr>
            </w:pPr>
            <w:r>
              <w:rPr>
                <w:sz w:val="22"/>
                <w:szCs w:val="22"/>
              </w:rPr>
              <w:t xml:space="preserve">Maxlength:  </w:t>
            </w:r>
          </w:p>
          <w:p w14:paraId="1D96C5C4">
            <w:pPr>
              <w:spacing w:before="0"/>
              <w:ind w:left="0"/>
              <w:jc w:val="both"/>
              <w:rPr>
                <w:sz w:val="22"/>
                <w:szCs w:val="22"/>
              </w:rPr>
            </w:pPr>
            <w:r>
              <w:rPr>
                <w:sz w:val="22"/>
                <w:szCs w:val="22"/>
              </w:rPr>
              <w:t>Format:</w:t>
            </w:r>
          </w:p>
        </w:tc>
        <w:tc>
          <w:tcPr>
            <w:tcW w:w="4961" w:type="dxa"/>
            <w:noWrap w:val="0"/>
            <w:vAlign w:val="top"/>
          </w:tcPr>
          <w:p w14:paraId="241D53D4">
            <w:pPr>
              <w:numPr>
                <w:ilvl w:val="0"/>
                <w:numId w:val="17"/>
              </w:numPr>
              <w:spacing w:before="0" w:line="240" w:lineRule="auto"/>
              <w:ind w:left="241" w:hanging="180"/>
              <w:jc w:val="both"/>
              <w:rPr>
                <w:sz w:val="22"/>
                <w:szCs w:val="22"/>
              </w:rPr>
            </w:pPr>
            <w:r>
              <w:rPr>
                <w:sz w:val="22"/>
                <w:szCs w:val="22"/>
              </w:rPr>
              <w:t>Hợp đồng số</w:t>
            </w:r>
          </w:p>
          <w:p w14:paraId="452D1FFD">
            <w:pPr>
              <w:numPr>
                <w:ilvl w:val="0"/>
                <w:numId w:val="17"/>
              </w:numPr>
              <w:spacing w:before="0" w:line="240" w:lineRule="auto"/>
              <w:ind w:left="241" w:hanging="180"/>
              <w:jc w:val="both"/>
              <w:rPr>
                <w:sz w:val="22"/>
                <w:szCs w:val="22"/>
              </w:rPr>
            </w:pPr>
            <w:r>
              <w:rPr>
                <w:sz w:val="22"/>
                <w:szCs w:val="22"/>
              </w:rPr>
              <w:t>Tên thẻ trong XML: “HDSo”</w:t>
            </w:r>
          </w:p>
          <w:p w14:paraId="63E9B823">
            <w:pPr>
              <w:numPr>
                <w:ilvl w:val="0"/>
                <w:numId w:val="17"/>
              </w:numPr>
              <w:spacing w:before="0" w:line="240" w:lineRule="auto"/>
              <w:ind w:left="241" w:hanging="180"/>
              <w:jc w:val="both"/>
              <w:rPr>
                <w:sz w:val="22"/>
                <w:szCs w:val="22"/>
              </w:rPr>
            </w:pPr>
            <w:r>
              <w:rPr>
                <w:sz w:val="22"/>
                <w:szCs w:val="22"/>
              </w:rPr>
              <w:t>Vị trí thẻ trong XML:</w:t>
            </w:r>
          </w:p>
          <w:p w14:paraId="632E113B">
            <w:pPr>
              <w:spacing w:before="0"/>
              <w:ind w:left="41"/>
              <w:rPr>
                <w:sz w:val="22"/>
                <w:szCs w:val="22"/>
              </w:rPr>
            </w:pPr>
            <w:r>
              <w:rPr>
                <w:sz w:val="22"/>
                <w:szCs w:val="22"/>
              </w:rPr>
              <w:t>“DLHDon/NDHDon/NBan/HDSo”</w:t>
            </w:r>
          </w:p>
        </w:tc>
      </w:tr>
      <w:tr w14:paraId="5B5102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noWrap w:val="0"/>
            <w:vAlign w:val="top"/>
          </w:tcPr>
          <w:p w14:paraId="5F200CC2">
            <w:pPr>
              <w:spacing w:before="0"/>
              <w:ind w:left="0"/>
              <w:jc w:val="both"/>
              <w:rPr>
                <w:sz w:val="22"/>
                <w:szCs w:val="22"/>
              </w:rPr>
            </w:pPr>
            <w:r>
              <w:rPr>
                <w:sz w:val="22"/>
                <w:szCs w:val="22"/>
              </w:rPr>
              <w:t>exporterName</w:t>
            </w:r>
          </w:p>
        </w:tc>
        <w:tc>
          <w:tcPr>
            <w:tcW w:w="2556" w:type="dxa"/>
            <w:noWrap w:val="0"/>
            <w:vAlign w:val="top"/>
          </w:tcPr>
          <w:p w14:paraId="5DC457C3">
            <w:pPr>
              <w:spacing w:before="0"/>
              <w:ind w:left="0"/>
              <w:jc w:val="both"/>
              <w:rPr>
                <w:sz w:val="22"/>
                <w:szCs w:val="22"/>
              </w:rPr>
            </w:pPr>
            <w:r>
              <w:rPr>
                <w:sz w:val="22"/>
                <w:szCs w:val="22"/>
              </w:rPr>
              <w:t>Required: false</w:t>
            </w:r>
          </w:p>
          <w:p w14:paraId="6474C1CE">
            <w:pPr>
              <w:spacing w:before="0"/>
              <w:ind w:left="0"/>
              <w:jc w:val="both"/>
              <w:rPr>
                <w:sz w:val="22"/>
                <w:szCs w:val="22"/>
              </w:rPr>
            </w:pPr>
            <w:r>
              <w:rPr>
                <w:sz w:val="22"/>
                <w:szCs w:val="22"/>
              </w:rPr>
              <w:t>DataType: String</w:t>
            </w:r>
          </w:p>
          <w:p w14:paraId="22E868CB">
            <w:pPr>
              <w:spacing w:before="0"/>
              <w:ind w:left="0"/>
              <w:jc w:val="both"/>
              <w:rPr>
                <w:sz w:val="22"/>
                <w:szCs w:val="22"/>
              </w:rPr>
            </w:pPr>
            <w:r>
              <w:rPr>
                <w:sz w:val="22"/>
                <w:szCs w:val="22"/>
              </w:rPr>
              <w:t xml:space="preserve">Minlength: </w:t>
            </w:r>
          </w:p>
          <w:p w14:paraId="036BC2DB">
            <w:pPr>
              <w:spacing w:before="0"/>
              <w:ind w:left="0"/>
              <w:jc w:val="both"/>
              <w:rPr>
                <w:sz w:val="22"/>
                <w:szCs w:val="22"/>
              </w:rPr>
            </w:pPr>
            <w:r>
              <w:rPr>
                <w:sz w:val="22"/>
                <w:szCs w:val="22"/>
              </w:rPr>
              <w:t xml:space="preserve">Maxlength:  </w:t>
            </w:r>
          </w:p>
          <w:p w14:paraId="7691F51B">
            <w:pPr>
              <w:spacing w:before="0"/>
              <w:ind w:left="0"/>
              <w:jc w:val="both"/>
              <w:rPr>
                <w:sz w:val="22"/>
                <w:szCs w:val="22"/>
              </w:rPr>
            </w:pPr>
            <w:r>
              <w:rPr>
                <w:sz w:val="22"/>
                <w:szCs w:val="22"/>
              </w:rPr>
              <w:t>Format:</w:t>
            </w:r>
          </w:p>
        </w:tc>
        <w:tc>
          <w:tcPr>
            <w:tcW w:w="4961" w:type="dxa"/>
            <w:noWrap w:val="0"/>
            <w:vAlign w:val="top"/>
          </w:tcPr>
          <w:p w14:paraId="77ED3A44">
            <w:pPr>
              <w:numPr>
                <w:ilvl w:val="0"/>
                <w:numId w:val="17"/>
              </w:numPr>
              <w:spacing w:before="0" w:line="240" w:lineRule="auto"/>
              <w:ind w:left="241" w:hanging="180"/>
              <w:jc w:val="both"/>
              <w:rPr>
                <w:sz w:val="22"/>
                <w:szCs w:val="22"/>
              </w:rPr>
            </w:pPr>
            <w:r>
              <w:rPr>
                <w:sz w:val="22"/>
                <w:szCs w:val="22"/>
              </w:rPr>
              <w:t>Họ và tên người xuất hàng</w:t>
            </w:r>
          </w:p>
          <w:p w14:paraId="4FA62F6A">
            <w:pPr>
              <w:numPr>
                <w:ilvl w:val="0"/>
                <w:numId w:val="17"/>
              </w:numPr>
              <w:spacing w:before="0" w:line="240" w:lineRule="auto"/>
              <w:ind w:left="241" w:hanging="180"/>
              <w:jc w:val="both"/>
              <w:rPr>
                <w:sz w:val="22"/>
                <w:szCs w:val="22"/>
              </w:rPr>
            </w:pPr>
            <w:r>
              <w:rPr>
                <w:sz w:val="22"/>
                <w:szCs w:val="22"/>
              </w:rPr>
              <w:t>Tên thẻ trong XML: “HVTNXHang”</w:t>
            </w:r>
          </w:p>
          <w:p w14:paraId="4C58A520">
            <w:pPr>
              <w:numPr>
                <w:ilvl w:val="0"/>
                <w:numId w:val="17"/>
              </w:numPr>
              <w:spacing w:before="0" w:line="240" w:lineRule="auto"/>
              <w:ind w:left="241" w:hanging="180"/>
              <w:jc w:val="both"/>
              <w:rPr>
                <w:sz w:val="22"/>
                <w:szCs w:val="22"/>
              </w:rPr>
            </w:pPr>
            <w:r>
              <w:rPr>
                <w:sz w:val="22"/>
                <w:szCs w:val="22"/>
              </w:rPr>
              <w:t>Vị trí thẻ trong XML:</w:t>
            </w:r>
          </w:p>
          <w:p w14:paraId="60FDD067">
            <w:pPr>
              <w:spacing w:before="0"/>
              <w:ind w:left="41"/>
              <w:rPr>
                <w:sz w:val="22"/>
                <w:szCs w:val="22"/>
              </w:rPr>
            </w:pPr>
            <w:r>
              <w:rPr>
                <w:sz w:val="22"/>
                <w:szCs w:val="22"/>
              </w:rPr>
              <w:t>“DLHDon/NDHDon/NBan/HVTNXHang”</w:t>
            </w:r>
          </w:p>
        </w:tc>
      </w:tr>
    </w:tbl>
    <w:p w14:paraId="37B52678">
      <w:pPr>
        <w:pStyle w:val="4"/>
        <w:rPr>
          <w:sz w:val="22"/>
          <w:szCs w:val="22"/>
        </w:rPr>
      </w:pPr>
    </w:p>
    <w:p w14:paraId="7A2BA76C">
      <w:pPr>
        <w:pStyle w:val="4"/>
        <w:rPr>
          <w:sz w:val="22"/>
          <w:szCs w:val="22"/>
        </w:rPr>
      </w:pPr>
      <w:r>
        <w:rPr>
          <w:sz w:val="22"/>
          <w:szCs w:val="22"/>
        </w:rPr>
        <w:t xml:space="preserve">Một số metadata </w:t>
      </w:r>
      <w:r>
        <w:rPr>
          <w:b/>
          <w:sz w:val="22"/>
          <w:szCs w:val="22"/>
        </w:rPr>
        <w:t>đặc biệt</w:t>
      </w:r>
      <w:r>
        <w:rPr>
          <w:sz w:val="22"/>
          <w:szCs w:val="22"/>
        </w:rPr>
        <w:t xml:space="preserve"> (được sử dụng làm trường chuẩn của XML thông tư 78)</w:t>
      </w:r>
    </w:p>
    <w:tbl>
      <w:tblPr>
        <w:tblStyle w:val="13"/>
        <w:tblW w:w="9497" w:type="dxa"/>
        <w:tblInd w:w="5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0"/>
        <w:gridCol w:w="2556"/>
        <w:gridCol w:w="4961"/>
      </w:tblGrid>
      <w:tr w14:paraId="1F0EFB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5" w:hRule="atLeast"/>
        </w:trPr>
        <w:tc>
          <w:tcPr>
            <w:tcW w:w="1980" w:type="dxa"/>
            <w:shd w:val="clear" w:color="auto" w:fill="EEECE1"/>
            <w:noWrap w:val="0"/>
            <w:vAlign w:val="top"/>
          </w:tcPr>
          <w:p w14:paraId="722148AB">
            <w:pPr>
              <w:jc w:val="center"/>
              <w:rPr>
                <w:b/>
                <w:sz w:val="22"/>
                <w:szCs w:val="22"/>
              </w:rPr>
            </w:pPr>
            <w:r>
              <w:rPr>
                <w:b/>
                <w:sz w:val="22"/>
                <w:szCs w:val="22"/>
              </w:rPr>
              <w:t>Tên trường</w:t>
            </w:r>
          </w:p>
        </w:tc>
        <w:tc>
          <w:tcPr>
            <w:tcW w:w="2556" w:type="dxa"/>
            <w:shd w:val="clear" w:color="auto" w:fill="EEECE1"/>
            <w:noWrap w:val="0"/>
            <w:vAlign w:val="top"/>
          </w:tcPr>
          <w:p w14:paraId="79B78F85">
            <w:pPr>
              <w:jc w:val="center"/>
              <w:rPr>
                <w:b/>
                <w:sz w:val="22"/>
                <w:szCs w:val="22"/>
              </w:rPr>
            </w:pPr>
            <w:r>
              <w:rPr>
                <w:b/>
                <w:sz w:val="22"/>
                <w:szCs w:val="22"/>
              </w:rPr>
              <w:t>Kiểu dữ liệu</w:t>
            </w:r>
          </w:p>
        </w:tc>
        <w:tc>
          <w:tcPr>
            <w:tcW w:w="4961" w:type="dxa"/>
            <w:shd w:val="clear" w:color="auto" w:fill="EEECE1"/>
            <w:noWrap w:val="0"/>
            <w:vAlign w:val="top"/>
          </w:tcPr>
          <w:p w14:paraId="6DC811D5">
            <w:pPr>
              <w:jc w:val="center"/>
              <w:rPr>
                <w:b/>
                <w:sz w:val="22"/>
                <w:szCs w:val="22"/>
              </w:rPr>
            </w:pPr>
            <w:r>
              <w:rPr>
                <w:b/>
                <w:sz w:val="22"/>
                <w:szCs w:val="22"/>
              </w:rPr>
              <w:t>Mô tả</w:t>
            </w:r>
          </w:p>
        </w:tc>
      </w:tr>
      <w:tr w14:paraId="417EF7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497" w:type="dxa"/>
            <w:gridSpan w:val="3"/>
            <w:noWrap w:val="0"/>
            <w:vAlign w:val="center"/>
          </w:tcPr>
          <w:p w14:paraId="330D09F6">
            <w:pPr>
              <w:spacing w:before="0" w:line="240" w:lineRule="auto"/>
              <w:ind w:left="0"/>
              <w:rPr>
                <w:b/>
                <w:sz w:val="22"/>
                <w:szCs w:val="22"/>
              </w:rPr>
            </w:pPr>
            <w:r>
              <w:rPr>
                <w:b/>
                <w:sz w:val="22"/>
                <w:szCs w:val="22"/>
              </w:rPr>
              <w:t>PHIẾU XUẤT KHO HÀNG GỬI ĐẠI LÝ</w:t>
            </w:r>
          </w:p>
        </w:tc>
      </w:tr>
      <w:tr w14:paraId="0C395B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noWrap w:val="0"/>
            <w:vAlign w:val="top"/>
          </w:tcPr>
          <w:p w14:paraId="15C9AA39">
            <w:pPr>
              <w:spacing w:before="0"/>
              <w:ind w:left="0"/>
              <w:jc w:val="both"/>
              <w:rPr>
                <w:sz w:val="22"/>
                <w:szCs w:val="22"/>
              </w:rPr>
            </w:pPr>
            <w:r>
              <w:rPr>
                <w:sz w:val="22"/>
                <w:szCs w:val="22"/>
              </w:rPr>
              <w:t>economicContractNo</w:t>
            </w:r>
          </w:p>
        </w:tc>
        <w:tc>
          <w:tcPr>
            <w:tcW w:w="2556" w:type="dxa"/>
            <w:noWrap w:val="0"/>
            <w:vAlign w:val="top"/>
          </w:tcPr>
          <w:p w14:paraId="20EE6D75">
            <w:pPr>
              <w:spacing w:before="0"/>
              <w:ind w:left="0"/>
              <w:jc w:val="both"/>
              <w:rPr>
                <w:sz w:val="22"/>
                <w:szCs w:val="22"/>
              </w:rPr>
            </w:pPr>
            <w:r>
              <w:rPr>
                <w:sz w:val="22"/>
                <w:szCs w:val="22"/>
              </w:rPr>
              <w:t>Required: true</w:t>
            </w:r>
          </w:p>
          <w:p w14:paraId="78D02ED6">
            <w:pPr>
              <w:spacing w:before="0"/>
              <w:ind w:left="0"/>
              <w:jc w:val="both"/>
              <w:rPr>
                <w:sz w:val="22"/>
                <w:szCs w:val="22"/>
              </w:rPr>
            </w:pPr>
            <w:r>
              <w:rPr>
                <w:sz w:val="22"/>
                <w:szCs w:val="22"/>
              </w:rPr>
              <w:t>DataType: String</w:t>
            </w:r>
          </w:p>
          <w:p w14:paraId="03C004EE">
            <w:pPr>
              <w:spacing w:before="0"/>
              <w:ind w:left="0"/>
              <w:jc w:val="both"/>
              <w:rPr>
                <w:sz w:val="22"/>
                <w:szCs w:val="22"/>
              </w:rPr>
            </w:pPr>
            <w:r>
              <w:rPr>
                <w:sz w:val="22"/>
                <w:szCs w:val="22"/>
              </w:rPr>
              <w:t xml:space="preserve">Minlength: </w:t>
            </w:r>
          </w:p>
          <w:p w14:paraId="3369ACFE">
            <w:pPr>
              <w:spacing w:before="0"/>
              <w:ind w:left="0"/>
              <w:jc w:val="both"/>
              <w:rPr>
                <w:sz w:val="22"/>
                <w:szCs w:val="22"/>
              </w:rPr>
            </w:pPr>
            <w:r>
              <w:rPr>
                <w:sz w:val="22"/>
                <w:szCs w:val="22"/>
              </w:rPr>
              <w:t xml:space="preserve">Maxlength:  </w:t>
            </w:r>
          </w:p>
          <w:p w14:paraId="2535875E">
            <w:pPr>
              <w:spacing w:before="0"/>
              <w:ind w:left="0"/>
              <w:jc w:val="both"/>
              <w:rPr>
                <w:sz w:val="22"/>
                <w:szCs w:val="22"/>
              </w:rPr>
            </w:pPr>
            <w:r>
              <w:rPr>
                <w:sz w:val="22"/>
                <w:szCs w:val="22"/>
              </w:rPr>
              <w:t>Format:</w:t>
            </w:r>
          </w:p>
        </w:tc>
        <w:tc>
          <w:tcPr>
            <w:tcW w:w="4961" w:type="dxa"/>
            <w:noWrap w:val="0"/>
            <w:vAlign w:val="top"/>
          </w:tcPr>
          <w:p w14:paraId="62B1C542">
            <w:pPr>
              <w:numPr>
                <w:ilvl w:val="0"/>
                <w:numId w:val="17"/>
              </w:numPr>
              <w:spacing w:before="0" w:line="240" w:lineRule="auto"/>
              <w:ind w:left="241" w:hanging="180"/>
              <w:jc w:val="both"/>
              <w:rPr>
                <w:sz w:val="22"/>
                <w:szCs w:val="22"/>
              </w:rPr>
            </w:pPr>
            <w:r>
              <w:rPr>
                <w:sz w:val="22"/>
                <w:szCs w:val="22"/>
              </w:rPr>
              <w:t>Hợp đồng kinh tế số</w:t>
            </w:r>
          </w:p>
          <w:p w14:paraId="43D8893A">
            <w:pPr>
              <w:numPr>
                <w:ilvl w:val="0"/>
                <w:numId w:val="17"/>
              </w:numPr>
              <w:spacing w:before="0" w:line="240" w:lineRule="auto"/>
              <w:ind w:left="241" w:hanging="180"/>
              <w:jc w:val="both"/>
              <w:rPr>
                <w:sz w:val="22"/>
                <w:szCs w:val="22"/>
              </w:rPr>
            </w:pPr>
            <w:r>
              <w:rPr>
                <w:sz w:val="22"/>
                <w:szCs w:val="22"/>
              </w:rPr>
              <w:t>Tên thẻ trong XML: “HDKTSo”</w:t>
            </w:r>
          </w:p>
          <w:p w14:paraId="6D987D6F">
            <w:pPr>
              <w:numPr>
                <w:ilvl w:val="0"/>
                <w:numId w:val="17"/>
              </w:numPr>
              <w:spacing w:before="0" w:line="240" w:lineRule="auto"/>
              <w:ind w:left="241" w:hanging="180"/>
              <w:jc w:val="both"/>
              <w:rPr>
                <w:sz w:val="22"/>
                <w:szCs w:val="22"/>
              </w:rPr>
            </w:pPr>
            <w:r>
              <w:rPr>
                <w:sz w:val="22"/>
                <w:szCs w:val="22"/>
              </w:rPr>
              <w:t>Vị trí thẻ trong XML:</w:t>
            </w:r>
          </w:p>
          <w:p w14:paraId="5DCAE891">
            <w:pPr>
              <w:spacing w:before="0" w:line="240" w:lineRule="auto"/>
              <w:ind w:left="241" w:hanging="180"/>
              <w:jc w:val="both"/>
              <w:rPr>
                <w:sz w:val="22"/>
                <w:szCs w:val="22"/>
              </w:rPr>
            </w:pPr>
            <w:r>
              <w:rPr>
                <w:sz w:val="22"/>
                <w:szCs w:val="22"/>
              </w:rPr>
              <w:t>“DLHDon/NDHDon/NBan/HDKTSo”</w:t>
            </w:r>
          </w:p>
        </w:tc>
      </w:tr>
      <w:tr w14:paraId="53ECC1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noWrap w:val="0"/>
            <w:vAlign w:val="top"/>
          </w:tcPr>
          <w:p w14:paraId="09624299">
            <w:pPr>
              <w:spacing w:before="0"/>
              <w:ind w:left="0"/>
              <w:jc w:val="both"/>
              <w:rPr>
                <w:sz w:val="22"/>
                <w:szCs w:val="22"/>
              </w:rPr>
            </w:pPr>
            <w:r>
              <w:rPr>
                <w:sz w:val="22"/>
                <w:szCs w:val="22"/>
              </w:rPr>
              <w:t>commandDate</w:t>
            </w:r>
          </w:p>
        </w:tc>
        <w:tc>
          <w:tcPr>
            <w:tcW w:w="2556" w:type="dxa"/>
            <w:noWrap w:val="0"/>
            <w:vAlign w:val="top"/>
          </w:tcPr>
          <w:p w14:paraId="515DF0BE">
            <w:pPr>
              <w:spacing w:before="0"/>
              <w:ind w:left="0"/>
              <w:jc w:val="both"/>
              <w:rPr>
                <w:sz w:val="22"/>
                <w:szCs w:val="22"/>
              </w:rPr>
            </w:pPr>
            <w:r>
              <w:rPr>
                <w:sz w:val="22"/>
                <w:szCs w:val="22"/>
              </w:rPr>
              <w:t>Required: true</w:t>
            </w:r>
          </w:p>
          <w:p w14:paraId="0F6D2C0C">
            <w:pPr>
              <w:spacing w:before="0"/>
              <w:ind w:left="0"/>
              <w:jc w:val="both"/>
              <w:rPr>
                <w:sz w:val="22"/>
                <w:szCs w:val="22"/>
              </w:rPr>
            </w:pPr>
            <w:r>
              <w:rPr>
                <w:sz w:val="22"/>
                <w:szCs w:val="22"/>
              </w:rPr>
              <w:t>DataType: Date</w:t>
            </w:r>
          </w:p>
          <w:p w14:paraId="0BAF5DE6">
            <w:pPr>
              <w:spacing w:before="0"/>
              <w:ind w:left="0"/>
              <w:jc w:val="both"/>
              <w:rPr>
                <w:sz w:val="22"/>
                <w:szCs w:val="22"/>
              </w:rPr>
            </w:pPr>
            <w:r>
              <w:rPr>
                <w:sz w:val="22"/>
                <w:szCs w:val="22"/>
              </w:rPr>
              <w:t xml:space="preserve">Minlength: </w:t>
            </w:r>
          </w:p>
          <w:p w14:paraId="320784ED">
            <w:pPr>
              <w:spacing w:before="0"/>
              <w:ind w:left="0"/>
              <w:jc w:val="both"/>
              <w:rPr>
                <w:sz w:val="22"/>
                <w:szCs w:val="22"/>
              </w:rPr>
            </w:pPr>
            <w:r>
              <w:rPr>
                <w:sz w:val="22"/>
                <w:szCs w:val="22"/>
              </w:rPr>
              <w:t xml:space="preserve">Maxlength:  </w:t>
            </w:r>
          </w:p>
          <w:p w14:paraId="38063587">
            <w:pPr>
              <w:spacing w:before="0"/>
              <w:ind w:left="0"/>
              <w:jc w:val="both"/>
              <w:rPr>
                <w:sz w:val="22"/>
                <w:szCs w:val="22"/>
              </w:rPr>
            </w:pPr>
            <w:r>
              <w:rPr>
                <w:sz w:val="22"/>
                <w:szCs w:val="22"/>
              </w:rPr>
              <w:t>Format:</w:t>
            </w:r>
          </w:p>
        </w:tc>
        <w:tc>
          <w:tcPr>
            <w:tcW w:w="4961" w:type="dxa"/>
            <w:noWrap w:val="0"/>
            <w:vAlign w:val="top"/>
          </w:tcPr>
          <w:p w14:paraId="7E67A5E6">
            <w:pPr>
              <w:numPr>
                <w:ilvl w:val="0"/>
                <w:numId w:val="17"/>
              </w:numPr>
              <w:spacing w:before="0" w:line="240" w:lineRule="auto"/>
              <w:ind w:left="241" w:hanging="180"/>
              <w:jc w:val="both"/>
              <w:rPr>
                <w:sz w:val="22"/>
                <w:szCs w:val="22"/>
              </w:rPr>
            </w:pPr>
            <w:r>
              <w:rPr>
                <w:sz w:val="22"/>
                <w:szCs w:val="22"/>
              </w:rPr>
              <w:t xml:space="preserve">Hợp đồng kinh tế ngày </w:t>
            </w:r>
          </w:p>
          <w:p w14:paraId="54AC71DD">
            <w:pPr>
              <w:numPr>
                <w:ilvl w:val="0"/>
                <w:numId w:val="17"/>
              </w:numPr>
              <w:spacing w:before="0" w:line="240" w:lineRule="auto"/>
              <w:ind w:left="241" w:hanging="180"/>
              <w:jc w:val="both"/>
              <w:rPr>
                <w:sz w:val="22"/>
                <w:szCs w:val="22"/>
              </w:rPr>
            </w:pPr>
            <w:r>
              <w:rPr>
                <w:sz w:val="22"/>
                <w:szCs w:val="22"/>
              </w:rPr>
              <w:t>Tên thẻ trong XML: “HDKTNgay”</w:t>
            </w:r>
          </w:p>
          <w:p w14:paraId="4D5A5946">
            <w:pPr>
              <w:numPr>
                <w:ilvl w:val="0"/>
                <w:numId w:val="17"/>
              </w:numPr>
              <w:spacing w:before="0" w:line="240" w:lineRule="auto"/>
              <w:ind w:left="241" w:hanging="180"/>
              <w:jc w:val="both"/>
              <w:rPr>
                <w:sz w:val="22"/>
                <w:szCs w:val="22"/>
              </w:rPr>
            </w:pPr>
            <w:r>
              <w:rPr>
                <w:sz w:val="22"/>
                <w:szCs w:val="22"/>
              </w:rPr>
              <w:t>Vị trí thẻ trong XML:</w:t>
            </w:r>
          </w:p>
          <w:p w14:paraId="14513165">
            <w:pPr>
              <w:spacing w:before="0" w:line="240" w:lineRule="auto"/>
              <w:ind w:left="241" w:hanging="180"/>
              <w:rPr>
                <w:sz w:val="22"/>
                <w:szCs w:val="22"/>
              </w:rPr>
            </w:pPr>
            <w:r>
              <w:rPr>
                <w:sz w:val="22"/>
                <w:szCs w:val="22"/>
              </w:rPr>
              <w:t>“DLHDon/NDHDon/NBan/HDKTNgay”</w:t>
            </w:r>
          </w:p>
        </w:tc>
      </w:tr>
      <w:tr w14:paraId="36985A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noWrap w:val="0"/>
            <w:vAlign w:val="top"/>
          </w:tcPr>
          <w:p w14:paraId="5EA3E3DE">
            <w:pPr>
              <w:spacing w:before="0"/>
              <w:ind w:left="0"/>
              <w:jc w:val="both"/>
              <w:rPr>
                <w:sz w:val="22"/>
                <w:szCs w:val="22"/>
              </w:rPr>
            </w:pPr>
            <w:r>
              <w:rPr>
                <w:sz w:val="22"/>
                <w:szCs w:val="22"/>
              </w:rPr>
              <w:t>transformer</w:t>
            </w:r>
          </w:p>
        </w:tc>
        <w:tc>
          <w:tcPr>
            <w:tcW w:w="2556" w:type="dxa"/>
            <w:noWrap w:val="0"/>
            <w:vAlign w:val="top"/>
          </w:tcPr>
          <w:p w14:paraId="6F4CAC15">
            <w:pPr>
              <w:spacing w:before="0"/>
              <w:ind w:left="0"/>
              <w:jc w:val="both"/>
              <w:rPr>
                <w:sz w:val="22"/>
                <w:szCs w:val="22"/>
              </w:rPr>
            </w:pPr>
            <w:r>
              <w:rPr>
                <w:sz w:val="22"/>
                <w:szCs w:val="22"/>
              </w:rPr>
              <w:t>Required: true</w:t>
            </w:r>
          </w:p>
          <w:p w14:paraId="058E0759">
            <w:pPr>
              <w:spacing w:before="0"/>
              <w:ind w:left="0"/>
              <w:jc w:val="both"/>
              <w:rPr>
                <w:sz w:val="22"/>
                <w:szCs w:val="22"/>
              </w:rPr>
            </w:pPr>
            <w:r>
              <w:rPr>
                <w:sz w:val="22"/>
                <w:szCs w:val="22"/>
              </w:rPr>
              <w:t>DataType: String</w:t>
            </w:r>
          </w:p>
          <w:p w14:paraId="38B1D8B6">
            <w:pPr>
              <w:spacing w:before="0"/>
              <w:ind w:left="0"/>
              <w:jc w:val="both"/>
              <w:rPr>
                <w:sz w:val="22"/>
                <w:szCs w:val="22"/>
              </w:rPr>
            </w:pPr>
            <w:r>
              <w:rPr>
                <w:sz w:val="22"/>
                <w:szCs w:val="22"/>
              </w:rPr>
              <w:t xml:space="preserve">Minlength: </w:t>
            </w:r>
          </w:p>
          <w:p w14:paraId="5CD9AA34">
            <w:pPr>
              <w:spacing w:before="0"/>
              <w:ind w:left="0"/>
              <w:jc w:val="both"/>
              <w:rPr>
                <w:sz w:val="22"/>
                <w:szCs w:val="22"/>
              </w:rPr>
            </w:pPr>
            <w:r>
              <w:rPr>
                <w:sz w:val="22"/>
                <w:szCs w:val="22"/>
              </w:rPr>
              <w:t xml:space="preserve">Maxlength:  </w:t>
            </w:r>
          </w:p>
          <w:p w14:paraId="0CB0B427">
            <w:pPr>
              <w:spacing w:before="0"/>
              <w:ind w:left="0"/>
              <w:jc w:val="both"/>
              <w:rPr>
                <w:sz w:val="22"/>
                <w:szCs w:val="22"/>
              </w:rPr>
            </w:pPr>
            <w:r>
              <w:rPr>
                <w:sz w:val="22"/>
                <w:szCs w:val="22"/>
              </w:rPr>
              <w:t>Format:</w:t>
            </w:r>
          </w:p>
        </w:tc>
        <w:tc>
          <w:tcPr>
            <w:tcW w:w="4961" w:type="dxa"/>
            <w:noWrap w:val="0"/>
            <w:vAlign w:val="top"/>
          </w:tcPr>
          <w:p w14:paraId="15334746">
            <w:pPr>
              <w:numPr>
                <w:ilvl w:val="0"/>
                <w:numId w:val="17"/>
              </w:numPr>
              <w:spacing w:before="0" w:line="240" w:lineRule="auto"/>
              <w:ind w:left="241" w:hanging="180"/>
              <w:jc w:val="both"/>
              <w:rPr>
                <w:sz w:val="22"/>
                <w:szCs w:val="22"/>
              </w:rPr>
            </w:pPr>
            <w:r>
              <w:rPr>
                <w:sz w:val="22"/>
                <w:szCs w:val="22"/>
              </w:rPr>
              <w:t xml:space="preserve">Tên người vận chuyển </w:t>
            </w:r>
          </w:p>
          <w:p w14:paraId="7EFB8189">
            <w:pPr>
              <w:numPr>
                <w:ilvl w:val="0"/>
                <w:numId w:val="17"/>
              </w:numPr>
              <w:spacing w:before="0" w:line="240" w:lineRule="auto"/>
              <w:ind w:left="241" w:hanging="180"/>
              <w:jc w:val="both"/>
              <w:rPr>
                <w:sz w:val="22"/>
                <w:szCs w:val="22"/>
              </w:rPr>
            </w:pPr>
            <w:r>
              <w:rPr>
                <w:sz w:val="22"/>
                <w:szCs w:val="22"/>
              </w:rPr>
              <w:t>Tên thẻ trong XML: “TNVChuyen”</w:t>
            </w:r>
          </w:p>
          <w:p w14:paraId="52DD7E4C">
            <w:pPr>
              <w:numPr>
                <w:ilvl w:val="0"/>
                <w:numId w:val="17"/>
              </w:numPr>
              <w:spacing w:before="0" w:line="240" w:lineRule="auto"/>
              <w:ind w:left="241" w:hanging="180"/>
              <w:jc w:val="both"/>
              <w:rPr>
                <w:sz w:val="22"/>
                <w:szCs w:val="22"/>
              </w:rPr>
            </w:pPr>
            <w:r>
              <w:rPr>
                <w:sz w:val="22"/>
                <w:szCs w:val="22"/>
              </w:rPr>
              <w:t>Vị trí thẻ trong XML:</w:t>
            </w:r>
          </w:p>
          <w:p w14:paraId="0AF7E98C">
            <w:pPr>
              <w:spacing w:before="0" w:line="240" w:lineRule="auto"/>
              <w:ind w:left="241" w:hanging="180"/>
              <w:jc w:val="both"/>
              <w:rPr>
                <w:sz w:val="22"/>
                <w:szCs w:val="22"/>
              </w:rPr>
            </w:pPr>
            <w:r>
              <w:rPr>
                <w:sz w:val="22"/>
                <w:szCs w:val="22"/>
              </w:rPr>
              <w:t>“DLHDon/NDHDon/NBan/TNVChuyen”</w:t>
            </w:r>
          </w:p>
        </w:tc>
      </w:tr>
      <w:tr w14:paraId="27DCFD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noWrap w:val="0"/>
            <w:vAlign w:val="top"/>
          </w:tcPr>
          <w:p w14:paraId="740A9B00">
            <w:pPr>
              <w:spacing w:before="0"/>
              <w:ind w:left="0"/>
              <w:jc w:val="both"/>
              <w:rPr>
                <w:sz w:val="22"/>
                <w:szCs w:val="22"/>
              </w:rPr>
            </w:pPr>
            <w:r>
              <w:rPr>
                <w:sz w:val="22"/>
                <w:szCs w:val="22"/>
              </w:rPr>
              <w:t>vehicle</w:t>
            </w:r>
          </w:p>
        </w:tc>
        <w:tc>
          <w:tcPr>
            <w:tcW w:w="2556" w:type="dxa"/>
            <w:noWrap w:val="0"/>
            <w:vAlign w:val="top"/>
          </w:tcPr>
          <w:p w14:paraId="32DB2288">
            <w:pPr>
              <w:spacing w:before="0"/>
              <w:ind w:left="0"/>
              <w:jc w:val="both"/>
              <w:rPr>
                <w:sz w:val="22"/>
                <w:szCs w:val="22"/>
              </w:rPr>
            </w:pPr>
            <w:r>
              <w:rPr>
                <w:sz w:val="22"/>
                <w:szCs w:val="22"/>
              </w:rPr>
              <w:t>Required: true</w:t>
            </w:r>
          </w:p>
          <w:p w14:paraId="56A1342B">
            <w:pPr>
              <w:spacing w:before="0"/>
              <w:ind w:left="0"/>
              <w:jc w:val="both"/>
              <w:rPr>
                <w:sz w:val="22"/>
                <w:szCs w:val="22"/>
              </w:rPr>
            </w:pPr>
            <w:r>
              <w:rPr>
                <w:sz w:val="22"/>
                <w:szCs w:val="22"/>
              </w:rPr>
              <w:t>DataType: String</w:t>
            </w:r>
          </w:p>
          <w:p w14:paraId="0A703156">
            <w:pPr>
              <w:spacing w:before="0"/>
              <w:ind w:left="0"/>
              <w:jc w:val="both"/>
              <w:rPr>
                <w:sz w:val="22"/>
                <w:szCs w:val="22"/>
              </w:rPr>
            </w:pPr>
            <w:r>
              <w:rPr>
                <w:sz w:val="22"/>
                <w:szCs w:val="22"/>
              </w:rPr>
              <w:t xml:space="preserve">Minlength: </w:t>
            </w:r>
          </w:p>
          <w:p w14:paraId="515F5503">
            <w:pPr>
              <w:spacing w:before="0"/>
              <w:ind w:left="0"/>
              <w:jc w:val="both"/>
              <w:rPr>
                <w:sz w:val="22"/>
                <w:szCs w:val="22"/>
              </w:rPr>
            </w:pPr>
            <w:r>
              <w:rPr>
                <w:sz w:val="22"/>
                <w:szCs w:val="22"/>
              </w:rPr>
              <w:t xml:space="preserve">Maxlength:  </w:t>
            </w:r>
          </w:p>
          <w:p w14:paraId="45F8BE4F">
            <w:pPr>
              <w:spacing w:before="0"/>
              <w:ind w:left="0"/>
              <w:jc w:val="both"/>
              <w:rPr>
                <w:sz w:val="22"/>
                <w:szCs w:val="22"/>
              </w:rPr>
            </w:pPr>
            <w:r>
              <w:rPr>
                <w:sz w:val="22"/>
                <w:szCs w:val="22"/>
              </w:rPr>
              <w:t>Format:</w:t>
            </w:r>
          </w:p>
        </w:tc>
        <w:tc>
          <w:tcPr>
            <w:tcW w:w="4961" w:type="dxa"/>
            <w:noWrap w:val="0"/>
            <w:vAlign w:val="top"/>
          </w:tcPr>
          <w:p w14:paraId="6BB1BD02">
            <w:pPr>
              <w:numPr>
                <w:ilvl w:val="0"/>
                <w:numId w:val="17"/>
              </w:numPr>
              <w:spacing w:before="0" w:line="240" w:lineRule="auto"/>
              <w:ind w:left="241" w:hanging="180"/>
              <w:jc w:val="both"/>
              <w:rPr>
                <w:sz w:val="22"/>
                <w:szCs w:val="22"/>
              </w:rPr>
            </w:pPr>
            <w:r>
              <w:rPr>
                <w:sz w:val="22"/>
                <w:szCs w:val="22"/>
              </w:rPr>
              <w:t xml:space="preserve">Phương tiện vận chuyển </w:t>
            </w:r>
          </w:p>
          <w:p w14:paraId="50F9E9D4">
            <w:pPr>
              <w:numPr>
                <w:ilvl w:val="0"/>
                <w:numId w:val="17"/>
              </w:numPr>
              <w:spacing w:before="0" w:line="240" w:lineRule="auto"/>
              <w:ind w:left="241" w:hanging="180"/>
              <w:jc w:val="both"/>
              <w:rPr>
                <w:sz w:val="22"/>
                <w:szCs w:val="22"/>
              </w:rPr>
            </w:pPr>
            <w:r>
              <w:rPr>
                <w:sz w:val="22"/>
                <w:szCs w:val="22"/>
              </w:rPr>
              <w:t>Tên thẻ trong XML: “PTVChuyen”</w:t>
            </w:r>
          </w:p>
          <w:p w14:paraId="5C85CC90">
            <w:pPr>
              <w:numPr>
                <w:ilvl w:val="0"/>
                <w:numId w:val="17"/>
              </w:numPr>
              <w:spacing w:before="0" w:line="240" w:lineRule="auto"/>
              <w:ind w:left="241" w:hanging="180"/>
              <w:jc w:val="both"/>
              <w:rPr>
                <w:sz w:val="22"/>
                <w:szCs w:val="22"/>
              </w:rPr>
            </w:pPr>
            <w:r>
              <w:rPr>
                <w:sz w:val="22"/>
                <w:szCs w:val="22"/>
              </w:rPr>
              <w:t>Vị trí thẻ trong XML:</w:t>
            </w:r>
          </w:p>
          <w:p w14:paraId="59354B73">
            <w:pPr>
              <w:spacing w:before="0"/>
              <w:ind w:left="241" w:hanging="180"/>
              <w:rPr>
                <w:sz w:val="22"/>
                <w:szCs w:val="22"/>
              </w:rPr>
            </w:pPr>
            <w:r>
              <w:rPr>
                <w:sz w:val="22"/>
                <w:szCs w:val="22"/>
              </w:rPr>
              <w:t>“DLHDon/NDHDon/NBan/PTVChuyen”</w:t>
            </w:r>
          </w:p>
        </w:tc>
      </w:tr>
      <w:tr w14:paraId="76CBFD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noWrap w:val="0"/>
            <w:vAlign w:val="top"/>
          </w:tcPr>
          <w:p w14:paraId="28C87B64">
            <w:pPr>
              <w:spacing w:before="0"/>
              <w:ind w:left="0"/>
              <w:jc w:val="both"/>
              <w:rPr>
                <w:sz w:val="22"/>
                <w:szCs w:val="22"/>
              </w:rPr>
            </w:pPr>
            <w:r>
              <w:rPr>
                <w:sz w:val="22"/>
                <w:szCs w:val="22"/>
              </w:rPr>
              <w:t>contractNo</w:t>
            </w:r>
          </w:p>
        </w:tc>
        <w:tc>
          <w:tcPr>
            <w:tcW w:w="2556" w:type="dxa"/>
            <w:noWrap w:val="0"/>
            <w:vAlign w:val="top"/>
          </w:tcPr>
          <w:p w14:paraId="72197B26">
            <w:pPr>
              <w:spacing w:before="0"/>
              <w:ind w:left="0"/>
              <w:jc w:val="both"/>
              <w:rPr>
                <w:sz w:val="22"/>
                <w:szCs w:val="22"/>
              </w:rPr>
            </w:pPr>
            <w:r>
              <w:rPr>
                <w:sz w:val="22"/>
                <w:szCs w:val="22"/>
              </w:rPr>
              <w:t>Required: false</w:t>
            </w:r>
          </w:p>
          <w:p w14:paraId="11B32E03">
            <w:pPr>
              <w:spacing w:before="0"/>
              <w:ind w:left="0"/>
              <w:jc w:val="both"/>
              <w:rPr>
                <w:sz w:val="22"/>
                <w:szCs w:val="22"/>
              </w:rPr>
            </w:pPr>
            <w:r>
              <w:rPr>
                <w:sz w:val="22"/>
                <w:szCs w:val="22"/>
              </w:rPr>
              <w:t>DataType: String</w:t>
            </w:r>
          </w:p>
          <w:p w14:paraId="1D0AEB4F">
            <w:pPr>
              <w:spacing w:before="0"/>
              <w:ind w:left="0"/>
              <w:jc w:val="both"/>
              <w:rPr>
                <w:sz w:val="22"/>
                <w:szCs w:val="22"/>
              </w:rPr>
            </w:pPr>
            <w:r>
              <w:rPr>
                <w:sz w:val="22"/>
                <w:szCs w:val="22"/>
              </w:rPr>
              <w:t xml:space="preserve">Minlength: </w:t>
            </w:r>
          </w:p>
          <w:p w14:paraId="61621721">
            <w:pPr>
              <w:spacing w:before="0"/>
              <w:ind w:left="0"/>
              <w:jc w:val="both"/>
              <w:rPr>
                <w:sz w:val="22"/>
                <w:szCs w:val="22"/>
              </w:rPr>
            </w:pPr>
            <w:r>
              <w:rPr>
                <w:sz w:val="22"/>
                <w:szCs w:val="22"/>
              </w:rPr>
              <w:t xml:space="preserve">Maxlength:  </w:t>
            </w:r>
          </w:p>
          <w:p w14:paraId="23AF01C4">
            <w:pPr>
              <w:spacing w:before="0"/>
              <w:ind w:left="0"/>
              <w:jc w:val="both"/>
              <w:rPr>
                <w:sz w:val="22"/>
                <w:szCs w:val="22"/>
              </w:rPr>
            </w:pPr>
            <w:r>
              <w:rPr>
                <w:sz w:val="22"/>
                <w:szCs w:val="22"/>
              </w:rPr>
              <w:t>Format:</w:t>
            </w:r>
          </w:p>
        </w:tc>
        <w:tc>
          <w:tcPr>
            <w:tcW w:w="4961" w:type="dxa"/>
            <w:noWrap w:val="0"/>
            <w:vAlign w:val="top"/>
          </w:tcPr>
          <w:p w14:paraId="5D1B11E9">
            <w:pPr>
              <w:numPr>
                <w:ilvl w:val="0"/>
                <w:numId w:val="17"/>
              </w:numPr>
              <w:spacing w:before="0" w:line="240" w:lineRule="auto"/>
              <w:ind w:left="241" w:hanging="180"/>
              <w:jc w:val="both"/>
              <w:rPr>
                <w:sz w:val="22"/>
                <w:szCs w:val="22"/>
              </w:rPr>
            </w:pPr>
            <w:r>
              <w:rPr>
                <w:sz w:val="22"/>
                <w:szCs w:val="22"/>
              </w:rPr>
              <w:t>Hợp đồng số (Hợp đồng vận chuyển)</w:t>
            </w:r>
          </w:p>
          <w:p w14:paraId="6010BF02">
            <w:pPr>
              <w:numPr>
                <w:ilvl w:val="0"/>
                <w:numId w:val="17"/>
              </w:numPr>
              <w:spacing w:before="0" w:line="240" w:lineRule="auto"/>
              <w:ind w:left="241" w:hanging="180"/>
              <w:jc w:val="both"/>
              <w:rPr>
                <w:sz w:val="22"/>
                <w:szCs w:val="22"/>
              </w:rPr>
            </w:pPr>
            <w:r>
              <w:rPr>
                <w:sz w:val="22"/>
                <w:szCs w:val="22"/>
              </w:rPr>
              <w:t>Tên thẻ trong XML: “HDSo”</w:t>
            </w:r>
          </w:p>
          <w:p w14:paraId="71EDBCC2">
            <w:pPr>
              <w:numPr>
                <w:ilvl w:val="0"/>
                <w:numId w:val="17"/>
              </w:numPr>
              <w:spacing w:before="0" w:line="240" w:lineRule="auto"/>
              <w:ind w:left="241" w:hanging="180"/>
              <w:jc w:val="both"/>
              <w:rPr>
                <w:sz w:val="22"/>
                <w:szCs w:val="22"/>
              </w:rPr>
            </w:pPr>
            <w:r>
              <w:rPr>
                <w:sz w:val="22"/>
                <w:szCs w:val="22"/>
              </w:rPr>
              <w:t>Vị trí thẻ trong XML:</w:t>
            </w:r>
          </w:p>
          <w:p w14:paraId="2215A120">
            <w:pPr>
              <w:numPr>
                <w:ilvl w:val="0"/>
                <w:numId w:val="17"/>
              </w:numPr>
              <w:spacing w:before="0" w:line="240" w:lineRule="auto"/>
              <w:ind w:left="241" w:hanging="180"/>
              <w:jc w:val="both"/>
              <w:rPr>
                <w:sz w:val="22"/>
                <w:szCs w:val="22"/>
              </w:rPr>
            </w:pPr>
            <w:r>
              <w:rPr>
                <w:sz w:val="22"/>
                <w:szCs w:val="22"/>
              </w:rPr>
              <w:t>“DLHDon/NDHDon/NBan/HDSo”</w:t>
            </w:r>
          </w:p>
        </w:tc>
      </w:tr>
      <w:tr w14:paraId="715802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noWrap w:val="0"/>
            <w:vAlign w:val="top"/>
          </w:tcPr>
          <w:p w14:paraId="01779AF8">
            <w:pPr>
              <w:spacing w:before="0"/>
              <w:ind w:left="0"/>
              <w:jc w:val="both"/>
              <w:rPr>
                <w:sz w:val="22"/>
                <w:szCs w:val="22"/>
              </w:rPr>
            </w:pPr>
            <w:r>
              <w:rPr>
                <w:sz w:val="22"/>
                <w:szCs w:val="22"/>
              </w:rPr>
              <w:t>HVTNXHang</w:t>
            </w:r>
          </w:p>
        </w:tc>
        <w:tc>
          <w:tcPr>
            <w:tcW w:w="2556" w:type="dxa"/>
            <w:noWrap w:val="0"/>
            <w:vAlign w:val="top"/>
          </w:tcPr>
          <w:p w14:paraId="5A3E6786">
            <w:pPr>
              <w:spacing w:before="0"/>
              <w:ind w:left="0"/>
              <w:jc w:val="both"/>
              <w:rPr>
                <w:sz w:val="22"/>
                <w:szCs w:val="22"/>
              </w:rPr>
            </w:pPr>
            <w:r>
              <w:rPr>
                <w:sz w:val="22"/>
                <w:szCs w:val="22"/>
              </w:rPr>
              <w:t>Required: false</w:t>
            </w:r>
          </w:p>
          <w:p w14:paraId="619B0705">
            <w:pPr>
              <w:spacing w:before="0"/>
              <w:ind w:left="0"/>
              <w:jc w:val="both"/>
              <w:rPr>
                <w:sz w:val="22"/>
                <w:szCs w:val="22"/>
              </w:rPr>
            </w:pPr>
            <w:r>
              <w:rPr>
                <w:sz w:val="22"/>
                <w:szCs w:val="22"/>
              </w:rPr>
              <w:t>DataType: String</w:t>
            </w:r>
          </w:p>
          <w:p w14:paraId="7C613F5B">
            <w:pPr>
              <w:spacing w:before="0"/>
              <w:ind w:left="0"/>
              <w:jc w:val="both"/>
              <w:rPr>
                <w:sz w:val="22"/>
                <w:szCs w:val="22"/>
              </w:rPr>
            </w:pPr>
            <w:r>
              <w:rPr>
                <w:sz w:val="22"/>
                <w:szCs w:val="22"/>
              </w:rPr>
              <w:t xml:space="preserve">Minlength: </w:t>
            </w:r>
          </w:p>
          <w:p w14:paraId="24288B52">
            <w:pPr>
              <w:spacing w:before="0"/>
              <w:ind w:left="0"/>
              <w:jc w:val="both"/>
              <w:rPr>
                <w:sz w:val="22"/>
                <w:szCs w:val="22"/>
              </w:rPr>
            </w:pPr>
            <w:r>
              <w:rPr>
                <w:sz w:val="22"/>
                <w:szCs w:val="22"/>
              </w:rPr>
              <w:t xml:space="preserve">Maxlength:  </w:t>
            </w:r>
          </w:p>
          <w:p w14:paraId="20DFF94E">
            <w:pPr>
              <w:spacing w:before="0"/>
              <w:ind w:left="0"/>
              <w:jc w:val="both"/>
              <w:rPr>
                <w:sz w:val="22"/>
                <w:szCs w:val="22"/>
              </w:rPr>
            </w:pPr>
            <w:r>
              <w:rPr>
                <w:sz w:val="22"/>
                <w:szCs w:val="22"/>
              </w:rPr>
              <w:t>Format:</w:t>
            </w:r>
          </w:p>
        </w:tc>
        <w:tc>
          <w:tcPr>
            <w:tcW w:w="4961" w:type="dxa"/>
            <w:noWrap w:val="0"/>
            <w:vAlign w:val="top"/>
          </w:tcPr>
          <w:p w14:paraId="3C298F1C">
            <w:pPr>
              <w:numPr>
                <w:ilvl w:val="0"/>
                <w:numId w:val="17"/>
              </w:numPr>
              <w:spacing w:before="0" w:line="240" w:lineRule="auto"/>
              <w:ind w:left="241" w:hanging="180"/>
              <w:jc w:val="both"/>
              <w:rPr>
                <w:sz w:val="22"/>
                <w:szCs w:val="22"/>
              </w:rPr>
            </w:pPr>
            <w:r>
              <w:rPr>
                <w:sz w:val="22"/>
                <w:szCs w:val="22"/>
              </w:rPr>
              <w:t>Họ và tên người xuất hàng</w:t>
            </w:r>
          </w:p>
          <w:p w14:paraId="57B6F0D3">
            <w:pPr>
              <w:numPr>
                <w:ilvl w:val="0"/>
                <w:numId w:val="17"/>
              </w:numPr>
              <w:spacing w:before="0" w:line="240" w:lineRule="auto"/>
              <w:ind w:left="241" w:hanging="180"/>
              <w:jc w:val="both"/>
              <w:rPr>
                <w:sz w:val="22"/>
                <w:szCs w:val="22"/>
              </w:rPr>
            </w:pPr>
            <w:r>
              <w:rPr>
                <w:sz w:val="22"/>
                <w:szCs w:val="22"/>
              </w:rPr>
              <w:t>Tên thẻ trong XML: “HVTNXHang”</w:t>
            </w:r>
          </w:p>
          <w:p w14:paraId="0380E20E">
            <w:pPr>
              <w:numPr>
                <w:ilvl w:val="0"/>
                <w:numId w:val="17"/>
              </w:numPr>
              <w:spacing w:before="0" w:line="240" w:lineRule="auto"/>
              <w:ind w:left="241" w:hanging="180"/>
              <w:jc w:val="both"/>
              <w:rPr>
                <w:sz w:val="22"/>
                <w:szCs w:val="22"/>
              </w:rPr>
            </w:pPr>
            <w:r>
              <w:rPr>
                <w:sz w:val="22"/>
                <w:szCs w:val="22"/>
              </w:rPr>
              <w:t>Vị trí thẻ trong XML:</w:t>
            </w:r>
          </w:p>
          <w:p w14:paraId="4F4FD5F0">
            <w:pPr>
              <w:spacing w:before="0"/>
              <w:ind w:left="41"/>
              <w:rPr>
                <w:sz w:val="22"/>
                <w:szCs w:val="22"/>
              </w:rPr>
            </w:pPr>
            <w:r>
              <w:rPr>
                <w:sz w:val="22"/>
                <w:szCs w:val="22"/>
              </w:rPr>
              <w:t>“DLHDon/NDHDon/NBan/HVTNXHang”</w:t>
            </w:r>
          </w:p>
        </w:tc>
      </w:tr>
    </w:tbl>
    <w:p w14:paraId="20D894E2">
      <w:pPr>
        <w:pStyle w:val="4"/>
        <w:rPr>
          <w:sz w:val="22"/>
          <w:szCs w:val="22"/>
        </w:rPr>
      </w:pPr>
    </w:p>
    <w:p w14:paraId="1DC261D7">
      <w:pPr>
        <w:pStyle w:val="4"/>
        <w:rPr>
          <w:sz w:val="22"/>
          <w:szCs w:val="22"/>
        </w:rPr>
      </w:pPr>
      <w:r>
        <w:rPr>
          <w:sz w:val="22"/>
          <w:szCs w:val="22"/>
        </w:rPr>
        <w:t xml:space="preserve">Một số metadata </w:t>
      </w:r>
      <w:r>
        <w:rPr>
          <w:b/>
          <w:sz w:val="22"/>
          <w:szCs w:val="22"/>
        </w:rPr>
        <w:t>đặc biệt</w:t>
      </w:r>
      <w:r>
        <w:rPr>
          <w:sz w:val="22"/>
          <w:szCs w:val="22"/>
        </w:rPr>
        <w:t xml:space="preserve"> (được sử dụng làm trường chuẩn của XML thông tư 78)</w:t>
      </w:r>
    </w:p>
    <w:tbl>
      <w:tblPr>
        <w:tblStyle w:val="13"/>
        <w:tblW w:w="9497" w:type="dxa"/>
        <w:tblInd w:w="5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0"/>
        <w:gridCol w:w="2556"/>
        <w:gridCol w:w="4961"/>
      </w:tblGrid>
      <w:tr w14:paraId="6FB9C5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5" w:hRule="atLeast"/>
        </w:trPr>
        <w:tc>
          <w:tcPr>
            <w:tcW w:w="1980" w:type="dxa"/>
            <w:shd w:val="clear" w:color="auto" w:fill="EEECE1"/>
            <w:noWrap w:val="0"/>
            <w:vAlign w:val="top"/>
          </w:tcPr>
          <w:p w14:paraId="2F0381D7">
            <w:pPr>
              <w:jc w:val="center"/>
              <w:rPr>
                <w:b/>
                <w:sz w:val="22"/>
                <w:szCs w:val="22"/>
              </w:rPr>
            </w:pPr>
            <w:r>
              <w:rPr>
                <w:b/>
                <w:sz w:val="22"/>
                <w:szCs w:val="22"/>
              </w:rPr>
              <w:t>Tên trường</w:t>
            </w:r>
          </w:p>
        </w:tc>
        <w:tc>
          <w:tcPr>
            <w:tcW w:w="2556" w:type="dxa"/>
            <w:shd w:val="clear" w:color="auto" w:fill="EEECE1"/>
            <w:noWrap w:val="0"/>
            <w:vAlign w:val="top"/>
          </w:tcPr>
          <w:p w14:paraId="48438F7E">
            <w:pPr>
              <w:jc w:val="center"/>
              <w:rPr>
                <w:b/>
                <w:sz w:val="22"/>
                <w:szCs w:val="22"/>
              </w:rPr>
            </w:pPr>
            <w:r>
              <w:rPr>
                <w:b/>
                <w:sz w:val="22"/>
                <w:szCs w:val="22"/>
              </w:rPr>
              <w:t>Kiểu dữ liệu</w:t>
            </w:r>
          </w:p>
        </w:tc>
        <w:tc>
          <w:tcPr>
            <w:tcW w:w="4961" w:type="dxa"/>
            <w:shd w:val="clear" w:color="auto" w:fill="EEECE1"/>
            <w:noWrap w:val="0"/>
            <w:vAlign w:val="top"/>
          </w:tcPr>
          <w:p w14:paraId="2C6BF181">
            <w:pPr>
              <w:jc w:val="center"/>
              <w:rPr>
                <w:b/>
                <w:sz w:val="22"/>
                <w:szCs w:val="22"/>
              </w:rPr>
            </w:pPr>
            <w:r>
              <w:rPr>
                <w:b/>
                <w:sz w:val="22"/>
                <w:szCs w:val="22"/>
              </w:rPr>
              <w:t>Mô tả</w:t>
            </w:r>
          </w:p>
        </w:tc>
      </w:tr>
      <w:tr w14:paraId="4681EF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7" w:hRule="atLeast"/>
        </w:trPr>
        <w:tc>
          <w:tcPr>
            <w:tcW w:w="9497" w:type="dxa"/>
            <w:gridSpan w:val="3"/>
            <w:noWrap w:val="0"/>
            <w:vAlign w:val="center"/>
          </w:tcPr>
          <w:p w14:paraId="27B765C7">
            <w:pPr>
              <w:spacing w:before="0" w:line="240" w:lineRule="auto"/>
              <w:ind w:left="0"/>
              <w:rPr>
                <w:b/>
                <w:sz w:val="22"/>
                <w:szCs w:val="22"/>
                <w:lang w:val="en"/>
              </w:rPr>
            </w:pPr>
            <w:r>
              <w:rPr>
                <w:b/>
                <w:sz w:val="22"/>
                <w:szCs w:val="22"/>
              </w:rPr>
              <w:t xml:space="preserve">PHIẾU </w:t>
            </w:r>
            <w:r>
              <w:rPr>
                <w:b/>
                <w:sz w:val="22"/>
                <w:szCs w:val="22"/>
                <w:lang w:val="en"/>
              </w:rPr>
              <w:t>BÁN HÀNG PHI THUẾ QUAN</w:t>
            </w:r>
          </w:p>
        </w:tc>
      </w:tr>
      <w:tr w14:paraId="7833BC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noWrap w:val="0"/>
            <w:vAlign w:val="top"/>
          </w:tcPr>
          <w:p w14:paraId="42A9603E">
            <w:pPr>
              <w:spacing w:before="0"/>
              <w:ind w:left="0"/>
              <w:jc w:val="both"/>
              <w:rPr>
                <w:sz w:val="22"/>
                <w:szCs w:val="22"/>
              </w:rPr>
            </w:pPr>
            <w:r>
              <w:rPr>
                <w:sz w:val="22"/>
                <w:szCs w:val="22"/>
              </w:rPr>
              <w:t>KPTQuan</w:t>
            </w:r>
          </w:p>
        </w:tc>
        <w:tc>
          <w:tcPr>
            <w:tcW w:w="2556" w:type="dxa"/>
            <w:noWrap w:val="0"/>
            <w:vAlign w:val="top"/>
          </w:tcPr>
          <w:p w14:paraId="2245074D">
            <w:pPr>
              <w:spacing w:before="0"/>
              <w:ind w:left="0"/>
              <w:jc w:val="both"/>
              <w:rPr>
                <w:sz w:val="22"/>
                <w:szCs w:val="22"/>
              </w:rPr>
            </w:pPr>
            <w:r>
              <w:rPr>
                <w:sz w:val="22"/>
                <w:szCs w:val="22"/>
              </w:rPr>
              <w:t>Required: true</w:t>
            </w:r>
          </w:p>
          <w:p w14:paraId="25535A7E">
            <w:pPr>
              <w:spacing w:before="0"/>
              <w:ind w:left="0"/>
              <w:jc w:val="both"/>
              <w:rPr>
                <w:sz w:val="22"/>
                <w:szCs w:val="22"/>
                <w:lang w:val="en"/>
              </w:rPr>
            </w:pPr>
            <w:r>
              <w:rPr>
                <w:sz w:val="22"/>
                <w:szCs w:val="22"/>
              </w:rPr>
              <w:t>DataType: String</w:t>
            </w:r>
          </w:p>
          <w:p w14:paraId="43F9694C">
            <w:pPr>
              <w:spacing w:before="0"/>
              <w:ind w:left="0"/>
              <w:jc w:val="both"/>
              <w:rPr>
                <w:sz w:val="22"/>
                <w:szCs w:val="22"/>
              </w:rPr>
            </w:pPr>
            <w:r>
              <w:rPr>
                <w:sz w:val="22"/>
                <w:szCs w:val="22"/>
              </w:rPr>
              <w:t xml:space="preserve">Minlength: </w:t>
            </w:r>
          </w:p>
          <w:p w14:paraId="29D13311">
            <w:pPr>
              <w:spacing w:before="0"/>
              <w:ind w:left="0"/>
              <w:jc w:val="both"/>
              <w:rPr>
                <w:sz w:val="22"/>
                <w:szCs w:val="22"/>
              </w:rPr>
            </w:pPr>
            <w:r>
              <w:rPr>
                <w:sz w:val="22"/>
                <w:szCs w:val="22"/>
              </w:rPr>
              <w:t xml:space="preserve">Maxlength:  </w:t>
            </w:r>
          </w:p>
          <w:p w14:paraId="38BF7709">
            <w:pPr>
              <w:spacing w:before="0"/>
              <w:ind w:left="0"/>
              <w:jc w:val="both"/>
              <w:rPr>
                <w:sz w:val="22"/>
                <w:szCs w:val="22"/>
              </w:rPr>
            </w:pPr>
            <w:r>
              <w:rPr>
                <w:sz w:val="22"/>
                <w:szCs w:val="22"/>
              </w:rPr>
              <w:t>Format:</w:t>
            </w:r>
          </w:p>
        </w:tc>
        <w:tc>
          <w:tcPr>
            <w:tcW w:w="4961" w:type="dxa"/>
            <w:noWrap w:val="0"/>
            <w:vAlign w:val="top"/>
          </w:tcPr>
          <w:p w14:paraId="2579300B">
            <w:pPr>
              <w:numPr>
                <w:ilvl w:val="0"/>
                <w:numId w:val="17"/>
              </w:numPr>
              <w:spacing w:before="0" w:line="240" w:lineRule="auto"/>
              <w:ind w:left="241" w:hanging="180"/>
              <w:jc w:val="both"/>
              <w:rPr>
                <w:sz w:val="22"/>
                <w:szCs w:val="22"/>
              </w:rPr>
            </w:pPr>
            <w:r>
              <w:rPr>
                <w:sz w:val="22"/>
                <w:szCs w:val="22"/>
                <w:lang w:val="en"/>
              </w:rPr>
              <w:t>thể hiện mẫu phi thuế quan</w:t>
            </w:r>
          </w:p>
          <w:p w14:paraId="54BDAA38">
            <w:pPr>
              <w:spacing w:before="0" w:line="240" w:lineRule="auto"/>
              <w:ind w:left="241" w:hanging="180"/>
              <w:jc w:val="both"/>
              <w:rPr>
                <w:sz w:val="22"/>
                <w:szCs w:val="22"/>
                <w:lang w:val="en"/>
              </w:rPr>
            </w:pPr>
            <w:r>
              <w:rPr>
                <w:sz w:val="22"/>
                <w:szCs w:val="22"/>
                <w:lang w:val="en"/>
              </w:rPr>
              <w:t>-  truyền giá trị bằng 1 để hiện thỉ mẫu phi thuế quan bên thuế</w:t>
            </w:r>
          </w:p>
          <w:p w14:paraId="3471ECEF">
            <w:pPr>
              <w:spacing w:before="0" w:line="240" w:lineRule="auto"/>
              <w:ind w:left="241" w:hanging="180"/>
              <w:jc w:val="both"/>
              <w:rPr>
                <w:sz w:val="22"/>
                <w:szCs w:val="22"/>
                <w:lang w:val="en"/>
              </w:rPr>
            </w:pPr>
            <w:r>
              <w:rPr>
                <w:sz w:val="22"/>
                <w:szCs w:val="22"/>
                <w:lang w:val="en"/>
              </w:rPr>
              <w:t>- Lưu ý định dạng bắt buộc phải là text chứ không được khai báo dạng number hay date.</w:t>
            </w:r>
          </w:p>
          <w:p w14:paraId="776F566D">
            <w:pPr>
              <w:spacing w:before="0" w:line="240" w:lineRule="auto"/>
              <w:jc w:val="both"/>
              <w:rPr>
                <w:sz w:val="22"/>
                <w:szCs w:val="22"/>
                <w:lang w:val="en"/>
              </w:rPr>
            </w:pPr>
          </w:p>
        </w:tc>
      </w:tr>
    </w:tbl>
    <w:p w14:paraId="7D06A135">
      <w:pPr>
        <w:pStyle w:val="4"/>
        <w:rPr>
          <w:sz w:val="22"/>
          <w:szCs w:val="22"/>
        </w:rPr>
      </w:pPr>
    </w:p>
    <w:p w14:paraId="0F18CA96">
      <w:pPr>
        <w:pStyle w:val="4"/>
        <w:rPr>
          <w:sz w:val="22"/>
          <w:szCs w:val="22"/>
        </w:rPr>
      </w:pPr>
    </w:p>
    <w:p w14:paraId="5E6EB72A">
      <w:pPr>
        <w:pStyle w:val="4"/>
        <w:rPr>
          <w:sz w:val="22"/>
          <w:szCs w:val="22"/>
        </w:rPr>
      </w:pPr>
    </w:p>
    <w:p w14:paraId="59E8E660">
      <w:pPr>
        <w:pStyle w:val="4"/>
        <w:rPr>
          <w:sz w:val="22"/>
          <w:szCs w:val="22"/>
        </w:rPr>
      </w:pPr>
    </w:p>
    <w:p w14:paraId="44A20A86">
      <w:pPr>
        <w:pStyle w:val="4"/>
        <w:rPr>
          <w:sz w:val="22"/>
          <w:szCs w:val="22"/>
        </w:rPr>
      </w:pPr>
    </w:p>
    <w:p w14:paraId="2717C12D">
      <w:pPr>
        <w:pStyle w:val="4"/>
        <w:rPr>
          <w:sz w:val="22"/>
          <w:szCs w:val="22"/>
        </w:rPr>
      </w:pPr>
      <w:r>
        <w:rPr>
          <w:sz w:val="22"/>
          <w:szCs w:val="22"/>
        </w:rPr>
        <w:t xml:space="preserve">Một số metadata </w:t>
      </w:r>
      <w:r>
        <w:rPr>
          <w:b/>
          <w:sz w:val="22"/>
          <w:szCs w:val="22"/>
        </w:rPr>
        <w:t>đặc biệt</w:t>
      </w:r>
      <w:r>
        <w:rPr>
          <w:sz w:val="22"/>
          <w:szCs w:val="22"/>
        </w:rPr>
        <w:t xml:space="preserve"> (được sử dụng làm trường chuẩn của XML thông tư 78)</w:t>
      </w:r>
    </w:p>
    <w:tbl>
      <w:tblPr>
        <w:tblStyle w:val="13"/>
        <w:tblW w:w="9497" w:type="dxa"/>
        <w:tblInd w:w="5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0"/>
        <w:gridCol w:w="2556"/>
        <w:gridCol w:w="4961"/>
      </w:tblGrid>
      <w:tr w14:paraId="6E33B6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5" w:hRule="atLeast"/>
        </w:trPr>
        <w:tc>
          <w:tcPr>
            <w:tcW w:w="1980" w:type="dxa"/>
            <w:shd w:val="clear" w:color="auto" w:fill="EEECE1"/>
            <w:noWrap w:val="0"/>
            <w:vAlign w:val="top"/>
          </w:tcPr>
          <w:p w14:paraId="0BC19D94">
            <w:pPr>
              <w:jc w:val="center"/>
              <w:rPr>
                <w:b/>
                <w:sz w:val="22"/>
                <w:szCs w:val="22"/>
              </w:rPr>
            </w:pPr>
            <w:r>
              <w:rPr>
                <w:b/>
                <w:sz w:val="22"/>
                <w:szCs w:val="22"/>
              </w:rPr>
              <w:t>Tên trường</w:t>
            </w:r>
          </w:p>
        </w:tc>
        <w:tc>
          <w:tcPr>
            <w:tcW w:w="2556" w:type="dxa"/>
            <w:shd w:val="clear" w:color="auto" w:fill="EEECE1"/>
            <w:noWrap w:val="0"/>
            <w:vAlign w:val="top"/>
          </w:tcPr>
          <w:p w14:paraId="114442C7">
            <w:pPr>
              <w:jc w:val="center"/>
              <w:rPr>
                <w:b/>
                <w:sz w:val="22"/>
                <w:szCs w:val="22"/>
              </w:rPr>
            </w:pPr>
            <w:r>
              <w:rPr>
                <w:b/>
                <w:sz w:val="22"/>
                <w:szCs w:val="22"/>
              </w:rPr>
              <w:t>Kiểu dữ liệu</w:t>
            </w:r>
          </w:p>
        </w:tc>
        <w:tc>
          <w:tcPr>
            <w:tcW w:w="4961" w:type="dxa"/>
            <w:shd w:val="clear" w:color="auto" w:fill="EEECE1"/>
            <w:noWrap w:val="0"/>
            <w:vAlign w:val="top"/>
          </w:tcPr>
          <w:p w14:paraId="0324A2A6">
            <w:pPr>
              <w:jc w:val="center"/>
              <w:rPr>
                <w:b/>
                <w:sz w:val="22"/>
                <w:szCs w:val="22"/>
              </w:rPr>
            </w:pPr>
            <w:r>
              <w:rPr>
                <w:b/>
                <w:sz w:val="22"/>
                <w:szCs w:val="22"/>
              </w:rPr>
              <w:t>Mô tả</w:t>
            </w:r>
          </w:p>
        </w:tc>
      </w:tr>
      <w:tr w14:paraId="5F81C1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497" w:type="dxa"/>
            <w:gridSpan w:val="3"/>
            <w:noWrap w:val="0"/>
            <w:vAlign w:val="center"/>
          </w:tcPr>
          <w:p w14:paraId="691A5C4B">
            <w:pPr>
              <w:spacing w:before="0" w:line="240" w:lineRule="auto"/>
              <w:ind w:left="0"/>
              <w:rPr>
                <w:b/>
                <w:sz w:val="22"/>
                <w:szCs w:val="22"/>
              </w:rPr>
            </w:pPr>
            <w:r>
              <w:rPr>
                <w:b/>
                <w:sz w:val="22"/>
                <w:szCs w:val="22"/>
              </w:rPr>
              <w:t>HÓA ĐƠN GTGT KIÊM TỜ KHAI HOÀN THUẾ</w:t>
            </w:r>
          </w:p>
        </w:tc>
      </w:tr>
      <w:tr w14:paraId="1FC87E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noWrap w:val="0"/>
            <w:vAlign w:val="top"/>
          </w:tcPr>
          <w:p w14:paraId="63400960">
            <w:pPr>
              <w:spacing w:before="0"/>
              <w:ind w:left="0"/>
              <w:jc w:val="both"/>
              <w:rPr>
                <w:sz w:val="22"/>
                <w:szCs w:val="22"/>
              </w:rPr>
            </w:pPr>
            <w:r>
              <w:rPr>
                <w:sz w:val="22"/>
                <w:szCs w:val="22"/>
              </w:rPr>
              <w:t>SHChieu</w:t>
            </w:r>
          </w:p>
        </w:tc>
        <w:tc>
          <w:tcPr>
            <w:tcW w:w="2556" w:type="dxa"/>
            <w:noWrap w:val="0"/>
            <w:vAlign w:val="top"/>
          </w:tcPr>
          <w:p w14:paraId="7882F673">
            <w:pPr>
              <w:spacing w:before="0"/>
              <w:ind w:left="0"/>
              <w:jc w:val="both"/>
              <w:rPr>
                <w:sz w:val="22"/>
                <w:szCs w:val="22"/>
              </w:rPr>
            </w:pPr>
            <w:r>
              <w:rPr>
                <w:sz w:val="22"/>
                <w:szCs w:val="22"/>
              </w:rPr>
              <w:t>Required: true</w:t>
            </w:r>
          </w:p>
          <w:p w14:paraId="202DD47A">
            <w:pPr>
              <w:spacing w:before="0"/>
              <w:ind w:left="0"/>
              <w:jc w:val="both"/>
              <w:rPr>
                <w:sz w:val="22"/>
                <w:szCs w:val="22"/>
              </w:rPr>
            </w:pPr>
            <w:r>
              <w:rPr>
                <w:sz w:val="22"/>
                <w:szCs w:val="22"/>
              </w:rPr>
              <w:t>DataType: String</w:t>
            </w:r>
          </w:p>
          <w:p w14:paraId="0EC9F821">
            <w:pPr>
              <w:spacing w:before="0"/>
              <w:ind w:left="0"/>
              <w:jc w:val="both"/>
              <w:rPr>
                <w:sz w:val="22"/>
                <w:szCs w:val="22"/>
              </w:rPr>
            </w:pPr>
            <w:r>
              <w:rPr>
                <w:sz w:val="22"/>
                <w:szCs w:val="22"/>
              </w:rPr>
              <w:t xml:space="preserve">Minlength: </w:t>
            </w:r>
          </w:p>
          <w:p w14:paraId="055192CE">
            <w:pPr>
              <w:spacing w:before="0"/>
              <w:ind w:left="0"/>
              <w:jc w:val="both"/>
              <w:rPr>
                <w:sz w:val="22"/>
                <w:szCs w:val="22"/>
              </w:rPr>
            </w:pPr>
            <w:r>
              <w:rPr>
                <w:sz w:val="22"/>
                <w:szCs w:val="22"/>
              </w:rPr>
              <w:t>Maxlength: 20</w:t>
            </w:r>
          </w:p>
          <w:p w14:paraId="32979248">
            <w:pPr>
              <w:spacing w:before="0"/>
              <w:ind w:left="0"/>
              <w:jc w:val="both"/>
              <w:rPr>
                <w:sz w:val="22"/>
                <w:szCs w:val="22"/>
              </w:rPr>
            </w:pPr>
            <w:r>
              <w:rPr>
                <w:sz w:val="22"/>
                <w:szCs w:val="22"/>
              </w:rPr>
              <w:t>Format:</w:t>
            </w:r>
          </w:p>
        </w:tc>
        <w:tc>
          <w:tcPr>
            <w:tcW w:w="4961" w:type="dxa"/>
            <w:noWrap w:val="0"/>
            <w:vAlign w:val="top"/>
          </w:tcPr>
          <w:p w14:paraId="3D46A80D">
            <w:pPr>
              <w:numPr>
                <w:ilvl w:val="0"/>
                <w:numId w:val="17"/>
              </w:numPr>
              <w:spacing w:before="0" w:line="240" w:lineRule="auto"/>
              <w:ind w:left="241" w:hanging="180"/>
              <w:jc w:val="both"/>
              <w:rPr>
                <w:sz w:val="22"/>
                <w:szCs w:val="22"/>
              </w:rPr>
            </w:pPr>
            <w:r>
              <w:rPr>
                <w:sz w:val="22"/>
                <w:szCs w:val="22"/>
              </w:rPr>
              <w:t>Số hộ chiếu</w:t>
            </w:r>
          </w:p>
          <w:p w14:paraId="20394A25">
            <w:pPr>
              <w:numPr>
                <w:ilvl w:val="0"/>
                <w:numId w:val="17"/>
              </w:numPr>
              <w:spacing w:before="0" w:line="240" w:lineRule="auto"/>
              <w:ind w:left="241" w:hanging="180"/>
              <w:jc w:val="both"/>
              <w:rPr>
                <w:sz w:val="22"/>
                <w:szCs w:val="22"/>
              </w:rPr>
            </w:pPr>
            <w:r>
              <w:rPr>
                <w:sz w:val="22"/>
                <w:szCs w:val="22"/>
              </w:rPr>
              <w:t>Tên thẻ trong XML: “SHChieu”</w:t>
            </w:r>
          </w:p>
          <w:p w14:paraId="271AD65D">
            <w:pPr>
              <w:numPr>
                <w:ilvl w:val="0"/>
                <w:numId w:val="17"/>
              </w:numPr>
              <w:spacing w:before="0" w:line="240" w:lineRule="auto"/>
              <w:ind w:left="241" w:hanging="180"/>
              <w:jc w:val="both"/>
              <w:rPr>
                <w:sz w:val="22"/>
                <w:szCs w:val="22"/>
              </w:rPr>
            </w:pPr>
            <w:r>
              <w:rPr>
                <w:sz w:val="22"/>
                <w:szCs w:val="22"/>
              </w:rPr>
              <w:t>Vị trí thẻ trong XML:</w:t>
            </w:r>
          </w:p>
          <w:p w14:paraId="55772BAD">
            <w:pPr>
              <w:spacing w:before="0" w:line="240" w:lineRule="auto"/>
              <w:ind w:left="241" w:hanging="180"/>
              <w:jc w:val="both"/>
              <w:rPr>
                <w:sz w:val="22"/>
                <w:szCs w:val="22"/>
              </w:rPr>
            </w:pPr>
            <w:r>
              <w:rPr>
                <w:sz w:val="22"/>
                <w:szCs w:val="22"/>
              </w:rPr>
              <w:t>“HDon\DLHDon\NDHDon\NMua\SHChieu”</w:t>
            </w:r>
          </w:p>
        </w:tc>
      </w:tr>
      <w:tr w14:paraId="4DE90C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noWrap w:val="0"/>
            <w:vAlign w:val="top"/>
          </w:tcPr>
          <w:p w14:paraId="55B190D5">
            <w:pPr>
              <w:spacing w:before="0"/>
              <w:ind w:left="0"/>
              <w:jc w:val="both"/>
              <w:rPr>
                <w:sz w:val="22"/>
                <w:szCs w:val="22"/>
              </w:rPr>
            </w:pPr>
            <w:r>
              <w:rPr>
                <w:sz w:val="22"/>
                <w:szCs w:val="22"/>
              </w:rPr>
              <w:t>NCHChieu</w:t>
            </w:r>
          </w:p>
        </w:tc>
        <w:tc>
          <w:tcPr>
            <w:tcW w:w="2556" w:type="dxa"/>
            <w:noWrap w:val="0"/>
            <w:vAlign w:val="top"/>
          </w:tcPr>
          <w:p w14:paraId="74AD828E">
            <w:pPr>
              <w:spacing w:before="0"/>
              <w:ind w:left="0"/>
              <w:jc w:val="both"/>
              <w:rPr>
                <w:sz w:val="22"/>
                <w:szCs w:val="22"/>
              </w:rPr>
            </w:pPr>
            <w:r>
              <w:rPr>
                <w:sz w:val="22"/>
                <w:szCs w:val="22"/>
              </w:rPr>
              <w:t>Required: true</w:t>
            </w:r>
          </w:p>
          <w:p w14:paraId="67A65E41">
            <w:pPr>
              <w:spacing w:before="0"/>
              <w:ind w:left="0"/>
              <w:jc w:val="both"/>
              <w:rPr>
                <w:sz w:val="22"/>
                <w:szCs w:val="22"/>
              </w:rPr>
            </w:pPr>
            <w:r>
              <w:rPr>
                <w:sz w:val="22"/>
                <w:szCs w:val="22"/>
              </w:rPr>
              <w:t>DataType: Date</w:t>
            </w:r>
          </w:p>
          <w:p w14:paraId="28F43E4A">
            <w:pPr>
              <w:spacing w:before="0"/>
              <w:ind w:left="0"/>
              <w:jc w:val="both"/>
              <w:rPr>
                <w:sz w:val="22"/>
                <w:szCs w:val="22"/>
              </w:rPr>
            </w:pPr>
            <w:r>
              <w:rPr>
                <w:sz w:val="22"/>
                <w:szCs w:val="22"/>
              </w:rPr>
              <w:t xml:space="preserve">Minlength: </w:t>
            </w:r>
          </w:p>
          <w:p w14:paraId="769B6141">
            <w:pPr>
              <w:spacing w:before="0"/>
              <w:ind w:left="0"/>
              <w:jc w:val="both"/>
              <w:rPr>
                <w:sz w:val="22"/>
                <w:szCs w:val="22"/>
              </w:rPr>
            </w:pPr>
            <w:r>
              <w:rPr>
                <w:sz w:val="22"/>
                <w:szCs w:val="22"/>
              </w:rPr>
              <w:t xml:space="preserve">Maxlength:  </w:t>
            </w:r>
          </w:p>
          <w:p w14:paraId="2BB3968F">
            <w:pPr>
              <w:spacing w:before="0"/>
              <w:ind w:left="0"/>
              <w:jc w:val="both"/>
              <w:rPr>
                <w:sz w:val="22"/>
                <w:szCs w:val="22"/>
              </w:rPr>
            </w:pPr>
            <w:r>
              <w:rPr>
                <w:sz w:val="22"/>
                <w:szCs w:val="22"/>
              </w:rPr>
              <w:t>Format:</w:t>
            </w:r>
          </w:p>
        </w:tc>
        <w:tc>
          <w:tcPr>
            <w:tcW w:w="4961" w:type="dxa"/>
            <w:noWrap w:val="0"/>
            <w:vAlign w:val="top"/>
          </w:tcPr>
          <w:p w14:paraId="50029056">
            <w:pPr>
              <w:numPr>
                <w:ilvl w:val="0"/>
                <w:numId w:val="17"/>
              </w:numPr>
              <w:spacing w:before="0" w:line="240" w:lineRule="auto"/>
              <w:ind w:left="241" w:hanging="180"/>
              <w:jc w:val="both"/>
              <w:rPr>
                <w:sz w:val="22"/>
                <w:szCs w:val="22"/>
              </w:rPr>
            </w:pPr>
            <w:r>
              <w:rPr>
                <w:sz w:val="22"/>
                <w:szCs w:val="22"/>
              </w:rPr>
              <w:t>Ngày cấp hộ chiếu</w:t>
            </w:r>
          </w:p>
          <w:p w14:paraId="7A0E0666">
            <w:pPr>
              <w:numPr>
                <w:ilvl w:val="0"/>
                <w:numId w:val="17"/>
              </w:numPr>
              <w:spacing w:before="0" w:line="240" w:lineRule="auto"/>
              <w:ind w:left="241" w:hanging="180"/>
              <w:jc w:val="both"/>
              <w:rPr>
                <w:sz w:val="22"/>
                <w:szCs w:val="22"/>
              </w:rPr>
            </w:pPr>
            <w:r>
              <w:rPr>
                <w:sz w:val="22"/>
                <w:szCs w:val="22"/>
              </w:rPr>
              <w:t>Tên thẻ trong XML: “NCHChieu”</w:t>
            </w:r>
          </w:p>
          <w:p w14:paraId="75628BF9">
            <w:pPr>
              <w:numPr>
                <w:ilvl w:val="0"/>
                <w:numId w:val="17"/>
              </w:numPr>
              <w:spacing w:before="0" w:line="240" w:lineRule="auto"/>
              <w:ind w:left="241" w:hanging="180"/>
              <w:jc w:val="both"/>
              <w:rPr>
                <w:sz w:val="22"/>
                <w:szCs w:val="22"/>
              </w:rPr>
            </w:pPr>
            <w:r>
              <w:rPr>
                <w:sz w:val="22"/>
                <w:szCs w:val="22"/>
              </w:rPr>
              <w:t>Vị trí thẻ trong XML:</w:t>
            </w:r>
          </w:p>
          <w:p w14:paraId="3C328FAE">
            <w:pPr>
              <w:spacing w:before="0" w:line="240" w:lineRule="auto"/>
              <w:ind w:left="241" w:hanging="180"/>
              <w:rPr>
                <w:sz w:val="22"/>
                <w:szCs w:val="22"/>
              </w:rPr>
            </w:pPr>
            <w:r>
              <w:rPr>
                <w:sz w:val="22"/>
                <w:szCs w:val="22"/>
              </w:rPr>
              <w:t>“HDon\DLHDon\NDHDon\NMua\NCHChieu”</w:t>
            </w:r>
          </w:p>
        </w:tc>
      </w:tr>
      <w:tr w14:paraId="44CC7D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noWrap w:val="0"/>
            <w:vAlign w:val="top"/>
          </w:tcPr>
          <w:p w14:paraId="62FE12D0">
            <w:pPr>
              <w:spacing w:before="0"/>
              <w:ind w:left="0"/>
              <w:jc w:val="both"/>
              <w:rPr>
                <w:sz w:val="22"/>
                <w:szCs w:val="22"/>
              </w:rPr>
            </w:pPr>
            <w:r>
              <w:rPr>
                <w:sz w:val="22"/>
                <w:szCs w:val="22"/>
              </w:rPr>
              <w:t>NHHHChieu</w:t>
            </w:r>
          </w:p>
        </w:tc>
        <w:tc>
          <w:tcPr>
            <w:tcW w:w="2556" w:type="dxa"/>
            <w:noWrap w:val="0"/>
            <w:vAlign w:val="top"/>
          </w:tcPr>
          <w:p w14:paraId="7FB4EDBD">
            <w:pPr>
              <w:spacing w:before="0"/>
              <w:ind w:left="0"/>
              <w:jc w:val="both"/>
              <w:rPr>
                <w:sz w:val="22"/>
                <w:szCs w:val="22"/>
              </w:rPr>
            </w:pPr>
            <w:r>
              <w:rPr>
                <w:sz w:val="22"/>
                <w:szCs w:val="22"/>
              </w:rPr>
              <w:t>Required: true</w:t>
            </w:r>
          </w:p>
          <w:p w14:paraId="549216BF">
            <w:pPr>
              <w:spacing w:before="0"/>
              <w:ind w:left="0"/>
              <w:jc w:val="both"/>
              <w:rPr>
                <w:sz w:val="22"/>
                <w:szCs w:val="22"/>
              </w:rPr>
            </w:pPr>
            <w:r>
              <w:rPr>
                <w:sz w:val="22"/>
                <w:szCs w:val="22"/>
              </w:rPr>
              <w:t>DataType: Date</w:t>
            </w:r>
          </w:p>
          <w:p w14:paraId="2DFF0773">
            <w:pPr>
              <w:spacing w:before="0"/>
              <w:ind w:left="0"/>
              <w:jc w:val="both"/>
              <w:rPr>
                <w:sz w:val="22"/>
                <w:szCs w:val="22"/>
              </w:rPr>
            </w:pPr>
            <w:r>
              <w:rPr>
                <w:sz w:val="22"/>
                <w:szCs w:val="22"/>
              </w:rPr>
              <w:t xml:space="preserve">Minlength: </w:t>
            </w:r>
          </w:p>
          <w:p w14:paraId="0BBB84BD">
            <w:pPr>
              <w:spacing w:before="0"/>
              <w:ind w:left="0"/>
              <w:jc w:val="both"/>
              <w:rPr>
                <w:sz w:val="22"/>
                <w:szCs w:val="22"/>
              </w:rPr>
            </w:pPr>
            <w:r>
              <w:rPr>
                <w:sz w:val="22"/>
                <w:szCs w:val="22"/>
              </w:rPr>
              <w:t xml:space="preserve">Maxlength:  </w:t>
            </w:r>
          </w:p>
          <w:p w14:paraId="311E1FF2">
            <w:pPr>
              <w:spacing w:before="0"/>
              <w:ind w:left="0"/>
              <w:jc w:val="both"/>
              <w:rPr>
                <w:sz w:val="22"/>
                <w:szCs w:val="22"/>
              </w:rPr>
            </w:pPr>
            <w:r>
              <w:rPr>
                <w:sz w:val="22"/>
                <w:szCs w:val="22"/>
              </w:rPr>
              <w:t>Format:</w:t>
            </w:r>
          </w:p>
        </w:tc>
        <w:tc>
          <w:tcPr>
            <w:tcW w:w="4961" w:type="dxa"/>
            <w:noWrap w:val="0"/>
            <w:vAlign w:val="top"/>
          </w:tcPr>
          <w:p w14:paraId="6C3D4E5C">
            <w:pPr>
              <w:numPr>
                <w:ilvl w:val="0"/>
                <w:numId w:val="17"/>
              </w:numPr>
              <w:spacing w:before="0" w:line="240" w:lineRule="auto"/>
              <w:ind w:left="241" w:hanging="180"/>
              <w:jc w:val="both"/>
              <w:rPr>
                <w:sz w:val="22"/>
                <w:szCs w:val="22"/>
              </w:rPr>
            </w:pPr>
            <w:r>
              <w:rPr>
                <w:sz w:val="22"/>
                <w:szCs w:val="22"/>
              </w:rPr>
              <w:t>Ngày hết hạn hộ chiếu</w:t>
            </w:r>
          </w:p>
          <w:p w14:paraId="40BE49A2">
            <w:pPr>
              <w:numPr>
                <w:ilvl w:val="0"/>
                <w:numId w:val="17"/>
              </w:numPr>
              <w:spacing w:before="0" w:line="240" w:lineRule="auto"/>
              <w:ind w:left="241" w:hanging="180"/>
              <w:jc w:val="both"/>
              <w:rPr>
                <w:sz w:val="22"/>
                <w:szCs w:val="22"/>
              </w:rPr>
            </w:pPr>
            <w:r>
              <w:rPr>
                <w:sz w:val="22"/>
                <w:szCs w:val="22"/>
              </w:rPr>
              <w:t>Tên thẻ trong XML: “NHHHChieu”</w:t>
            </w:r>
          </w:p>
          <w:p w14:paraId="13518A7E">
            <w:pPr>
              <w:numPr>
                <w:ilvl w:val="0"/>
                <w:numId w:val="17"/>
              </w:numPr>
              <w:spacing w:before="0" w:line="240" w:lineRule="auto"/>
              <w:ind w:left="241" w:hanging="180"/>
              <w:jc w:val="both"/>
              <w:rPr>
                <w:sz w:val="22"/>
                <w:szCs w:val="22"/>
              </w:rPr>
            </w:pPr>
            <w:r>
              <w:rPr>
                <w:sz w:val="22"/>
                <w:szCs w:val="22"/>
              </w:rPr>
              <w:t>Vị trí thẻ trong XML:</w:t>
            </w:r>
          </w:p>
          <w:p w14:paraId="38A07910">
            <w:pPr>
              <w:spacing w:before="0" w:line="240" w:lineRule="auto"/>
              <w:ind w:left="241" w:hanging="180"/>
              <w:jc w:val="both"/>
              <w:rPr>
                <w:sz w:val="22"/>
                <w:szCs w:val="22"/>
              </w:rPr>
            </w:pPr>
            <w:r>
              <w:rPr>
                <w:sz w:val="22"/>
                <w:szCs w:val="22"/>
              </w:rPr>
              <w:t>“HDon\DLHDon\NDHDon\NMua\NHHHChieu”</w:t>
            </w:r>
          </w:p>
        </w:tc>
      </w:tr>
      <w:tr w14:paraId="5F815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noWrap w:val="0"/>
            <w:vAlign w:val="top"/>
          </w:tcPr>
          <w:p w14:paraId="232EC77D">
            <w:pPr>
              <w:spacing w:before="0"/>
              <w:ind w:left="0"/>
              <w:jc w:val="both"/>
              <w:rPr>
                <w:sz w:val="22"/>
                <w:szCs w:val="22"/>
              </w:rPr>
            </w:pPr>
            <w:r>
              <w:rPr>
                <w:sz w:val="22"/>
                <w:szCs w:val="22"/>
              </w:rPr>
              <w:t>QTich</w:t>
            </w:r>
          </w:p>
        </w:tc>
        <w:tc>
          <w:tcPr>
            <w:tcW w:w="2556" w:type="dxa"/>
            <w:noWrap w:val="0"/>
            <w:vAlign w:val="top"/>
          </w:tcPr>
          <w:p w14:paraId="0DDA4065">
            <w:pPr>
              <w:spacing w:before="0"/>
              <w:ind w:left="0"/>
              <w:jc w:val="both"/>
              <w:rPr>
                <w:sz w:val="22"/>
                <w:szCs w:val="22"/>
              </w:rPr>
            </w:pPr>
            <w:r>
              <w:rPr>
                <w:sz w:val="22"/>
                <w:szCs w:val="22"/>
              </w:rPr>
              <w:t>Required: true</w:t>
            </w:r>
          </w:p>
          <w:p w14:paraId="2BB41B6D">
            <w:pPr>
              <w:spacing w:before="0"/>
              <w:ind w:left="0"/>
              <w:jc w:val="both"/>
              <w:rPr>
                <w:sz w:val="22"/>
                <w:szCs w:val="22"/>
              </w:rPr>
            </w:pPr>
            <w:r>
              <w:rPr>
                <w:sz w:val="22"/>
                <w:szCs w:val="22"/>
              </w:rPr>
              <w:t>DataType: String</w:t>
            </w:r>
          </w:p>
          <w:p w14:paraId="00160103">
            <w:pPr>
              <w:spacing w:before="0"/>
              <w:ind w:left="0"/>
              <w:jc w:val="both"/>
              <w:rPr>
                <w:sz w:val="22"/>
                <w:szCs w:val="22"/>
              </w:rPr>
            </w:pPr>
            <w:r>
              <w:rPr>
                <w:sz w:val="22"/>
                <w:szCs w:val="22"/>
              </w:rPr>
              <w:t xml:space="preserve">Minlength: </w:t>
            </w:r>
          </w:p>
          <w:p w14:paraId="5156D1CC">
            <w:pPr>
              <w:spacing w:before="0"/>
              <w:ind w:left="0"/>
              <w:jc w:val="both"/>
              <w:rPr>
                <w:sz w:val="22"/>
                <w:szCs w:val="22"/>
              </w:rPr>
            </w:pPr>
            <w:r>
              <w:rPr>
                <w:sz w:val="22"/>
                <w:szCs w:val="22"/>
              </w:rPr>
              <w:t>Maxlength: 50</w:t>
            </w:r>
          </w:p>
          <w:p w14:paraId="6A4C7C0B">
            <w:pPr>
              <w:spacing w:before="0"/>
              <w:ind w:left="0"/>
              <w:jc w:val="both"/>
              <w:rPr>
                <w:sz w:val="22"/>
                <w:szCs w:val="22"/>
              </w:rPr>
            </w:pPr>
            <w:r>
              <w:rPr>
                <w:sz w:val="22"/>
                <w:szCs w:val="22"/>
              </w:rPr>
              <w:t>Format:</w:t>
            </w:r>
          </w:p>
        </w:tc>
        <w:tc>
          <w:tcPr>
            <w:tcW w:w="4961" w:type="dxa"/>
            <w:noWrap w:val="0"/>
            <w:vAlign w:val="top"/>
          </w:tcPr>
          <w:p w14:paraId="647A7A49">
            <w:pPr>
              <w:numPr>
                <w:ilvl w:val="0"/>
                <w:numId w:val="17"/>
              </w:numPr>
              <w:spacing w:before="0" w:line="240" w:lineRule="auto"/>
              <w:ind w:left="241" w:hanging="180"/>
              <w:jc w:val="both"/>
              <w:rPr>
                <w:sz w:val="22"/>
                <w:szCs w:val="22"/>
              </w:rPr>
            </w:pPr>
            <w:r>
              <w:rPr>
                <w:sz w:val="22"/>
                <w:szCs w:val="22"/>
              </w:rPr>
              <w:t>Quốc tịch</w:t>
            </w:r>
          </w:p>
          <w:p w14:paraId="5B7A195B">
            <w:pPr>
              <w:numPr>
                <w:ilvl w:val="0"/>
                <w:numId w:val="17"/>
              </w:numPr>
              <w:spacing w:before="0" w:line="240" w:lineRule="auto"/>
              <w:ind w:left="241" w:hanging="180"/>
              <w:jc w:val="both"/>
              <w:rPr>
                <w:sz w:val="22"/>
                <w:szCs w:val="22"/>
              </w:rPr>
            </w:pPr>
            <w:r>
              <w:rPr>
                <w:sz w:val="22"/>
                <w:szCs w:val="22"/>
              </w:rPr>
              <w:t>Tên thẻ trong XML: “QTich”</w:t>
            </w:r>
          </w:p>
          <w:p w14:paraId="2C9BBFF8">
            <w:pPr>
              <w:numPr>
                <w:ilvl w:val="0"/>
                <w:numId w:val="17"/>
              </w:numPr>
              <w:spacing w:before="0" w:line="240" w:lineRule="auto"/>
              <w:ind w:left="241" w:hanging="180"/>
              <w:jc w:val="both"/>
              <w:rPr>
                <w:sz w:val="22"/>
                <w:szCs w:val="22"/>
              </w:rPr>
            </w:pPr>
            <w:r>
              <w:rPr>
                <w:sz w:val="22"/>
                <w:szCs w:val="22"/>
              </w:rPr>
              <w:t>Vị trí thẻ trong XML:</w:t>
            </w:r>
          </w:p>
          <w:p w14:paraId="5F264C81">
            <w:pPr>
              <w:spacing w:before="0"/>
              <w:ind w:left="241" w:hanging="180"/>
              <w:rPr>
                <w:sz w:val="22"/>
                <w:szCs w:val="22"/>
              </w:rPr>
            </w:pPr>
            <w:r>
              <w:rPr>
                <w:sz w:val="22"/>
                <w:szCs w:val="22"/>
              </w:rPr>
              <w:t>“HDon\DLHDon\NDHDon\NMua\QTich”</w:t>
            </w:r>
          </w:p>
        </w:tc>
      </w:tr>
    </w:tbl>
    <w:p w14:paraId="73E3A24F">
      <w:pPr>
        <w:pStyle w:val="4"/>
        <w:rPr>
          <w:sz w:val="22"/>
          <w:szCs w:val="22"/>
        </w:rPr>
      </w:pPr>
    </w:p>
    <w:p w14:paraId="3A875390">
      <w:pPr>
        <w:pStyle w:val="124"/>
        <w:rPr>
          <w:sz w:val="22"/>
          <w:szCs w:val="22"/>
        </w:rPr>
      </w:pPr>
      <w:bookmarkStart w:id="25" w:name="_Toc115266179"/>
      <w:r>
        <w:rPr>
          <w:sz w:val="22"/>
          <w:szCs w:val="22"/>
        </w:rPr>
        <w:t>meterReading</w:t>
      </w:r>
      <w:bookmarkEnd w:id="25"/>
    </w:p>
    <w:p w14:paraId="2BB3AAD5">
      <w:pPr>
        <w:pStyle w:val="4"/>
        <w:rPr>
          <w:sz w:val="22"/>
          <w:szCs w:val="22"/>
        </w:rPr>
      </w:pPr>
      <w:r>
        <w:rPr>
          <w:sz w:val="22"/>
          <w:szCs w:val="22"/>
        </w:rPr>
        <w:t>Dữ liệu đặc thù cho riêng hóa đơn điện/nước.</w:t>
      </w:r>
    </w:p>
    <w:tbl>
      <w:tblPr>
        <w:tblStyle w:val="13"/>
        <w:tblW w:w="9497" w:type="dxa"/>
        <w:tblInd w:w="5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0"/>
        <w:gridCol w:w="2556"/>
        <w:gridCol w:w="4961"/>
      </w:tblGrid>
      <w:tr w14:paraId="5FDEFF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5" w:hRule="atLeast"/>
        </w:trPr>
        <w:tc>
          <w:tcPr>
            <w:tcW w:w="1980" w:type="dxa"/>
            <w:shd w:val="clear" w:color="auto" w:fill="D9D9D9"/>
            <w:noWrap w:val="0"/>
            <w:vAlign w:val="top"/>
          </w:tcPr>
          <w:p w14:paraId="76705E9D">
            <w:pPr>
              <w:jc w:val="center"/>
              <w:rPr>
                <w:b/>
                <w:sz w:val="22"/>
                <w:szCs w:val="22"/>
              </w:rPr>
            </w:pPr>
            <w:r>
              <w:rPr>
                <w:b/>
                <w:sz w:val="22"/>
                <w:szCs w:val="22"/>
              </w:rPr>
              <w:t>Tên trường</w:t>
            </w:r>
          </w:p>
        </w:tc>
        <w:tc>
          <w:tcPr>
            <w:tcW w:w="2556" w:type="dxa"/>
            <w:shd w:val="clear" w:color="auto" w:fill="D9D9D9"/>
            <w:noWrap w:val="0"/>
            <w:vAlign w:val="top"/>
          </w:tcPr>
          <w:p w14:paraId="1E1020FE">
            <w:pPr>
              <w:jc w:val="center"/>
              <w:rPr>
                <w:b/>
                <w:sz w:val="22"/>
                <w:szCs w:val="22"/>
              </w:rPr>
            </w:pPr>
            <w:r>
              <w:rPr>
                <w:b/>
                <w:sz w:val="22"/>
                <w:szCs w:val="22"/>
              </w:rPr>
              <w:t>Kiểu dữ liệu</w:t>
            </w:r>
          </w:p>
        </w:tc>
        <w:tc>
          <w:tcPr>
            <w:tcW w:w="4961" w:type="dxa"/>
            <w:shd w:val="clear" w:color="auto" w:fill="D9D9D9"/>
            <w:noWrap w:val="0"/>
            <w:vAlign w:val="top"/>
          </w:tcPr>
          <w:p w14:paraId="1EDE6E95">
            <w:pPr>
              <w:jc w:val="center"/>
              <w:rPr>
                <w:b/>
                <w:sz w:val="22"/>
                <w:szCs w:val="22"/>
              </w:rPr>
            </w:pPr>
            <w:r>
              <w:rPr>
                <w:b/>
                <w:sz w:val="22"/>
                <w:szCs w:val="22"/>
              </w:rPr>
              <w:t>Mô tả</w:t>
            </w:r>
          </w:p>
        </w:tc>
      </w:tr>
      <w:tr w14:paraId="361118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noWrap w:val="0"/>
            <w:vAlign w:val="top"/>
          </w:tcPr>
          <w:p w14:paraId="1BF101C8">
            <w:pPr>
              <w:spacing w:before="0"/>
              <w:ind w:left="0"/>
              <w:jc w:val="both"/>
              <w:rPr>
                <w:sz w:val="22"/>
                <w:szCs w:val="22"/>
              </w:rPr>
            </w:pPr>
            <w:r>
              <w:rPr>
                <w:sz w:val="22"/>
                <w:szCs w:val="22"/>
              </w:rPr>
              <w:t>meterName</w:t>
            </w:r>
          </w:p>
        </w:tc>
        <w:tc>
          <w:tcPr>
            <w:tcW w:w="2556" w:type="dxa"/>
            <w:noWrap w:val="0"/>
            <w:vAlign w:val="top"/>
          </w:tcPr>
          <w:p w14:paraId="3C2CEF84">
            <w:pPr>
              <w:spacing w:before="0"/>
              <w:ind w:left="0"/>
              <w:jc w:val="both"/>
              <w:rPr>
                <w:sz w:val="22"/>
                <w:szCs w:val="22"/>
              </w:rPr>
            </w:pPr>
            <w:r>
              <w:rPr>
                <w:sz w:val="22"/>
                <w:szCs w:val="22"/>
              </w:rPr>
              <w:t>Required: false</w:t>
            </w:r>
          </w:p>
          <w:p w14:paraId="74705FB4">
            <w:pPr>
              <w:spacing w:before="0"/>
              <w:ind w:left="0"/>
              <w:jc w:val="both"/>
              <w:rPr>
                <w:sz w:val="22"/>
                <w:szCs w:val="22"/>
              </w:rPr>
            </w:pPr>
            <w:r>
              <w:rPr>
                <w:sz w:val="22"/>
                <w:szCs w:val="22"/>
              </w:rPr>
              <w:t>DataType: String</w:t>
            </w:r>
          </w:p>
          <w:p w14:paraId="726DC836">
            <w:pPr>
              <w:spacing w:before="0"/>
              <w:ind w:left="0"/>
              <w:jc w:val="both"/>
              <w:rPr>
                <w:sz w:val="22"/>
                <w:szCs w:val="22"/>
              </w:rPr>
            </w:pPr>
            <w:r>
              <w:rPr>
                <w:sz w:val="22"/>
                <w:szCs w:val="22"/>
              </w:rPr>
              <w:t xml:space="preserve">Minlength: </w:t>
            </w:r>
          </w:p>
          <w:p w14:paraId="1285EAC4">
            <w:pPr>
              <w:spacing w:before="0"/>
              <w:ind w:left="0"/>
              <w:jc w:val="both"/>
              <w:rPr>
                <w:sz w:val="22"/>
                <w:szCs w:val="22"/>
              </w:rPr>
            </w:pPr>
            <w:r>
              <w:rPr>
                <w:sz w:val="22"/>
                <w:szCs w:val="22"/>
              </w:rPr>
              <w:t>Maxlength: 50</w:t>
            </w:r>
          </w:p>
          <w:p w14:paraId="10AFC990">
            <w:pPr>
              <w:spacing w:before="0"/>
              <w:ind w:left="0"/>
              <w:jc w:val="both"/>
              <w:rPr>
                <w:sz w:val="22"/>
                <w:szCs w:val="22"/>
              </w:rPr>
            </w:pPr>
            <w:r>
              <w:rPr>
                <w:sz w:val="22"/>
                <w:szCs w:val="22"/>
              </w:rPr>
              <w:t>Format:</w:t>
            </w:r>
          </w:p>
        </w:tc>
        <w:tc>
          <w:tcPr>
            <w:tcW w:w="4961" w:type="dxa"/>
            <w:noWrap w:val="0"/>
            <w:vAlign w:val="top"/>
          </w:tcPr>
          <w:p w14:paraId="20D0AE07">
            <w:pPr>
              <w:spacing w:before="0" w:line="240" w:lineRule="auto"/>
              <w:ind w:left="0"/>
              <w:jc w:val="both"/>
              <w:rPr>
                <w:sz w:val="22"/>
                <w:szCs w:val="22"/>
              </w:rPr>
            </w:pPr>
            <w:r>
              <w:rPr>
                <w:sz w:val="22"/>
                <w:szCs w:val="22"/>
              </w:rPr>
              <w:t>Tên chỉ số</w:t>
            </w:r>
          </w:p>
        </w:tc>
      </w:tr>
      <w:tr w14:paraId="26AF04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noWrap w:val="0"/>
            <w:vAlign w:val="top"/>
          </w:tcPr>
          <w:p w14:paraId="04A450F2">
            <w:pPr>
              <w:spacing w:before="0"/>
              <w:ind w:left="0"/>
              <w:jc w:val="both"/>
              <w:rPr>
                <w:sz w:val="22"/>
                <w:szCs w:val="22"/>
              </w:rPr>
            </w:pPr>
            <w:r>
              <w:rPr>
                <w:sz w:val="22"/>
                <w:szCs w:val="22"/>
              </w:rPr>
              <w:t>previousIndex</w:t>
            </w:r>
          </w:p>
        </w:tc>
        <w:tc>
          <w:tcPr>
            <w:tcW w:w="2556" w:type="dxa"/>
            <w:noWrap w:val="0"/>
            <w:vAlign w:val="top"/>
          </w:tcPr>
          <w:p w14:paraId="010279FB">
            <w:pPr>
              <w:spacing w:before="0"/>
              <w:ind w:left="0"/>
              <w:jc w:val="both"/>
              <w:rPr>
                <w:sz w:val="22"/>
                <w:szCs w:val="22"/>
              </w:rPr>
            </w:pPr>
            <w:r>
              <w:rPr>
                <w:sz w:val="22"/>
                <w:szCs w:val="22"/>
              </w:rPr>
              <w:t>Required: false</w:t>
            </w:r>
          </w:p>
          <w:p w14:paraId="07E99879">
            <w:pPr>
              <w:spacing w:before="0"/>
              <w:ind w:left="0"/>
              <w:jc w:val="both"/>
              <w:rPr>
                <w:sz w:val="22"/>
                <w:szCs w:val="22"/>
              </w:rPr>
            </w:pPr>
            <w:r>
              <w:rPr>
                <w:sz w:val="22"/>
                <w:szCs w:val="22"/>
              </w:rPr>
              <w:t>DataType: Number</w:t>
            </w:r>
          </w:p>
          <w:p w14:paraId="7B44B5F4">
            <w:pPr>
              <w:spacing w:before="0"/>
              <w:ind w:left="0"/>
              <w:jc w:val="both"/>
              <w:rPr>
                <w:sz w:val="22"/>
                <w:szCs w:val="22"/>
              </w:rPr>
            </w:pPr>
            <w:r>
              <w:rPr>
                <w:sz w:val="22"/>
                <w:szCs w:val="22"/>
              </w:rPr>
              <w:t xml:space="preserve">Minlength: </w:t>
            </w:r>
          </w:p>
          <w:p w14:paraId="196FA5EB">
            <w:pPr>
              <w:spacing w:before="0"/>
              <w:ind w:left="0"/>
              <w:jc w:val="both"/>
              <w:rPr>
                <w:sz w:val="22"/>
                <w:szCs w:val="22"/>
              </w:rPr>
            </w:pPr>
            <w:r>
              <w:rPr>
                <w:sz w:val="22"/>
                <w:szCs w:val="22"/>
              </w:rPr>
              <w:t xml:space="preserve">Maxlength: </w:t>
            </w:r>
          </w:p>
          <w:p w14:paraId="39113A9F">
            <w:pPr>
              <w:spacing w:before="0"/>
              <w:ind w:left="0"/>
              <w:jc w:val="both"/>
              <w:rPr>
                <w:sz w:val="22"/>
                <w:szCs w:val="22"/>
              </w:rPr>
            </w:pPr>
            <w:r>
              <w:rPr>
                <w:sz w:val="22"/>
                <w:szCs w:val="22"/>
              </w:rPr>
              <w:t xml:space="preserve">Format: </w:t>
            </w:r>
          </w:p>
        </w:tc>
        <w:tc>
          <w:tcPr>
            <w:tcW w:w="4961" w:type="dxa"/>
            <w:noWrap w:val="0"/>
            <w:vAlign w:val="top"/>
          </w:tcPr>
          <w:p w14:paraId="65B7AF7C">
            <w:pPr>
              <w:spacing w:before="0" w:line="240" w:lineRule="auto"/>
              <w:ind w:left="0"/>
              <w:jc w:val="both"/>
              <w:rPr>
                <w:sz w:val="22"/>
                <w:szCs w:val="22"/>
              </w:rPr>
            </w:pPr>
            <w:r>
              <w:rPr>
                <w:sz w:val="22"/>
                <w:szCs w:val="22"/>
              </w:rPr>
              <w:t>Chỉ số cũ của hóa đơn điện nước.</w:t>
            </w:r>
          </w:p>
          <w:p w14:paraId="626DEF1A">
            <w:pPr>
              <w:spacing w:before="0" w:line="240" w:lineRule="auto"/>
              <w:ind w:left="0"/>
              <w:rPr>
                <w:sz w:val="22"/>
                <w:szCs w:val="22"/>
              </w:rPr>
            </w:pPr>
          </w:p>
        </w:tc>
      </w:tr>
      <w:tr w14:paraId="5C6CC8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noWrap w:val="0"/>
            <w:vAlign w:val="top"/>
          </w:tcPr>
          <w:p w14:paraId="659C5B15">
            <w:pPr>
              <w:spacing w:before="0"/>
              <w:ind w:left="0"/>
              <w:jc w:val="both"/>
              <w:rPr>
                <w:sz w:val="22"/>
                <w:szCs w:val="22"/>
              </w:rPr>
            </w:pPr>
            <w:r>
              <w:rPr>
                <w:sz w:val="22"/>
                <w:szCs w:val="22"/>
              </w:rPr>
              <w:t>currentIndex</w:t>
            </w:r>
          </w:p>
        </w:tc>
        <w:tc>
          <w:tcPr>
            <w:tcW w:w="2556" w:type="dxa"/>
            <w:noWrap w:val="0"/>
            <w:vAlign w:val="top"/>
          </w:tcPr>
          <w:p w14:paraId="457EDAE2">
            <w:pPr>
              <w:spacing w:before="0"/>
              <w:ind w:left="0"/>
              <w:jc w:val="both"/>
              <w:rPr>
                <w:sz w:val="22"/>
                <w:szCs w:val="22"/>
              </w:rPr>
            </w:pPr>
            <w:r>
              <w:rPr>
                <w:sz w:val="22"/>
                <w:szCs w:val="22"/>
              </w:rPr>
              <w:t>Required: false</w:t>
            </w:r>
          </w:p>
          <w:p w14:paraId="77FB6917">
            <w:pPr>
              <w:spacing w:before="0"/>
              <w:ind w:left="0"/>
              <w:jc w:val="both"/>
              <w:rPr>
                <w:sz w:val="22"/>
                <w:szCs w:val="22"/>
              </w:rPr>
            </w:pPr>
            <w:r>
              <w:rPr>
                <w:sz w:val="22"/>
                <w:szCs w:val="22"/>
              </w:rPr>
              <w:t>DataType: Number</w:t>
            </w:r>
          </w:p>
          <w:p w14:paraId="4A59695D">
            <w:pPr>
              <w:spacing w:before="0"/>
              <w:ind w:left="0"/>
              <w:jc w:val="both"/>
              <w:rPr>
                <w:sz w:val="22"/>
                <w:szCs w:val="22"/>
              </w:rPr>
            </w:pPr>
            <w:r>
              <w:rPr>
                <w:sz w:val="22"/>
                <w:szCs w:val="22"/>
              </w:rPr>
              <w:t xml:space="preserve">Minlength: </w:t>
            </w:r>
          </w:p>
          <w:p w14:paraId="17965DEC">
            <w:pPr>
              <w:spacing w:before="0"/>
              <w:ind w:left="0"/>
              <w:jc w:val="both"/>
              <w:rPr>
                <w:sz w:val="22"/>
                <w:szCs w:val="22"/>
              </w:rPr>
            </w:pPr>
            <w:r>
              <w:rPr>
                <w:sz w:val="22"/>
                <w:szCs w:val="22"/>
              </w:rPr>
              <w:t xml:space="preserve">Maxlength: </w:t>
            </w:r>
          </w:p>
          <w:p w14:paraId="6F036CBD">
            <w:pPr>
              <w:spacing w:before="0"/>
              <w:ind w:left="0"/>
              <w:jc w:val="both"/>
              <w:rPr>
                <w:sz w:val="22"/>
                <w:szCs w:val="22"/>
              </w:rPr>
            </w:pPr>
            <w:r>
              <w:rPr>
                <w:sz w:val="22"/>
                <w:szCs w:val="22"/>
              </w:rPr>
              <w:t xml:space="preserve">Format: </w:t>
            </w:r>
          </w:p>
        </w:tc>
        <w:tc>
          <w:tcPr>
            <w:tcW w:w="4961" w:type="dxa"/>
            <w:noWrap w:val="0"/>
            <w:vAlign w:val="top"/>
          </w:tcPr>
          <w:p w14:paraId="35D3408F">
            <w:pPr>
              <w:spacing w:before="0"/>
              <w:ind w:left="41"/>
              <w:jc w:val="both"/>
              <w:rPr>
                <w:sz w:val="22"/>
                <w:szCs w:val="22"/>
              </w:rPr>
            </w:pPr>
            <w:r>
              <w:rPr>
                <w:sz w:val="22"/>
                <w:szCs w:val="22"/>
              </w:rPr>
              <w:t>Chỉ số mới của hóa đơn điện nước.</w:t>
            </w:r>
          </w:p>
          <w:p w14:paraId="0D02C3C1">
            <w:pPr>
              <w:spacing w:before="0"/>
              <w:ind w:left="41"/>
              <w:rPr>
                <w:sz w:val="22"/>
                <w:szCs w:val="22"/>
              </w:rPr>
            </w:pPr>
          </w:p>
        </w:tc>
      </w:tr>
      <w:tr w14:paraId="3C5EEA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noWrap w:val="0"/>
            <w:vAlign w:val="top"/>
          </w:tcPr>
          <w:p w14:paraId="76A91A9B">
            <w:pPr>
              <w:spacing w:before="0"/>
              <w:ind w:left="0"/>
              <w:jc w:val="both"/>
              <w:rPr>
                <w:sz w:val="22"/>
                <w:szCs w:val="22"/>
              </w:rPr>
            </w:pPr>
            <w:r>
              <w:rPr>
                <w:sz w:val="22"/>
                <w:szCs w:val="22"/>
              </w:rPr>
              <w:t>factor</w:t>
            </w:r>
          </w:p>
        </w:tc>
        <w:tc>
          <w:tcPr>
            <w:tcW w:w="2556" w:type="dxa"/>
            <w:noWrap w:val="0"/>
            <w:vAlign w:val="top"/>
          </w:tcPr>
          <w:p w14:paraId="6FBF6AF2">
            <w:pPr>
              <w:spacing w:before="0"/>
              <w:ind w:left="0"/>
              <w:jc w:val="both"/>
              <w:rPr>
                <w:sz w:val="22"/>
                <w:szCs w:val="22"/>
              </w:rPr>
            </w:pPr>
            <w:r>
              <w:rPr>
                <w:sz w:val="22"/>
                <w:szCs w:val="22"/>
              </w:rPr>
              <w:t>Required: false</w:t>
            </w:r>
          </w:p>
          <w:p w14:paraId="4599DEF8">
            <w:pPr>
              <w:spacing w:before="0"/>
              <w:ind w:left="0"/>
              <w:jc w:val="both"/>
              <w:rPr>
                <w:sz w:val="22"/>
                <w:szCs w:val="22"/>
              </w:rPr>
            </w:pPr>
            <w:r>
              <w:rPr>
                <w:sz w:val="22"/>
                <w:szCs w:val="22"/>
              </w:rPr>
              <w:t>DataType: Number</w:t>
            </w:r>
          </w:p>
          <w:p w14:paraId="22E7A75E">
            <w:pPr>
              <w:spacing w:before="0"/>
              <w:ind w:left="0"/>
              <w:jc w:val="both"/>
              <w:rPr>
                <w:sz w:val="22"/>
                <w:szCs w:val="22"/>
              </w:rPr>
            </w:pPr>
            <w:r>
              <w:rPr>
                <w:sz w:val="22"/>
                <w:szCs w:val="22"/>
              </w:rPr>
              <w:t xml:space="preserve">Minlength: </w:t>
            </w:r>
          </w:p>
          <w:p w14:paraId="44E12BB7">
            <w:pPr>
              <w:spacing w:before="0"/>
              <w:ind w:left="0"/>
              <w:jc w:val="both"/>
              <w:rPr>
                <w:sz w:val="22"/>
                <w:szCs w:val="22"/>
              </w:rPr>
            </w:pPr>
            <w:r>
              <w:rPr>
                <w:sz w:val="22"/>
                <w:szCs w:val="22"/>
              </w:rPr>
              <w:t xml:space="preserve">Maxlength: </w:t>
            </w:r>
          </w:p>
          <w:p w14:paraId="756BE57B">
            <w:pPr>
              <w:spacing w:before="0"/>
              <w:ind w:left="0"/>
              <w:jc w:val="both"/>
              <w:rPr>
                <w:sz w:val="22"/>
                <w:szCs w:val="22"/>
              </w:rPr>
            </w:pPr>
            <w:r>
              <w:rPr>
                <w:sz w:val="22"/>
                <w:szCs w:val="22"/>
              </w:rPr>
              <w:t xml:space="preserve">Format: </w:t>
            </w:r>
          </w:p>
        </w:tc>
        <w:tc>
          <w:tcPr>
            <w:tcW w:w="4961" w:type="dxa"/>
            <w:noWrap w:val="0"/>
            <w:vAlign w:val="top"/>
          </w:tcPr>
          <w:p w14:paraId="62E50124">
            <w:pPr>
              <w:spacing w:before="0"/>
              <w:ind w:left="41"/>
              <w:jc w:val="both"/>
              <w:rPr>
                <w:sz w:val="22"/>
                <w:szCs w:val="22"/>
              </w:rPr>
            </w:pPr>
            <w:r>
              <w:rPr>
                <w:sz w:val="22"/>
                <w:szCs w:val="22"/>
              </w:rPr>
              <w:t>Hệ số nhân của hóa đơn điện nước. Vị dụ như nước sinh hoạt sẽ có hệ số nhân khác với nước kinh doanh. Nội dung này sẽ tùy theo công ty điện/ nước quy định và hiển thị.</w:t>
            </w:r>
          </w:p>
          <w:p w14:paraId="65ABB38F">
            <w:pPr>
              <w:spacing w:before="0"/>
              <w:ind w:left="41"/>
              <w:rPr>
                <w:sz w:val="22"/>
                <w:szCs w:val="22"/>
              </w:rPr>
            </w:pPr>
          </w:p>
        </w:tc>
      </w:tr>
      <w:tr w14:paraId="6CB63B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noWrap w:val="0"/>
            <w:vAlign w:val="top"/>
          </w:tcPr>
          <w:p w14:paraId="24559040">
            <w:pPr>
              <w:spacing w:before="0"/>
              <w:ind w:left="0"/>
              <w:jc w:val="both"/>
              <w:rPr>
                <w:sz w:val="22"/>
                <w:szCs w:val="22"/>
              </w:rPr>
            </w:pPr>
            <w:r>
              <w:rPr>
                <w:sz w:val="22"/>
                <w:szCs w:val="22"/>
              </w:rPr>
              <w:t>amount</w:t>
            </w:r>
          </w:p>
        </w:tc>
        <w:tc>
          <w:tcPr>
            <w:tcW w:w="2556" w:type="dxa"/>
            <w:noWrap w:val="0"/>
            <w:vAlign w:val="top"/>
          </w:tcPr>
          <w:p w14:paraId="04B64C9C">
            <w:pPr>
              <w:spacing w:before="0"/>
              <w:ind w:left="0"/>
              <w:jc w:val="both"/>
              <w:rPr>
                <w:sz w:val="22"/>
                <w:szCs w:val="22"/>
              </w:rPr>
            </w:pPr>
            <w:r>
              <w:rPr>
                <w:sz w:val="22"/>
                <w:szCs w:val="22"/>
              </w:rPr>
              <w:t>Required: false</w:t>
            </w:r>
          </w:p>
          <w:p w14:paraId="49F0E3C9">
            <w:pPr>
              <w:spacing w:before="0"/>
              <w:ind w:left="0"/>
              <w:jc w:val="both"/>
              <w:rPr>
                <w:sz w:val="22"/>
                <w:szCs w:val="22"/>
              </w:rPr>
            </w:pPr>
            <w:r>
              <w:rPr>
                <w:sz w:val="22"/>
                <w:szCs w:val="22"/>
              </w:rPr>
              <w:t>DataType: Number</w:t>
            </w:r>
          </w:p>
          <w:p w14:paraId="17DD7F69">
            <w:pPr>
              <w:spacing w:before="0"/>
              <w:ind w:left="0"/>
              <w:jc w:val="both"/>
              <w:rPr>
                <w:sz w:val="22"/>
                <w:szCs w:val="22"/>
              </w:rPr>
            </w:pPr>
            <w:r>
              <w:rPr>
                <w:sz w:val="22"/>
                <w:szCs w:val="22"/>
              </w:rPr>
              <w:t xml:space="preserve">Minlength: </w:t>
            </w:r>
          </w:p>
          <w:p w14:paraId="66EBD897">
            <w:pPr>
              <w:spacing w:before="0"/>
              <w:ind w:left="0"/>
              <w:jc w:val="both"/>
              <w:rPr>
                <w:sz w:val="22"/>
                <w:szCs w:val="22"/>
              </w:rPr>
            </w:pPr>
            <w:r>
              <w:rPr>
                <w:sz w:val="22"/>
                <w:szCs w:val="22"/>
              </w:rPr>
              <w:t xml:space="preserve">Maxlength: </w:t>
            </w:r>
          </w:p>
          <w:p w14:paraId="736D78BC">
            <w:pPr>
              <w:spacing w:before="0"/>
              <w:ind w:left="0"/>
              <w:jc w:val="both"/>
              <w:rPr>
                <w:sz w:val="22"/>
                <w:szCs w:val="22"/>
              </w:rPr>
            </w:pPr>
            <w:r>
              <w:rPr>
                <w:sz w:val="22"/>
                <w:szCs w:val="22"/>
              </w:rPr>
              <w:t>Format:</w:t>
            </w:r>
          </w:p>
        </w:tc>
        <w:tc>
          <w:tcPr>
            <w:tcW w:w="4961" w:type="dxa"/>
            <w:noWrap w:val="0"/>
            <w:vAlign w:val="top"/>
          </w:tcPr>
          <w:p w14:paraId="3D01EB6F">
            <w:pPr>
              <w:spacing w:before="0"/>
              <w:ind w:left="41"/>
              <w:jc w:val="both"/>
              <w:rPr>
                <w:sz w:val="22"/>
                <w:szCs w:val="22"/>
              </w:rPr>
            </w:pPr>
            <w:r>
              <w:rPr>
                <w:sz w:val="22"/>
                <w:szCs w:val="22"/>
              </w:rPr>
              <w:t xml:space="preserve">Tổng số của hóa đơn </w:t>
            </w:r>
          </w:p>
          <w:p w14:paraId="748AFDFE">
            <w:pPr>
              <w:spacing w:before="0"/>
              <w:ind w:left="41"/>
              <w:jc w:val="both"/>
              <w:rPr>
                <w:sz w:val="22"/>
                <w:szCs w:val="22"/>
              </w:rPr>
            </w:pPr>
            <w:r>
              <w:rPr>
                <w:sz w:val="22"/>
                <w:szCs w:val="22"/>
              </w:rPr>
              <w:t>Hệ thống không validate công thức tính toán ra giá trị</w:t>
            </w:r>
          </w:p>
          <w:p w14:paraId="2B9EFA97">
            <w:pPr>
              <w:spacing w:before="0"/>
              <w:ind w:left="41"/>
              <w:rPr>
                <w:sz w:val="22"/>
                <w:szCs w:val="22"/>
              </w:rPr>
            </w:pPr>
          </w:p>
        </w:tc>
      </w:tr>
    </w:tbl>
    <w:p w14:paraId="43DE5E09">
      <w:pPr>
        <w:pStyle w:val="4"/>
        <w:rPr>
          <w:sz w:val="22"/>
          <w:szCs w:val="22"/>
        </w:rPr>
      </w:pPr>
      <w:r>
        <w:rPr>
          <w:sz w:val="22"/>
          <w:szCs w:val="22"/>
        </w:rPr>
        <w:t>Dữ liệu mẫu</w:t>
      </w:r>
    </w:p>
    <w:p w14:paraId="5986810C">
      <w:pPr>
        <w:widowControl/>
        <w:shd w:val="clear" w:color="auto" w:fill="DBE5F1"/>
        <w:spacing w:before="0" w:line="240" w:lineRule="auto"/>
        <w:ind w:left="567"/>
        <w:jc w:val="both"/>
        <w:rPr>
          <w:bCs/>
          <w:snapToGrid/>
          <w:color w:val="8000FF"/>
          <w:sz w:val="22"/>
          <w:szCs w:val="22"/>
        </w:rPr>
      </w:pPr>
      <w:r>
        <w:rPr>
          <w:bCs/>
          <w:snapToGrid/>
          <w:color w:val="8000FF"/>
          <w:sz w:val="22"/>
          <w:szCs w:val="22"/>
        </w:rPr>
        <w:t>"meterReading": [{</w:t>
      </w:r>
    </w:p>
    <w:p w14:paraId="63A3BA2E">
      <w:pPr>
        <w:widowControl/>
        <w:shd w:val="clear" w:color="auto" w:fill="DBE5F1"/>
        <w:spacing w:before="0" w:line="240" w:lineRule="auto"/>
        <w:ind w:left="567"/>
        <w:jc w:val="both"/>
        <w:rPr>
          <w:bCs/>
          <w:snapToGrid/>
          <w:color w:val="8000FF"/>
          <w:sz w:val="22"/>
          <w:szCs w:val="22"/>
        </w:rPr>
      </w:pPr>
      <w:r>
        <w:rPr>
          <w:bCs/>
          <w:snapToGrid/>
          <w:color w:val="8000FF"/>
          <w:sz w:val="22"/>
          <w:szCs w:val="22"/>
        </w:rPr>
        <w:tab/>
      </w:r>
      <w:r>
        <w:rPr>
          <w:bCs/>
          <w:snapToGrid/>
          <w:color w:val="8000FF"/>
          <w:sz w:val="22"/>
          <w:szCs w:val="22"/>
        </w:rPr>
        <w:t xml:space="preserve">            "previousIndex": "110",</w:t>
      </w:r>
    </w:p>
    <w:p w14:paraId="6440F668">
      <w:pPr>
        <w:widowControl/>
        <w:shd w:val="clear" w:color="auto" w:fill="DBE5F1"/>
        <w:spacing w:before="0" w:line="240" w:lineRule="auto"/>
        <w:ind w:left="567"/>
        <w:jc w:val="both"/>
        <w:rPr>
          <w:bCs/>
          <w:snapToGrid/>
          <w:color w:val="8000FF"/>
          <w:sz w:val="22"/>
          <w:szCs w:val="22"/>
        </w:rPr>
      </w:pPr>
      <w:r>
        <w:rPr>
          <w:bCs/>
          <w:snapToGrid/>
          <w:color w:val="8000FF"/>
          <w:sz w:val="22"/>
          <w:szCs w:val="22"/>
        </w:rPr>
        <w:tab/>
      </w:r>
      <w:r>
        <w:rPr>
          <w:bCs/>
          <w:snapToGrid/>
          <w:color w:val="8000FF"/>
          <w:sz w:val="22"/>
          <w:szCs w:val="22"/>
        </w:rPr>
        <w:t xml:space="preserve">            "currentIndex": "150",</w:t>
      </w:r>
    </w:p>
    <w:p w14:paraId="75C1F6EC">
      <w:pPr>
        <w:widowControl/>
        <w:shd w:val="clear" w:color="auto" w:fill="DBE5F1"/>
        <w:spacing w:before="0" w:line="240" w:lineRule="auto"/>
        <w:ind w:left="567"/>
        <w:jc w:val="both"/>
        <w:rPr>
          <w:bCs/>
          <w:snapToGrid/>
          <w:color w:val="8000FF"/>
          <w:sz w:val="22"/>
          <w:szCs w:val="22"/>
        </w:rPr>
      </w:pPr>
      <w:r>
        <w:rPr>
          <w:bCs/>
          <w:snapToGrid/>
          <w:color w:val="8000FF"/>
          <w:sz w:val="22"/>
          <w:szCs w:val="22"/>
        </w:rPr>
        <w:tab/>
      </w:r>
      <w:r>
        <w:rPr>
          <w:bCs/>
          <w:snapToGrid/>
          <w:color w:val="8000FF"/>
          <w:sz w:val="22"/>
          <w:szCs w:val="22"/>
        </w:rPr>
        <w:t xml:space="preserve">            "factor": "1",</w:t>
      </w:r>
    </w:p>
    <w:p w14:paraId="620B6E21">
      <w:pPr>
        <w:widowControl/>
        <w:shd w:val="clear" w:color="auto" w:fill="DBE5F1"/>
        <w:spacing w:before="0" w:line="240" w:lineRule="auto"/>
        <w:ind w:left="567"/>
        <w:jc w:val="both"/>
        <w:rPr>
          <w:bCs/>
          <w:snapToGrid/>
          <w:color w:val="8000FF"/>
          <w:sz w:val="22"/>
          <w:szCs w:val="22"/>
        </w:rPr>
      </w:pPr>
      <w:r>
        <w:rPr>
          <w:bCs/>
          <w:snapToGrid/>
          <w:color w:val="8000FF"/>
          <w:sz w:val="22"/>
          <w:szCs w:val="22"/>
        </w:rPr>
        <w:tab/>
      </w:r>
      <w:r>
        <w:rPr>
          <w:bCs/>
          <w:snapToGrid/>
          <w:color w:val="8000FF"/>
          <w:sz w:val="22"/>
          <w:szCs w:val="22"/>
        </w:rPr>
        <w:t xml:space="preserve">            "amount": "40"</w:t>
      </w:r>
    </w:p>
    <w:p w14:paraId="39D609F0">
      <w:pPr>
        <w:widowControl/>
        <w:shd w:val="clear" w:color="auto" w:fill="DBE5F1"/>
        <w:spacing w:before="0" w:line="240" w:lineRule="auto"/>
        <w:ind w:left="567"/>
        <w:jc w:val="both"/>
        <w:rPr>
          <w:bCs/>
          <w:snapToGrid/>
          <w:color w:val="8000FF"/>
          <w:sz w:val="22"/>
          <w:szCs w:val="22"/>
        </w:rPr>
      </w:pPr>
      <w:r>
        <w:rPr>
          <w:bCs/>
          <w:snapToGrid/>
          <w:color w:val="8000FF"/>
          <w:sz w:val="22"/>
          <w:szCs w:val="22"/>
        </w:rPr>
        <w:tab/>
      </w:r>
      <w:r>
        <w:rPr>
          <w:bCs/>
          <w:snapToGrid/>
          <w:color w:val="8000FF"/>
          <w:sz w:val="22"/>
          <w:szCs w:val="22"/>
        </w:rPr>
        <w:t xml:space="preserve">          },</w:t>
      </w:r>
    </w:p>
    <w:p w14:paraId="779CC776">
      <w:pPr>
        <w:widowControl/>
        <w:shd w:val="clear" w:color="auto" w:fill="DBE5F1"/>
        <w:spacing w:before="0" w:line="240" w:lineRule="auto"/>
        <w:ind w:left="567"/>
        <w:jc w:val="both"/>
        <w:rPr>
          <w:bCs/>
          <w:snapToGrid/>
          <w:color w:val="8000FF"/>
          <w:sz w:val="22"/>
          <w:szCs w:val="22"/>
        </w:rPr>
      </w:pPr>
      <w:r>
        <w:rPr>
          <w:bCs/>
          <w:snapToGrid/>
          <w:color w:val="8000FF"/>
          <w:sz w:val="22"/>
          <w:szCs w:val="22"/>
        </w:rPr>
        <w:tab/>
      </w:r>
      <w:r>
        <w:rPr>
          <w:bCs/>
          <w:snapToGrid/>
          <w:color w:val="8000FF"/>
          <w:sz w:val="22"/>
          <w:szCs w:val="22"/>
        </w:rPr>
        <w:t xml:space="preserve">          {</w:t>
      </w:r>
    </w:p>
    <w:p w14:paraId="3915CD69">
      <w:pPr>
        <w:widowControl/>
        <w:shd w:val="clear" w:color="auto" w:fill="DBE5F1"/>
        <w:spacing w:before="0" w:line="240" w:lineRule="auto"/>
        <w:ind w:left="567"/>
        <w:jc w:val="both"/>
        <w:rPr>
          <w:bCs/>
          <w:snapToGrid/>
          <w:color w:val="8000FF"/>
          <w:sz w:val="22"/>
          <w:szCs w:val="22"/>
        </w:rPr>
      </w:pPr>
      <w:r>
        <w:rPr>
          <w:bCs/>
          <w:snapToGrid/>
          <w:color w:val="8000FF"/>
          <w:sz w:val="22"/>
          <w:szCs w:val="22"/>
        </w:rPr>
        <w:tab/>
      </w:r>
      <w:r>
        <w:rPr>
          <w:bCs/>
          <w:snapToGrid/>
          <w:color w:val="8000FF"/>
          <w:sz w:val="22"/>
          <w:szCs w:val="22"/>
        </w:rPr>
        <w:t xml:space="preserve">            "previousIndex": "44",</w:t>
      </w:r>
    </w:p>
    <w:p w14:paraId="6D994F2A">
      <w:pPr>
        <w:widowControl/>
        <w:shd w:val="clear" w:color="auto" w:fill="DBE5F1"/>
        <w:spacing w:before="0" w:line="240" w:lineRule="auto"/>
        <w:ind w:left="567"/>
        <w:jc w:val="both"/>
        <w:rPr>
          <w:bCs/>
          <w:snapToGrid/>
          <w:color w:val="8000FF"/>
          <w:sz w:val="22"/>
          <w:szCs w:val="22"/>
        </w:rPr>
      </w:pPr>
      <w:r>
        <w:rPr>
          <w:bCs/>
          <w:snapToGrid/>
          <w:color w:val="8000FF"/>
          <w:sz w:val="22"/>
          <w:szCs w:val="22"/>
        </w:rPr>
        <w:tab/>
      </w:r>
      <w:r>
        <w:rPr>
          <w:bCs/>
          <w:snapToGrid/>
          <w:color w:val="8000FF"/>
          <w:sz w:val="22"/>
          <w:szCs w:val="22"/>
        </w:rPr>
        <w:t xml:space="preserve">            "currentIndex": "50",</w:t>
      </w:r>
    </w:p>
    <w:p w14:paraId="1CB97594">
      <w:pPr>
        <w:widowControl/>
        <w:shd w:val="clear" w:color="auto" w:fill="DBE5F1"/>
        <w:spacing w:before="0" w:line="240" w:lineRule="auto"/>
        <w:ind w:left="567"/>
        <w:jc w:val="both"/>
        <w:rPr>
          <w:bCs/>
          <w:snapToGrid/>
          <w:color w:val="8000FF"/>
          <w:sz w:val="22"/>
          <w:szCs w:val="22"/>
        </w:rPr>
      </w:pPr>
      <w:r>
        <w:rPr>
          <w:bCs/>
          <w:snapToGrid/>
          <w:color w:val="8000FF"/>
          <w:sz w:val="22"/>
          <w:szCs w:val="22"/>
        </w:rPr>
        <w:tab/>
      </w:r>
      <w:r>
        <w:rPr>
          <w:bCs/>
          <w:snapToGrid/>
          <w:color w:val="8000FF"/>
          <w:sz w:val="22"/>
          <w:szCs w:val="22"/>
        </w:rPr>
        <w:t xml:space="preserve">            "factor": "1",</w:t>
      </w:r>
    </w:p>
    <w:p w14:paraId="3043DC13">
      <w:pPr>
        <w:widowControl/>
        <w:shd w:val="clear" w:color="auto" w:fill="DBE5F1"/>
        <w:spacing w:before="0" w:line="240" w:lineRule="auto"/>
        <w:ind w:left="567"/>
        <w:jc w:val="both"/>
        <w:rPr>
          <w:bCs/>
          <w:snapToGrid/>
          <w:color w:val="8000FF"/>
          <w:sz w:val="22"/>
          <w:szCs w:val="22"/>
        </w:rPr>
      </w:pPr>
      <w:r>
        <w:rPr>
          <w:bCs/>
          <w:snapToGrid/>
          <w:color w:val="8000FF"/>
          <w:sz w:val="22"/>
          <w:szCs w:val="22"/>
        </w:rPr>
        <w:tab/>
      </w:r>
      <w:r>
        <w:rPr>
          <w:bCs/>
          <w:snapToGrid/>
          <w:color w:val="8000FF"/>
          <w:sz w:val="22"/>
          <w:szCs w:val="22"/>
        </w:rPr>
        <w:t xml:space="preserve">            "amount": "6"</w:t>
      </w:r>
    </w:p>
    <w:p w14:paraId="2A101E9E">
      <w:pPr>
        <w:widowControl/>
        <w:shd w:val="clear" w:color="auto" w:fill="DBE5F1"/>
        <w:spacing w:before="0" w:line="240" w:lineRule="auto"/>
        <w:ind w:left="567"/>
        <w:jc w:val="both"/>
        <w:rPr>
          <w:bCs/>
          <w:snapToGrid/>
          <w:color w:val="8000FF"/>
          <w:sz w:val="22"/>
          <w:szCs w:val="22"/>
        </w:rPr>
      </w:pPr>
      <w:r>
        <w:rPr>
          <w:bCs/>
          <w:snapToGrid/>
          <w:color w:val="8000FF"/>
          <w:sz w:val="22"/>
          <w:szCs w:val="22"/>
        </w:rPr>
        <w:tab/>
      </w:r>
      <w:r>
        <w:rPr>
          <w:bCs/>
          <w:snapToGrid/>
          <w:color w:val="8000FF"/>
          <w:sz w:val="22"/>
          <w:szCs w:val="22"/>
        </w:rPr>
        <w:t xml:space="preserve">          }]</w:t>
      </w:r>
    </w:p>
    <w:p w14:paraId="756DCE3D">
      <w:pPr>
        <w:pStyle w:val="124"/>
        <w:rPr>
          <w:sz w:val="22"/>
          <w:szCs w:val="22"/>
        </w:rPr>
      </w:pPr>
      <w:bookmarkStart w:id="26" w:name="_Toc115266180"/>
      <w:r>
        <w:rPr>
          <w:sz w:val="22"/>
          <w:szCs w:val="22"/>
        </w:rPr>
        <w:t>invoiceFile</w:t>
      </w:r>
      <w:bookmarkEnd w:id="26"/>
    </w:p>
    <w:p w14:paraId="3A7E726F">
      <w:pPr>
        <w:pStyle w:val="4"/>
        <w:rPr>
          <w:sz w:val="22"/>
          <w:szCs w:val="22"/>
        </w:rPr>
      </w:pPr>
      <w:r>
        <w:rPr>
          <w:sz w:val="22"/>
          <w:szCs w:val="22"/>
        </w:rPr>
        <w:t>Các file đính kèm khi lập hóa đơn</w:t>
      </w:r>
    </w:p>
    <w:tbl>
      <w:tblPr>
        <w:tblStyle w:val="13"/>
        <w:tblW w:w="9497" w:type="dxa"/>
        <w:tblInd w:w="5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0"/>
        <w:gridCol w:w="2556"/>
        <w:gridCol w:w="4961"/>
      </w:tblGrid>
      <w:tr w14:paraId="53031A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5" w:hRule="atLeast"/>
        </w:trPr>
        <w:tc>
          <w:tcPr>
            <w:tcW w:w="1980" w:type="dxa"/>
            <w:shd w:val="clear" w:color="auto" w:fill="D9D9D9"/>
            <w:noWrap w:val="0"/>
            <w:vAlign w:val="top"/>
          </w:tcPr>
          <w:p w14:paraId="4370D409">
            <w:pPr>
              <w:ind w:left="-90"/>
              <w:jc w:val="center"/>
              <w:rPr>
                <w:b/>
                <w:sz w:val="22"/>
                <w:szCs w:val="22"/>
              </w:rPr>
            </w:pPr>
            <w:r>
              <w:rPr>
                <w:b/>
                <w:sz w:val="22"/>
                <w:szCs w:val="22"/>
              </w:rPr>
              <w:t>Tên trường</w:t>
            </w:r>
          </w:p>
        </w:tc>
        <w:tc>
          <w:tcPr>
            <w:tcW w:w="2556" w:type="dxa"/>
            <w:shd w:val="clear" w:color="auto" w:fill="D9D9D9"/>
            <w:noWrap w:val="0"/>
            <w:vAlign w:val="top"/>
          </w:tcPr>
          <w:p w14:paraId="65E7CA81">
            <w:pPr>
              <w:ind w:left="-89"/>
              <w:jc w:val="center"/>
              <w:rPr>
                <w:b/>
                <w:sz w:val="22"/>
                <w:szCs w:val="22"/>
              </w:rPr>
            </w:pPr>
            <w:r>
              <w:rPr>
                <w:b/>
                <w:sz w:val="22"/>
                <w:szCs w:val="22"/>
              </w:rPr>
              <w:t>Kiểu dữ liệu</w:t>
            </w:r>
          </w:p>
        </w:tc>
        <w:tc>
          <w:tcPr>
            <w:tcW w:w="4961" w:type="dxa"/>
            <w:shd w:val="clear" w:color="auto" w:fill="D9D9D9"/>
            <w:noWrap w:val="0"/>
            <w:vAlign w:val="top"/>
          </w:tcPr>
          <w:p w14:paraId="53FD4A41">
            <w:pPr>
              <w:ind w:left="-119"/>
              <w:jc w:val="center"/>
              <w:rPr>
                <w:b/>
                <w:sz w:val="22"/>
                <w:szCs w:val="22"/>
              </w:rPr>
            </w:pPr>
            <w:r>
              <w:rPr>
                <w:b/>
                <w:sz w:val="22"/>
                <w:szCs w:val="22"/>
              </w:rPr>
              <w:t>Mô tả</w:t>
            </w:r>
          </w:p>
        </w:tc>
      </w:tr>
      <w:tr w14:paraId="1B4E88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noWrap w:val="0"/>
            <w:vAlign w:val="top"/>
          </w:tcPr>
          <w:p w14:paraId="6E5D61AD">
            <w:pPr>
              <w:ind w:left="0"/>
              <w:rPr>
                <w:sz w:val="22"/>
                <w:szCs w:val="22"/>
              </w:rPr>
            </w:pPr>
            <w:r>
              <w:rPr>
                <w:sz w:val="22"/>
                <w:szCs w:val="22"/>
              </w:rPr>
              <w:t>fileContent</w:t>
            </w:r>
          </w:p>
        </w:tc>
        <w:tc>
          <w:tcPr>
            <w:tcW w:w="2556" w:type="dxa"/>
            <w:noWrap w:val="0"/>
            <w:vAlign w:val="top"/>
          </w:tcPr>
          <w:p w14:paraId="4F9B5139">
            <w:pPr>
              <w:spacing w:before="0"/>
              <w:ind w:left="0"/>
              <w:jc w:val="both"/>
              <w:rPr>
                <w:sz w:val="22"/>
                <w:szCs w:val="22"/>
              </w:rPr>
            </w:pPr>
            <w:r>
              <w:rPr>
                <w:sz w:val="22"/>
                <w:szCs w:val="22"/>
              </w:rPr>
              <w:t>Required: false</w:t>
            </w:r>
          </w:p>
          <w:p w14:paraId="6803D849">
            <w:pPr>
              <w:spacing w:before="0"/>
              <w:ind w:left="0"/>
              <w:jc w:val="both"/>
              <w:rPr>
                <w:sz w:val="22"/>
                <w:szCs w:val="22"/>
              </w:rPr>
            </w:pPr>
            <w:r>
              <w:rPr>
                <w:sz w:val="22"/>
                <w:szCs w:val="22"/>
              </w:rPr>
              <w:t>DataType: String</w:t>
            </w:r>
          </w:p>
        </w:tc>
        <w:tc>
          <w:tcPr>
            <w:tcW w:w="4961" w:type="dxa"/>
            <w:noWrap w:val="0"/>
            <w:vAlign w:val="top"/>
          </w:tcPr>
          <w:p w14:paraId="222400E8">
            <w:pPr>
              <w:spacing w:line="240" w:lineRule="auto"/>
              <w:ind w:left="0"/>
              <w:rPr>
                <w:sz w:val="22"/>
                <w:szCs w:val="22"/>
              </w:rPr>
            </w:pPr>
            <w:r>
              <w:rPr>
                <w:sz w:val="22"/>
                <w:szCs w:val="22"/>
              </w:rPr>
              <w:t xml:space="preserve">Nội dung file dạng chuỗi base64 </w:t>
            </w:r>
          </w:p>
        </w:tc>
      </w:tr>
      <w:tr w14:paraId="230B47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noWrap w:val="0"/>
            <w:vAlign w:val="top"/>
          </w:tcPr>
          <w:p w14:paraId="03B54151">
            <w:pPr>
              <w:ind w:left="0"/>
              <w:rPr>
                <w:sz w:val="22"/>
                <w:szCs w:val="22"/>
              </w:rPr>
            </w:pPr>
            <w:r>
              <w:rPr>
                <w:sz w:val="22"/>
                <w:szCs w:val="22"/>
              </w:rPr>
              <w:t>fileType</w:t>
            </w:r>
          </w:p>
        </w:tc>
        <w:tc>
          <w:tcPr>
            <w:tcW w:w="2556" w:type="dxa"/>
            <w:noWrap w:val="0"/>
            <w:vAlign w:val="top"/>
          </w:tcPr>
          <w:p w14:paraId="24C15C8E">
            <w:pPr>
              <w:spacing w:before="0"/>
              <w:ind w:left="0"/>
              <w:jc w:val="both"/>
              <w:rPr>
                <w:sz w:val="22"/>
                <w:szCs w:val="22"/>
              </w:rPr>
            </w:pPr>
            <w:r>
              <w:rPr>
                <w:sz w:val="22"/>
                <w:szCs w:val="22"/>
              </w:rPr>
              <w:t>Required: false</w:t>
            </w:r>
          </w:p>
          <w:p w14:paraId="7749D059">
            <w:pPr>
              <w:spacing w:before="0"/>
              <w:ind w:left="0"/>
              <w:jc w:val="both"/>
              <w:rPr>
                <w:sz w:val="22"/>
                <w:szCs w:val="22"/>
              </w:rPr>
            </w:pPr>
            <w:r>
              <w:rPr>
                <w:sz w:val="22"/>
                <w:szCs w:val="22"/>
              </w:rPr>
              <w:t>DataType: Double</w:t>
            </w:r>
          </w:p>
          <w:p w14:paraId="1845654E">
            <w:pPr>
              <w:spacing w:before="0"/>
              <w:ind w:left="0"/>
              <w:jc w:val="both"/>
              <w:rPr>
                <w:sz w:val="22"/>
                <w:szCs w:val="22"/>
              </w:rPr>
            </w:pPr>
          </w:p>
        </w:tc>
        <w:tc>
          <w:tcPr>
            <w:tcW w:w="4961" w:type="dxa"/>
            <w:noWrap w:val="0"/>
            <w:vAlign w:val="top"/>
          </w:tcPr>
          <w:p w14:paraId="3F70CA0B">
            <w:pPr>
              <w:ind w:left="41"/>
              <w:rPr>
                <w:sz w:val="22"/>
                <w:szCs w:val="22"/>
              </w:rPr>
            </w:pPr>
            <w:r>
              <w:rPr>
                <w:sz w:val="22"/>
                <w:szCs w:val="22"/>
              </w:rPr>
              <w:t>Loại file</w:t>
            </w:r>
          </w:p>
          <w:p w14:paraId="1F35889E">
            <w:pPr>
              <w:numPr>
                <w:ilvl w:val="0"/>
                <w:numId w:val="17"/>
              </w:numPr>
              <w:rPr>
                <w:sz w:val="22"/>
                <w:szCs w:val="22"/>
              </w:rPr>
            </w:pPr>
            <w:r>
              <w:rPr>
                <w:sz w:val="22"/>
                <w:szCs w:val="22"/>
              </w:rPr>
              <w:t>1: bảng kê (Cho phép định dạng xlsx)</w:t>
            </w:r>
          </w:p>
          <w:p w14:paraId="0EDA85B2">
            <w:pPr>
              <w:numPr>
                <w:ilvl w:val="0"/>
                <w:numId w:val="17"/>
              </w:numPr>
              <w:rPr>
                <w:sz w:val="22"/>
                <w:szCs w:val="22"/>
              </w:rPr>
            </w:pPr>
            <w:r>
              <w:rPr>
                <w:sz w:val="22"/>
                <w:szCs w:val="22"/>
              </w:rPr>
              <w:t>2: biên bản thỏa thuận (Cho phép định dạng .doc, .docx, .pdf, .png, .jpg)</w:t>
            </w:r>
          </w:p>
        </w:tc>
      </w:tr>
      <w:tr w14:paraId="0EA5E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noWrap w:val="0"/>
            <w:vAlign w:val="top"/>
          </w:tcPr>
          <w:p w14:paraId="120E6258">
            <w:pPr>
              <w:ind w:left="0"/>
              <w:rPr>
                <w:sz w:val="22"/>
                <w:szCs w:val="22"/>
              </w:rPr>
            </w:pPr>
            <w:r>
              <w:rPr>
                <w:sz w:val="22"/>
                <w:szCs w:val="22"/>
              </w:rPr>
              <w:t>fileExtension</w:t>
            </w:r>
          </w:p>
        </w:tc>
        <w:tc>
          <w:tcPr>
            <w:tcW w:w="2556" w:type="dxa"/>
            <w:noWrap w:val="0"/>
            <w:vAlign w:val="top"/>
          </w:tcPr>
          <w:p w14:paraId="6DD2BE0B">
            <w:pPr>
              <w:spacing w:before="0"/>
              <w:ind w:left="0"/>
              <w:jc w:val="both"/>
              <w:rPr>
                <w:sz w:val="22"/>
                <w:szCs w:val="22"/>
              </w:rPr>
            </w:pPr>
            <w:r>
              <w:rPr>
                <w:sz w:val="22"/>
                <w:szCs w:val="22"/>
              </w:rPr>
              <w:t>Required: false</w:t>
            </w:r>
          </w:p>
          <w:p w14:paraId="6127C96D">
            <w:pPr>
              <w:spacing w:before="0"/>
              <w:ind w:left="0"/>
              <w:jc w:val="both"/>
              <w:rPr>
                <w:sz w:val="22"/>
                <w:szCs w:val="22"/>
              </w:rPr>
            </w:pPr>
            <w:r>
              <w:rPr>
                <w:sz w:val="22"/>
                <w:szCs w:val="22"/>
              </w:rPr>
              <w:t>DataType: String</w:t>
            </w:r>
          </w:p>
        </w:tc>
        <w:tc>
          <w:tcPr>
            <w:tcW w:w="4961" w:type="dxa"/>
            <w:noWrap w:val="0"/>
            <w:vAlign w:val="top"/>
          </w:tcPr>
          <w:p w14:paraId="62D0C2C5">
            <w:pPr>
              <w:ind w:left="41"/>
              <w:rPr>
                <w:sz w:val="22"/>
                <w:szCs w:val="22"/>
              </w:rPr>
            </w:pPr>
            <w:r>
              <w:rPr>
                <w:sz w:val="22"/>
                <w:szCs w:val="22"/>
              </w:rPr>
              <w:t>Định dạng file theo từng loại tương ứng fileType</w:t>
            </w:r>
          </w:p>
        </w:tc>
      </w:tr>
    </w:tbl>
    <w:p w14:paraId="5CC8230C">
      <w:pPr>
        <w:pStyle w:val="4"/>
        <w:rPr>
          <w:sz w:val="22"/>
          <w:szCs w:val="22"/>
        </w:rPr>
      </w:pPr>
      <w:r>
        <w:rPr>
          <w:sz w:val="22"/>
          <w:szCs w:val="22"/>
        </w:rPr>
        <w:t>Dữ liệu mẫu</w:t>
      </w:r>
    </w:p>
    <w:p w14:paraId="6F927FA7">
      <w:pPr>
        <w:widowControl/>
        <w:shd w:val="clear" w:color="auto" w:fill="DBE5F1"/>
        <w:spacing w:before="0" w:line="240" w:lineRule="auto"/>
        <w:ind w:left="567"/>
        <w:jc w:val="both"/>
        <w:rPr>
          <w:bCs/>
          <w:snapToGrid/>
          <w:color w:val="8000FF"/>
          <w:sz w:val="22"/>
          <w:szCs w:val="22"/>
        </w:rPr>
      </w:pPr>
      <w:r>
        <w:rPr>
          <w:bCs/>
          <w:snapToGrid/>
          <w:color w:val="8000FF"/>
          <w:sz w:val="22"/>
          <w:szCs w:val="22"/>
        </w:rPr>
        <w:t>"invoiceFile": {</w:t>
      </w:r>
    </w:p>
    <w:p w14:paraId="1236A825">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"fileType": 1,</w:t>
      </w:r>
    </w:p>
    <w:p w14:paraId="59A93D87">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"fileExtension": "xlsx",</w:t>
      </w:r>
    </w:p>
    <w:p w14:paraId="47BBA5DF">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"file</w:t>
      </w:r>
      <w:r>
        <w:rPr>
          <w:bCs/>
          <w:snapToGrid/>
          <w:color w:val="8000FF"/>
          <w:sz w:val="22"/>
          <w:szCs w:val="22"/>
          <w:lang w:val="vi-VN"/>
        </w:rPr>
        <w:t>Content</w:t>
      </w:r>
      <w:r>
        <w:rPr>
          <w:bCs/>
          <w:snapToGrid/>
          <w:color w:val="8000FF"/>
          <w:sz w:val="22"/>
          <w:szCs w:val="22"/>
        </w:rPr>
        <w:t>": "RmlsZSBi4bqjbmcga8OqIMSRxrDhu6NjIGFkZCBsw6puIHThuqFpIHBo4bqnbiBs4bqtcCBow7NhIMSRxqFu"</w:t>
      </w:r>
    </w:p>
    <w:p w14:paraId="1D4E6515">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w:t>
      </w:r>
    </w:p>
    <w:p w14:paraId="44FD8B42">
      <w:pPr>
        <w:pStyle w:val="124"/>
        <w:rPr>
          <w:sz w:val="22"/>
          <w:szCs w:val="22"/>
        </w:rPr>
      </w:pPr>
      <w:bookmarkStart w:id="27" w:name="_Toc115266181"/>
      <w:r>
        <w:rPr>
          <w:sz w:val="22"/>
          <w:szCs w:val="22"/>
        </w:rPr>
        <w:t>qrcode</w:t>
      </w:r>
      <w:bookmarkEnd w:id="27"/>
    </w:p>
    <w:p w14:paraId="0C9F612A">
      <w:pPr>
        <w:numPr>
          <w:ilvl w:val="0"/>
          <w:numId w:val="20"/>
        </w:numPr>
        <w:rPr>
          <w:sz w:val="22"/>
          <w:szCs w:val="22"/>
        </w:rPr>
      </w:pPr>
      <w:r>
        <w:rPr>
          <w:sz w:val="22"/>
          <w:szCs w:val="22"/>
        </w:rPr>
        <w:t>API cho phép người dùng hệ thống tích hợp lập hóa đơn điện tử trên hệ thống hóa đơn điện tử sử dụng chữ ký server.</w:t>
      </w:r>
    </w:p>
    <w:p w14:paraId="32BD29FF">
      <w:pPr>
        <w:numPr>
          <w:ilvl w:val="0"/>
          <w:numId w:val="20"/>
        </w:numPr>
        <w:rPr>
          <w:color w:val="FF0000"/>
          <w:sz w:val="22"/>
          <w:szCs w:val="22"/>
        </w:rPr>
      </w:pPr>
      <w:r>
        <w:rPr>
          <w:color w:val="FF0000"/>
          <w:sz w:val="22"/>
          <w:szCs w:val="22"/>
        </w:rPr>
        <w:t>Mô tả chung: Bổ sung thêm thông tin về QRCODE khi lập hóa đơn bằng API tích hợp sử dụng chữ ký server.</w:t>
      </w:r>
    </w:p>
    <w:p w14:paraId="4B972517">
      <w:pPr>
        <w:numPr>
          <w:ilvl w:val="0"/>
          <w:numId w:val="20"/>
        </w:numPr>
        <w:rPr>
          <w:sz w:val="22"/>
          <w:szCs w:val="22"/>
        </w:rPr>
      </w:pPr>
      <w:r>
        <w:rPr>
          <w:b/>
          <w:bCs/>
          <w:sz w:val="22"/>
          <w:szCs w:val="22"/>
        </w:rPr>
        <w:t>Input</w:t>
      </w:r>
      <w:r>
        <w:rPr>
          <w:sz w:val="22"/>
          <w:szCs w:val="22"/>
        </w:rPr>
        <w:t xml:space="preserve">: </w:t>
      </w:r>
    </w:p>
    <w:p w14:paraId="730D446A">
      <w:pPr>
        <w:numPr>
          <w:ilvl w:val="0"/>
          <w:numId w:val="20"/>
        </w:numPr>
        <w:rPr>
          <w:sz w:val="22"/>
          <w:szCs w:val="22"/>
        </w:rPr>
      </w:pPr>
      <w:r>
        <w:rPr>
          <w:sz w:val="22"/>
          <w:szCs w:val="22"/>
        </w:rPr>
        <w:t xml:space="preserve">Bổ sung thêm 05 trường thông tin trong tham số đầu vào đặt trong qrCodeInfo như sau: </w:t>
      </w:r>
    </w:p>
    <w:tbl>
      <w:tblPr>
        <w:tblStyle w:val="13"/>
        <w:tblW w:w="9900"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0"/>
        <w:gridCol w:w="2556"/>
        <w:gridCol w:w="5364"/>
      </w:tblGrid>
      <w:tr w14:paraId="5BC222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5" w:hRule="atLeast"/>
        </w:trPr>
        <w:tc>
          <w:tcPr>
            <w:tcW w:w="1980" w:type="dxa"/>
            <w:tcBorders>
              <w:top w:val="single" w:color="auto" w:sz="4" w:space="0"/>
              <w:left w:val="single" w:color="auto" w:sz="4" w:space="0"/>
              <w:bottom w:val="single" w:color="auto" w:sz="4" w:space="0"/>
              <w:right w:val="single" w:color="auto" w:sz="4" w:space="0"/>
            </w:tcBorders>
            <w:shd w:val="clear" w:color="auto" w:fill="D9D9D9"/>
            <w:noWrap w:val="0"/>
            <w:vAlign w:val="top"/>
          </w:tcPr>
          <w:p w14:paraId="2CE9E612">
            <w:pPr>
              <w:jc w:val="center"/>
              <w:rPr>
                <w:b/>
                <w:snapToGrid/>
                <w:sz w:val="22"/>
                <w:szCs w:val="22"/>
              </w:rPr>
            </w:pPr>
            <w:r>
              <w:rPr>
                <w:b/>
                <w:sz w:val="22"/>
                <w:szCs w:val="22"/>
              </w:rPr>
              <w:t>Tên trường</w:t>
            </w:r>
          </w:p>
        </w:tc>
        <w:tc>
          <w:tcPr>
            <w:tcW w:w="2556" w:type="dxa"/>
            <w:tcBorders>
              <w:top w:val="single" w:color="auto" w:sz="4" w:space="0"/>
              <w:left w:val="single" w:color="auto" w:sz="4" w:space="0"/>
              <w:bottom w:val="single" w:color="auto" w:sz="4" w:space="0"/>
              <w:right w:val="single" w:color="auto" w:sz="4" w:space="0"/>
            </w:tcBorders>
            <w:shd w:val="clear" w:color="auto" w:fill="D9D9D9"/>
            <w:noWrap w:val="0"/>
            <w:vAlign w:val="top"/>
          </w:tcPr>
          <w:p w14:paraId="768C0121">
            <w:pPr>
              <w:jc w:val="center"/>
              <w:rPr>
                <w:b/>
                <w:sz w:val="22"/>
                <w:szCs w:val="22"/>
              </w:rPr>
            </w:pPr>
            <w:r>
              <w:rPr>
                <w:b/>
                <w:sz w:val="22"/>
                <w:szCs w:val="22"/>
              </w:rPr>
              <w:t>Kiểu dữ liệu</w:t>
            </w:r>
          </w:p>
        </w:tc>
        <w:tc>
          <w:tcPr>
            <w:tcW w:w="5364" w:type="dxa"/>
            <w:tcBorders>
              <w:top w:val="single" w:color="auto" w:sz="4" w:space="0"/>
              <w:left w:val="single" w:color="auto" w:sz="4" w:space="0"/>
              <w:bottom w:val="single" w:color="auto" w:sz="4" w:space="0"/>
              <w:right w:val="single" w:color="auto" w:sz="4" w:space="0"/>
            </w:tcBorders>
            <w:shd w:val="clear" w:color="auto" w:fill="D9D9D9"/>
            <w:noWrap w:val="0"/>
            <w:vAlign w:val="top"/>
          </w:tcPr>
          <w:p w14:paraId="6005A2A1">
            <w:pPr>
              <w:jc w:val="center"/>
              <w:rPr>
                <w:b/>
                <w:sz w:val="22"/>
                <w:szCs w:val="22"/>
              </w:rPr>
            </w:pPr>
            <w:r>
              <w:rPr>
                <w:b/>
                <w:sz w:val="22"/>
                <w:szCs w:val="22"/>
              </w:rPr>
              <w:t>Mô tả</w:t>
            </w:r>
          </w:p>
        </w:tc>
      </w:tr>
      <w:tr w14:paraId="6971AF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Borders>
              <w:top w:val="single" w:color="auto" w:sz="4" w:space="0"/>
              <w:left w:val="single" w:color="auto" w:sz="4" w:space="0"/>
              <w:bottom w:val="single" w:color="auto" w:sz="4" w:space="0"/>
              <w:right w:val="single" w:color="auto" w:sz="4" w:space="0"/>
            </w:tcBorders>
            <w:noWrap w:val="0"/>
            <w:vAlign w:val="top"/>
          </w:tcPr>
          <w:p w14:paraId="00D0F89D">
            <w:pPr>
              <w:spacing w:before="0"/>
              <w:ind w:left="0"/>
              <w:jc w:val="both"/>
              <w:rPr>
                <w:sz w:val="22"/>
                <w:szCs w:val="22"/>
              </w:rPr>
            </w:pPr>
            <w:r>
              <w:rPr>
                <w:sz w:val="22"/>
                <w:szCs w:val="22"/>
              </w:rPr>
              <w:t>totalQrcode</w:t>
            </w:r>
          </w:p>
        </w:tc>
        <w:tc>
          <w:tcPr>
            <w:tcW w:w="2556" w:type="dxa"/>
            <w:tcBorders>
              <w:top w:val="single" w:color="auto" w:sz="4" w:space="0"/>
              <w:left w:val="single" w:color="auto" w:sz="4" w:space="0"/>
              <w:bottom w:val="single" w:color="auto" w:sz="4" w:space="0"/>
              <w:right w:val="single" w:color="auto" w:sz="4" w:space="0"/>
            </w:tcBorders>
            <w:noWrap w:val="0"/>
            <w:vAlign w:val="top"/>
          </w:tcPr>
          <w:p w14:paraId="3B6B3D16">
            <w:pPr>
              <w:spacing w:before="0"/>
              <w:ind w:left="0"/>
              <w:jc w:val="both"/>
              <w:rPr>
                <w:sz w:val="22"/>
                <w:szCs w:val="22"/>
              </w:rPr>
            </w:pPr>
            <w:r>
              <w:rPr>
                <w:sz w:val="22"/>
                <w:szCs w:val="22"/>
              </w:rPr>
              <w:t>Required: false</w:t>
            </w:r>
          </w:p>
          <w:p w14:paraId="56E90FFE">
            <w:pPr>
              <w:spacing w:before="0"/>
              <w:ind w:left="0"/>
              <w:jc w:val="both"/>
              <w:rPr>
                <w:sz w:val="22"/>
                <w:szCs w:val="22"/>
              </w:rPr>
            </w:pPr>
            <w:r>
              <w:rPr>
                <w:sz w:val="22"/>
                <w:szCs w:val="22"/>
              </w:rPr>
              <w:t>DataType: int(3)</w:t>
            </w:r>
          </w:p>
          <w:p w14:paraId="7D54F8E7">
            <w:pPr>
              <w:spacing w:before="0"/>
              <w:ind w:left="0"/>
              <w:jc w:val="both"/>
              <w:rPr>
                <w:sz w:val="22"/>
                <w:szCs w:val="22"/>
              </w:rPr>
            </w:pPr>
            <w:r>
              <w:rPr>
                <w:sz w:val="22"/>
                <w:szCs w:val="22"/>
              </w:rPr>
              <w:t xml:space="preserve">Minlength: </w:t>
            </w:r>
          </w:p>
          <w:p w14:paraId="03C336B0">
            <w:pPr>
              <w:spacing w:before="0"/>
              <w:ind w:left="0"/>
              <w:jc w:val="both"/>
              <w:rPr>
                <w:sz w:val="22"/>
                <w:szCs w:val="22"/>
              </w:rPr>
            </w:pPr>
            <w:r>
              <w:rPr>
                <w:sz w:val="22"/>
                <w:szCs w:val="22"/>
              </w:rPr>
              <w:t xml:space="preserve">Maxlength: </w:t>
            </w:r>
          </w:p>
          <w:p w14:paraId="2F52612B">
            <w:pPr>
              <w:spacing w:before="0"/>
              <w:ind w:left="0"/>
              <w:jc w:val="both"/>
              <w:rPr>
                <w:sz w:val="22"/>
                <w:szCs w:val="22"/>
              </w:rPr>
            </w:pPr>
            <w:r>
              <w:rPr>
                <w:sz w:val="22"/>
                <w:szCs w:val="22"/>
              </w:rPr>
              <w:t xml:space="preserve">Format: </w:t>
            </w:r>
          </w:p>
        </w:tc>
        <w:tc>
          <w:tcPr>
            <w:tcW w:w="5364" w:type="dxa"/>
            <w:tcBorders>
              <w:top w:val="single" w:color="auto" w:sz="4" w:space="0"/>
              <w:left w:val="single" w:color="auto" w:sz="4" w:space="0"/>
              <w:bottom w:val="single" w:color="auto" w:sz="4" w:space="0"/>
              <w:right w:val="single" w:color="auto" w:sz="4" w:space="0"/>
            </w:tcBorders>
            <w:noWrap w:val="0"/>
            <w:vAlign w:val="top"/>
          </w:tcPr>
          <w:p w14:paraId="610E5754">
            <w:pPr>
              <w:spacing w:before="0"/>
              <w:ind w:left="41"/>
              <w:jc w:val="both"/>
              <w:rPr>
                <w:bCs/>
                <w:sz w:val="22"/>
                <w:szCs w:val="22"/>
              </w:rPr>
            </w:pPr>
            <w:r>
              <w:rPr>
                <w:bCs/>
                <w:sz w:val="22"/>
                <w:szCs w:val="22"/>
              </w:rPr>
              <w:t>Tổng số lần được quét QRCODE</w:t>
            </w:r>
          </w:p>
        </w:tc>
      </w:tr>
      <w:tr w14:paraId="73A641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Borders>
              <w:top w:val="single" w:color="auto" w:sz="4" w:space="0"/>
              <w:left w:val="single" w:color="auto" w:sz="4" w:space="0"/>
              <w:bottom w:val="single" w:color="auto" w:sz="4" w:space="0"/>
              <w:right w:val="single" w:color="auto" w:sz="4" w:space="0"/>
            </w:tcBorders>
            <w:noWrap w:val="0"/>
            <w:vAlign w:val="top"/>
          </w:tcPr>
          <w:p w14:paraId="685AF6E6">
            <w:pPr>
              <w:spacing w:before="0"/>
              <w:ind w:left="0"/>
              <w:jc w:val="both"/>
              <w:rPr>
                <w:sz w:val="22"/>
                <w:szCs w:val="22"/>
              </w:rPr>
            </w:pPr>
            <w:r>
              <w:rPr>
                <w:sz w:val="22"/>
                <w:szCs w:val="22"/>
              </w:rPr>
              <w:t>remainQrcode</w:t>
            </w:r>
          </w:p>
        </w:tc>
        <w:tc>
          <w:tcPr>
            <w:tcW w:w="2556" w:type="dxa"/>
            <w:tcBorders>
              <w:top w:val="single" w:color="auto" w:sz="4" w:space="0"/>
              <w:left w:val="single" w:color="auto" w:sz="4" w:space="0"/>
              <w:bottom w:val="single" w:color="auto" w:sz="4" w:space="0"/>
              <w:right w:val="single" w:color="auto" w:sz="4" w:space="0"/>
            </w:tcBorders>
            <w:noWrap w:val="0"/>
            <w:vAlign w:val="top"/>
          </w:tcPr>
          <w:p w14:paraId="2A04D516">
            <w:pPr>
              <w:spacing w:before="0"/>
              <w:ind w:left="0"/>
              <w:jc w:val="both"/>
              <w:rPr>
                <w:sz w:val="22"/>
                <w:szCs w:val="22"/>
              </w:rPr>
            </w:pPr>
            <w:r>
              <w:rPr>
                <w:sz w:val="22"/>
                <w:szCs w:val="22"/>
              </w:rPr>
              <w:t>Required: false</w:t>
            </w:r>
          </w:p>
          <w:p w14:paraId="14540CD8">
            <w:pPr>
              <w:spacing w:before="0"/>
              <w:ind w:left="0"/>
              <w:jc w:val="both"/>
              <w:rPr>
                <w:sz w:val="22"/>
                <w:szCs w:val="22"/>
              </w:rPr>
            </w:pPr>
            <w:r>
              <w:rPr>
                <w:sz w:val="22"/>
                <w:szCs w:val="22"/>
              </w:rPr>
              <w:t>DataType: int(3)</w:t>
            </w:r>
          </w:p>
          <w:p w14:paraId="79466F3C">
            <w:pPr>
              <w:spacing w:before="0"/>
              <w:ind w:left="0"/>
              <w:jc w:val="both"/>
              <w:rPr>
                <w:sz w:val="22"/>
                <w:szCs w:val="22"/>
              </w:rPr>
            </w:pPr>
            <w:r>
              <w:rPr>
                <w:sz w:val="22"/>
                <w:szCs w:val="22"/>
              </w:rPr>
              <w:t xml:space="preserve">Minlength: </w:t>
            </w:r>
          </w:p>
          <w:p w14:paraId="61072BF3">
            <w:pPr>
              <w:spacing w:before="0"/>
              <w:ind w:left="0"/>
              <w:jc w:val="both"/>
              <w:rPr>
                <w:sz w:val="22"/>
                <w:szCs w:val="22"/>
              </w:rPr>
            </w:pPr>
            <w:r>
              <w:rPr>
                <w:sz w:val="22"/>
                <w:szCs w:val="22"/>
              </w:rPr>
              <w:t xml:space="preserve">Maxlength: </w:t>
            </w:r>
          </w:p>
          <w:p w14:paraId="22F5878F">
            <w:pPr>
              <w:spacing w:before="0"/>
              <w:ind w:left="0"/>
              <w:jc w:val="both"/>
              <w:rPr>
                <w:sz w:val="22"/>
                <w:szCs w:val="22"/>
              </w:rPr>
            </w:pPr>
            <w:r>
              <w:rPr>
                <w:sz w:val="22"/>
                <w:szCs w:val="22"/>
              </w:rPr>
              <w:t xml:space="preserve">Format: </w:t>
            </w:r>
          </w:p>
        </w:tc>
        <w:tc>
          <w:tcPr>
            <w:tcW w:w="5364" w:type="dxa"/>
            <w:tcBorders>
              <w:top w:val="single" w:color="auto" w:sz="4" w:space="0"/>
              <w:left w:val="single" w:color="auto" w:sz="4" w:space="0"/>
              <w:bottom w:val="single" w:color="auto" w:sz="4" w:space="0"/>
              <w:right w:val="single" w:color="auto" w:sz="4" w:space="0"/>
            </w:tcBorders>
            <w:noWrap w:val="0"/>
            <w:vAlign w:val="top"/>
          </w:tcPr>
          <w:p w14:paraId="7DE494D4">
            <w:pPr>
              <w:spacing w:before="0"/>
              <w:ind w:left="41"/>
              <w:jc w:val="both"/>
              <w:rPr>
                <w:bCs/>
                <w:sz w:val="22"/>
                <w:szCs w:val="22"/>
              </w:rPr>
            </w:pPr>
            <w:r>
              <w:rPr>
                <w:bCs/>
                <w:sz w:val="22"/>
                <w:szCs w:val="22"/>
              </w:rPr>
              <w:t>Số lần quét QRCODE còn lại</w:t>
            </w:r>
          </w:p>
        </w:tc>
      </w:tr>
      <w:tr w14:paraId="0C4CB4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Borders>
              <w:top w:val="single" w:color="auto" w:sz="4" w:space="0"/>
              <w:left w:val="single" w:color="auto" w:sz="4" w:space="0"/>
              <w:bottom w:val="single" w:color="auto" w:sz="4" w:space="0"/>
              <w:right w:val="single" w:color="auto" w:sz="4" w:space="0"/>
            </w:tcBorders>
            <w:noWrap w:val="0"/>
            <w:vAlign w:val="top"/>
          </w:tcPr>
          <w:p w14:paraId="060A6B0D">
            <w:pPr>
              <w:spacing w:before="0"/>
              <w:ind w:left="0"/>
              <w:jc w:val="both"/>
              <w:rPr>
                <w:sz w:val="22"/>
                <w:szCs w:val="22"/>
              </w:rPr>
            </w:pPr>
            <w:r>
              <w:rPr>
                <w:sz w:val="22"/>
                <w:szCs w:val="22"/>
              </w:rPr>
              <w:t>startDateQrcode</w:t>
            </w:r>
          </w:p>
        </w:tc>
        <w:tc>
          <w:tcPr>
            <w:tcW w:w="2556" w:type="dxa"/>
            <w:tcBorders>
              <w:top w:val="single" w:color="auto" w:sz="4" w:space="0"/>
              <w:left w:val="single" w:color="auto" w:sz="4" w:space="0"/>
              <w:bottom w:val="single" w:color="auto" w:sz="4" w:space="0"/>
              <w:right w:val="single" w:color="auto" w:sz="4" w:space="0"/>
            </w:tcBorders>
            <w:noWrap w:val="0"/>
            <w:vAlign w:val="top"/>
          </w:tcPr>
          <w:p w14:paraId="719FE44C">
            <w:pPr>
              <w:spacing w:before="0"/>
              <w:ind w:left="0"/>
              <w:jc w:val="both"/>
              <w:rPr>
                <w:sz w:val="22"/>
                <w:szCs w:val="22"/>
              </w:rPr>
            </w:pPr>
            <w:r>
              <w:rPr>
                <w:sz w:val="22"/>
                <w:szCs w:val="22"/>
              </w:rPr>
              <w:t>Required: false</w:t>
            </w:r>
          </w:p>
          <w:p w14:paraId="362F8DA0">
            <w:pPr>
              <w:spacing w:before="0"/>
              <w:ind w:left="0"/>
              <w:jc w:val="both"/>
              <w:rPr>
                <w:sz w:val="22"/>
                <w:szCs w:val="22"/>
              </w:rPr>
            </w:pPr>
            <w:r>
              <w:rPr>
                <w:sz w:val="22"/>
                <w:szCs w:val="22"/>
              </w:rPr>
              <w:t>DataType: timestamp</w:t>
            </w:r>
          </w:p>
          <w:p w14:paraId="147F3B3A">
            <w:pPr>
              <w:spacing w:before="0"/>
              <w:ind w:left="0"/>
              <w:jc w:val="both"/>
              <w:rPr>
                <w:sz w:val="22"/>
                <w:szCs w:val="22"/>
              </w:rPr>
            </w:pPr>
            <w:r>
              <w:rPr>
                <w:sz w:val="22"/>
                <w:szCs w:val="22"/>
              </w:rPr>
              <w:t xml:space="preserve">Minlength: </w:t>
            </w:r>
          </w:p>
          <w:p w14:paraId="1EE4A7C9">
            <w:pPr>
              <w:spacing w:before="0"/>
              <w:ind w:left="0"/>
              <w:jc w:val="both"/>
              <w:rPr>
                <w:sz w:val="22"/>
                <w:szCs w:val="22"/>
              </w:rPr>
            </w:pPr>
            <w:r>
              <w:rPr>
                <w:sz w:val="22"/>
                <w:szCs w:val="22"/>
              </w:rPr>
              <w:t xml:space="preserve">Maxlength: </w:t>
            </w:r>
          </w:p>
          <w:p w14:paraId="6A5D8A98">
            <w:pPr>
              <w:spacing w:before="0"/>
              <w:ind w:left="0"/>
              <w:jc w:val="both"/>
              <w:rPr>
                <w:sz w:val="22"/>
                <w:szCs w:val="22"/>
              </w:rPr>
            </w:pPr>
            <w:r>
              <w:rPr>
                <w:sz w:val="22"/>
                <w:szCs w:val="22"/>
              </w:rPr>
              <w:t xml:space="preserve">Format: </w:t>
            </w:r>
          </w:p>
        </w:tc>
        <w:tc>
          <w:tcPr>
            <w:tcW w:w="5364" w:type="dxa"/>
            <w:tcBorders>
              <w:top w:val="single" w:color="auto" w:sz="4" w:space="0"/>
              <w:left w:val="single" w:color="auto" w:sz="4" w:space="0"/>
              <w:bottom w:val="single" w:color="auto" w:sz="4" w:space="0"/>
              <w:right w:val="single" w:color="auto" w:sz="4" w:space="0"/>
            </w:tcBorders>
            <w:noWrap w:val="0"/>
            <w:vAlign w:val="top"/>
          </w:tcPr>
          <w:p w14:paraId="26684CA7">
            <w:pPr>
              <w:spacing w:before="0"/>
              <w:ind w:left="41"/>
              <w:jc w:val="both"/>
              <w:rPr>
                <w:bCs/>
                <w:sz w:val="22"/>
                <w:szCs w:val="22"/>
              </w:rPr>
            </w:pPr>
            <w:r>
              <w:rPr>
                <w:bCs/>
                <w:sz w:val="22"/>
                <w:szCs w:val="22"/>
              </w:rPr>
              <w:t>Thời gian bắt đầu hiệu lực của QRCODE</w:t>
            </w:r>
          </w:p>
        </w:tc>
      </w:tr>
      <w:tr w14:paraId="2079B6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Borders>
              <w:top w:val="single" w:color="auto" w:sz="4" w:space="0"/>
              <w:left w:val="single" w:color="auto" w:sz="4" w:space="0"/>
              <w:bottom w:val="single" w:color="auto" w:sz="4" w:space="0"/>
              <w:right w:val="single" w:color="auto" w:sz="4" w:space="0"/>
            </w:tcBorders>
            <w:noWrap w:val="0"/>
            <w:vAlign w:val="top"/>
          </w:tcPr>
          <w:p w14:paraId="3DD93878">
            <w:pPr>
              <w:spacing w:before="0"/>
              <w:ind w:left="0"/>
              <w:jc w:val="both"/>
              <w:rPr>
                <w:sz w:val="22"/>
                <w:szCs w:val="22"/>
              </w:rPr>
            </w:pPr>
            <w:r>
              <w:rPr>
                <w:sz w:val="22"/>
                <w:szCs w:val="22"/>
              </w:rPr>
              <w:t>endDateQrcode</w:t>
            </w:r>
          </w:p>
        </w:tc>
        <w:tc>
          <w:tcPr>
            <w:tcW w:w="2556" w:type="dxa"/>
            <w:tcBorders>
              <w:top w:val="single" w:color="auto" w:sz="4" w:space="0"/>
              <w:left w:val="single" w:color="auto" w:sz="4" w:space="0"/>
              <w:bottom w:val="single" w:color="auto" w:sz="4" w:space="0"/>
              <w:right w:val="single" w:color="auto" w:sz="4" w:space="0"/>
            </w:tcBorders>
            <w:noWrap w:val="0"/>
            <w:vAlign w:val="top"/>
          </w:tcPr>
          <w:p w14:paraId="13824B33">
            <w:pPr>
              <w:spacing w:before="0"/>
              <w:ind w:left="0"/>
              <w:jc w:val="both"/>
              <w:rPr>
                <w:sz w:val="22"/>
                <w:szCs w:val="22"/>
              </w:rPr>
            </w:pPr>
            <w:r>
              <w:rPr>
                <w:sz w:val="22"/>
                <w:szCs w:val="22"/>
              </w:rPr>
              <w:t>Required: false</w:t>
            </w:r>
          </w:p>
          <w:p w14:paraId="29F19EEC">
            <w:pPr>
              <w:spacing w:before="0"/>
              <w:ind w:left="0"/>
              <w:jc w:val="both"/>
              <w:rPr>
                <w:sz w:val="22"/>
                <w:szCs w:val="22"/>
              </w:rPr>
            </w:pPr>
            <w:r>
              <w:rPr>
                <w:sz w:val="22"/>
                <w:szCs w:val="22"/>
              </w:rPr>
              <w:t>DataType: timestamp</w:t>
            </w:r>
          </w:p>
          <w:p w14:paraId="583C5E25">
            <w:pPr>
              <w:spacing w:before="0"/>
              <w:ind w:left="0"/>
              <w:jc w:val="both"/>
              <w:rPr>
                <w:sz w:val="22"/>
                <w:szCs w:val="22"/>
              </w:rPr>
            </w:pPr>
            <w:r>
              <w:rPr>
                <w:sz w:val="22"/>
                <w:szCs w:val="22"/>
              </w:rPr>
              <w:t xml:space="preserve">Minlength: </w:t>
            </w:r>
          </w:p>
          <w:p w14:paraId="1C594008">
            <w:pPr>
              <w:spacing w:before="0"/>
              <w:ind w:left="0"/>
              <w:jc w:val="both"/>
              <w:rPr>
                <w:sz w:val="22"/>
                <w:szCs w:val="22"/>
              </w:rPr>
            </w:pPr>
            <w:r>
              <w:rPr>
                <w:sz w:val="22"/>
                <w:szCs w:val="22"/>
              </w:rPr>
              <w:t xml:space="preserve">Maxlength: </w:t>
            </w:r>
          </w:p>
          <w:p w14:paraId="0EA6FFE6">
            <w:pPr>
              <w:spacing w:before="0"/>
              <w:ind w:left="0"/>
              <w:jc w:val="both"/>
              <w:rPr>
                <w:sz w:val="22"/>
                <w:szCs w:val="22"/>
              </w:rPr>
            </w:pPr>
            <w:r>
              <w:rPr>
                <w:sz w:val="22"/>
                <w:szCs w:val="22"/>
              </w:rPr>
              <w:t xml:space="preserve">Format: </w:t>
            </w:r>
          </w:p>
        </w:tc>
        <w:tc>
          <w:tcPr>
            <w:tcW w:w="5364" w:type="dxa"/>
            <w:tcBorders>
              <w:top w:val="single" w:color="auto" w:sz="4" w:space="0"/>
              <w:left w:val="single" w:color="auto" w:sz="4" w:space="0"/>
              <w:bottom w:val="single" w:color="auto" w:sz="4" w:space="0"/>
              <w:right w:val="single" w:color="auto" w:sz="4" w:space="0"/>
            </w:tcBorders>
            <w:noWrap w:val="0"/>
            <w:vAlign w:val="top"/>
          </w:tcPr>
          <w:p w14:paraId="1A1B8564">
            <w:pPr>
              <w:spacing w:before="0"/>
              <w:ind w:left="41"/>
              <w:jc w:val="both"/>
              <w:rPr>
                <w:bCs/>
                <w:sz w:val="22"/>
                <w:szCs w:val="22"/>
              </w:rPr>
            </w:pPr>
            <w:r>
              <w:rPr>
                <w:bCs/>
                <w:sz w:val="22"/>
                <w:szCs w:val="22"/>
              </w:rPr>
              <w:t>Thời gian kết thúc hiệu lực của QRCODE</w:t>
            </w:r>
          </w:p>
        </w:tc>
      </w:tr>
    </w:tbl>
    <w:p w14:paraId="1254C319">
      <w:pPr>
        <w:pStyle w:val="124"/>
        <w:rPr>
          <w:sz w:val="22"/>
          <w:szCs w:val="22"/>
        </w:rPr>
      </w:pPr>
      <w:r>
        <w:rPr>
          <w:sz w:val="22"/>
          <w:szCs w:val="22"/>
        </w:rPr>
        <w:t>fuelReading</w:t>
      </w:r>
    </w:p>
    <w:p w14:paraId="0767059B">
      <w:pPr>
        <w:pStyle w:val="4"/>
        <w:rPr>
          <w:sz w:val="22"/>
          <w:szCs w:val="22"/>
        </w:rPr>
      </w:pPr>
      <w:r>
        <w:rPr>
          <w:sz w:val="22"/>
          <w:szCs w:val="22"/>
        </w:rPr>
        <w:t>Dữ liệu đặc thù cho riêng hóa đơn xăng dầu có ghi nhận log bơm.</w:t>
      </w:r>
    </w:p>
    <w:tbl>
      <w:tblPr>
        <w:tblStyle w:val="13"/>
        <w:tblW w:w="9497" w:type="dxa"/>
        <w:tblInd w:w="5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0"/>
        <w:gridCol w:w="2556"/>
        <w:gridCol w:w="4961"/>
      </w:tblGrid>
      <w:tr w14:paraId="1BE16D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5" w:hRule="atLeast"/>
        </w:trPr>
        <w:tc>
          <w:tcPr>
            <w:tcW w:w="1980" w:type="dxa"/>
            <w:shd w:val="clear" w:color="auto" w:fill="D9D9D9"/>
            <w:noWrap w:val="0"/>
            <w:vAlign w:val="top"/>
          </w:tcPr>
          <w:p w14:paraId="2D6C556C">
            <w:pPr>
              <w:jc w:val="center"/>
              <w:rPr>
                <w:b/>
                <w:sz w:val="22"/>
                <w:szCs w:val="22"/>
              </w:rPr>
            </w:pPr>
            <w:r>
              <w:rPr>
                <w:b/>
                <w:sz w:val="22"/>
                <w:szCs w:val="22"/>
              </w:rPr>
              <w:t>Tên trường</w:t>
            </w:r>
          </w:p>
        </w:tc>
        <w:tc>
          <w:tcPr>
            <w:tcW w:w="2556" w:type="dxa"/>
            <w:shd w:val="clear" w:color="auto" w:fill="D9D9D9"/>
            <w:noWrap w:val="0"/>
            <w:vAlign w:val="top"/>
          </w:tcPr>
          <w:p w14:paraId="7C8D2ED4">
            <w:pPr>
              <w:jc w:val="center"/>
              <w:rPr>
                <w:b/>
                <w:sz w:val="22"/>
                <w:szCs w:val="22"/>
              </w:rPr>
            </w:pPr>
            <w:r>
              <w:rPr>
                <w:b/>
                <w:sz w:val="22"/>
                <w:szCs w:val="22"/>
              </w:rPr>
              <w:t>Kiểu dữ liệu</w:t>
            </w:r>
          </w:p>
        </w:tc>
        <w:tc>
          <w:tcPr>
            <w:tcW w:w="4961" w:type="dxa"/>
            <w:shd w:val="clear" w:color="auto" w:fill="D9D9D9"/>
            <w:noWrap w:val="0"/>
            <w:vAlign w:val="top"/>
          </w:tcPr>
          <w:p w14:paraId="1FE3A571">
            <w:pPr>
              <w:jc w:val="center"/>
              <w:rPr>
                <w:b/>
                <w:sz w:val="22"/>
                <w:szCs w:val="22"/>
              </w:rPr>
            </w:pPr>
            <w:r>
              <w:rPr>
                <w:b/>
                <w:sz w:val="22"/>
                <w:szCs w:val="22"/>
              </w:rPr>
              <w:t>Mô tả</w:t>
            </w:r>
          </w:p>
        </w:tc>
      </w:tr>
      <w:tr w14:paraId="2544C5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noWrap w:val="0"/>
            <w:vAlign w:val="top"/>
          </w:tcPr>
          <w:p w14:paraId="490D2AD2">
            <w:pPr>
              <w:spacing w:before="0"/>
              <w:ind w:left="0"/>
              <w:jc w:val="both"/>
              <w:rPr>
                <w:sz w:val="22"/>
                <w:szCs w:val="22"/>
              </w:rPr>
            </w:pPr>
            <w:r>
              <w:rPr>
                <w:sz w:val="22"/>
                <w:szCs w:val="22"/>
              </w:rPr>
              <w:t>idLog</w:t>
            </w:r>
          </w:p>
        </w:tc>
        <w:tc>
          <w:tcPr>
            <w:tcW w:w="2556" w:type="dxa"/>
            <w:noWrap w:val="0"/>
            <w:vAlign w:val="top"/>
          </w:tcPr>
          <w:p w14:paraId="23C2F691">
            <w:pPr>
              <w:spacing w:before="0"/>
              <w:ind w:left="0"/>
              <w:jc w:val="both"/>
              <w:rPr>
                <w:sz w:val="22"/>
                <w:szCs w:val="22"/>
              </w:rPr>
            </w:pPr>
            <w:r>
              <w:rPr>
                <w:sz w:val="22"/>
                <w:szCs w:val="22"/>
              </w:rPr>
              <w:t>Required: false</w:t>
            </w:r>
          </w:p>
          <w:p w14:paraId="78189F6A">
            <w:pPr>
              <w:spacing w:before="0"/>
              <w:ind w:left="0"/>
              <w:jc w:val="both"/>
              <w:rPr>
                <w:sz w:val="22"/>
                <w:szCs w:val="22"/>
                <w:lang w:val="vi-VN"/>
              </w:rPr>
            </w:pPr>
            <w:r>
              <w:rPr>
                <w:sz w:val="22"/>
                <w:szCs w:val="22"/>
              </w:rPr>
              <w:t xml:space="preserve">DataType: </w:t>
            </w:r>
            <w:r>
              <w:rPr>
                <w:sz w:val="22"/>
                <w:szCs w:val="22"/>
                <w:lang w:val="vi-VN"/>
              </w:rPr>
              <w:t>String</w:t>
            </w:r>
          </w:p>
          <w:p w14:paraId="7B805955">
            <w:pPr>
              <w:spacing w:before="0"/>
              <w:ind w:left="0"/>
              <w:jc w:val="both"/>
              <w:rPr>
                <w:sz w:val="22"/>
                <w:szCs w:val="22"/>
              </w:rPr>
            </w:pPr>
            <w:r>
              <w:rPr>
                <w:sz w:val="22"/>
                <w:szCs w:val="22"/>
              </w:rPr>
              <w:t xml:space="preserve">Minlength: </w:t>
            </w:r>
          </w:p>
          <w:p w14:paraId="56ECCD7A">
            <w:pPr>
              <w:spacing w:before="0"/>
              <w:ind w:left="0"/>
              <w:jc w:val="both"/>
              <w:rPr>
                <w:sz w:val="22"/>
                <w:szCs w:val="22"/>
              </w:rPr>
            </w:pPr>
            <w:r>
              <w:rPr>
                <w:sz w:val="22"/>
                <w:szCs w:val="22"/>
              </w:rPr>
              <w:t>Maxlength: 50</w:t>
            </w:r>
          </w:p>
          <w:p w14:paraId="5A785226">
            <w:pPr>
              <w:spacing w:before="0"/>
              <w:ind w:left="0"/>
              <w:jc w:val="both"/>
              <w:rPr>
                <w:sz w:val="22"/>
                <w:szCs w:val="22"/>
              </w:rPr>
            </w:pPr>
            <w:r>
              <w:rPr>
                <w:sz w:val="22"/>
                <w:szCs w:val="22"/>
              </w:rPr>
              <w:t>Format:</w:t>
            </w:r>
          </w:p>
        </w:tc>
        <w:tc>
          <w:tcPr>
            <w:tcW w:w="4961" w:type="dxa"/>
            <w:noWrap w:val="0"/>
            <w:vAlign w:val="top"/>
          </w:tcPr>
          <w:p w14:paraId="161F3E3C">
            <w:pPr>
              <w:spacing w:before="0" w:line="240" w:lineRule="auto"/>
              <w:ind w:left="0"/>
              <w:jc w:val="both"/>
              <w:rPr>
                <w:sz w:val="22"/>
                <w:szCs w:val="22"/>
              </w:rPr>
            </w:pPr>
            <w:r>
              <w:rPr>
                <w:sz w:val="22"/>
                <w:szCs w:val="22"/>
              </w:rPr>
              <w:t>Mã log bơm</w:t>
            </w:r>
          </w:p>
        </w:tc>
      </w:tr>
      <w:tr w14:paraId="60BFB3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noWrap w:val="0"/>
            <w:vAlign w:val="top"/>
          </w:tcPr>
          <w:p w14:paraId="4D8BB28D">
            <w:pPr>
              <w:spacing w:before="0"/>
              <w:ind w:left="0"/>
              <w:jc w:val="both"/>
              <w:rPr>
                <w:sz w:val="22"/>
                <w:szCs w:val="22"/>
              </w:rPr>
            </w:pPr>
            <w:r>
              <w:rPr>
                <w:sz w:val="22"/>
                <w:szCs w:val="22"/>
              </w:rPr>
              <w:t>noteLog</w:t>
            </w:r>
          </w:p>
        </w:tc>
        <w:tc>
          <w:tcPr>
            <w:tcW w:w="2556" w:type="dxa"/>
            <w:noWrap w:val="0"/>
            <w:vAlign w:val="top"/>
          </w:tcPr>
          <w:p w14:paraId="59B94296">
            <w:pPr>
              <w:spacing w:before="0"/>
              <w:ind w:left="0"/>
              <w:jc w:val="both"/>
              <w:rPr>
                <w:sz w:val="22"/>
                <w:szCs w:val="22"/>
              </w:rPr>
            </w:pPr>
            <w:r>
              <w:rPr>
                <w:sz w:val="22"/>
                <w:szCs w:val="22"/>
              </w:rPr>
              <w:t>Required: false</w:t>
            </w:r>
          </w:p>
          <w:p w14:paraId="067CF676">
            <w:pPr>
              <w:spacing w:before="0"/>
              <w:ind w:left="0"/>
              <w:jc w:val="both"/>
              <w:rPr>
                <w:sz w:val="22"/>
                <w:szCs w:val="22"/>
              </w:rPr>
            </w:pPr>
            <w:r>
              <w:rPr>
                <w:sz w:val="22"/>
                <w:szCs w:val="22"/>
              </w:rPr>
              <w:t>DataType: String</w:t>
            </w:r>
          </w:p>
          <w:p w14:paraId="19CF1263">
            <w:pPr>
              <w:spacing w:before="0"/>
              <w:ind w:left="0"/>
              <w:jc w:val="both"/>
              <w:rPr>
                <w:sz w:val="22"/>
                <w:szCs w:val="22"/>
              </w:rPr>
            </w:pPr>
            <w:r>
              <w:rPr>
                <w:sz w:val="22"/>
                <w:szCs w:val="22"/>
              </w:rPr>
              <w:t xml:space="preserve">Minlength: </w:t>
            </w:r>
          </w:p>
          <w:p w14:paraId="46649896">
            <w:pPr>
              <w:spacing w:before="0"/>
              <w:ind w:left="0"/>
              <w:jc w:val="both"/>
              <w:rPr>
                <w:sz w:val="22"/>
                <w:szCs w:val="22"/>
              </w:rPr>
            </w:pPr>
            <w:r>
              <w:rPr>
                <w:sz w:val="22"/>
                <w:szCs w:val="22"/>
              </w:rPr>
              <w:t>Maxlength: 100</w:t>
            </w:r>
          </w:p>
          <w:p w14:paraId="303386EB">
            <w:pPr>
              <w:spacing w:before="0"/>
              <w:ind w:left="0"/>
              <w:jc w:val="both"/>
              <w:rPr>
                <w:sz w:val="22"/>
                <w:szCs w:val="22"/>
              </w:rPr>
            </w:pPr>
            <w:r>
              <w:rPr>
                <w:sz w:val="22"/>
                <w:szCs w:val="22"/>
              </w:rPr>
              <w:t xml:space="preserve">Format: </w:t>
            </w:r>
          </w:p>
        </w:tc>
        <w:tc>
          <w:tcPr>
            <w:tcW w:w="4961" w:type="dxa"/>
            <w:noWrap w:val="0"/>
            <w:vAlign w:val="top"/>
          </w:tcPr>
          <w:p w14:paraId="0CD073EE">
            <w:pPr>
              <w:spacing w:before="0" w:line="240" w:lineRule="auto"/>
              <w:ind w:left="0"/>
              <w:rPr>
                <w:sz w:val="22"/>
                <w:szCs w:val="22"/>
              </w:rPr>
            </w:pPr>
            <w:r>
              <w:rPr>
                <w:sz w:val="22"/>
                <w:szCs w:val="22"/>
              </w:rPr>
              <w:t xml:space="preserve">Ghi chú </w:t>
            </w:r>
          </w:p>
        </w:tc>
      </w:tr>
      <w:tr w14:paraId="676607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noWrap w:val="0"/>
            <w:vAlign w:val="top"/>
          </w:tcPr>
          <w:p w14:paraId="272D1489">
            <w:pPr>
              <w:spacing w:before="0"/>
              <w:ind w:left="0"/>
              <w:jc w:val="both"/>
              <w:rPr>
                <w:sz w:val="22"/>
                <w:szCs w:val="22"/>
              </w:rPr>
            </w:pPr>
            <w:r>
              <w:rPr>
                <w:sz w:val="22"/>
                <w:szCs w:val="22"/>
              </w:rPr>
              <w:t>pumpCode</w:t>
            </w:r>
          </w:p>
        </w:tc>
        <w:tc>
          <w:tcPr>
            <w:tcW w:w="2556" w:type="dxa"/>
            <w:noWrap w:val="0"/>
            <w:vAlign w:val="top"/>
          </w:tcPr>
          <w:p w14:paraId="4101A8F2">
            <w:pPr>
              <w:spacing w:before="0"/>
              <w:ind w:left="0"/>
              <w:jc w:val="both"/>
              <w:rPr>
                <w:sz w:val="22"/>
                <w:szCs w:val="22"/>
              </w:rPr>
            </w:pPr>
            <w:r>
              <w:rPr>
                <w:sz w:val="22"/>
                <w:szCs w:val="22"/>
              </w:rPr>
              <w:t>Required: false</w:t>
            </w:r>
          </w:p>
          <w:p w14:paraId="448EBDE1">
            <w:pPr>
              <w:spacing w:before="0"/>
              <w:ind w:left="0"/>
              <w:jc w:val="both"/>
              <w:rPr>
                <w:sz w:val="22"/>
                <w:szCs w:val="22"/>
              </w:rPr>
            </w:pPr>
            <w:r>
              <w:rPr>
                <w:sz w:val="22"/>
                <w:szCs w:val="22"/>
              </w:rPr>
              <w:t>DataType: String</w:t>
            </w:r>
          </w:p>
          <w:p w14:paraId="3448D047">
            <w:pPr>
              <w:spacing w:before="0"/>
              <w:ind w:left="0"/>
              <w:jc w:val="both"/>
              <w:rPr>
                <w:sz w:val="22"/>
                <w:szCs w:val="22"/>
              </w:rPr>
            </w:pPr>
            <w:r>
              <w:rPr>
                <w:sz w:val="22"/>
                <w:szCs w:val="22"/>
              </w:rPr>
              <w:t xml:space="preserve">Minlength: </w:t>
            </w:r>
          </w:p>
          <w:p w14:paraId="52FFF149">
            <w:pPr>
              <w:spacing w:before="0"/>
              <w:ind w:left="0"/>
              <w:jc w:val="both"/>
              <w:rPr>
                <w:sz w:val="22"/>
                <w:szCs w:val="22"/>
              </w:rPr>
            </w:pPr>
            <w:r>
              <w:rPr>
                <w:sz w:val="22"/>
                <w:szCs w:val="22"/>
              </w:rPr>
              <w:t>Maxlength: 50</w:t>
            </w:r>
          </w:p>
          <w:p w14:paraId="17CD322D">
            <w:pPr>
              <w:spacing w:before="0"/>
              <w:ind w:left="0"/>
              <w:jc w:val="both"/>
              <w:rPr>
                <w:sz w:val="22"/>
                <w:szCs w:val="22"/>
              </w:rPr>
            </w:pPr>
            <w:r>
              <w:rPr>
                <w:sz w:val="22"/>
                <w:szCs w:val="22"/>
              </w:rPr>
              <w:t xml:space="preserve">Format: </w:t>
            </w:r>
          </w:p>
        </w:tc>
        <w:tc>
          <w:tcPr>
            <w:tcW w:w="4961" w:type="dxa"/>
            <w:noWrap w:val="0"/>
            <w:vAlign w:val="top"/>
          </w:tcPr>
          <w:p w14:paraId="4B0506FA">
            <w:pPr>
              <w:spacing w:before="0"/>
              <w:ind w:left="41"/>
              <w:rPr>
                <w:sz w:val="22"/>
                <w:szCs w:val="22"/>
              </w:rPr>
            </w:pPr>
            <w:r>
              <w:rPr>
                <w:sz w:val="22"/>
                <w:szCs w:val="22"/>
              </w:rPr>
              <w:t xml:space="preserve">Mã vòi bơm </w:t>
            </w:r>
          </w:p>
        </w:tc>
      </w:tr>
      <w:tr w14:paraId="4C9CC6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noWrap w:val="0"/>
            <w:vAlign w:val="top"/>
          </w:tcPr>
          <w:p w14:paraId="7E0F0C9C">
            <w:pPr>
              <w:spacing w:before="0"/>
              <w:ind w:left="0"/>
              <w:jc w:val="both"/>
              <w:rPr>
                <w:sz w:val="22"/>
                <w:szCs w:val="22"/>
              </w:rPr>
            </w:pPr>
            <w:r>
              <w:rPr>
                <w:sz w:val="22"/>
                <w:szCs w:val="22"/>
              </w:rPr>
              <w:t>pumpName</w:t>
            </w:r>
          </w:p>
        </w:tc>
        <w:tc>
          <w:tcPr>
            <w:tcW w:w="2556" w:type="dxa"/>
            <w:noWrap w:val="0"/>
            <w:vAlign w:val="top"/>
          </w:tcPr>
          <w:p w14:paraId="528F0D4A">
            <w:pPr>
              <w:spacing w:before="0"/>
              <w:ind w:left="0"/>
              <w:jc w:val="both"/>
              <w:rPr>
                <w:sz w:val="22"/>
                <w:szCs w:val="22"/>
              </w:rPr>
            </w:pPr>
            <w:r>
              <w:rPr>
                <w:sz w:val="22"/>
                <w:szCs w:val="22"/>
              </w:rPr>
              <w:t>Required: false</w:t>
            </w:r>
          </w:p>
          <w:p w14:paraId="059ED4F6">
            <w:pPr>
              <w:spacing w:before="0"/>
              <w:ind w:left="0"/>
              <w:jc w:val="both"/>
              <w:rPr>
                <w:sz w:val="22"/>
                <w:szCs w:val="22"/>
              </w:rPr>
            </w:pPr>
            <w:r>
              <w:rPr>
                <w:sz w:val="22"/>
                <w:szCs w:val="22"/>
              </w:rPr>
              <w:t>DataType: String</w:t>
            </w:r>
          </w:p>
          <w:p w14:paraId="07F96E7E">
            <w:pPr>
              <w:spacing w:before="0"/>
              <w:ind w:left="0"/>
              <w:jc w:val="both"/>
              <w:rPr>
                <w:sz w:val="22"/>
                <w:szCs w:val="22"/>
              </w:rPr>
            </w:pPr>
            <w:r>
              <w:rPr>
                <w:sz w:val="22"/>
                <w:szCs w:val="22"/>
              </w:rPr>
              <w:t xml:space="preserve">Minlength: </w:t>
            </w:r>
          </w:p>
          <w:p w14:paraId="04EE0E72">
            <w:pPr>
              <w:spacing w:before="0"/>
              <w:ind w:left="0"/>
              <w:jc w:val="both"/>
              <w:rPr>
                <w:sz w:val="22"/>
                <w:szCs w:val="22"/>
              </w:rPr>
            </w:pPr>
            <w:r>
              <w:rPr>
                <w:sz w:val="22"/>
                <w:szCs w:val="22"/>
              </w:rPr>
              <w:t>Maxlength: 50</w:t>
            </w:r>
          </w:p>
          <w:p w14:paraId="0FA41E42">
            <w:pPr>
              <w:spacing w:before="0"/>
              <w:ind w:left="0"/>
              <w:jc w:val="both"/>
              <w:rPr>
                <w:sz w:val="22"/>
                <w:szCs w:val="22"/>
              </w:rPr>
            </w:pPr>
            <w:r>
              <w:rPr>
                <w:sz w:val="22"/>
                <w:szCs w:val="22"/>
              </w:rPr>
              <w:t xml:space="preserve">Format: </w:t>
            </w:r>
          </w:p>
        </w:tc>
        <w:tc>
          <w:tcPr>
            <w:tcW w:w="4961" w:type="dxa"/>
            <w:noWrap w:val="0"/>
            <w:vAlign w:val="top"/>
          </w:tcPr>
          <w:p w14:paraId="39089743">
            <w:pPr>
              <w:spacing w:before="0"/>
              <w:ind w:left="41"/>
              <w:rPr>
                <w:sz w:val="22"/>
                <w:szCs w:val="22"/>
              </w:rPr>
            </w:pPr>
            <w:r>
              <w:rPr>
                <w:sz w:val="22"/>
                <w:szCs w:val="22"/>
              </w:rPr>
              <w:t xml:space="preserve">Tên vòi bơm </w:t>
            </w:r>
          </w:p>
        </w:tc>
      </w:tr>
      <w:tr w14:paraId="33B91B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noWrap w:val="0"/>
            <w:vAlign w:val="top"/>
          </w:tcPr>
          <w:p w14:paraId="2FC3ED37">
            <w:pPr>
              <w:spacing w:before="0"/>
              <w:ind w:left="0"/>
              <w:jc w:val="both"/>
              <w:rPr>
                <w:sz w:val="22"/>
                <w:szCs w:val="22"/>
              </w:rPr>
            </w:pPr>
            <w:r>
              <w:rPr>
                <w:sz w:val="22"/>
                <w:szCs w:val="22"/>
              </w:rPr>
              <w:t>qtyLog</w:t>
            </w:r>
          </w:p>
        </w:tc>
        <w:tc>
          <w:tcPr>
            <w:tcW w:w="2556" w:type="dxa"/>
            <w:noWrap w:val="0"/>
            <w:vAlign w:val="top"/>
          </w:tcPr>
          <w:p w14:paraId="56C8B734">
            <w:pPr>
              <w:spacing w:before="0"/>
              <w:ind w:left="0"/>
              <w:jc w:val="both"/>
              <w:rPr>
                <w:sz w:val="22"/>
                <w:szCs w:val="22"/>
              </w:rPr>
            </w:pPr>
            <w:r>
              <w:rPr>
                <w:sz w:val="22"/>
                <w:szCs w:val="22"/>
              </w:rPr>
              <w:t>Required: false</w:t>
            </w:r>
          </w:p>
          <w:p w14:paraId="634DA82D">
            <w:pPr>
              <w:spacing w:before="0"/>
              <w:ind w:left="0"/>
              <w:jc w:val="both"/>
              <w:rPr>
                <w:sz w:val="22"/>
                <w:szCs w:val="22"/>
              </w:rPr>
            </w:pPr>
            <w:r>
              <w:rPr>
                <w:sz w:val="22"/>
                <w:szCs w:val="22"/>
              </w:rPr>
              <w:t>DataType: BigDecimal</w:t>
            </w:r>
          </w:p>
          <w:p w14:paraId="6A4D83E4">
            <w:pPr>
              <w:spacing w:before="0"/>
              <w:ind w:left="0"/>
              <w:jc w:val="both"/>
              <w:rPr>
                <w:sz w:val="22"/>
                <w:szCs w:val="22"/>
              </w:rPr>
            </w:pPr>
            <w:r>
              <w:rPr>
                <w:sz w:val="22"/>
                <w:szCs w:val="22"/>
              </w:rPr>
              <w:t xml:space="preserve">Minlength: </w:t>
            </w:r>
          </w:p>
          <w:p w14:paraId="5AA48756">
            <w:pPr>
              <w:spacing w:before="0"/>
              <w:ind w:left="0"/>
              <w:jc w:val="both"/>
              <w:rPr>
                <w:sz w:val="22"/>
                <w:szCs w:val="22"/>
              </w:rPr>
            </w:pPr>
            <w:r>
              <w:rPr>
                <w:sz w:val="22"/>
                <w:szCs w:val="22"/>
              </w:rPr>
              <w:t>Maxlength: 20</w:t>
            </w:r>
          </w:p>
          <w:p w14:paraId="74265E75">
            <w:pPr>
              <w:spacing w:before="0"/>
              <w:ind w:left="0"/>
              <w:jc w:val="both"/>
              <w:rPr>
                <w:sz w:val="22"/>
                <w:szCs w:val="22"/>
              </w:rPr>
            </w:pPr>
            <w:r>
              <w:rPr>
                <w:sz w:val="22"/>
                <w:szCs w:val="22"/>
              </w:rPr>
              <w:t>Format: [0-9.]+</w:t>
            </w:r>
          </w:p>
        </w:tc>
        <w:tc>
          <w:tcPr>
            <w:tcW w:w="4961" w:type="dxa"/>
            <w:noWrap w:val="0"/>
            <w:vAlign w:val="top"/>
          </w:tcPr>
          <w:p w14:paraId="6BC3D4FC">
            <w:pPr>
              <w:ind w:left="0"/>
              <w:rPr>
                <w:sz w:val="22"/>
                <w:szCs w:val="22"/>
              </w:rPr>
            </w:pPr>
            <w:r>
              <w:rPr>
                <w:sz w:val="22"/>
                <w:szCs w:val="22"/>
              </w:rPr>
              <w:t xml:space="preserve">Số lượng log bơm </w:t>
            </w:r>
          </w:p>
          <w:p w14:paraId="706AEA2D">
            <w:pPr>
              <w:ind w:left="28"/>
              <w:rPr>
                <w:sz w:val="22"/>
                <w:szCs w:val="22"/>
              </w:rPr>
            </w:pPr>
            <w:r>
              <w:rPr>
                <w:sz w:val="22"/>
                <w:szCs w:val="22"/>
              </w:rPr>
              <w:t>Số lượng của hàng hóa, luôn là số dương</w:t>
            </w:r>
          </w:p>
          <w:p w14:paraId="40F7B599">
            <w:pPr>
              <w:spacing w:before="0"/>
              <w:ind w:left="41"/>
              <w:rPr>
                <w:sz w:val="22"/>
                <w:szCs w:val="22"/>
              </w:rPr>
            </w:pPr>
          </w:p>
        </w:tc>
      </w:tr>
      <w:tr w14:paraId="7274A5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noWrap w:val="0"/>
            <w:vAlign w:val="top"/>
          </w:tcPr>
          <w:p w14:paraId="115A33C7">
            <w:pPr>
              <w:spacing w:before="0"/>
              <w:ind w:left="0"/>
              <w:jc w:val="both"/>
              <w:rPr>
                <w:sz w:val="22"/>
                <w:szCs w:val="22"/>
              </w:rPr>
            </w:pPr>
            <w:r>
              <w:rPr>
                <w:sz w:val="22"/>
                <w:szCs w:val="22"/>
              </w:rPr>
              <w:t>priceLog</w:t>
            </w:r>
          </w:p>
        </w:tc>
        <w:tc>
          <w:tcPr>
            <w:tcW w:w="2556" w:type="dxa"/>
            <w:noWrap w:val="0"/>
            <w:vAlign w:val="top"/>
          </w:tcPr>
          <w:p w14:paraId="0933A87A">
            <w:pPr>
              <w:spacing w:before="0"/>
              <w:ind w:left="0"/>
              <w:jc w:val="both"/>
              <w:rPr>
                <w:sz w:val="22"/>
                <w:szCs w:val="22"/>
              </w:rPr>
            </w:pPr>
            <w:r>
              <w:rPr>
                <w:sz w:val="22"/>
                <w:szCs w:val="22"/>
              </w:rPr>
              <w:t>Required: false</w:t>
            </w:r>
          </w:p>
          <w:p w14:paraId="536B84C5">
            <w:pPr>
              <w:spacing w:before="0"/>
              <w:ind w:left="0"/>
              <w:jc w:val="both"/>
              <w:rPr>
                <w:sz w:val="22"/>
                <w:szCs w:val="22"/>
              </w:rPr>
            </w:pPr>
            <w:r>
              <w:rPr>
                <w:sz w:val="22"/>
                <w:szCs w:val="22"/>
              </w:rPr>
              <w:t>DataType: BigDecimal</w:t>
            </w:r>
          </w:p>
          <w:p w14:paraId="3EAC680D">
            <w:pPr>
              <w:spacing w:before="0"/>
              <w:ind w:left="0"/>
              <w:jc w:val="both"/>
              <w:rPr>
                <w:sz w:val="22"/>
                <w:szCs w:val="22"/>
              </w:rPr>
            </w:pPr>
            <w:r>
              <w:rPr>
                <w:sz w:val="22"/>
                <w:szCs w:val="22"/>
              </w:rPr>
              <w:t xml:space="preserve">Minlength: </w:t>
            </w:r>
          </w:p>
          <w:p w14:paraId="533ABB59">
            <w:pPr>
              <w:spacing w:before="0"/>
              <w:ind w:left="0"/>
              <w:jc w:val="both"/>
              <w:rPr>
                <w:sz w:val="22"/>
                <w:szCs w:val="22"/>
              </w:rPr>
            </w:pPr>
            <w:r>
              <w:rPr>
                <w:sz w:val="22"/>
                <w:szCs w:val="22"/>
              </w:rPr>
              <w:t>Maxlength: 20</w:t>
            </w:r>
          </w:p>
          <w:p w14:paraId="23F507A9">
            <w:pPr>
              <w:spacing w:before="0"/>
              <w:ind w:left="0"/>
              <w:jc w:val="both"/>
              <w:rPr>
                <w:sz w:val="22"/>
                <w:szCs w:val="22"/>
              </w:rPr>
            </w:pPr>
            <w:r>
              <w:rPr>
                <w:sz w:val="22"/>
                <w:szCs w:val="22"/>
              </w:rPr>
              <w:t>Format: [0-9.]+</w:t>
            </w:r>
          </w:p>
        </w:tc>
        <w:tc>
          <w:tcPr>
            <w:tcW w:w="4961" w:type="dxa"/>
            <w:noWrap w:val="0"/>
            <w:vAlign w:val="top"/>
          </w:tcPr>
          <w:p w14:paraId="5AF9241B">
            <w:pPr>
              <w:ind w:left="0"/>
              <w:rPr>
                <w:sz w:val="22"/>
                <w:szCs w:val="22"/>
              </w:rPr>
            </w:pPr>
            <w:r>
              <w:rPr>
                <w:sz w:val="22"/>
                <w:szCs w:val="22"/>
              </w:rPr>
              <w:t>Đơn giá áp theo cột bơm.</w:t>
            </w:r>
          </w:p>
          <w:p w14:paraId="34B74B49">
            <w:pPr>
              <w:ind w:left="28"/>
              <w:rPr>
                <w:sz w:val="22"/>
                <w:szCs w:val="22"/>
              </w:rPr>
            </w:pPr>
            <w:r>
              <w:rPr>
                <w:sz w:val="22"/>
                <w:szCs w:val="22"/>
              </w:rPr>
              <w:t xml:space="preserve">Đơn giá của hàng hóa, không có số âm. </w:t>
            </w:r>
          </w:p>
          <w:p w14:paraId="4DA6E1D5">
            <w:pPr>
              <w:spacing w:before="0"/>
              <w:ind w:left="41"/>
              <w:rPr>
                <w:sz w:val="22"/>
                <w:szCs w:val="22"/>
              </w:rPr>
            </w:pPr>
          </w:p>
        </w:tc>
      </w:tr>
      <w:tr w14:paraId="71C1DD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noWrap w:val="0"/>
            <w:vAlign w:val="top"/>
          </w:tcPr>
          <w:p w14:paraId="144DAB99">
            <w:pPr>
              <w:spacing w:before="0"/>
              <w:ind w:left="0"/>
              <w:jc w:val="both"/>
              <w:rPr>
                <w:sz w:val="22"/>
                <w:szCs w:val="22"/>
              </w:rPr>
            </w:pPr>
            <w:r>
              <w:rPr>
                <w:sz w:val="22"/>
                <w:szCs w:val="22"/>
              </w:rPr>
              <w:t>productCode</w:t>
            </w:r>
          </w:p>
        </w:tc>
        <w:tc>
          <w:tcPr>
            <w:tcW w:w="2556" w:type="dxa"/>
            <w:noWrap w:val="0"/>
            <w:vAlign w:val="top"/>
          </w:tcPr>
          <w:p w14:paraId="2FFDFFAD">
            <w:pPr>
              <w:spacing w:before="0"/>
              <w:ind w:left="0"/>
              <w:jc w:val="both"/>
              <w:rPr>
                <w:sz w:val="22"/>
                <w:szCs w:val="22"/>
              </w:rPr>
            </w:pPr>
            <w:r>
              <w:rPr>
                <w:sz w:val="22"/>
                <w:szCs w:val="22"/>
              </w:rPr>
              <w:t>Required: false</w:t>
            </w:r>
          </w:p>
          <w:p w14:paraId="1F4927C3">
            <w:pPr>
              <w:spacing w:before="0"/>
              <w:ind w:left="0"/>
              <w:jc w:val="both"/>
              <w:rPr>
                <w:sz w:val="22"/>
                <w:szCs w:val="22"/>
              </w:rPr>
            </w:pPr>
            <w:r>
              <w:rPr>
                <w:sz w:val="22"/>
                <w:szCs w:val="22"/>
              </w:rPr>
              <w:t>DataType: string</w:t>
            </w:r>
          </w:p>
          <w:p w14:paraId="6AB6F2C4">
            <w:pPr>
              <w:spacing w:before="0"/>
              <w:ind w:left="0"/>
              <w:jc w:val="both"/>
              <w:rPr>
                <w:sz w:val="22"/>
                <w:szCs w:val="22"/>
              </w:rPr>
            </w:pPr>
            <w:r>
              <w:rPr>
                <w:sz w:val="22"/>
                <w:szCs w:val="22"/>
              </w:rPr>
              <w:t xml:space="preserve">Minlength: </w:t>
            </w:r>
          </w:p>
          <w:p w14:paraId="34CA71E9">
            <w:pPr>
              <w:spacing w:before="0"/>
              <w:ind w:left="0"/>
              <w:jc w:val="both"/>
              <w:rPr>
                <w:sz w:val="22"/>
                <w:szCs w:val="22"/>
              </w:rPr>
            </w:pPr>
            <w:r>
              <w:rPr>
                <w:sz w:val="22"/>
                <w:szCs w:val="22"/>
              </w:rPr>
              <w:t>Maxlength: 50</w:t>
            </w:r>
          </w:p>
          <w:p w14:paraId="4315F972">
            <w:pPr>
              <w:spacing w:before="0"/>
              <w:ind w:left="0"/>
              <w:jc w:val="both"/>
              <w:rPr>
                <w:sz w:val="22"/>
                <w:szCs w:val="22"/>
              </w:rPr>
            </w:pPr>
            <w:r>
              <w:rPr>
                <w:sz w:val="22"/>
                <w:szCs w:val="22"/>
              </w:rPr>
              <w:t>Format:</w:t>
            </w:r>
          </w:p>
        </w:tc>
        <w:tc>
          <w:tcPr>
            <w:tcW w:w="4961" w:type="dxa"/>
            <w:noWrap w:val="0"/>
            <w:vAlign w:val="top"/>
          </w:tcPr>
          <w:p w14:paraId="531912E4">
            <w:pPr>
              <w:spacing w:before="0"/>
              <w:ind w:left="41"/>
              <w:rPr>
                <w:sz w:val="22"/>
                <w:szCs w:val="22"/>
              </w:rPr>
            </w:pPr>
            <w:r>
              <w:rPr>
                <w:sz w:val="22"/>
                <w:szCs w:val="22"/>
              </w:rPr>
              <w:t xml:space="preserve">Mã hàng hóa </w:t>
            </w:r>
          </w:p>
        </w:tc>
      </w:tr>
      <w:tr w14:paraId="7AFD7E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noWrap w:val="0"/>
            <w:vAlign w:val="top"/>
          </w:tcPr>
          <w:p w14:paraId="77459FC7">
            <w:pPr>
              <w:spacing w:before="0"/>
              <w:ind w:left="0"/>
              <w:jc w:val="both"/>
              <w:rPr>
                <w:sz w:val="22"/>
                <w:szCs w:val="22"/>
              </w:rPr>
            </w:pPr>
            <w:r>
              <w:rPr>
                <w:sz w:val="22"/>
                <w:szCs w:val="22"/>
              </w:rPr>
              <w:t>productName</w:t>
            </w:r>
          </w:p>
        </w:tc>
        <w:tc>
          <w:tcPr>
            <w:tcW w:w="2556" w:type="dxa"/>
            <w:noWrap w:val="0"/>
            <w:vAlign w:val="top"/>
          </w:tcPr>
          <w:p w14:paraId="0EA6E930">
            <w:pPr>
              <w:spacing w:before="0"/>
              <w:ind w:left="0"/>
              <w:jc w:val="both"/>
              <w:rPr>
                <w:sz w:val="22"/>
                <w:szCs w:val="22"/>
              </w:rPr>
            </w:pPr>
            <w:r>
              <w:rPr>
                <w:sz w:val="22"/>
                <w:szCs w:val="22"/>
              </w:rPr>
              <w:t>Required: false</w:t>
            </w:r>
          </w:p>
          <w:p w14:paraId="43BD8EBF">
            <w:pPr>
              <w:spacing w:before="0"/>
              <w:ind w:left="0"/>
              <w:jc w:val="both"/>
              <w:rPr>
                <w:sz w:val="22"/>
                <w:szCs w:val="22"/>
              </w:rPr>
            </w:pPr>
            <w:r>
              <w:rPr>
                <w:sz w:val="22"/>
                <w:szCs w:val="22"/>
              </w:rPr>
              <w:t>DataType: string</w:t>
            </w:r>
          </w:p>
          <w:p w14:paraId="61364962">
            <w:pPr>
              <w:spacing w:before="0"/>
              <w:ind w:left="0"/>
              <w:jc w:val="both"/>
              <w:rPr>
                <w:sz w:val="22"/>
                <w:szCs w:val="22"/>
              </w:rPr>
            </w:pPr>
            <w:r>
              <w:rPr>
                <w:sz w:val="22"/>
                <w:szCs w:val="22"/>
              </w:rPr>
              <w:t xml:space="preserve">Minlength: </w:t>
            </w:r>
          </w:p>
          <w:p w14:paraId="77255E4F">
            <w:pPr>
              <w:spacing w:before="0"/>
              <w:ind w:left="0"/>
              <w:jc w:val="both"/>
              <w:rPr>
                <w:sz w:val="22"/>
                <w:szCs w:val="22"/>
              </w:rPr>
            </w:pPr>
            <w:r>
              <w:rPr>
                <w:sz w:val="22"/>
                <w:szCs w:val="22"/>
              </w:rPr>
              <w:t>Maxlength: 50</w:t>
            </w:r>
          </w:p>
          <w:p w14:paraId="40B9AE36">
            <w:pPr>
              <w:spacing w:before="0"/>
              <w:ind w:left="0"/>
              <w:jc w:val="both"/>
              <w:rPr>
                <w:sz w:val="22"/>
                <w:szCs w:val="22"/>
              </w:rPr>
            </w:pPr>
            <w:r>
              <w:rPr>
                <w:sz w:val="22"/>
                <w:szCs w:val="22"/>
              </w:rPr>
              <w:t>Format:</w:t>
            </w:r>
          </w:p>
        </w:tc>
        <w:tc>
          <w:tcPr>
            <w:tcW w:w="4961" w:type="dxa"/>
            <w:noWrap w:val="0"/>
            <w:vAlign w:val="top"/>
          </w:tcPr>
          <w:p w14:paraId="4BDBD711">
            <w:pPr>
              <w:spacing w:before="0"/>
              <w:ind w:left="41"/>
              <w:rPr>
                <w:sz w:val="22"/>
                <w:szCs w:val="22"/>
              </w:rPr>
            </w:pPr>
            <w:r>
              <w:rPr>
                <w:sz w:val="22"/>
                <w:szCs w:val="22"/>
              </w:rPr>
              <w:t xml:space="preserve">Tên hàng hóa </w:t>
            </w:r>
          </w:p>
        </w:tc>
      </w:tr>
      <w:tr w14:paraId="09C242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noWrap w:val="0"/>
            <w:vAlign w:val="top"/>
          </w:tcPr>
          <w:p w14:paraId="754D0C73">
            <w:pPr>
              <w:spacing w:before="0"/>
              <w:ind w:left="0"/>
              <w:jc w:val="both"/>
              <w:rPr>
                <w:sz w:val="22"/>
                <w:szCs w:val="22"/>
              </w:rPr>
            </w:pPr>
            <w:r>
              <w:rPr>
                <w:sz w:val="22"/>
                <w:szCs w:val="22"/>
              </w:rPr>
              <w:t>startDate</w:t>
            </w:r>
          </w:p>
        </w:tc>
        <w:tc>
          <w:tcPr>
            <w:tcW w:w="2556" w:type="dxa"/>
            <w:noWrap w:val="0"/>
            <w:vAlign w:val="top"/>
          </w:tcPr>
          <w:p w14:paraId="46EEFBFF">
            <w:pPr>
              <w:spacing w:before="0"/>
              <w:ind w:left="0"/>
              <w:jc w:val="both"/>
              <w:rPr>
                <w:sz w:val="22"/>
                <w:szCs w:val="22"/>
              </w:rPr>
            </w:pPr>
            <w:r>
              <w:rPr>
                <w:sz w:val="22"/>
                <w:szCs w:val="22"/>
              </w:rPr>
              <w:t>Required: false</w:t>
            </w:r>
          </w:p>
          <w:p w14:paraId="01262112">
            <w:pPr>
              <w:spacing w:before="0"/>
              <w:ind w:left="0"/>
              <w:jc w:val="both"/>
              <w:rPr>
                <w:sz w:val="22"/>
                <w:szCs w:val="22"/>
              </w:rPr>
            </w:pPr>
            <w:r>
              <w:rPr>
                <w:sz w:val="22"/>
                <w:szCs w:val="22"/>
              </w:rPr>
              <w:t>DataType: Datetime</w:t>
            </w:r>
          </w:p>
          <w:p w14:paraId="248F4625">
            <w:pPr>
              <w:spacing w:before="0"/>
              <w:ind w:left="0"/>
              <w:jc w:val="both"/>
              <w:rPr>
                <w:sz w:val="22"/>
                <w:szCs w:val="22"/>
              </w:rPr>
            </w:pPr>
            <w:r>
              <w:rPr>
                <w:sz w:val="22"/>
                <w:szCs w:val="22"/>
              </w:rPr>
              <w:t>Minlength: N/A</w:t>
            </w:r>
          </w:p>
          <w:p w14:paraId="7FF1E077">
            <w:pPr>
              <w:spacing w:before="0"/>
              <w:ind w:left="0"/>
              <w:jc w:val="both"/>
              <w:rPr>
                <w:sz w:val="22"/>
                <w:szCs w:val="22"/>
              </w:rPr>
            </w:pPr>
            <w:r>
              <w:rPr>
                <w:sz w:val="22"/>
                <w:szCs w:val="22"/>
              </w:rPr>
              <w:t xml:space="preserve">Maxlength: </w:t>
            </w:r>
          </w:p>
          <w:p w14:paraId="4D6D9A02">
            <w:pPr>
              <w:spacing w:before="0"/>
              <w:ind w:left="0"/>
              <w:jc w:val="both"/>
              <w:rPr>
                <w:sz w:val="22"/>
                <w:szCs w:val="22"/>
              </w:rPr>
            </w:pPr>
            <w:r>
              <w:rPr>
                <w:sz w:val="22"/>
                <w:szCs w:val="22"/>
              </w:rPr>
              <w:t>Format: mục 5.1</w:t>
            </w:r>
          </w:p>
        </w:tc>
        <w:tc>
          <w:tcPr>
            <w:tcW w:w="4961" w:type="dxa"/>
            <w:noWrap w:val="0"/>
            <w:vAlign w:val="top"/>
          </w:tcPr>
          <w:p w14:paraId="70E1E3CA">
            <w:pPr>
              <w:spacing w:before="0"/>
              <w:ind w:left="41"/>
              <w:rPr>
                <w:sz w:val="22"/>
                <w:szCs w:val="22"/>
              </w:rPr>
            </w:pPr>
            <w:r>
              <w:rPr>
                <w:sz w:val="22"/>
                <w:szCs w:val="22"/>
              </w:rPr>
              <w:t xml:space="preserve">Thời gian bắt đầu bơm </w:t>
            </w:r>
          </w:p>
        </w:tc>
      </w:tr>
      <w:tr w14:paraId="671C57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noWrap w:val="0"/>
            <w:vAlign w:val="top"/>
          </w:tcPr>
          <w:p w14:paraId="76E45B11">
            <w:pPr>
              <w:spacing w:before="0"/>
              <w:ind w:left="0"/>
              <w:jc w:val="both"/>
              <w:rPr>
                <w:sz w:val="22"/>
                <w:szCs w:val="22"/>
              </w:rPr>
            </w:pPr>
            <w:r>
              <w:rPr>
                <w:sz w:val="22"/>
                <w:szCs w:val="22"/>
              </w:rPr>
              <w:t>endDate</w:t>
            </w:r>
          </w:p>
        </w:tc>
        <w:tc>
          <w:tcPr>
            <w:tcW w:w="2556" w:type="dxa"/>
            <w:noWrap w:val="0"/>
            <w:vAlign w:val="top"/>
          </w:tcPr>
          <w:p w14:paraId="714F0FAB">
            <w:pPr>
              <w:spacing w:before="0"/>
              <w:ind w:left="0"/>
              <w:jc w:val="both"/>
              <w:rPr>
                <w:sz w:val="22"/>
                <w:szCs w:val="22"/>
              </w:rPr>
            </w:pPr>
            <w:r>
              <w:rPr>
                <w:sz w:val="22"/>
                <w:szCs w:val="22"/>
              </w:rPr>
              <w:t>Required: false</w:t>
            </w:r>
          </w:p>
          <w:p w14:paraId="35DC7C9E">
            <w:pPr>
              <w:spacing w:before="0"/>
              <w:ind w:left="0"/>
              <w:jc w:val="both"/>
              <w:rPr>
                <w:sz w:val="22"/>
                <w:szCs w:val="22"/>
              </w:rPr>
            </w:pPr>
            <w:r>
              <w:rPr>
                <w:sz w:val="22"/>
                <w:szCs w:val="22"/>
              </w:rPr>
              <w:t>DataType: Datetime</w:t>
            </w:r>
          </w:p>
          <w:p w14:paraId="5D8C3C6F">
            <w:pPr>
              <w:spacing w:before="0"/>
              <w:ind w:left="0"/>
              <w:jc w:val="both"/>
              <w:rPr>
                <w:sz w:val="22"/>
                <w:szCs w:val="22"/>
              </w:rPr>
            </w:pPr>
            <w:r>
              <w:rPr>
                <w:sz w:val="22"/>
                <w:szCs w:val="22"/>
              </w:rPr>
              <w:t>Minlength: N/A</w:t>
            </w:r>
          </w:p>
          <w:p w14:paraId="27350B9E">
            <w:pPr>
              <w:spacing w:before="0"/>
              <w:ind w:left="0"/>
              <w:jc w:val="both"/>
              <w:rPr>
                <w:sz w:val="22"/>
                <w:szCs w:val="22"/>
              </w:rPr>
            </w:pPr>
            <w:r>
              <w:rPr>
                <w:sz w:val="22"/>
                <w:szCs w:val="22"/>
              </w:rPr>
              <w:t xml:space="preserve">Maxlength: </w:t>
            </w:r>
          </w:p>
          <w:p w14:paraId="44BC0D9D">
            <w:pPr>
              <w:spacing w:before="0"/>
              <w:ind w:left="0"/>
              <w:jc w:val="both"/>
              <w:rPr>
                <w:sz w:val="22"/>
                <w:szCs w:val="22"/>
              </w:rPr>
            </w:pPr>
            <w:r>
              <w:rPr>
                <w:sz w:val="22"/>
                <w:szCs w:val="22"/>
              </w:rPr>
              <w:t>Format: mục 5.1</w:t>
            </w:r>
          </w:p>
        </w:tc>
        <w:tc>
          <w:tcPr>
            <w:tcW w:w="4961" w:type="dxa"/>
            <w:noWrap w:val="0"/>
            <w:vAlign w:val="top"/>
          </w:tcPr>
          <w:p w14:paraId="3B989EDA">
            <w:pPr>
              <w:spacing w:before="0"/>
              <w:ind w:left="41"/>
              <w:rPr>
                <w:sz w:val="22"/>
                <w:szCs w:val="22"/>
              </w:rPr>
            </w:pPr>
            <w:r>
              <w:rPr>
                <w:sz w:val="22"/>
                <w:szCs w:val="22"/>
              </w:rPr>
              <w:t xml:space="preserve">Thời gian kết thúc bơm </w:t>
            </w:r>
          </w:p>
        </w:tc>
      </w:tr>
      <w:tr w14:paraId="624B91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noWrap w:val="0"/>
            <w:vAlign w:val="top"/>
          </w:tcPr>
          <w:p w14:paraId="1E012EEF">
            <w:pPr>
              <w:spacing w:before="0"/>
              <w:ind w:left="0"/>
              <w:jc w:val="both"/>
              <w:rPr>
                <w:sz w:val="22"/>
                <w:szCs w:val="22"/>
              </w:rPr>
            </w:pPr>
            <w:r>
              <w:rPr>
                <w:sz w:val="22"/>
                <w:szCs w:val="22"/>
              </w:rPr>
              <w:t>batch</w:t>
            </w:r>
          </w:p>
        </w:tc>
        <w:tc>
          <w:tcPr>
            <w:tcW w:w="2556" w:type="dxa"/>
            <w:noWrap w:val="0"/>
            <w:vAlign w:val="top"/>
          </w:tcPr>
          <w:p w14:paraId="3D7864FA">
            <w:pPr>
              <w:spacing w:before="0"/>
              <w:ind w:left="0"/>
              <w:jc w:val="both"/>
              <w:rPr>
                <w:sz w:val="22"/>
                <w:szCs w:val="22"/>
              </w:rPr>
            </w:pPr>
            <w:r>
              <w:rPr>
                <w:sz w:val="22"/>
                <w:szCs w:val="22"/>
              </w:rPr>
              <w:t>Required: false</w:t>
            </w:r>
          </w:p>
          <w:p w14:paraId="504D8F82">
            <w:pPr>
              <w:spacing w:before="0"/>
              <w:ind w:left="0"/>
              <w:jc w:val="both"/>
              <w:rPr>
                <w:sz w:val="22"/>
                <w:szCs w:val="22"/>
              </w:rPr>
            </w:pPr>
            <w:r>
              <w:rPr>
                <w:sz w:val="22"/>
                <w:szCs w:val="22"/>
              </w:rPr>
              <w:t>DataType: string</w:t>
            </w:r>
          </w:p>
          <w:p w14:paraId="73F14F4D">
            <w:pPr>
              <w:spacing w:before="0"/>
              <w:ind w:left="0"/>
              <w:jc w:val="both"/>
              <w:rPr>
                <w:sz w:val="22"/>
                <w:szCs w:val="22"/>
              </w:rPr>
            </w:pPr>
            <w:r>
              <w:rPr>
                <w:sz w:val="22"/>
                <w:szCs w:val="22"/>
              </w:rPr>
              <w:t xml:space="preserve">Minlength: </w:t>
            </w:r>
          </w:p>
          <w:p w14:paraId="0F6632A0">
            <w:pPr>
              <w:spacing w:before="0"/>
              <w:ind w:left="0"/>
              <w:jc w:val="both"/>
              <w:rPr>
                <w:sz w:val="22"/>
                <w:szCs w:val="22"/>
              </w:rPr>
            </w:pPr>
            <w:r>
              <w:rPr>
                <w:sz w:val="22"/>
                <w:szCs w:val="22"/>
              </w:rPr>
              <w:t>Maxlength: 50</w:t>
            </w:r>
          </w:p>
          <w:p w14:paraId="4A85EF13">
            <w:pPr>
              <w:spacing w:before="0"/>
              <w:ind w:left="0"/>
              <w:jc w:val="both"/>
              <w:rPr>
                <w:sz w:val="22"/>
                <w:szCs w:val="22"/>
              </w:rPr>
            </w:pPr>
            <w:r>
              <w:rPr>
                <w:sz w:val="22"/>
                <w:szCs w:val="22"/>
              </w:rPr>
              <w:t>Format:</w:t>
            </w:r>
          </w:p>
        </w:tc>
        <w:tc>
          <w:tcPr>
            <w:tcW w:w="4961" w:type="dxa"/>
            <w:noWrap w:val="0"/>
            <w:vAlign w:val="top"/>
          </w:tcPr>
          <w:p w14:paraId="41D10599">
            <w:pPr>
              <w:spacing w:before="0"/>
              <w:ind w:left="41"/>
              <w:rPr>
                <w:sz w:val="22"/>
                <w:szCs w:val="22"/>
              </w:rPr>
            </w:pPr>
            <w:r>
              <w:rPr>
                <w:sz w:val="22"/>
                <w:szCs w:val="22"/>
              </w:rPr>
              <w:t xml:space="preserve">Mã chứng từ </w:t>
            </w:r>
          </w:p>
        </w:tc>
      </w:tr>
      <w:tr w14:paraId="641778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noWrap w:val="0"/>
            <w:vAlign w:val="top"/>
          </w:tcPr>
          <w:p w14:paraId="7A7C200C">
            <w:pPr>
              <w:spacing w:before="0"/>
              <w:ind w:left="0"/>
              <w:jc w:val="both"/>
              <w:rPr>
                <w:sz w:val="22"/>
                <w:szCs w:val="22"/>
              </w:rPr>
            </w:pPr>
            <w:r>
              <w:rPr>
                <w:sz w:val="22"/>
                <w:szCs w:val="22"/>
              </w:rPr>
              <w:t>thanhTienLog</w:t>
            </w:r>
          </w:p>
        </w:tc>
        <w:tc>
          <w:tcPr>
            <w:tcW w:w="2556" w:type="dxa"/>
            <w:noWrap w:val="0"/>
            <w:vAlign w:val="top"/>
          </w:tcPr>
          <w:p w14:paraId="6360B611">
            <w:pPr>
              <w:spacing w:before="0"/>
              <w:ind w:left="0"/>
              <w:jc w:val="both"/>
              <w:rPr>
                <w:sz w:val="22"/>
                <w:szCs w:val="22"/>
              </w:rPr>
            </w:pPr>
            <w:r>
              <w:rPr>
                <w:sz w:val="22"/>
                <w:szCs w:val="22"/>
              </w:rPr>
              <w:t>Required: false</w:t>
            </w:r>
          </w:p>
          <w:p w14:paraId="3D64E18C">
            <w:pPr>
              <w:spacing w:before="0"/>
              <w:ind w:left="0"/>
              <w:jc w:val="both"/>
              <w:rPr>
                <w:sz w:val="22"/>
                <w:szCs w:val="22"/>
              </w:rPr>
            </w:pPr>
            <w:r>
              <w:rPr>
                <w:sz w:val="22"/>
                <w:szCs w:val="22"/>
              </w:rPr>
              <w:t>DataType: BigDecimal</w:t>
            </w:r>
          </w:p>
          <w:p w14:paraId="2C4EB707">
            <w:pPr>
              <w:spacing w:before="0"/>
              <w:ind w:left="0"/>
              <w:jc w:val="both"/>
              <w:rPr>
                <w:sz w:val="22"/>
                <w:szCs w:val="22"/>
              </w:rPr>
            </w:pPr>
            <w:r>
              <w:rPr>
                <w:sz w:val="22"/>
                <w:szCs w:val="22"/>
              </w:rPr>
              <w:t xml:space="preserve">Minlength: </w:t>
            </w:r>
          </w:p>
          <w:p w14:paraId="3E998ED3">
            <w:pPr>
              <w:spacing w:before="0"/>
              <w:ind w:left="0"/>
              <w:jc w:val="both"/>
              <w:rPr>
                <w:sz w:val="22"/>
                <w:szCs w:val="22"/>
              </w:rPr>
            </w:pPr>
            <w:r>
              <w:rPr>
                <w:sz w:val="22"/>
                <w:szCs w:val="22"/>
              </w:rPr>
              <w:t>Maxlength: 20</w:t>
            </w:r>
          </w:p>
          <w:p w14:paraId="155CEB6A">
            <w:pPr>
              <w:spacing w:before="0"/>
              <w:ind w:left="0"/>
              <w:jc w:val="both"/>
              <w:rPr>
                <w:sz w:val="22"/>
                <w:szCs w:val="22"/>
              </w:rPr>
            </w:pPr>
            <w:r>
              <w:rPr>
                <w:sz w:val="22"/>
                <w:szCs w:val="22"/>
              </w:rPr>
              <w:t>Format: [0-9.]+</w:t>
            </w:r>
          </w:p>
        </w:tc>
        <w:tc>
          <w:tcPr>
            <w:tcW w:w="4961" w:type="dxa"/>
            <w:noWrap w:val="0"/>
            <w:vAlign w:val="top"/>
          </w:tcPr>
          <w:p w14:paraId="1F5ABE45">
            <w:pPr>
              <w:spacing w:before="0"/>
              <w:ind w:left="41"/>
              <w:rPr>
                <w:sz w:val="22"/>
                <w:szCs w:val="22"/>
              </w:rPr>
            </w:pPr>
            <w:r>
              <w:rPr>
                <w:sz w:val="22"/>
                <w:szCs w:val="22"/>
              </w:rPr>
              <w:t xml:space="preserve">Thành tiền được tính bằng công thức số lượng * Đơn giá trên cột bơm </w:t>
            </w:r>
          </w:p>
        </w:tc>
      </w:tr>
    </w:tbl>
    <w:p w14:paraId="26F59970">
      <w:pPr>
        <w:pStyle w:val="4"/>
        <w:rPr>
          <w:sz w:val="22"/>
          <w:szCs w:val="22"/>
          <w:lang w:val="vi-VN"/>
        </w:rPr>
      </w:pPr>
    </w:p>
    <w:p w14:paraId="09A1160D">
      <w:pPr>
        <w:pStyle w:val="4"/>
        <w:rPr>
          <w:sz w:val="22"/>
          <w:szCs w:val="22"/>
          <w:lang w:val="vi-VN"/>
        </w:rPr>
      </w:pPr>
    </w:p>
    <w:p w14:paraId="1FF5725A">
      <w:pPr>
        <w:pStyle w:val="4"/>
        <w:rPr>
          <w:sz w:val="22"/>
          <w:szCs w:val="22"/>
          <w:lang w:val="vi-VN"/>
        </w:rPr>
      </w:pPr>
    </w:p>
    <w:p w14:paraId="486324F1">
      <w:pPr>
        <w:pStyle w:val="4"/>
        <w:rPr>
          <w:sz w:val="22"/>
          <w:szCs w:val="22"/>
        </w:rPr>
      </w:pPr>
      <w:r>
        <w:rPr>
          <w:sz w:val="22"/>
          <w:szCs w:val="22"/>
        </w:rPr>
        <w:t>Dữ liệu mẫu</w:t>
      </w:r>
    </w:p>
    <w:p w14:paraId="79515CA3">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"fuelReading": [</w:t>
      </w:r>
    </w:p>
    <w:p w14:paraId="6BA47078">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w:t>
      </w:r>
    </w:p>
    <w:p w14:paraId="3577B905">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"idLog": 1,</w:t>
      </w:r>
    </w:p>
    <w:p w14:paraId="2F98D982">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"noteLog": "Ghi chu 1",</w:t>
      </w:r>
    </w:p>
    <w:p w14:paraId="28250528">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"pumpCode": "code1",</w:t>
      </w:r>
    </w:p>
    <w:p w14:paraId="1BA84E8C">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"pumpName": "name1",</w:t>
      </w:r>
    </w:p>
    <w:p w14:paraId="7BA5053B">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"qtyLog": 1,</w:t>
      </w:r>
    </w:p>
    <w:p w14:paraId="572E9295">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"priceLog": 20000,</w:t>
      </w:r>
    </w:p>
    <w:p w14:paraId="03600314">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"productCode": "pCode1",</w:t>
      </w:r>
    </w:p>
    <w:p w14:paraId="39A27353">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"productName": "pName1",</w:t>
      </w:r>
    </w:p>
    <w:p w14:paraId="33AB4CFE">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"startDate": 1700594681000,</w:t>
      </w:r>
    </w:p>
    <w:p w14:paraId="0600EB84">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"endDate": 1700594681000,</w:t>
      </w:r>
    </w:p>
    <w:p w14:paraId="69E942E8">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"batch": "Ma01",</w:t>
      </w:r>
    </w:p>
    <w:p w14:paraId="451E17EF">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"thanhTienLog": 20000</w:t>
      </w:r>
    </w:p>
    <w:p w14:paraId="02FCDF5D">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w:t>
      </w:r>
    </w:p>
    <w:p w14:paraId="637A9A0A">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w:t>
      </w:r>
    </w:p>
    <w:p w14:paraId="491524C2">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"idLog": 2,</w:t>
      </w:r>
    </w:p>
    <w:p w14:paraId="68D82D73">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"noteLog": "Ghi chu 2",</w:t>
      </w:r>
    </w:p>
    <w:p w14:paraId="3A82EC2E">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"pumpCode": "code2",</w:t>
      </w:r>
    </w:p>
    <w:p w14:paraId="25F93AC7">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"pumpName": "name2",</w:t>
      </w:r>
    </w:p>
    <w:p w14:paraId="4A6FDC9E">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"qtyLog": 1,</w:t>
      </w:r>
    </w:p>
    <w:p w14:paraId="4E69F1F9">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"priceLog": 200000,</w:t>
      </w:r>
    </w:p>
    <w:p w14:paraId="423D14AA">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"productCode": "pCode2",</w:t>
      </w:r>
    </w:p>
    <w:p w14:paraId="7E6C8F58">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"productName": "pName2",</w:t>
      </w:r>
    </w:p>
    <w:p w14:paraId="714EB245">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"startDate": 1700594681000,</w:t>
      </w:r>
    </w:p>
    <w:p w14:paraId="3D1B2400">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"endDate": 1700594681000,</w:t>
      </w:r>
    </w:p>
    <w:p w14:paraId="55363AD9">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"batch": "Ma01",</w:t>
      </w:r>
    </w:p>
    <w:p w14:paraId="40CEDE2B">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"thanhTienLog": 200000</w:t>
      </w:r>
    </w:p>
    <w:p w14:paraId="105BAD05">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w:t>
      </w:r>
    </w:p>
    <w:p w14:paraId="4A1F7E4D">
      <w:pPr>
        <w:widowControl/>
        <w:shd w:val="clear" w:color="auto" w:fill="DBE5F1"/>
        <w:spacing w:before="0" w:line="240" w:lineRule="auto"/>
        <w:ind w:left="567"/>
        <w:jc w:val="both"/>
        <w:rPr>
          <w:bCs/>
          <w:snapToGrid/>
          <w:color w:val="8000FF"/>
          <w:sz w:val="22"/>
          <w:szCs w:val="22"/>
        </w:rPr>
      </w:pPr>
      <w:r>
        <w:rPr>
          <w:bCs/>
          <w:snapToGrid/>
          <w:color w:val="8000FF"/>
          <w:sz w:val="22"/>
          <w:szCs w:val="22"/>
        </w:rPr>
        <w:t xml:space="preserve">    ]</w:t>
      </w:r>
    </w:p>
    <w:p w14:paraId="1A5376D0">
      <w:pPr>
        <w:pStyle w:val="4"/>
        <w:rPr>
          <w:sz w:val="22"/>
          <w:szCs w:val="22"/>
        </w:rPr>
      </w:pPr>
    </w:p>
    <w:p w14:paraId="5AFA5313">
      <w:pPr>
        <w:pStyle w:val="97"/>
        <w:rPr>
          <w:sz w:val="22"/>
          <w:szCs w:val="22"/>
        </w:rPr>
      </w:pPr>
      <w:bookmarkStart w:id="28" w:name="_Toc115266182"/>
      <w:r>
        <w:rPr>
          <w:sz w:val="22"/>
          <w:szCs w:val="22"/>
        </w:rPr>
        <w:t>Các API kết nối</w:t>
      </w:r>
      <w:bookmarkEnd w:id="28"/>
    </w:p>
    <w:p w14:paraId="0DEC37A1">
      <w:pPr>
        <w:pStyle w:val="124"/>
        <w:rPr>
          <w:sz w:val="22"/>
          <w:szCs w:val="22"/>
        </w:rPr>
      </w:pPr>
      <w:bookmarkStart w:id="29" w:name="_Toc115266183"/>
      <w:r>
        <w:rPr>
          <w:sz w:val="22"/>
          <w:szCs w:val="22"/>
        </w:rPr>
        <w:t xml:space="preserve"> Các khái niệm chung</w:t>
      </w:r>
      <w:bookmarkEnd w:id="29"/>
      <w:r>
        <w:rPr>
          <w:sz w:val="22"/>
          <w:szCs w:val="22"/>
        </w:rPr>
        <w:t xml:space="preserve">  </w:t>
      </w:r>
    </w:p>
    <w:p w14:paraId="079355FA">
      <w:pPr>
        <w:snapToGrid w:val="0"/>
        <w:ind w:left="0" w:firstLine="432"/>
        <w:jc w:val="both"/>
        <w:rPr>
          <w:sz w:val="22"/>
          <w:szCs w:val="22"/>
        </w:rPr>
      </w:pPr>
      <w:r>
        <w:rPr>
          <w:sz w:val="22"/>
          <w:szCs w:val="22"/>
        </w:rPr>
        <w:t>Giải thích 1 request bao gồm</w:t>
      </w:r>
    </w:p>
    <w:p w14:paraId="792610E2">
      <w:pPr>
        <w:numPr>
          <w:ilvl w:val="0"/>
          <w:numId w:val="17"/>
        </w:numPr>
        <w:snapToGrid w:val="0"/>
        <w:jc w:val="both"/>
        <w:rPr>
          <w:sz w:val="22"/>
          <w:szCs w:val="22"/>
        </w:rPr>
      </w:pPr>
      <w:r>
        <w:rPr>
          <w:b/>
          <w:sz w:val="22"/>
          <w:szCs w:val="22"/>
        </w:rPr>
        <w:t>Action:</w:t>
      </w:r>
      <w:r>
        <w:rPr>
          <w:sz w:val="22"/>
          <w:szCs w:val="22"/>
        </w:rPr>
        <w:t xml:space="preserve"> Phương thức và hàm thực thi (Vị dụ: “</w:t>
      </w:r>
      <w:r>
        <w:rPr>
          <w:color w:val="00B050"/>
          <w:sz w:val="22"/>
          <w:szCs w:val="22"/>
        </w:rPr>
        <w:t>/InvoiceAPI/InvoiceWS</w:t>
      </w:r>
      <w:r>
        <w:rPr>
          <w:sz w:val="22"/>
          <w:szCs w:val="22"/>
        </w:rPr>
        <w:t>” phương thức POST).</w:t>
      </w:r>
    </w:p>
    <w:p w14:paraId="2D90A226">
      <w:pPr>
        <w:numPr>
          <w:ilvl w:val="0"/>
          <w:numId w:val="17"/>
        </w:numPr>
        <w:snapToGrid w:val="0"/>
        <w:jc w:val="both"/>
        <w:rPr>
          <w:sz w:val="22"/>
          <w:szCs w:val="22"/>
        </w:rPr>
      </w:pPr>
      <w:r>
        <w:rPr>
          <w:b/>
          <w:sz w:val="22"/>
          <w:szCs w:val="22"/>
        </w:rPr>
        <w:t xml:space="preserve">Content-Type: </w:t>
      </w:r>
      <w:r>
        <w:rPr>
          <w:sz w:val="22"/>
          <w:szCs w:val="22"/>
        </w:rPr>
        <w:t>Kiểu thông tin request</w:t>
      </w:r>
    </w:p>
    <w:p w14:paraId="72DB30C8">
      <w:pPr>
        <w:numPr>
          <w:ilvl w:val="0"/>
          <w:numId w:val="17"/>
        </w:numPr>
        <w:snapToGrid w:val="0"/>
        <w:jc w:val="both"/>
        <w:rPr>
          <w:sz w:val="22"/>
          <w:szCs w:val="22"/>
        </w:rPr>
      </w:pPr>
      <w:r>
        <w:rPr>
          <w:b/>
          <w:sz w:val="22"/>
          <w:szCs w:val="22"/>
        </w:rPr>
        <w:t>Data:</w:t>
      </w:r>
      <w:r>
        <w:rPr>
          <w:sz w:val="22"/>
          <w:szCs w:val="22"/>
        </w:rPr>
        <w:t xml:space="preserve"> định dạng dữ liệu truyền vào.</w:t>
      </w:r>
    </w:p>
    <w:p w14:paraId="27D6B344">
      <w:pPr>
        <w:numPr>
          <w:ilvl w:val="0"/>
          <w:numId w:val="17"/>
        </w:numPr>
        <w:jc w:val="both"/>
        <w:rPr>
          <w:color w:val="000000"/>
          <w:sz w:val="22"/>
          <w:szCs w:val="22"/>
        </w:rPr>
      </w:pPr>
      <w:r>
        <w:rPr>
          <w:b/>
          <w:color w:val="000000"/>
          <w:sz w:val="22"/>
          <w:szCs w:val="22"/>
        </w:rPr>
        <w:t>Đầu ra webservice:</w:t>
      </w:r>
      <w:r>
        <w:rPr>
          <w:color w:val="000000"/>
          <w:sz w:val="22"/>
          <w:szCs w:val="22"/>
        </w:rPr>
        <w:t xml:space="preserve"> Đối tượng Response mô tả trạng thái lỗi Webservice trả về và đối tượng dữ liệu Webservice trả về </w:t>
      </w:r>
    </w:p>
    <w:p w14:paraId="6D2C86DF">
      <w:pPr>
        <w:numPr>
          <w:ilvl w:val="0"/>
          <w:numId w:val="17"/>
        </w:numPr>
        <w:snapToGrid w:val="0"/>
        <w:jc w:val="both"/>
        <w:rPr>
          <w:b/>
          <w:sz w:val="22"/>
          <w:szCs w:val="22"/>
          <w:lang w:val="vi-VN"/>
        </w:rPr>
      </w:pPr>
      <w:r>
        <w:rPr>
          <w:b/>
          <w:sz w:val="22"/>
          <w:szCs w:val="22"/>
        </w:rPr>
        <w:t>Thông</w:t>
      </w:r>
      <w:r>
        <w:rPr>
          <w:b/>
          <w:sz w:val="22"/>
          <w:szCs w:val="22"/>
          <w:lang w:val="vi-VN"/>
        </w:rPr>
        <w:t xml:space="preserve"> tin hệ thống test </w:t>
      </w:r>
      <w:r>
        <w:rPr>
          <w:sz w:val="22"/>
          <w:szCs w:val="22"/>
          <w:lang w:val="vi-VN"/>
        </w:rPr>
        <w:t>(Thực hiện test kết nối trên hệ thống test không test kết nối trên hệ thống thật)</w:t>
      </w:r>
    </w:p>
    <w:p w14:paraId="232E2635">
      <w:pPr>
        <w:numPr>
          <w:ilvl w:val="0"/>
          <w:numId w:val="17"/>
        </w:numPr>
        <w:snapToGrid w:val="0"/>
        <w:jc w:val="both"/>
        <w:rPr>
          <w:b/>
          <w:sz w:val="22"/>
          <w:szCs w:val="22"/>
          <w:lang w:val="vi-VN"/>
        </w:rPr>
      </w:pPr>
      <w:r>
        <w:rPr>
          <w:b/>
          <w:sz w:val="22"/>
          <w:szCs w:val="22"/>
          <w:lang w:val="vi-VN"/>
        </w:rPr>
        <w:t xml:space="preserve">Thông tin hệ thống tích hợp </w:t>
      </w:r>
    </w:p>
    <w:p w14:paraId="5934CCF4">
      <w:pPr>
        <w:snapToGrid w:val="0"/>
        <w:ind w:left="0" w:firstLine="432"/>
        <w:jc w:val="both"/>
        <w:rPr>
          <w:snapToGrid/>
          <w:sz w:val="22"/>
          <w:szCs w:val="22"/>
          <w:lang w:val="vi-VN" w:eastAsia="vi-VN"/>
        </w:rPr>
      </w:pPr>
      <w:r>
        <w:rPr>
          <w:sz w:val="22"/>
          <w:szCs w:val="22"/>
          <w:lang w:val="vi-VN"/>
        </w:rPr>
        <w:t xml:space="preserve">Link </w:t>
      </w:r>
      <w:r>
        <w:rPr>
          <w:sz w:val="22"/>
          <w:szCs w:val="22"/>
        </w:rPr>
        <w:t>web</w:t>
      </w:r>
      <w:r>
        <w:rPr>
          <w:b/>
          <w:sz w:val="22"/>
          <w:szCs w:val="22"/>
          <w:lang w:val="vi-VN"/>
        </w:rPr>
        <w:t xml:space="preserve">: </w:t>
      </w:r>
      <w:r>
        <w:rPr>
          <w:rStyle w:val="34"/>
          <w:sz w:val="22"/>
          <w:szCs w:val="22"/>
        </w:rPr>
        <w:fldChar w:fldCharType="begin"/>
      </w:r>
      <w:r>
        <w:rPr>
          <w:rStyle w:val="34"/>
          <w:sz w:val="22"/>
          <w:szCs w:val="22"/>
        </w:rPr>
        <w:instrText xml:space="preserve">HYPERLINK "https://vinvoice.viettel.vn"</w:instrText>
      </w:r>
      <w:r>
        <w:rPr>
          <w:rStyle w:val="34"/>
          <w:sz w:val="22"/>
          <w:szCs w:val="22"/>
        </w:rPr>
        <w:fldChar w:fldCharType="separate"/>
      </w:r>
      <w:r>
        <w:rPr>
          <w:rStyle w:val="34"/>
          <w:sz w:val="22"/>
          <w:szCs w:val="22"/>
        </w:rPr>
        <w:t>https://vinvoice.viettel.vn</w:t>
      </w:r>
      <w:r>
        <w:rPr>
          <w:rStyle w:val="34"/>
          <w:sz w:val="22"/>
          <w:szCs w:val="22"/>
        </w:rPr>
        <w:fldChar w:fldCharType="end"/>
      </w:r>
    </w:p>
    <w:p w14:paraId="2EA12A80">
      <w:pPr>
        <w:snapToGrid w:val="0"/>
        <w:ind w:left="0" w:firstLine="432"/>
        <w:jc w:val="both"/>
        <w:rPr>
          <w:snapToGrid/>
          <w:sz w:val="22"/>
          <w:szCs w:val="22"/>
          <w:lang w:val="vi-VN" w:eastAsia="vi-VN"/>
        </w:rPr>
      </w:pPr>
      <w:r>
        <w:rPr>
          <w:snapToGrid/>
          <w:sz w:val="22"/>
          <w:szCs w:val="22"/>
          <w:lang w:val="vi-VN" w:eastAsia="vi-VN"/>
        </w:rPr>
        <w:t xml:space="preserve">Link </w:t>
      </w:r>
      <w:r>
        <w:rPr>
          <w:sz w:val="22"/>
          <w:szCs w:val="22"/>
        </w:rPr>
        <w:t>API</w:t>
      </w:r>
      <w:r>
        <w:rPr>
          <w:snapToGrid/>
          <w:sz w:val="22"/>
          <w:szCs w:val="22"/>
          <w:lang w:val="vi-VN" w:eastAsia="vi-VN"/>
        </w:rPr>
        <w:t xml:space="preserve">: </w:t>
      </w:r>
      <w:r>
        <w:rPr>
          <w:snapToGrid/>
          <w:sz w:val="22"/>
          <w:szCs w:val="22"/>
          <w:lang w:val="vi-VN" w:eastAsia="vi-VN"/>
        </w:rPr>
        <w:fldChar w:fldCharType="begin"/>
      </w:r>
      <w:r>
        <w:rPr>
          <w:snapToGrid/>
          <w:sz w:val="22"/>
          <w:szCs w:val="22"/>
          <w:lang w:val="vi-VN" w:eastAsia="vi-VN"/>
        </w:rPr>
        <w:instrText xml:space="preserve"> HYPERLINK "https://api-vinvoice.viettel.vn/services/einvoiceapplication/api/" </w:instrText>
      </w:r>
      <w:r>
        <w:rPr>
          <w:snapToGrid/>
          <w:sz w:val="22"/>
          <w:szCs w:val="22"/>
          <w:lang w:val="vi-VN" w:eastAsia="vi-VN"/>
        </w:rPr>
        <w:fldChar w:fldCharType="separate"/>
      </w:r>
      <w:r>
        <w:rPr>
          <w:rStyle w:val="34"/>
          <w:snapToGrid/>
          <w:sz w:val="22"/>
          <w:szCs w:val="22"/>
          <w:lang w:val="vi-VN" w:eastAsia="vi-VN"/>
        </w:rPr>
        <w:t>https://api-vinvoice.viettel.vn/services/einvoiceapplication/api/</w:t>
      </w:r>
      <w:r>
        <w:rPr>
          <w:snapToGrid/>
          <w:sz w:val="22"/>
          <w:szCs w:val="22"/>
          <w:lang w:val="vi-VN" w:eastAsia="vi-VN"/>
        </w:rPr>
        <w:fldChar w:fldCharType="end"/>
      </w:r>
    </w:p>
    <w:p w14:paraId="2FFCEDC1">
      <w:pPr>
        <w:numPr>
          <w:ilvl w:val="0"/>
          <w:numId w:val="17"/>
        </w:numPr>
        <w:snapToGrid w:val="0"/>
        <w:jc w:val="both"/>
        <w:rPr>
          <w:sz w:val="22"/>
          <w:szCs w:val="22"/>
        </w:rPr>
      </w:pPr>
      <w:r>
        <w:rPr>
          <w:b/>
          <w:sz w:val="22"/>
          <w:szCs w:val="22"/>
          <w:lang w:val="vi-VN"/>
        </w:rPr>
        <w:t>Header xác thực:</w:t>
      </w:r>
      <w:r>
        <w:rPr>
          <w:sz w:val="22"/>
          <w:szCs w:val="22"/>
          <w:lang w:val="vi-VN"/>
        </w:rPr>
        <w:t xml:space="preserve"> Header xác thực được gửi đi cùng mỗi request trong quá trình sử dụng. Xác thực bằng token sinh ra sau khi thực hiện gọi API login trong mục 5.5. </w:t>
      </w:r>
      <w:r>
        <w:rPr>
          <w:sz w:val="22"/>
          <w:szCs w:val="22"/>
        </w:rPr>
        <w:t>Header cần truyền thêm thông tin Cookie có access_token dạng access_token=abc_def (Xem Vị dụ tại 5.5.</w:t>
      </w:r>
      <w:r>
        <w:rPr>
          <w:sz w:val="22"/>
          <w:szCs w:val="22"/>
        </w:rPr>
        <w:tab/>
      </w:r>
      <w:r>
        <w:rPr>
          <w:sz w:val="22"/>
          <w:szCs w:val="22"/>
        </w:rPr>
        <w:t>Tiêu chuẩn bảo mật kết nối)</w:t>
      </w:r>
    </w:p>
    <w:p w14:paraId="4E2D8B5F">
      <w:pPr>
        <w:snapToGrid w:val="0"/>
        <w:ind w:left="0" w:firstLine="432"/>
        <w:jc w:val="both"/>
        <w:rPr>
          <w:b/>
          <w:sz w:val="22"/>
          <w:szCs w:val="22"/>
        </w:rPr>
      </w:pPr>
      <w:r>
        <w:rPr>
          <w:b/>
          <w:sz w:val="22"/>
          <w:szCs w:val="22"/>
        </w:rPr>
        <w:t xml:space="preserve">C#: </w:t>
      </w:r>
    </w:p>
    <w:p w14:paraId="53AC9361">
      <w:pPr>
        <w:snapToGrid w:val="0"/>
        <w:ind w:left="0" w:firstLine="432"/>
        <w:jc w:val="both"/>
        <w:rPr>
          <w:sz w:val="22"/>
          <w:szCs w:val="22"/>
        </w:rPr>
      </w:pPr>
      <w:r>
        <w:rPr>
          <w:sz w:val="22"/>
          <w:szCs w:val="22"/>
        </w:rPr>
        <w:t>WebRequest request = WebRequest.Create(pzUrl);</w:t>
      </w:r>
    </w:p>
    <w:p w14:paraId="346556E0">
      <w:pPr>
        <w:snapToGrid w:val="0"/>
        <w:ind w:left="0" w:firstLine="432"/>
        <w:jc w:val="both"/>
        <w:rPr>
          <w:sz w:val="22"/>
          <w:szCs w:val="22"/>
        </w:rPr>
      </w:pPr>
      <w:r>
        <w:rPr>
          <w:sz w:val="22"/>
          <w:szCs w:val="22"/>
        </w:rPr>
        <w:t>request.Headers.Add("Cookie","access_token=abc_def");</w:t>
      </w:r>
    </w:p>
    <w:p w14:paraId="08A74D90">
      <w:pPr>
        <w:snapToGrid w:val="0"/>
        <w:ind w:left="0" w:firstLine="360"/>
        <w:jc w:val="both"/>
        <w:rPr>
          <w:b/>
          <w:sz w:val="22"/>
          <w:szCs w:val="22"/>
        </w:rPr>
      </w:pPr>
      <w:r>
        <w:rPr>
          <w:b/>
          <w:sz w:val="22"/>
          <w:szCs w:val="22"/>
        </w:rPr>
        <w:t xml:space="preserve">Java: </w:t>
      </w:r>
    </w:p>
    <w:p w14:paraId="42E2AC9C">
      <w:pPr>
        <w:snapToGrid w:val="0"/>
        <w:ind w:left="0" w:firstLine="432"/>
        <w:jc w:val="both"/>
        <w:rPr>
          <w:sz w:val="22"/>
          <w:szCs w:val="22"/>
        </w:rPr>
      </w:pPr>
      <w:r>
        <w:rPr>
          <w:sz w:val="22"/>
          <w:szCs w:val="22"/>
        </w:rPr>
        <w:t>String path = "url";</w:t>
      </w:r>
    </w:p>
    <w:p w14:paraId="6CF29FE0">
      <w:pPr>
        <w:snapToGrid w:val="0"/>
        <w:ind w:left="0" w:firstLine="432"/>
        <w:jc w:val="both"/>
        <w:rPr>
          <w:sz w:val="22"/>
          <w:szCs w:val="22"/>
        </w:rPr>
      </w:pPr>
      <w:r>
        <w:rPr>
          <w:sz w:val="22"/>
          <w:szCs w:val="22"/>
        </w:rPr>
        <w:t>HttpPost post = new HttpPost(path);</w:t>
      </w:r>
    </w:p>
    <w:p w14:paraId="131D0878">
      <w:pPr>
        <w:snapToGrid w:val="0"/>
        <w:ind w:left="0" w:firstLine="432"/>
        <w:jc w:val="both"/>
        <w:rPr>
          <w:sz w:val="22"/>
          <w:szCs w:val="22"/>
        </w:rPr>
      </w:pPr>
      <w:r>
        <w:rPr>
          <w:sz w:val="22"/>
          <w:szCs w:val="22"/>
        </w:rPr>
        <w:t>post.</w:t>
      </w:r>
      <w:r>
        <w:rPr>
          <w:sz w:val="22"/>
          <w:szCs w:val="22"/>
        </w:rPr>
        <w:fldChar w:fldCharType="begin"/>
      </w:r>
      <w:r>
        <w:rPr>
          <w:sz w:val="22"/>
          <w:szCs w:val="22"/>
        </w:rPr>
        <w:instrText xml:space="preserve"> HYPERLINK "https://www.codota.com/code/java/methods/org.apache.http.client.methods.HttpPost/setHeader" </w:instrText>
      </w:r>
      <w:r>
        <w:rPr>
          <w:sz w:val="22"/>
          <w:szCs w:val="22"/>
        </w:rPr>
        <w:fldChar w:fldCharType="separate"/>
      </w:r>
      <w:r>
        <w:rPr>
          <w:sz w:val="22"/>
          <w:szCs w:val="22"/>
        </w:rPr>
        <w:t>setHeader</w:t>
      </w:r>
      <w:r>
        <w:rPr>
          <w:sz w:val="22"/>
          <w:szCs w:val="22"/>
        </w:rPr>
        <w:fldChar w:fldCharType="end"/>
      </w:r>
      <w:r>
        <w:rPr>
          <w:sz w:val="22"/>
          <w:szCs w:val="22"/>
        </w:rPr>
        <w:t>("Cookie", "access_token=abc_def");</w:t>
      </w:r>
    </w:p>
    <w:p w14:paraId="4346EB7A">
      <w:pPr>
        <w:numPr>
          <w:ilvl w:val="0"/>
          <w:numId w:val="17"/>
        </w:numPr>
        <w:snapToGrid w:val="0"/>
        <w:jc w:val="both"/>
        <w:rPr>
          <w:sz w:val="22"/>
          <w:szCs w:val="22"/>
        </w:rPr>
      </w:pPr>
      <w:r>
        <w:rPr>
          <w:sz w:val="22"/>
          <w:szCs w:val="22"/>
        </w:rPr>
        <w:t>Header định dạng dữ liệu: Dữ liệu gửi lên Web service có thể là JSON, FormParam hay QueryParam</w:t>
      </w:r>
    </w:p>
    <w:p w14:paraId="47D07148">
      <w:pPr>
        <w:numPr>
          <w:ilvl w:val="1"/>
          <w:numId w:val="17"/>
        </w:numPr>
        <w:snapToGrid w:val="0"/>
        <w:jc w:val="both"/>
        <w:rPr>
          <w:sz w:val="22"/>
          <w:szCs w:val="22"/>
        </w:rPr>
      </w:pPr>
      <w:r>
        <w:rPr>
          <w:sz w:val="22"/>
          <w:szCs w:val="22"/>
        </w:rPr>
        <w:t xml:space="preserve">Với JSON: Thêm header: </w:t>
      </w:r>
      <w:r>
        <w:rPr>
          <w:color w:val="7030A0"/>
          <w:sz w:val="22"/>
          <w:szCs w:val="22"/>
        </w:rPr>
        <w:t>Content-Type: application/json</w:t>
      </w:r>
    </w:p>
    <w:p w14:paraId="592D7796">
      <w:pPr>
        <w:numPr>
          <w:ilvl w:val="1"/>
          <w:numId w:val="17"/>
        </w:numPr>
        <w:snapToGrid w:val="0"/>
        <w:jc w:val="both"/>
        <w:rPr>
          <w:sz w:val="22"/>
          <w:szCs w:val="22"/>
        </w:rPr>
      </w:pPr>
      <w:r>
        <w:rPr>
          <w:sz w:val="22"/>
          <w:szCs w:val="22"/>
        </w:rPr>
        <w:t xml:space="preserve">Với FormParam: Thêm header: </w:t>
      </w:r>
      <w:r>
        <w:rPr>
          <w:color w:val="7030A0"/>
          <w:sz w:val="22"/>
          <w:szCs w:val="22"/>
        </w:rPr>
        <w:t>Content-Type: application/x-www-form-urlencoded</w:t>
      </w:r>
    </w:p>
    <w:p w14:paraId="18349C66">
      <w:pPr>
        <w:numPr>
          <w:ilvl w:val="1"/>
          <w:numId w:val="17"/>
        </w:numPr>
        <w:snapToGrid w:val="0"/>
        <w:jc w:val="both"/>
        <w:rPr>
          <w:sz w:val="22"/>
          <w:szCs w:val="22"/>
        </w:rPr>
      </w:pPr>
      <w:r>
        <w:rPr>
          <w:sz w:val="22"/>
          <w:szCs w:val="22"/>
        </w:rPr>
        <w:t>Với QueryParam: Không cần header, tham số truyền vào qua URL</w:t>
      </w:r>
    </w:p>
    <w:p w14:paraId="080FF8CB">
      <w:pPr>
        <w:numPr>
          <w:ilvl w:val="0"/>
          <w:numId w:val="17"/>
        </w:numPr>
        <w:snapToGrid w:val="0"/>
        <w:jc w:val="both"/>
        <w:rPr>
          <w:sz w:val="22"/>
          <w:szCs w:val="22"/>
          <w:lang w:val="fr-FR"/>
        </w:rPr>
      </w:pPr>
      <w:r>
        <w:rPr>
          <w:sz w:val="22"/>
          <w:szCs w:val="22"/>
          <w:lang w:val="fr-FR"/>
        </w:rPr>
        <w:t>Dữ liệu trả về từ Web service là JSON</w:t>
      </w:r>
    </w:p>
    <w:p w14:paraId="51F4A756">
      <w:pPr>
        <w:numPr>
          <w:ilvl w:val="1"/>
          <w:numId w:val="17"/>
        </w:numPr>
        <w:snapToGrid w:val="0"/>
        <w:jc w:val="both"/>
        <w:rPr>
          <w:sz w:val="22"/>
          <w:szCs w:val="22"/>
        </w:rPr>
      </w:pPr>
      <w:r>
        <w:rPr>
          <w:sz w:val="22"/>
          <w:szCs w:val="22"/>
        </w:rPr>
        <w:t xml:space="preserve">Để nhận về JSON: Thêm header: </w:t>
      </w:r>
      <w:r>
        <w:rPr>
          <w:color w:val="7030A0"/>
          <w:sz w:val="22"/>
          <w:szCs w:val="22"/>
        </w:rPr>
        <w:t>Accept: application/json</w:t>
      </w:r>
    </w:p>
    <w:p w14:paraId="4CC70B67">
      <w:pPr>
        <w:snapToGrid w:val="0"/>
        <w:ind w:left="0"/>
        <w:jc w:val="both"/>
        <w:rPr>
          <w:sz w:val="22"/>
          <w:szCs w:val="22"/>
        </w:rPr>
      </w:pPr>
      <w:r>
        <w:rPr>
          <w:b/>
          <w:sz w:val="22"/>
          <w:szCs w:val="22"/>
        </w:rPr>
        <w:t xml:space="preserve">Lưu ý: </w:t>
      </w:r>
      <w:r>
        <w:rPr>
          <w:sz w:val="22"/>
          <w:szCs w:val="22"/>
        </w:rPr>
        <w:t>Do cần thời gian kết nối và thời gian xử lý yêu cầu nên kết quả trả về có thể phải chờ 1 khoảng thời gian (khuyến nghị để thời gian timeout khi gửi yêu cầu khoảng 60-90 giây)</w:t>
      </w:r>
    </w:p>
    <w:p w14:paraId="62CCB1E9">
      <w:pPr>
        <w:pStyle w:val="125"/>
        <w:rPr>
          <w:sz w:val="22"/>
          <w:szCs w:val="22"/>
        </w:rPr>
      </w:pPr>
      <w:r>
        <w:rPr>
          <w:sz w:val="22"/>
          <w:szCs w:val="22"/>
        </w:rPr>
        <w:t xml:space="preserve"> </w:t>
      </w:r>
      <w:bookmarkStart w:id="30" w:name="_Toc115266184"/>
      <w:r>
        <w:rPr>
          <w:sz w:val="22"/>
          <w:szCs w:val="22"/>
        </w:rPr>
        <w:t xml:space="preserve">Phát hành/thay thế/điều chỉnh hóa đơn cho CTS </w:t>
      </w:r>
      <w:bookmarkEnd w:id="30"/>
      <w:r>
        <w:rPr>
          <w:sz w:val="22"/>
          <w:szCs w:val="22"/>
          <w:lang w:val="vi-VN"/>
        </w:rPr>
        <w:t>SERVER</w:t>
      </w:r>
    </w:p>
    <w:p w14:paraId="273156E9">
      <w:pPr>
        <w:jc w:val="both"/>
        <w:rPr>
          <w:b/>
          <w:sz w:val="22"/>
          <w:szCs w:val="22"/>
        </w:rPr>
      </w:pPr>
      <w:r>
        <w:rPr>
          <w:b/>
          <w:sz w:val="22"/>
          <w:szCs w:val="22"/>
        </w:rPr>
        <w:t>* Quy tắc kiểm tra ngày lập hóa đơn:</w:t>
      </w:r>
    </w:p>
    <w:p w14:paraId="49015D5C">
      <w:pPr>
        <w:rPr>
          <w:spacing w:val="2"/>
          <w:sz w:val="22"/>
          <w:szCs w:val="22"/>
          <w:shd w:val="clear" w:color="auto" w:fill="FFFFFF"/>
        </w:rPr>
      </w:pPr>
      <w:r>
        <w:rPr>
          <w:spacing w:val="2"/>
          <w:sz w:val="22"/>
          <w:szCs w:val="22"/>
          <w:shd w:val="clear" w:color="auto" w:fill="FFFFFF"/>
        </w:rPr>
        <w:t xml:space="preserve">Hệ thống Hóa đơn điện tử SInvoice V2, phần Cấu hình chung liên quan ngày lập hóa đơn có 2 checkbox: </w:t>
      </w:r>
      <w:r>
        <w:rPr>
          <w:color w:val="181D34"/>
          <w:spacing w:val="2"/>
          <w:sz w:val="22"/>
          <w:szCs w:val="22"/>
          <w:shd w:val="clear" w:color="auto" w:fill="FFFFFF"/>
        </w:rPr>
        <w:t>Cho phép ngày lập hóa đơn khác ngày hiện tại</w:t>
      </w:r>
      <w:r>
        <w:rPr>
          <w:spacing w:val="2"/>
          <w:sz w:val="22"/>
          <w:szCs w:val="22"/>
          <w:shd w:val="clear" w:color="auto" w:fill="FFFFFF"/>
        </w:rPr>
        <w:t>, Tự động đặt giá trị cho ngày lập hóa đơn bằng ngày lập gần nhất.</w:t>
      </w:r>
    </w:p>
    <w:p w14:paraId="00AB954C">
      <w:pPr>
        <w:rPr>
          <w:spacing w:val="2"/>
          <w:sz w:val="22"/>
          <w:szCs w:val="22"/>
          <w:shd w:val="clear" w:color="auto" w:fill="FFFFFF"/>
        </w:rPr>
      </w:pPr>
      <w:r>
        <w:rPr>
          <w:spacing w:val="2"/>
          <w:sz w:val="22"/>
          <w:szCs w:val="22"/>
          <w:shd w:val="clear" w:color="auto" w:fill="FFFFFF"/>
        </w:rPr>
        <w:t>Khi phát hành hóa đơn qua API, ngày lập hóa đơn sẽ bị ảnh hưởng khi người dùng tích chọn các checkbox này, xảy ra 4 trường hợp như mô tả sau:</w:t>
      </w:r>
    </w:p>
    <w:p w14:paraId="50E81FB5">
      <w:pPr>
        <w:rPr>
          <w:b/>
          <w:snapToGrid/>
          <w:sz w:val="22"/>
          <w:szCs w:val="22"/>
        </w:rPr>
      </w:pPr>
      <w:r>
        <w:rPr>
          <w:b/>
          <w:sz w:val="22"/>
          <w:szCs w:val="22"/>
        </w:rPr>
        <w:t>TH1: Không tích cả 2</w:t>
      </w:r>
    </w:p>
    <w:p w14:paraId="665C12D3">
      <w:pPr>
        <w:rPr>
          <w:sz w:val="22"/>
          <w:szCs w:val="22"/>
        </w:rPr>
      </w:pPr>
      <w:r>
        <w:rPr>
          <w:sz w:val="22"/>
          <w:szCs w:val="22"/>
        </w:rPr>
        <w:t>- Ngày lập (invoiceIssuedDate) null: lấy ngày giờ hiện tại (sysdate)</w:t>
      </w:r>
    </w:p>
    <w:p w14:paraId="2BCA860F">
      <w:pPr>
        <w:rPr>
          <w:sz w:val="22"/>
          <w:szCs w:val="22"/>
        </w:rPr>
      </w:pPr>
      <w:r>
        <w:rPr>
          <w:sz w:val="22"/>
          <w:szCs w:val="22"/>
        </w:rPr>
        <w:t>- Ngày lập &lt; ngày lập của hóa đơn gần nhất: ngày lập không hợp lệ</w:t>
      </w:r>
    </w:p>
    <w:p w14:paraId="3A6F0D7E">
      <w:pPr>
        <w:rPr>
          <w:sz w:val="22"/>
          <w:szCs w:val="22"/>
        </w:rPr>
      </w:pPr>
      <w:r>
        <w:rPr>
          <w:sz w:val="22"/>
          <w:szCs w:val="22"/>
        </w:rPr>
        <w:t>- Ngày lập &gt;= ngày lập của hóa đơn gần nhất và &lt;= ngày hiện tại: ngày lập không hợp lệ</w:t>
      </w:r>
    </w:p>
    <w:p w14:paraId="6B581D81">
      <w:pPr>
        <w:rPr>
          <w:sz w:val="22"/>
          <w:szCs w:val="22"/>
        </w:rPr>
      </w:pPr>
      <w:r>
        <w:rPr>
          <w:sz w:val="22"/>
          <w:szCs w:val="22"/>
        </w:rPr>
        <w:t>- Ngày lập &gt; ngày hiện tại: lấy ngày truyền vào (không kiểm tra giờ)</w:t>
      </w:r>
    </w:p>
    <w:p w14:paraId="4B8D4AFA">
      <w:pPr>
        <w:rPr>
          <w:b/>
          <w:sz w:val="22"/>
          <w:szCs w:val="22"/>
        </w:rPr>
      </w:pPr>
      <w:r>
        <w:rPr>
          <w:b/>
          <w:sz w:val="22"/>
          <w:szCs w:val="22"/>
        </w:rPr>
        <w:t>TH2: Tích “</w:t>
      </w:r>
      <w:r>
        <w:rPr>
          <w:b/>
          <w:spacing w:val="2"/>
          <w:sz w:val="22"/>
          <w:szCs w:val="22"/>
          <w:shd w:val="clear" w:color="auto" w:fill="FFFFFF"/>
        </w:rPr>
        <w:t>Cấu hình ngày ký là thời điểm hiện tại”</w:t>
      </w:r>
    </w:p>
    <w:p w14:paraId="73B82A01">
      <w:pPr>
        <w:rPr>
          <w:sz w:val="22"/>
          <w:szCs w:val="22"/>
        </w:rPr>
      </w:pPr>
      <w:r>
        <w:rPr>
          <w:sz w:val="22"/>
          <w:szCs w:val="22"/>
        </w:rPr>
        <w:t>- Ngày lập (invoiceIssuedDate) null: lấy ngày giờ hiện tại (sysdate)</w:t>
      </w:r>
    </w:p>
    <w:p w14:paraId="7697D27B">
      <w:pPr>
        <w:rPr>
          <w:sz w:val="22"/>
          <w:szCs w:val="22"/>
        </w:rPr>
      </w:pPr>
      <w:r>
        <w:rPr>
          <w:sz w:val="22"/>
          <w:szCs w:val="22"/>
        </w:rPr>
        <w:t xml:space="preserve">- Ngày lập &lt; ngày lập của hóa đơn gần nhất: lấy ngày của hóa đơn đã lập gần nhất </w:t>
      </w:r>
    </w:p>
    <w:p w14:paraId="7B8D212A">
      <w:pPr>
        <w:rPr>
          <w:sz w:val="22"/>
          <w:szCs w:val="22"/>
        </w:rPr>
      </w:pPr>
      <w:r>
        <w:rPr>
          <w:sz w:val="22"/>
          <w:szCs w:val="22"/>
        </w:rPr>
        <w:t xml:space="preserve">- Ngày lập &gt;= ngày lập của hóa đơn gần nhất và &lt;= ngày hiện tại: lấy ngày truyền vào </w:t>
      </w:r>
    </w:p>
    <w:p w14:paraId="28800872">
      <w:pPr>
        <w:rPr>
          <w:sz w:val="22"/>
          <w:szCs w:val="22"/>
        </w:rPr>
      </w:pPr>
      <w:r>
        <w:rPr>
          <w:sz w:val="22"/>
          <w:szCs w:val="22"/>
        </w:rPr>
        <w:t>- Ngày lập &gt; ngày hiện tại: ngày lập không hợp lệ</w:t>
      </w:r>
    </w:p>
    <w:p w14:paraId="3F8C72FA">
      <w:pPr>
        <w:jc w:val="both"/>
        <w:rPr>
          <w:b/>
          <w:spacing w:val="2"/>
          <w:sz w:val="22"/>
          <w:szCs w:val="22"/>
          <w:shd w:val="clear" w:color="auto" w:fill="FFFFFF"/>
        </w:rPr>
      </w:pPr>
      <w:r>
        <w:rPr>
          <w:b/>
          <w:sz w:val="22"/>
          <w:szCs w:val="22"/>
        </w:rPr>
        <w:t>TH3: Tích “</w:t>
      </w:r>
      <w:r>
        <w:rPr>
          <w:b/>
          <w:spacing w:val="2"/>
          <w:sz w:val="22"/>
          <w:szCs w:val="22"/>
          <w:shd w:val="clear" w:color="auto" w:fill="FFFFFF"/>
        </w:rPr>
        <w:t>Tự động đặt giá trị cho ngày lập hóa đơn bằng ngày lập gần nhất”</w:t>
      </w:r>
    </w:p>
    <w:p w14:paraId="17BF90B5">
      <w:pPr>
        <w:rPr>
          <w:sz w:val="22"/>
          <w:szCs w:val="22"/>
        </w:rPr>
      </w:pPr>
      <w:r>
        <w:rPr>
          <w:sz w:val="22"/>
          <w:szCs w:val="22"/>
        </w:rPr>
        <w:t>- Ngày lập (invoiceIssuedDate) null: lấy ngày giờ hiện tại (sysdate)</w:t>
      </w:r>
    </w:p>
    <w:p w14:paraId="32C3D138">
      <w:pPr>
        <w:rPr>
          <w:sz w:val="22"/>
          <w:szCs w:val="22"/>
        </w:rPr>
      </w:pPr>
      <w:r>
        <w:rPr>
          <w:sz w:val="22"/>
          <w:szCs w:val="22"/>
        </w:rPr>
        <w:t>- Ngày lập &lt; ngày lập của hóa đơn gần nhất: ngày lập không hợp lệ</w:t>
      </w:r>
    </w:p>
    <w:p w14:paraId="3424AE35">
      <w:pPr>
        <w:rPr>
          <w:sz w:val="22"/>
          <w:szCs w:val="22"/>
        </w:rPr>
      </w:pPr>
      <w:r>
        <w:rPr>
          <w:sz w:val="22"/>
          <w:szCs w:val="22"/>
        </w:rPr>
        <w:t xml:space="preserve">- Ngày lập &gt;= ngày lập của hóa đơn gần nhất và &lt;= ngày hiện tại: lấy ngày truyền vào </w:t>
      </w:r>
    </w:p>
    <w:p w14:paraId="62474D64">
      <w:pPr>
        <w:rPr>
          <w:sz w:val="22"/>
          <w:szCs w:val="22"/>
        </w:rPr>
      </w:pPr>
      <w:r>
        <w:rPr>
          <w:sz w:val="22"/>
          <w:szCs w:val="22"/>
        </w:rPr>
        <w:t>- Ngày lập &gt; ngày hiện tại: ngày lập không hợp lệ</w:t>
      </w:r>
    </w:p>
    <w:p w14:paraId="2D3D44E9">
      <w:pPr>
        <w:rPr>
          <w:b/>
          <w:sz w:val="22"/>
          <w:szCs w:val="22"/>
        </w:rPr>
      </w:pPr>
      <w:r>
        <w:rPr>
          <w:b/>
          <w:sz w:val="22"/>
          <w:szCs w:val="22"/>
        </w:rPr>
        <w:t xml:space="preserve">TH4: Tích cả 2 </w:t>
      </w:r>
    </w:p>
    <w:p w14:paraId="34A6BF2B">
      <w:pPr>
        <w:rPr>
          <w:sz w:val="22"/>
          <w:szCs w:val="22"/>
        </w:rPr>
      </w:pPr>
      <w:r>
        <w:rPr>
          <w:sz w:val="22"/>
          <w:szCs w:val="22"/>
        </w:rPr>
        <w:t>- Ngày lập (invoiceIssuedDate) null: lấy ngày giờ hiện tại (sysdate)</w:t>
      </w:r>
    </w:p>
    <w:p w14:paraId="0313D78A">
      <w:pPr>
        <w:rPr>
          <w:sz w:val="22"/>
          <w:szCs w:val="22"/>
        </w:rPr>
      </w:pPr>
      <w:r>
        <w:rPr>
          <w:sz w:val="22"/>
          <w:szCs w:val="22"/>
        </w:rPr>
        <w:t xml:space="preserve">- Ngày lập &lt; ngày lập của hóa đơn gần nhất: lấy ngày của hóa đơn đã lập gần nhất </w:t>
      </w:r>
    </w:p>
    <w:p w14:paraId="5910F3EF">
      <w:pPr>
        <w:rPr>
          <w:sz w:val="22"/>
          <w:szCs w:val="22"/>
        </w:rPr>
      </w:pPr>
      <w:r>
        <w:rPr>
          <w:sz w:val="22"/>
          <w:szCs w:val="22"/>
        </w:rPr>
        <w:t xml:space="preserve">- Ngày lập &gt;= ngày lập của hóa đơn gần nhất và &lt;= ngày hiện tại:  lấy ngày truyền vào </w:t>
      </w:r>
    </w:p>
    <w:p w14:paraId="30FB0280">
      <w:pPr>
        <w:rPr>
          <w:sz w:val="22"/>
          <w:szCs w:val="22"/>
        </w:rPr>
      </w:pPr>
      <w:r>
        <w:rPr>
          <w:sz w:val="22"/>
          <w:szCs w:val="22"/>
        </w:rPr>
        <w:t>- Ngày lập &gt; ngày hiện tại: ngày lập không hợp lệ</w:t>
      </w:r>
    </w:p>
    <w:p w14:paraId="246F40F6">
      <w:pPr>
        <w:numPr>
          <w:ilvl w:val="0"/>
          <w:numId w:val="21"/>
        </w:numPr>
        <w:jc w:val="both"/>
        <w:rPr>
          <w:b/>
          <w:color w:val="0000FF"/>
          <w:sz w:val="22"/>
          <w:szCs w:val="22"/>
        </w:rPr>
      </w:pPr>
      <w:r>
        <w:rPr>
          <w:b/>
          <w:color w:val="0000FF"/>
          <w:sz w:val="22"/>
          <w:szCs w:val="22"/>
        </w:rPr>
        <w:t>Đầu vào:</w:t>
      </w:r>
    </w:p>
    <w:p w14:paraId="06B8986F">
      <w:pPr>
        <w:jc w:val="both"/>
        <w:rPr>
          <w:sz w:val="22"/>
          <w:szCs w:val="22"/>
        </w:rPr>
      </w:pPr>
      <w:r>
        <w:rPr>
          <w:sz w:val="22"/>
          <w:szCs w:val="22"/>
        </w:rPr>
        <w:t>Webservice dùng chung trong các trường hợp lập hóa đơn gốc, lập hóa đơn điều chỉnh tiền, lập hóa đơn điều chỉnh thông tin, lập hóa đơn thay thế</w:t>
      </w:r>
    </w:p>
    <w:p w14:paraId="517F0F79">
      <w:pPr>
        <w:numPr>
          <w:ilvl w:val="0"/>
          <w:numId w:val="17"/>
        </w:numPr>
        <w:snapToGrid w:val="0"/>
        <w:jc w:val="both"/>
        <w:rPr>
          <w:sz w:val="22"/>
          <w:szCs w:val="22"/>
        </w:rPr>
      </w:pPr>
      <w:r>
        <w:rPr>
          <w:sz w:val="22"/>
          <w:szCs w:val="22"/>
        </w:rPr>
        <w:t xml:space="preserve">Action (POST): </w:t>
      </w:r>
      <w:r>
        <w:rPr>
          <w:color w:val="0070C0"/>
          <w:sz w:val="22"/>
          <w:szCs w:val="22"/>
        </w:rPr>
        <w:t>InvoiceAPI/InvoiceWS/createInvoice/{supplierTaxCode}</w:t>
      </w:r>
    </w:p>
    <w:p w14:paraId="7CA2372F">
      <w:pPr>
        <w:numPr>
          <w:ilvl w:val="0"/>
          <w:numId w:val="17"/>
        </w:numPr>
        <w:jc w:val="both"/>
        <w:rPr>
          <w:sz w:val="22"/>
          <w:szCs w:val="22"/>
        </w:rPr>
      </w:pPr>
      <w:r>
        <w:rPr>
          <w:sz w:val="22"/>
          <w:szCs w:val="22"/>
        </w:rPr>
        <w:t>Headers:</w:t>
      </w:r>
    </w:p>
    <w:p w14:paraId="224CCC37">
      <w:pPr>
        <w:snapToGrid w:val="0"/>
        <w:ind w:firstLine="176"/>
        <w:jc w:val="both"/>
        <w:rPr>
          <w:b/>
          <w:sz w:val="22"/>
          <w:szCs w:val="22"/>
          <w:lang w:val="en"/>
        </w:rPr>
      </w:pPr>
      <w:r>
        <w:rPr>
          <w:sz w:val="22"/>
          <w:szCs w:val="22"/>
          <w:lang w:val="en"/>
        </w:rPr>
        <w:t>+ Cookie: giá trị access_token hoặc Authorization: username/pass như đăng nhập trên web  hoặc Authorization: username/pass như đăng nhập trên web</w:t>
      </w:r>
    </w:p>
    <w:p w14:paraId="2065B730">
      <w:pPr>
        <w:snapToGrid w:val="0"/>
        <w:ind w:firstLine="176"/>
        <w:jc w:val="both"/>
        <w:rPr>
          <w:sz w:val="22"/>
          <w:szCs w:val="22"/>
          <w:lang w:val="fr-FR"/>
        </w:rPr>
      </w:pPr>
      <w:r>
        <w:rPr>
          <w:sz w:val="22"/>
          <w:szCs w:val="22"/>
          <w:lang w:val="fr-FR"/>
        </w:rPr>
        <w:t xml:space="preserve">+ Content-Type : application/json </w:t>
      </w:r>
    </w:p>
    <w:p w14:paraId="09082A9A">
      <w:pPr>
        <w:snapToGrid w:val="0"/>
        <w:ind w:firstLine="176"/>
        <w:jc w:val="both"/>
        <w:rPr>
          <w:sz w:val="22"/>
          <w:szCs w:val="22"/>
          <w:lang w:val="fr-FR"/>
        </w:rPr>
      </w:pPr>
    </w:p>
    <w:p w14:paraId="58095A1F">
      <w:pPr>
        <w:snapToGrid w:val="0"/>
        <w:ind w:firstLine="176"/>
        <w:jc w:val="both"/>
        <w:rPr>
          <w:sz w:val="22"/>
          <w:szCs w:val="22"/>
          <w:lang w:val="fr-FR"/>
        </w:rPr>
      </w:pPr>
    </w:p>
    <w:tbl>
      <w:tblPr>
        <w:tblStyle w:val="13"/>
        <w:tblW w:w="9497" w:type="dxa"/>
        <w:tblInd w:w="5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5"/>
        <w:gridCol w:w="2449"/>
        <w:gridCol w:w="5063"/>
      </w:tblGrid>
      <w:tr w14:paraId="1911B2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0" w:hRule="atLeast"/>
        </w:trPr>
        <w:tc>
          <w:tcPr>
            <w:tcW w:w="1985" w:type="dxa"/>
            <w:shd w:val="clear" w:color="auto" w:fill="D9D9D9"/>
            <w:noWrap w:val="0"/>
            <w:vAlign w:val="top"/>
          </w:tcPr>
          <w:p w14:paraId="62DD38E9">
            <w:pPr>
              <w:ind w:left="0"/>
              <w:jc w:val="center"/>
              <w:rPr>
                <w:b/>
                <w:bCs/>
                <w:color w:val="000000"/>
                <w:sz w:val="22"/>
                <w:szCs w:val="22"/>
              </w:rPr>
            </w:pPr>
            <w:r>
              <w:rPr>
                <w:b/>
                <w:bCs/>
                <w:color w:val="000000"/>
                <w:sz w:val="22"/>
                <w:szCs w:val="22"/>
              </w:rPr>
              <w:t>Tên trường</w:t>
            </w:r>
          </w:p>
        </w:tc>
        <w:tc>
          <w:tcPr>
            <w:tcW w:w="2449" w:type="dxa"/>
            <w:shd w:val="clear" w:color="auto" w:fill="D9D9D9"/>
            <w:noWrap w:val="0"/>
            <w:vAlign w:val="top"/>
          </w:tcPr>
          <w:p w14:paraId="1B1AB5B4">
            <w:pPr>
              <w:ind w:left="0"/>
              <w:jc w:val="center"/>
              <w:rPr>
                <w:b/>
                <w:bCs/>
                <w:color w:val="000000"/>
                <w:sz w:val="22"/>
                <w:szCs w:val="22"/>
              </w:rPr>
            </w:pPr>
            <w:r>
              <w:rPr>
                <w:b/>
                <w:bCs/>
                <w:color w:val="000000"/>
                <w:sz w:val="22"/>
                <w:szCs w:val="22"/>
              </w:rPr>
              <w:t>Kiểu dữ liệu, ràng buộc</w:t>
            </w:r>
          </w:p>
        </w:tc>
        <w:tc>
          <w:tcPr>
            <w:tcW w:w="5063" w:type="dxa"/>
            <w:shd w:val="clear" w:color="auto" w:fill="D9D9D9"/>
            <w:noWrap w:val="0"/>
            <w:vAlign w:val="top"/>
          </w:tcPr>
          <w:p w14:paraId="77DF95BE">
            <w:pPr>
              <w:ind w:left="0"/>
              <w:jc w:val="center"/>
              <w:rPr>
                <w:b/>
                <w:bCs/>
                <w:color w:val="000000"/>
                <w:sz w:val="22"/>
                <w:szCs w:val="22"/>
              </w:rPr>
            </w:pPr>
            <w:r>
              <w:rPr>
                <w:b/>
                <w:bCs/>
                <w:color w:val="000000"/>
                <w:sz w:val="22"/>
                <w:szCs w:val="22"/>
              </w:rPr>
              <w:t>Mô tả</w:t>
            </w:r>
          </w:p>
        </w:tc>
      </w:tr>
      <w:tr w14:paraId="75E452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5" w:type="dxa"/>
            <w:noWrap w:val="0"/>
            <w:vAlign w:val="top"/>
          </w:tcPr>
          <w:p w14:paraId="4CBA2C7F">
            <w:pPr>
              <w:spacing w:before="0"/>
              <w:ind w:left="0"/>
              <w:jc w:val="both"/>
              <w:rPr>
                <w:sz w:val="22"/>
                <w:szCs w:val="22"/>
              </w:rPr>
            </w:pPr>
            <w:r>
              <w:rPr>
                <w:sz w:val="22"/>
                <w:szCs w:val="22"/>
              </w:rPr>
              <w:t>supplierTaxCode</w:t>
            </w:r>
          </w:p>
        </w:tc>
        <w:tc>
          <w:tcPr>
            <w:tcW w:w="2449" w:type="dxa"/>
            <w:noWrap w:val="0"/>
            <w:vAlign w:val="top"/>
          </w:tcPr>
          <w:p w14:paraId="2D104FF7">
            <w:pPr>
              <w:spacing w:before="0"/>
              <w:ind w:left="0"/>
              <w:jc w:val="both"/>
              <w:rPr>
                <w:sz w:val="22"/>
                <w:szCs w:val="22"/>
              </w:rPr>
            </w:pPr>
            <w:r>
              <w:rPr>
                <w:sz w:val="22"/>
                <w:szCs w:val="22"/>
              </w:rPr>
              <w:t>Required: true</w:t>
            </w:r>
          </w:p>
          <w:p w14:paraId="5E7E3A41">
            <w:pPr>
              <w:spacing w:before="0"/>
              <w:ind w:left="0"/>
              <w:jc w:val="both"/>
              <w:rPr>
                <w:sz w:val="22"/>
                <w:szCs w:val="22"/>
              </w:rPr>
            </w:pPr>
            <w:r>
              <w:rPr>
                <w:sz w:val="22"/>
                <w:szCs w:val="22"/>
              </w:rPr>
              <w:t>DataType: String</w:t>
            </w:r>
          </w:p>
          <w:p w14:paraId="2C74ACEC">
            <w:pPr>
              <w:spacing w:before="0"/>
              <w:ind w:left="0"/>
              <w:jc w:val="both"/>
              <w:rPr>
                <w:sz w:val="22"/>
                <w:szCs w:val="22"/>
              </w:rPr>
            </w:pPr>
            <w:r>
              <w:rPr>
                <w:sz w:val="22"/>
                <w:szCs w:val="22"/>
              </w:rPr>
              <w:t xml:space="preserve">Minlength: </w:t>
            </w:r>
          </w:p>
          <w:p w14:paraId="23996E98">
            <w:pPr>
              <w:spacing w:before="0"/>
              <w:ind w:left="0"/>
              <w:jc w:val="both"/>
              <w:rPr>
                <w:sz w:val="22"/>
                <w:szCs w:val="22"/>
              </w:rPr>
            </w:pPr>
            <w:r>
              <w:rPr>
                <w:sz w:val="22"/>
                <w:szCs w:val="22"/>
              </w:rPr>
              <w:t>Maxlength: 20</w:t>
            </w:r>
          </w:p>
          <w:p w14:paraId="50A6BBBD">
            <w:pPr>
              <w:spacing w:before="0"/>
              <w:ind w:left="0"/>
              <w:jc w:val="both"/>
              <w:rPr>
                <w:sz w:val="22"/>
                <w:szCs w:val="22"/>
              </w:rPr>
            </w:pPr>
            <w:r>
              <w:rPr>
                <w:sz w:val="22"/>
                <w:szCs w:val="22"/>
              </w:rPr>
              <w:t xml:space="preserve">Format : </w:t>
            </w:r>
          </w:p>
        </w:tc>
        <w:tc>
          <w:tcPr>
            <w:tcW w:w="5063" w:type="dxa"/>
            <w:noWrap w:val="0"/>
            <w:vAlign w:val="top"/>
          </w:tcPr>
          <w:p w14:paraId="097DED30">
            <w:pPr>
              <w:spacing w:before="0"/>
              <w:ind w:left="0"/>
              <w:jc w:val="both"/>
              <w:rPr>
                <w:sz w:val="22"/>
                <w:szCs w:val="22"/>
              </w:rPr>
            </w:pPr>
            <w:r>
              <w:rPr>
                <w:sz w:val="22"/>
                <w:szCs w:val="22"/>
              </w:rPr>
              <w:t>Mã số thuế của doanh nghiệp/chi nhánh phát hành hóa đơn. Một doanh nghiệp có thể có nhiều mã số thuế</w:t>
            </w:r>
          </w:p>
          <w:p w14:paraId="77D71A85">
            <w:pPr>
              <w:spacing w:before="0"/>
              <w:ind w:left="0"/>
              <w:jc w:val="both"/>
              <w:rPr>
                <w:sz w:val="22"/>
                <w:szCs w:val="22"/>
              </w:rPr>
            </w:pPr>
            <w:r>
              <w:rPr>
                <w:sz w:val="22"/>
                <w:szCs w:val="22"/>
              </w:rPr>
              <w:t xml:space="preserve">Mẫu 1: 0312770607 </w:t>
            </w:r>
          </w:p>
          <w:p w14:paraId="0FD5B4E4">
            <w:pPr>
              <w:spacing w:before="0"/>
              <w:ind w:left="0"/>
              <w:jc w:val="both"/>
              <w:rPr>
                <w:sz w:val="22"/>
                <w:szCs w:val="22"/>
              </w:rPr>
            </w:pPr>
            <w:r>
              <w:rPr>
                <w:sz w:val="22"/>
                <w:szCs w:val="22"/>
              </w:rPr>
              <w:t>Mẫu 2: 0312770607-001</w:t>
            </w:r>
          </w:p>
          <w:p w14:paraId="3D8CD063">
            <w:pPr>
              <w:spacing w:before="0"/>
              <w:ind w:left="0"/>
              <w:jc w:val="both"/>
              <w:rPr>
                <w:sz w:val="22"/>
                <w:szCs w:val="22"/>
              </w:rPr>
            </w:pPr>
            <w:r>
              <w:rPr>
                <w:sz w:val="22"/>
                <w:szCs w:val="22"/>
              </w:rPr>
              <w:t>Hệ thống sẽ dùng trường thông tin này để kiểm tra và lấy thông tin về mã số thuế của chi nhánh/doanh nghiệp.</w:t>
            </w:r>
          </w:p>
          <w:p w14:paraId="5A354773">
            <w:pPr>
              <w:spacing w:before="0"/>
              <w:ind w:left="0"/>
              <w:jc w:val="both"/>
              <w:rPr>
                <w:sz w:val="22"/>
                <w:szCs w:val="22"/>
              </w:rPr>
            </w:pPr>
            <w:r>
              <w:rPr>
                <w:sz w:val="22"/>
                <w:szCs w:val="22"/>
              </w:rPr>
              <w:fldChar w:fldCharType="begin"/>
            </w:r>
            <w:r>
              <w:rPr>
                <w:sz w:val="22"/>
                <w:szCs w:val="22"/>
              </w:rPr>
              <w:instrText xml:space="preserve"> HYPERLINK "https://vi.wikipedia.org/wiki/Thu%E1%BA%BF_Vi%E1%BB%87t_Nam" </w:instrText>
            </w:r>
            <w:r>
              <w:rPr>
                <w:sz w:val="22"/>
                <w:szCs w:val="22"/>
              </w:rPr>
              <w:fldChar w:fldCharType="separate"/>
            </w:r>
            <w:r>
              <w:rPr>
                <w:rStyle w:val="34"/>
                <w:sz w:val="22"/>
                <w:szCs w:val="22"/>
              </w:rPr>
              <w:t>https://vi.wikipedia.org/wiki/Thu%E1%BA%BF_Vi%E1%BB%87t_Nam</w:t>
            </w:r>
            <w:r>
              <w:rPr>
                <w:sz w:val="22"/>
                <w:szCs w:val="22"/>
              </w:rPr>
              <w:fldChar w:fldCharType="end"/>
            </w:r>
            <w:r>
              <w:rPr>
                <w:sz w:val="22"/>
                <w:szCs w:val="22"/>
              </w:rPr>
              <w:t xml:space="preserve"> </w:t>
            </w:r>
          </w:p>
          <w:p w14:paraId="0A232B40">
            <w:pPr>
              <w:spacing w:before="0"/>
              <w:ind w:left="0"/>
              <w:jc w:val="both"/>
              <w:rPr>
                <w:sz w:val="22"/>
                <w:szCs w:val="22"/>
              </w:rPr>
            </w:pPr>
            <w:r>
              <w:rPr>
                <w:sz w:val="22"/>
                <w:szCs w:val="22"/>
              </w:rPr>
              <w:t xml:space="preserve">Trong quá trình tích hợp nếu đơn vị sử dụng nhiều tài khoản của nhiều phòng ban để phát hành hóa đơn cùng lúc thì nên tách mỗi phòng ban 1 ký hiệu hóa đơn để sử dụng. </w:t>
            </w:r>
          </w:p>
          <w:p w14:paraId="5711B973">
            <w:pPr>
              <w:spacing w:before="0"/>
              <w:ind w:left="0"/>
              <w:jc w:val="both"/>
              <w:rPr>
                <w:sz w:val="22"/>
                <w:szCs w:val="22"/>
              </w:rPr>
            </w:pPr>
            <w:r>
              <w:rPr>
                <w:sz w:val="22"/>
                <w:szCs w:val="22"/>
              </w:rPr>
              <w:t>Vị dụ:</w:t>
            </w:r>
          </w:p>
          <w:p w14:paraId="27398DFF">
            <w:pPr>
              <w:spacing w:before="0"/>
              <w:ind w:left="0"/>
              <w:jc w:val="both"/>
              <w:rPr>
                <w:sz w:val="22"/>
                <w:szCs w:val="22"/>
              </w:rPr>
            </w:pPr>
            <w:r>
              <w:rPr>
                <w:sz w:val="22"/>
                <w:szCs w:val="22"/>
              </w:rPr>
              <w:t>+ Phòng kế toán dùng ký hiệu: C22TKT</w:t>
            </w:r>
          </w:p>
          <w:p w14:paraId="12157099">
            <w:pPr>
              <w:spacing w:before="0"/>
              <w:ind w:left="0"/>
              <w:jc w:val="both"/>
              <w:rPr>
                <w:sz w:val="22"/>
                <w:szCs w:val="22"/>
              </w:rPr>
            </w:pPr>
            <w:r>
              <w:rPr>
                <w:sz w:val="22"/>
                <w:szCs w:val="22"/>
              </w:rPr>
              <w:t>+ Phòng tổng hợp dùng ký hiệu: C22TTH</w:t>
            </w:r>
          </w:p>
          <w:p w14:paraId="38AEE636">
            <w:pPr>
              <w:spacing w:before="0"/>
              <w:ind w:left="0"/>
              <w:jc w:val="both"/>
              <w:rPr>
                <w:sz w:val="22"/>
                <w:szCs w:val="22"/>
              </w:rPr>
            </w:pPr>
            <w:r>
              <w:rPr>
                <w:sz w:val="22"/>
                <w:szCs w:val="22"/>
              </w:rPr>
              <w:t>Ngoài ra có thể áp dụng phân tách ký hiệu hóa đơn theo user sử dụng</w:t>
            </w:r>
          </w:p>
          <w:p w14:paraId="0A222F12">
            <w:pPr>
              <w:spacing w:before="0"/>
              <w:ind w:left="0"/>
              <w:jc w:val="both"/>
              <w:rPr>
                <w:sz w:val="22"/>
                <w:szCs w:val="22"/>
              </w:rPr>
            </w:pPr>
            <w:r>
              <w:rPr>
                <w:sz w:val="22"/>
                <w:szCs w:val="22"/>
              </w:rPr>
              <w:t>Vị dụ:</w:t>
            </w:r>
          </w:p>
          <w:p w14:paraId="72694349">
            <w:pPr>
              <w:spacing w:before="0"/>
              <w:ind w:left="0"/>
              <w:jc w:val="both"/>
              <w:rPr>
                <w:sz w:val="22"/>
                <w:szCs w:val="22"/>
              </w:rPr>
            </w:pPr>
            <w:r>
              <w:rPr>
                <w:sz w:val="22"/>
                <w:szCs w:val="22"/>
              </w:rPr>
              <w:t>+ Tài khoản A dùng ký hiệu C22TAA</w:t>
            </w:r>
          </w:p>
          <w:p w14:paraId="61D2D476">
            <w:pPr>
              <w:spacing w:before="0"/>
              <w:ind w:left="0"/>
              <w:jc w:val="both"/>
              <w:rPr>
                <w:sz w:val="22"/>
                <w:szCs w:val="22"/>
              </w:rPr>
            </w:pPr>
            <w:r>
              <w:rPr>
                <w:sz w:val="22"/>
                <w:szCs w:val="22"/>
              </w:rPr>
              <w:t>+ Tài khoản B dùng ký hiệu C22TBB</w:t>
            </w:r>
          </w:p>
        </w:tc>
      </w:tr>
      <w:tr w14:paraId="47C42E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5" w:type="dxa"/>
            <w:noWrap w:val="0"/>
            <w:vAlign w:val="top"/>
          </w:tcPr>
          <w:p w14:paraId="731EAA35">
            <w:pPr>
              <w:spacing w:before="0"/>
              <w:ind w:left="0"/>
              <w:jc w:val="both"/>
              <w:rPr>
                <w:sz w:val="22"/>
                <w:szCs w:val="22"/>
              </w:rPr>
            </w:pPr>
            <w:r>
              <w:rPr>
                <w:sz w:val="22"/>
                <w:szCs w:val="22"/>
              </w:rPr>
              <w:t>originalInvoiceType</w:t>
            </w:r>
          </w:p>
        </w:tc>
        <w:tc>
          <w:tcPr>
            <w:tcW w:w="2449" w:type="dxa"/>
            <w:noWrap w:val="0"/>
            <w:vAlign w:val="top"/>
          </w:tcPr>
          <w:p w14:paraId="5853EB28">
            <w:pPr>
              <w:spacing w:before="0"/>
              <w:ind w:left="0"/>
              <w:jc w:val="both"/>
              <w:rPr>
                <w:sz w:val="22"/>
                <w:szCs w:val="22"/>
                <w:lang w:val="vi-VN"/>
              </w:rPr>
            </w:pPr>
            <w:r>
              <w:rPr>
                <w:sz w:val="22"/>
                <w:szCs w:val="22"/>
              </w:rPr>
              <w:t>Required:</w:t>
            </w:r>
            <w:r>
              <w:rPr>
                <w:sz w:val="22"/>
                <w:szCs w:val="22"/>
                <w:lang w:val="vi-VN"/>
              </w:rPr>
              <w:t xml:space="preserve"> True</w:t>
            </w:r>
          </w:p>
          <w:p w14:paraId="5094F794">
            <w:pPr>
              <w:spacing w:before="0"/>
              <w:ind w:left="0"/>
              <w:jc w:val="both"/>
              <w:rPr>
                <w:sz w:val="22"/>
                <w:szCs w:val="22"/>
              </w:rPr>
            </w:pPr>
            <w:r>
              <w:rPr>
                <w:sz w:val="22"/>
                <w:szCs w:val="22"/>
              </w:rPr>
              <w:t>DataType: String</w:t>
            </w:r>
          </w:p>
          <w:p w14:paraId="4F856300">
            <w:pPr>
              <w:spacing w:before="0"/>
              <w:ind w:left="0"/>
              <w:jc w:val="both"/>
              <w:rPr>
                <w:sz w:val="22"/>
                <w:szCs w:val="22"/>
              </w:rPr>
            </w:pPr>
            <w:r>
              <w:rPr>
                <w:sz w:val="22"/>
                <w:szCs w:val="22"/>
              </w:rPr>
              <w:t>Minlength: N/A</w:t>
            </w:r>
          </w:p>
          <w:p w14:paraId="3B88F5B3">
            <w:pPr>
              <w:spacing w:before="0"/>
              <w:ind w:left="0"/>
              <w:jc w:val="both"/>
              <w:rPr>
                <w:sz w:val="22"/>
                <w:szCs w:val="22"/>
              </w:rPr>
            </w:pPr>
            <w:r>
              <w:rPr>
                <w:sz w:val="22"/>
                <w:szCs w:val="22"/>
              </w:rPr>
              <w:t xml:space="preserve">Maxlength: </w:t>
            </w:r>
          </w:p>
          <w:p w14:paraId="3DB4486F">
            <w:pPr>
              <w:spacing w:before="0"/>
              <w:ind w:left="0"/>
              <w:jc w:val="both"/>
              <w:rPr>
                <w:sz w:val="22"/>
                <w:szCs w:val="22"/>
              </w:rPr>
            </w:pPr>
            <w:r>
              <w:rPr>
                <w:sz w:val="22"/>
                <w:szCs w:val="22"/>
              </w:rPr>
              <w:t>Format:</w:t>
            </w:r>
          </w:p>
        </w:tc>
        <w:tc>
          <w:tcPr>
            <w:tcW w:w="5063" w:type="dxa"/>
            <w:noWrap w:val="0"/>
            <w:vAlign w:val="top"/>
          </w:tcPr>
          <w:p w14:paraId="5783CC79">
            <w:pPr>
              <w:spacing w:before="0"/>
              <w:ind w:left="41"/>
              <w:jc w:val="both"/>
              <w:rPr>
                <w:bCs/>
                <w:sz w:val="22"/>
                <w:szCs w:val="22"/>
              </w:rPr>
            </w:pPr>
            <w:r>
              <w:rPr>
                <w:bCs/>
                <w:sz w:val="22"/>
                <w:szCs w:val="22"/>
              </w:rPr>
              <w:t>Loại hóa đơn gốc</w:t>
            </w:r>
          </w:p>
          <w:p w14:paraId="50570C93">
            <w:pPr>
              <w:spacing w:before="0"/>
              <w:ind w:left="41"/>
              <w:jc w:val="both"/>
              <w:rPr>
                <w:bCs/>
                <w:sz w:val="22"/>
                <w:szCs w:val="22"/>
              </w:rPr>
            </w:pPr>
            <w:r>
              <w:rPr>
                <w:bCs/>
                <w:sz w:val="22"/>
                <w:szCs w:val="22"/>
              </w:rPr>
              <w:t xml:space="preserve">Truyền giá trị số với ý nghĩa như sau </w:t>
            </w:r>
          </w:p>
          <w:p w14:paraId="6A8B470A">
            <w:pPr>
              <w:spacing w:before="0"/>
              <w:ind w:left="41"/>
              <w:jc w:val="both"/>
              <w:rPr>
                <w:bCs/>
                <w:sz w:val="22"/>
                <w:szCs w:val="22"/>
              </w:rPr>
            </w:pPr>
            <w:r>
              <w:rPr>
                <w:bCs/>
                <w:sz w:val="22"/>
                <w:szCs w:val="22"/>
              </w:rPr>
              <w:t xml:space="preserve">0- Không phải hóa đơn giấy/hóa đơn không tồn tại trên hệ thống </w:t>
            </w:r>
          </w:p>
          <w:p w14:paraId="36BB7CC9">
            <w:pPr>
              <w:spacing w:before="0"/>
              <w:ind w:left="41"/>
              <w:jc w:val="both"/>
              <w:rPr>
                <w:bCs/>
                <w:sz w:val="22"/>
                <w:szCs w:val="22"/>
              </w:rPr>
            </w:pPr>
            <w:r>
              <w:rPr>
                <w:bCs/>
                <w:sz w:val="22"/>
                <w:szCs w:val="22"/>
              </w:rPr>
              <w:t xml:space="preserve">1-Hóa đơn TT78 </w:t>
            </w:r>
          </w:p>
          <w:p w14:paraId="7A8EAD53">
            <w:pPr>
              <w:spacing w:before="0"/>
              <w:ind w:left="41"/>
              <w:jc w:val="both"/>
              <w:rPr>
                <w:bCs/>
                <w:sz w:val="22"/>
                <w:szCs w:val="22"/>
              </w:rPr>
            </w:pPr>
            <w:r>
              <w:rPr>
                <w:bCs/>
                <w:sz w:val="22"/>
                <w:szCs w:val="22"/>
              </w:rPr>
              <w:t xml:space="preserve">2-Hóa đơn theo QĐ 1209 </w:t>
            </w:r>
          </w:p>
          <w:p w14:paraId="3E86EC69">
            <w:pPr>
              <w:spacing w:before="0"/>
              <w:ind w:left="41"/>
              <w:jc w:val="both"/>
              <w:rPr>
                <w:bCs/>
                <w:sz w:val="22"/>
                <w:szCs w:val="22"/>
              </w:rPr>
            </w:pPr>
            <w:r>
              <w:rPr>
                <w:bCs/>
                <w:sz w:val="22"/>
                <w:szCs w:val="22"/>
              </w:rPr>
              <w:t>3-Hóa đơn điện tử/giấy TT32</w:t>
            </w:r>
          </w:p>
          <w:p w14:paraId="315493F3">
            <w:pPr>
              <w:spacing w:before="0"/>
              <w:ind w:left="41"/>
              <w:jc w:val="both"/>
              <w:rPr>
                <w:bCs/>
                <w:sz w:val="22"/>
                <w:szCs w:val="22"/>
              </w:rPr>
            </w:pPr>
            <w:r>
              <w:rPr>
                <w:bCs/>
                <w:sz w:val="22"/>
                <w:szCs w:val="22"/>
              </w:rPr>
              <w:t>4-Hóa đơn giấy TT 78</w:t>
            </w:r>
          </w:p>
          <w:p w14:paraId="4F8E96CC">
            <w:pPr>
              <w:ind w:left="0"/>
              <w:rPr>
                <w:bCs/>
                <w:sz w:val="22"/>
                <w:szCs w:val="22"/>
              </w:rPr>
            </w:pPr>
            <w:r>
              <w:rPr>
                <w:bCs/>
                <w:color w:val="FF0000"/>
                <w:sz w:val="22"/>
                <w:szCs w:val="22"/>
              </w:rPr>
              <w:t>Chú ý</w:t>
            </w:r>
            <w:r>
              <w:rPr>
                <w:bCs/>
                <w:sz w:val="22"/>
                <w:szCs w:val="22"/>
              </w:rPr>
              <w:t xml:space="preserve">: </w:t>
            </w:r>
          </w:p>
          <w:p w14:paraId="6AA4C97B">
            <w:pPr>
              <w:ind w:left="0"/>
              <w:rPr>
                <w:sz w:val="22"/>
                <w:szCs w:val="22"/>
              </w:rPr>
            </w:pPr>
            <w:r>
              <w:rPr>
                <w:sz w:val="22"/>
                <w:szCs w:val="22"/>
                <w:lang w:val="vi-VN"/>
              </w:rPr>
              <w:t xml:space="preserve">- </w:t>
            </w:r>
            <w:r>
              <w:rPr>
                <w:sz w:val="22"/>
                <w:szCs w:val="22"/>
              </w:rPr>
              <w:t xml:space="preserve">Trường hợp thẻ originalInvoiceType không truyền hoặc truyền giá trị rỗng/0 thì không bắt buộc truyền thẻ originalTemplateCode, hệ thống xác thực thông tin khi lập hóa đơn như hiện trạng. </w:t>
            </w:r>
          </w:p>
          <w:p w14:paraId="052ED09B">
            <w:pPr>
              <w:ind w:left="76"/>
              <w:rPr>
                <w:sz w:val="22"/>
                <w:szCs w:val="22"/>
              </w:rPr>
            </w:pPr>
            <w:r>
              <w:rPr>
                <w:sz w:val="22"/>
                <w:szCs w:val="22"/>
              </w:rPr>
              <w:t>-</w:t>
            </w:r>
            <w:r>
              <w:rPr>
                <w:sz w:val="22"/>
                <w:szCs w:val="22"/>
                <w:lang w:val="vi-VN"/>
              </w:rPr>
              <w:t xml:space="preserve"> </w:t>
            </w:r>
            <w:r>
              <w:rPr>
                <w:sz w:val="22"/>
                <w:szCs w:val="22"/>
              </w:rPr>
              <w:t xml:space="preserve">Trường hợp thẻ originalInvoiceType truyền giá trị 1, 2, 3 hoặc 4 thì </w:t>
            </w:r>
          </w:p>
          <w:p w14:paraId="609431FC">
            <w:pPr>
              <w:ind w:left="76"/>
              <w:rPr>
                <w:sz w:val="22"/>
                <w:szCs w:val="22"/>
              </w:rPr>
            </w:pPr>
            <w:r>
              <w:rPr>
                <w:sz w:val="22"/>
                <w:szCs w:val="22"/>
              </w:rPr>
              <w:t>+</w:t>
            </w:r>
            <w:r>
              <w:rPr>
                <w:sz w:val="22"/>
                <w:szCs w:val="22"/>
                <w:lang w:val="vi-VN"/>
              </w:rPr>
              <w:t xml:space="preserve"> </w:t>
            </w:r>
            <w:r>
              <w:rPr>
                <w:sz w:val="22"/>
                <w:szCs w:val="22"/>
              </w:rPr>
              <w:t xml:space="preserve">Bắt buộc phải truyền thẻ originalTemplateCode, quy tắc xác thực thẻ này tương tự như thẻ templateCode hiện tại. </w:t>
            </w:r>
          </w:p>
          <w:p w14:paraId="7103DE2F">
            <w:pPr>
              <w:spacing w:before="0"/>
              <w:ind w:left="41"/>
              <w:jc w:val="both"/>
              <w:rPr>
                <w:bCs/>
                <w:sz w:val="22"/>
                <w:szCs w:val="22"/>
              </w:rPr>
            </w:pPr>
            <w:r>
              <w:rPr>
                <w:sz w:val="22"/>
                <w:szCs w:val="22"/>
              </w:rPr>
              <w:t xml:space="preserve"> +</w:t>
            </w:r>
            <w:r>
              <w:rPr>
                <w:sz w:val="22"/>
                <w:szCs w:val="22"/>
                <w:lang w:val="vi-VN"/>
              </w:rPr>
              <w:t xml:space="preserve"> </w:t>
            </w:r>
            <w:r>
              <w:rPr>
                <w:sz w:val="22"/>
                <w:szCs w:val="22"/>
              </w:rPr>
              <w:t xml:space="preserve">Khi lập hóa đơn, hệ thống </w:t>
            </w:r>
            <w:r>
              <w:rPr>
                <w:b/>
                <w:bCs/>
                <w:sz w:val="22"/>
                <w:szCs w:val="22"/>
              </w:rPr>
              <w:t>không kiểm tra tính tồn tại</w:t>
            </w:r>
            <w:r>
              <w:rPr>
                <w:sz w:val="22"/>
                <w:szCs w:val="22"/>
              </w:rPr>
              <w:t xml:space="preserve"> của hóa đơn gốc trên hệ thống, các quy tắc xác thực khác giữ nguyên hiện trạng</w:t>
            </w:r>
          </w:p>
        </w:tc>
      </w:tr>
      <w:tr w14:paraId="01E205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5" w:type="dxa"/>
            <w:noWrap w:val="0"/>
            <w:vAlign w:val="top"/>
          </w:tcPr>
          <w:p w14:paraId="225D3E46">
            <w:pPr>
              <w:spacing w:before="0"/>
              <w:ind w:left="0"/>
              <w:jc w:val="both"/>
              <w:rPr>
                <w:sz w:val="22"/>
                <w:szCs w:val="22"/>
              </w:rPr>
            </w:pPr>
            <w:r>
              <w:rPr>
                <w:sz w:val="22"/>
                <w:szCs w:val="22"/>
              </w:rPr>
              <w:t>originalTemplateCode</w:t>
            </w:r>
          </w:p>
        </w:tc>
        <w:tc>
          <w:tcPr>
            <w:tcW w:w="2449" w:type="dxa"/>
            <w:noWrap w:val="0"/>
            <w:vAlign w:val="top"/>
          </w:tcPr>
          <w:p w14:paraId="608333EF">
            <w:pPr>
              <w:spacing w:before="0"/>
              <w:ind w:left="0"/>
              <w:jc w:val="both"/>
              <w:rPr>
                <w:sz w:val="22"/>
                <w:szCs w:val="22"/>
              </w:rPr>
            </w:pPr>
            <w:r>
              <w:rPr>
                <w:sz w:val="22"/>
                <w:szCs w:val="22"/>
              </w:rPr>
              <w:t xml:space="preserve">Required: </w:t>
            </w:r>
          </w:p>
          <w:p w14:paraId="2F875FB8">
            <w:pPr>
              <w:spacing w:before="0"/>
              <w:ind w:left="0"/>
              <w:jc w:val="both"/>
              <w:rPr>
                <w:sz w:val="22"/>
                <w:szCs w:val="22"/>
              </w:rPr>
            </w:pPr>
            <w:r>
              <w:rPr>
                <w:sz w:val="22"/>
                <w:szCs w:val="22"/>
              </w:rPr>
              <w:t>DataType: String</w:t>
            </w:r>
          </w:p>
          <w:p w14:paraId="5704A110">
            <w:pPr>
              <w:spacing w:before="0"/>
              <w:ind w:left="0"/>
              <w:jc w:val="both"/>
              <w:rPr>
                <w:sz w:val="22"/>
                <w:szCs w:val="22"/>
              </w:rPr>
            </w:pPr>
            <w:r>
              <w:rPr>
                <w:sz w:val="22"/>
                <w:szCs w:val="22"/>
              </w:rPr>
              <w:t>Minlength: N/A</w:t>
            </w:r>
          </w:p>
          <w:p w14:paraId="60D44F6A">
            <w:pPr>
              <w:spacing w:before="0"/>
              <w:ind w:left="0"/>
              <w:jc w:val="both"/>
              <w:rPr>
                <w:sz w:val="22"/>
                <w:szCs w:val="22"/>
              </w:rPr>
            </w:pPr>
            <w:r>
              <w:rPr>
                <w:sz w:val="22"/>
                <w:szCs w:val="22"/>
              </w:rPr>
              <w:t>Maxlength: 20</w:t>
            </w:r>
          </w:p>
          <w:p w14:paraId="5B0E1942">
            <w:pPr>
              <w:spacing w:before="0"/>
              <w:ind w:left="0"/>
              <w:jc w:val="both"/>
              <w:rPr>
                <w:sz w:val="22"/>
                <w:szCs w:val="22"/>
              </w:rPr>
            </w:pPr>
            <w:r>
              <w:rPr>
                <w:sz w:val="22"/>
                <w:szCs w:val="22"/>
              </w:rPr>
              <w:t>Format:</w:t>
            </w:r>
          </w:p>
        </w:tc>
        <w:tc>
          <w:tcPr>
            <w:tcW w:w="5063" w:type="dxa"/>
            <w:noWrap w:val="0"/>
            <w:vAlign w:val="top"/>
          </w:tcPr>
          <w:p w14:paraId="22895CCF">
            <w:pPr>
              <w:spacing w:before="0"/>
              <w:ind w:left="41"/>
              <w:jc w:val="both"/>
              <w:rPr>
                <w:bCs/>
                <w:sz w:val="22"/>
                <w:szCs w:val="22"/>
              </w:rPr>
            </w:pPr>
            <w:r>
              <w:rPr>
                <w:bCs/>
                <w:sz w:val="22"/>
                <w:szCs w:val="22"/>
              </w:rPr>
              <w:t>Bắt buộc truyền nếu originalInvoiceType là 1, 2, 3 hoặc 4</w:t>
            </w:r>
          </w:p>
          <w:p w14:paraId="30D1F2FA">
            <w:pPr>
              <w:spacing w:before="0"/>
              <w:ind w:left="41"/>
              <w:jc w:val="both"/>
              <w:rPr>
                <w:bCs/>
                <w:sz w:val="22"/>
                <w:szCs w:val="22"/>
                <w:lang w:val="vi-VN"/>
              </w:rPr>
            </w:pPr>
            <w:r>
              <w:rPr>
                <w:bCs/>
                <w:sz w:val="22"/>
                <w:szCs w:val="22"/>
                <w:lang w:val="vi-VN"/>
              </w:rPr>
              <w:t>Ví dụ mẫu TT32: 01GTKT0/001</w:t>
            </w:r>
          </w:p>
          <w:p w14:paraId="44056A75">
            <w:pPr>
              <w:spacing w:before="0"/>
              <w:ind w:left="41"/>
              <w:jc w:val="both"/>
              <w:rPr>
                <w:bCs/>
                <w:sz w:val="22"/>
                <w:szCs w:val="22"/>
                <w:lang w:val="vi-VN"/>
              </w:rPr>
            </w:pPr>
            <w:r>
              <w:rPr>
                <w:bCs/>
                <w:sz w:val="22"/>
                <w:szCs w:val="22"/>
                <w:lang w:val="vi-VN"/>
              </w:rPr>
              <w:t>Ví dụ mẫu TT78: 1/0224</w:t>
            </w:r>
          </w:p>
        </w:tc>
      </w:tr>
    </w:tbl>
    <w:p w14:paraId="67E776BE">
      <w:pPr>
        <w:numPr>
          <w:ilvl w:val="0"/>
          <w:numId w:val="17"/>
        </w:numPr>
        <w:snapToGrid w:val="0"/>
        <w:jc w:val="both"/>
        <w:rPr>
          <w:sz w:val="22"/>
          <w:szCs w:val="22"/>
        </w:rPr>
      </w:pPr>
      <w:r>
        <w:rPr>
          <w:sz w:val="22"/>
          <w:szCs w:val="22"/>
        </w:rPr>
        <w:t>Data: Dữ liệu mẫu lập hóa đơn (</w:t>
      </w:r>
      <w:r>
        <w:rPr>
          <w:b/>
          <w:sz w:val="22"/>
          <w:szCs w:val="22"/>
        </w:rPr>
        <w:t>Chi tiết các đối tượng xem từng mục nhỏ trong phần 6</w:t>
      </w:r>
      <w:r>
        <w:rPr>
          <w:sz w:val="22"/>
          <w:szCs w:val="22"/>
        </w:rPr>
        <w:t>)</w:t>
      </w:r>
    </w:p>
    <w:p w14:paraId="60984ED3">
      <w:pPr>
        <w:widowControl/>
        <w:shd w:val="clear" w:color="auto" w:fill="DBE5F1"/>
        <w:spacing w:before="0" w:line="240" w:lineRule="auto"/>
        <w:ind w:left="0"/>
        <w:jc w:val="both"/>
        <w:rPr>
          <w:b/>
          <w:bCs/>
          <w:snapToGrid/>
          <w:color w:val="525252"/>
          <w:sz w:val="22"/>
          <w:szCs w:val="22"/>
        </w:rPr>
      </w:pPr>
      <w:r>
        <w:rPr>
          <w:b/>
          <w:bCs/>
          <w:snapToGrid/>
          <w:color w:val="525252"/>
          <w:sz w:val="22"/>
          <w:szCs w:val="22"/>
        </w:rPr>
        <w:t>{</w:t>
      </w:r>
    </w:p>
    <w:p w14:paraId="623F278A">
      <w:pPr>
        <w:widowControl/>
        <w:shd w:val="clear" w:color="auto" w:fill="DBE5F1"/>
        <w:spacing w:before="0" w:line="240" w:lineRule="auto"/>
        <w:ind w:left="0"/>
        <w:jc w:val="both"/>
        <w:rPr>
          <w:b/>
          <w:bCs/>
          <w:snapToGrid/>
          <w:color w:val="525252"/>
          <w:sz w:val="22"/>
          <w:szCs w:val="22"/>
        </w:rPr>
      </w:pPr>
      <w:r>
        <w:rPr>
          <w:b/>
          <w:bCs/>
          <w:snapToGrid/>
          <w:color w:val="525252"/>
          <w:sz w:val="22"/>
          <w:szCs w:val="22"/>
        </w:rPr>
        <w:t xml:space="preserve">   "generalInvoiceInfo":{ //Thông tin chung của hóa đơn</w:t>
      </w:r>
    </w:p>
    <w:p w14:paraId="60EEBAD9">
      <w:pPr>
        <w:widowControl/>
        <w:shd w:val="clear" w:color="auto" w:fill="DBE5F1"/>
        <w:spacing w:before="0" w:line="240" w:lineRule="auto"/>
        <w:ind w:left="0"/>
        <w:jc w:val="both"/>
        <w:rPr>
          <w:b/>
          <w:bCs/>
          <w:snapToGrid/>
          <w:color w:val="525252"/>
          <w:sz w:val="22"/>
          <w:szCs w:val="22"/>
        </w:rPr>
      </w:pPr>
      <w:r>
        <w:rPr>
          <w:b/>
          <w:bCs/>
          <w:snapToGrid/>
          <w:color w:val="525252"/>
          <w:sz w:val="22"/>
          <w:szCs w:val="22"/>
        </w:rPr>
        <w:t xml:space="preserve">   },</w:t>
      </w:r>
    </w:p>
    <w:p w14:paraId="782CD404">
      <w:pPr>
        <w:widowControl/>
        <w:shd w:val="clear" w:color="auto" w:fill="DBE5F1"/>
        <w:spacing w:before="0" w:line="240" w:lineRule="auto"/>
        <w:ind w:left="0"/>
        <w:jc w:val="both"/>
        <w:rPr>
          <w:b/>
          <w:bCs/>
          <w:snapToGrid/>
          <w:color w:val="525252"/>
          <w:sz w:val="22"/>
          <w:szCs w:val="22"/>
        </w:rPr>
      </w:pPr>
      <w:r>
        <w:rPr>
          <w:b/>
          <w:bCs/>
          <w:snapToGrid/>
          <w:color w:val="525252"/>
          <w:sz w:val="22"/>
          <w:szCs w:val="22"/>
        </w:rPr>
        <w:t xml:space="preserve">   "buyerInfo":{      //thông tin người bán</w:t>
      </w:r>
    </w:p>
    <w:p w14:paraId="71BBE5EE">
      <w:pPr>
        <w:widowControl/>
        <w:shd w:val="clear" w:color="auto" w:fill="DBE5F1"/>
        <w:spacing w:before="0" w:line="240" w:lineRule="auto"/>
        <w:ind w:left="0"/>
        <w:jc w:val="both"/>
        <w:rPr>
          <w:b/>
          <w:bCs/>
          <w:snapToGrid/>
          <w:color w:val="525252"/>
          <w:sz w:val="22"/>
          <w:szCs w:val="22"/>
        </w:rPr>
      </w:pPr>
      <w:r>
        <w:rPr>
          <w:b/>
          <w:bCs/>
          <w:snapToGrid/>
          <w:color w:val="525252"/>
          <w:sz w:val="22"/>
          <w:szCs w:val="22"/>
        </w:rPr>
        <w:t xml:space="preserve">   },</w:t>
      </w:r>
    </w:p>
    <w:p w14:paraId="72C090A4">
      <w:pPr>
        <w:widowControl/>
        <w:shd w:val="clear" w:color="auto" w:fill="DBE5F1"/>
        <w:spacing w:before="0" w:line="240" w:lineRule="auto"/>
        <w:ind w:left="0"/>
        <w:jc w:val="both"/>
        <w:rPr>
          <w:b/>
          <w:bCs/>
          <w:snapToGrid/>
          <w:color w:val="525252"/>
          <w:sz w:val="22"/>
          <w:szCs w:val="22"/>
        </w:rPr>
      </w:pPr>
      <w:r>
        <w:rPr>
          <w:b/>
          <w:bCs/>
          <w:snapToGrid/>
          <w:color w:val="525252"/>
          <w:sz w:val="22"/>
          <w:szCs w:val="22"/>
        </w:rPr>
        <w:t xml:space="preserve">   "sellerInfo":{      //thông tin người mua</w:t>
      </w:r>
    </w:p>
    <w:p w14:paraId="2772A03D">
      <w:pPr>
        <w:widowControl/>
        <w:shd w:val="clear" w:color="auto" w:fill="DBE5F1"/>
        <w:spacing w:before="0" w:line="240" w:lineRule="auto"/>
        <w:ind w:left="0"/>
        <w:jc w:val="both"/>
        <w:rPr>
          <w:b/>
          <w:bCs/>
          <w:snapToGrid/>
          <w:color w:val="525252"/>
          <w:sz w:val="22"/>
          <w:szCs w:val="22"/>
        </w:rPr>
      </w:pPr>
      <w:r>
        <w:rPr>
          <w:b/>
          <w:bCs/>
          <w:snapToGrid/>
          <w:color w:val="525252"/>
          <w:sz w:val="22"/>
          <w:szCs w:val="22"/>
        </w:rPr>
        <w:t xml:space="preserve">   },</w:t>
      </w:r>
    </w:p>
    <w:p w14:paraId="1ACD6B68">
      <w:pPr>
        <w:widowControl/>
        <w:shd w:val="clear" w:color="auto" w:fill="DBE5F1"/>
        <w:spacing w:before="0" w:line="240" w:lineRule="auto"/>
        <w:ind w:left="0"/>
        <w:jc w:val="both"/>
        <w:rPr>
          <w:b/>
          <w:bCs/>
          <w:snapToGrid/>
          <w:color w:val="525252"/>
          <w:sz w:val="22"/>
          <w:szCs w:val="22"/>
        </w:rPr>
      </w:pPr>
      <w:r>
        <w:rPr>
          <w:b/>
          <w:bCs/>
          <w:snapToGrid/>
          <w:color w:val="525252"/>
          <w:sz w:val="22"/>
          <w:szCs w:val="22"/>
        </w:rPr>
        <w:t xml:space="preserve">   "payments":[</w:t>
      </w:r>
      <w:r>
        <w:rPr>
          <w:b/>
          <w:bCs/>
          <w:snapToGrid/>
          <w:color w:val="525252"/>
          <w:sz w:val="22"/>
          <w:szCs w:val="22"/>
        </w:rPr>
        <w:tab/>
      </w:r>
      <w:r>
        <w:rPr>
          <w:b/>
          <w:bCs/>
          <w:snapToGrid/>
          <w:color w:val="525252"/>
          <w:sz w:val="22"/>
          <w:szCs w:val="22"/>
        </w:rPr>
        <w:t xml:space="preserve">//thông tin thanh toán      </w:t>
      </w:r>
    </w:p>
    <w:p w14:paraId="719B7B1E">
      <w:pPr>
        <w:widowControl/>
        <w:shd w:val="clear" w:color="auto" w:fill="DBE5F1"/>
        <w:spacing w:before="0" w:line="240" w:lineRule="auto"/>
        <w:ind w:left="0"/>
        <w:jc w:val="both"/>
        <w:rPr>
          <w:b/>
          <w:bCs/>
          <w:snapToGrid/>
          <w:color w:val="525252"/>
          <w:sz w:val="22"/>
          <w:szCs w:val="22"/>
        </w:rPr>
      </w:pPr>
      <w:r>
        <w:rPr>
          <w:b/>
          <w:bCs/>
          <w:snapToGrid/>
          <w:color w:val="525252"/>
          <w:sz w:val="22"/>
          <w:szCs w:val="22"/>
        </w:rPr>
        <w:t xml:space="preserve">   ],</w:t>
      </w:r>
    </w:p>
    <w:p w14:paraId="5A8F10E9">
      <w:pPr>
        <w:widowControl/>
        <w:shd w:val="clear" w:color="auto" w:fill="DBE5F1"/>
        <w:spacing w:before="0" w:line="240" w:lineRule="auto"/>
        <w:ind w:left="0"/>
        <w:jc w:val="both"/>
        <w:rPr>
          <w:b/>
          <w:bCs/>
          <w:snapToGrid/>
          <w:color w:val="525252"/>
          <w:sz w:val="22"/>
          <w:szCs w:val="22"/>
        </w:rPr>
      </w:pPr>
      <w:r>
        <w:rPr>
          <w:b/>
          <w:bCs/>
          <w:snapToGrid/>
          <w:color w:val="525252"/>
          <w:sz w:val="22"/>
          <w:szCs w:val="22"/>
        </w:rPr>
        <w:t xml:space="preserve">   "itemInfo":[      //thông tin hàng hóa</w:t>
      </w:r>
    </w:p>
    <w:p w14:paraId="0534FE83">
      <w:pPr>
        <w:widowControl/>
        <w:shd w:val="clear" w:color="auto" w:fill="DBE5F1"/>
        <w:spacing w:before="0" w:line="240" w:lineRule="auto"/>
        <w:ind w:left="0"/>
        <w:jc w:val="both"/>
        <w:rPr>
          <w:b/>
          <w:bCs/>
          <w:snapToGrid/>
          <w:color w:val="525252"/>
          <w:sz w:val="22"/>
          <w:szCs w:val="22"/>
        </w:rPr>
      </w:pPr>
      <w:r>
        <w:rPr>
          <w:b/>
          <w:bCs/>
          <w:snapToGrid/>
          <w:color w:val="525252"/>
          <w:sz w:val="22"/>
          <w:szCs w:val="22"/>
        </w:rPr>
        <w:t xml:space="preserve">   ],   </w:t>
      </w:r>
    </w:p>
    <w:p w14:paraId="58A590C7">
      <w:pPr>
        <w:widowControl/>
        <w:shd w:val="clear" w:color="auto" w:fill="DBE5F1"/>
        <w:spacing w:before="0" w:line="240" w:lineRule="auto"/>
        <w:ind w:left="0"/>
        <w:jc w:val="both"/>
        <w:rPr>
          <w:b/>
          <w:bCs/>
          <w:snapToGrid/>
          <w:color w:val="525252"/>
          <w:sz w:val="22"/>
          <w:szCs w:val="22"/>
        </w:rPr>
      </w:pPr>
      <w:r>
        <w:rPr>
          <w:b/>
          <w:bCs/>
          <w:snapToGrid/>
          <w:color w:val="525252"/>
          <w:sz w:val="22"/>
          <w:szCs w:val="22"/>
        </w:rPr>
        <w:t xml:space="preserve">   "metadata":[</w:t>
      </w:r>
      <w:r>
        <w:rPr>
          <w:b/>
          <w:bCs/>
          <w:snapToGrid/>
          <w:color w:val="525252"/>
          <w:sz w:val="22"/>
          <w:szCs w:val="22"/>
        </w:rPr>
        <w:tab/>
      </w:r>
      <w:r>
        <w:rPr>
          <w:b/>
          <w:bCs/>
          <w:snapToGrid/>
          <w:color w:val="525252"/>
          <w:sz w:val="22"/>
          <w:szCs w:val="22"/>
        </w:rPr>
        <w:t>//thông tin trường động</w:t>
      </w:r>
    </w:p>
    <w:p w14:paraId="65AA0BCD">
      <w:pPr>
        <w:widowControl/>
        <w:shd w:val="clear" w:color="auto" w:fill="DBE5F1"/>
        <w:spacing w:before="0" w:line="240" w:lineRule="auto"/>
        <w:ind w:left="0"/>
        <w:jc w:val="both"/>
        <w:rPr>
          <w:b/>
          <w:bCs/>
          <w:snapToGrid/>
          <w:color w:val="525252"/>
          <w:sz w:val="22"/>
          <w:szCs w:val="22"/>
        </w:rPr>
      </w:pPr>
      <w:r>
        <w:rPr>
          <w:b/>
          <w:bCs/>
          <w:snapToGrid/>
          <w:color w:val="525252"/>
          <w:sz w:val="22"/>
          <w:szCs w:val="22"/>
        </w:rPr>
        <w:t xml:space="preserve">   ],</w:t>
      </w:r>
    </w:p>
    <w:p w14:paraId="73B844A3">
      <w:pPr>
        <w:widowControl/>
        <w:shd w:val="clear" w:color="auto" w:fill="DBE5F1"/>
        <w:spacing w:before="0" w:line="240" w:lineRule="auto"/>
        <w:ind w:left="0"/>
        <w:jc w:val="both"/>
        <w:rPr>
          <w:b/>
          <w:bCs/>
          <w:snapToGrid/>
          <w:color w:val="525252"/>
          <w:sz w:val="22"/>
          <w:szCs w:val="22"/>
        </w:rPr>
      </w:pPr>
      <w:r>
        <w:rPr>
          <w:color w:val="1F497D"/>
          <w:sz w:val="22"/>
          <w:szCs w:val="22"/>
        </w:rPr>
        <w:t>   "</w:t>
      </w:r>
      <w:r>
        <w:rPr>
          <w:b/>
          <w:bCs/>
          <w:snapToGrid/>
          <w:color w:val="525252"/>
          <w:sz w:val="22"/>
          <w:szCs w:val="22"/>
        </w:rPr>
        <w:t xml:space="preserve">meterReading": </w:t>
      </w:r>
      <w:r>
        <w:rPr>
          <w:b/>
          <w:bCs/>
          <w:snapToGrid/>
          <w:color w:val="525252"/>
          <w:sz w:val="22"/>
          <w:szCs w:val="22"/>
        </w:rPr>
        <w:tab/>
      </w:r>
      <w:r>
        <w:rPr>
          <w:b/>
          <w:bCs/>
          <w:snapToGrid/>
          <w:color w:val="525252"/>
          <w:sz w:val="22"/>
          <w:szCs w:val="22"/>
        </w:rPr>
        <w:t>//thông tin đặc biệt dành cho hóa đơn điện nước</w:t>
      </w:r>
    </w:p>
    <w:p w14:paraId="37E1D643">
      <w:pPr>
        <w:widowControl/>
        <w:shd w:val="clear" w:color="auto" w:fill="DBE5F1"/>
        <w:spacing w:before="0" w:line="240" w:lineRule="auto"/>
        <w:ind w:left="0"/>
        <w:jc w:val="both"/>
        <w:rPr>
          <w:b/>
          <w:bCs/>
          <w:snapToGrid/>
          <w:color w:val="525252"/>
          <w:sz w:val="22"/>
          <w:szCs w:val="22"/>
        </w:rPr>
      </w:pPr>
      <w:r>
        <w:rPr>
          <w:b/>
          <w:bCs/>
          <w:snapToGrid/>
          <w:color w:val="525252"/>
          <w:sz w:val="22"/>
          <w:szCs w:val="22"/>
        </w:rPr>
        <w:t xml:space="preserve">   ],</w:t>
      </w:r>
    </w:p>
    <w:p w14:paraId="3AAF1C03">
      <w:pPr>
        <w:widowControl/>
        <w:shd w:val="clear" w:color="auto" w:fill="DBE5F1"/>
        <w:spacing w:before="0" w:line="240" w:lineRule="auto"/>
        <w:ind w:left="0"/>
        <w:jc w:val="both"/>
        <w:rPr>
          <w:b/>
          <w:bCs/>
          <w:snapToGrid/>
          <w:color w:val="525252"/>
          <w:sz w:val="22"/>
          <w:szCs w:val="22"/>
        </w:rPr>
      </w:pPr>
      <w:r>
        <w:rPr>
          <w:b/>
          <w:bCs/>
          <w:snapToGrid/>
          <w:color w:val="525252"/>
          <w:sz w:val="22"/>
          <w:szCs w:val="22"/>
        </w:rPr>
        <w:t xml:space="preserve">   "summarizeInfo":{</w:t>
      </w:r>
      <w:r>
        <w:rPr>
          <w:b/>
          <w:bCs/>
          <w:snapToGrid/>
          <w:color w:val="525252"/>
          <w:sz w:val="22"/>
          <w:szCs w:val="22"/>
        </w:rPr>
        <w:tab/>
      </w:r>
      <w:r>
        <w:rPr>
          <w:b/>
          <w:bCs/>
          <w:snapToGrid/>
          <w:color w:val="525252"/>
          <w:sz w:val="22"/>
          <w:szCs w:val="22"/>
        </w:rPr>
        <w:t>//thông tin tổng hợp tiền của hóa đơn</w:t>
      </w:r>
    </w:p>
    <w:p w14:paraId="1A78FB28">
      <w:pPr>
        <w:widowControl/>
        <w:shd w:val="clear" w:color="auto" w:fill="DBE5F1"/>
        <w:spacing w:before="0" w:line="240" w:lineRule="auto"/>
        <w:ind w:left="0"/>
        <w:jc w:val="both"/>
        <w:rPr>
          <w:b/>
          <w:bCs/>
          <w:snapToGrid/>
          <w:color w:val="525252"/>
          <w:sz w:val="22"/>
          <w:szCs w:val="22"/>
        </w:rPr>
      </w:pPr>
      <w:r>
        <w:rPr>
          <w:b/>
          <w:bCs/>
          <w:snapToGrid/>
          <w:color w:val="525252"/>
          <w:sz w:val="22"/>
          <w:szCs w:val="22"/>
        </w:rPr>
        <w:t xml:space="preserve">   },</w:t>
      </w:r>
    </w:p>
    <w:p w14:paraId="1B9B01EE">
      <w:pPr>
        <w:widowControl/>
        <w:shd w:val="clear" w:color="auto" w:fill="DBE5F1"/>
        <w:spacing w:before="0" w:line="240" w:lineRule="auto"/>
        <w:ind w:left="0"/>
        <w:jc w:val="both"/>
        <w:rPr>
          <w:b/>
          <w:bCs/>
          <w:snapToGrid/>
          <w:color w:val="525252"/>
          <w:sz w:val="22"/>
          <w:szCs w:val="22"/>
        </w:rPr>
      </w:pPr>
      <w:r>
        <w:rPr>
          <w:b/>
          <w:bCs/>
          <w:snapToGrid/>
          <w:color w:val="525252"/>
          <w:sz w:val="22"/>
          <w:szCs w:val="22"/>
        </w:rPr>
        <w:t xml:space="preserve">   "taxBreakdowns":[</w:t>
      </w:r>
      <w:r>
        <w:rPr>
          <w:b/>
          <w:bCs/>
          <w:snapToGrid/>
          <w:color w:val="525252"/>
          <w:sz w:val="22"/>
          <w:szCs w:val="22"/>
        </w:rPr>
        <w:tab/>
      </w:r>
      <w:r>
        <w:rPr>
          <w:b/>
          <w:bCs/>
          <w:snapToGrid/>
          <w:color w:val="525252"/>
          <w:sz w:val="22"/>
          <w:szCs w:val="22"/>
        </w:rPr>
        <w:t>//thông tin gom nhóm tiền hóa đơn theo thuế suất</w:t>
      </w:r>
    </w:p>
    <w:p w14:paraId="1A32E98C">
      <w:pPr>
        <w:widowControl/>
        <w:shd w:val="clear" w:color="auto" w:fill="DBE5F1"/>
        <w:spacing w:before="0" w:line="240" w:lineRule="auto"/>
        <w:ind w:left="0"/>
        <w:jc w:val="both"/>
        <w:rPr>
          <w:b/>
          <w:bCs/>
          <w:snapToGrid/>
          <w:color w:val="525252"/>
          <w:sz w:val="22"/>
          <w:szCs w:val="22"/>
        </w:rPr>
      </w:pPr>
      <w:r>
        <w:rPr>
          <w:b/>
          <w:bCs/>
          <w:snapToGrid/>
          <w:color w:val="525252"/>
          <w:sz w:val="22"/>
          <w:szCs w:val="22"/>
        </w:rPr>
        <w:t xml:space="preserve">   ]</w:t>
      </w:r>
    </w:p>
    <w:p w14:paraId="1956C8CA">
      <w:pPr>
        <w:widowControl/>
        <w:shd w:val="clear" w:color="auto" w:fill="DBE5F1"/>
        <w:spacing w:before="0" w:line="240" w:lineRule="auto"/>
        <w:ind w:left="0"/>
        <w:jc w:val="both"/>
        <w:rPr>
          <w:snapToGrid/>
          <w:color w:val="525252"/>
          <w:sz w:val="22"/>
          <w:szCs w:val="22"/>
        </w:rPr>
      </w:pPr>
      <w:r>
        <w:rPr>
          <w:b/>
          <w:bCs/>
          <w:snapToGrid/>
          <w:color w:val="525252"/>
          <w:sz w:val="22"/>
          <w:szCs w:val="22"/>
        </w:rPr>
        <w:t>}</w:t>
      </w:r>
    </w:p>
    <w:p w14:paraId="55108380">
      <w:pPr>
        <w:snapToGrid w:val="0"/>
        <w:ind w:left="0"/>
        <w:jc w:val="both"/>
        <w:rPr>
          <w:b/>
          <w:sz w:val="22"/>
          <w:szCs w:val="22"/>
        </w:rPr>
      </w:pPr>
    </w:p>
    <w:p w14:paraId="65B2E4CF">
      <w:pPr>
        <w:snapToGrid w:val="0"/>
        <w:ind w:left="0"/>
        <w:jc w:val="both"/>
        <w:rPr>
          <w:sz w:val="22"/>
          <w:szCs w:val="22"/>
        </w:rPr>
      </w:pPr>
      <w:r>
        <w:rPr>
          <w:b/>
          <w:sz w:val="22"/>
          <w:szCs w:val="22"/>
        </w:rPr>
        <w:t>Lưu ý:</w:t>
      </w:r>
      <w:r>
        <w:rPr>
          <w:sz w:val="22"/>
          <w:szCs w:val="22"/>
        </w:rPr>
        <w:t xml:space="preserve"> </w:t>
      </w:r>
    </w:p>
    <w:p w14:paraId="2F78C59A">
      <w:pPr>
        <w:numPr>
          <w:ilvl w:val="0"/>
          <w:numId w:val="22"/>
        </w:numPr>
        <w:snapToGrid w:val="0"/>
        <w:jc w:val="both"/>
        <w:rPr>
          <w:sz w:val="22"/>
          <w:szCs w:val="22"/>
        </w:rPr>
      </w:pPr>
      <w:r>
        <w:rPr>
          <w:sz w:val="22"/>
          <w:szCs w:val="22"/>
        </w:rPr>
        <w:t>Các dữ liệu này bao gồm tất cả các trường dữ liệu có thể có khi lập hóa đơn. Không phải tất cả các trường thông tin đều bắt buộc, người dùng có thể bỏ bớt cho phù hợp với nhu cầu của khách hàng. Chi tiết các trường thông tin bắt buộc hoặc không bắt buộc xem ở mục 6.</w:t>
      </w:r>
    </w:p>
    <w:p w14:paraId="15FECBF5">
      <w:pPr>
        <w:numPr>
          <w:ilvl w:val="0"/>
          <w:numId w:val="22"/>
        </w:numPr>
        <w:snapToGrid w:val="0"/>
        <w:jc w:val="both"/>
        <w:rPr>
          <w:sz w:val="22"/>
          <w:szCs w:val="22"/>
        </w:rPr>
      </w:pPr>
      <w:r>
        <w:rPr>
          <w:sz w:val="22"/>
          <w:szCs w:val="22"/>
        </w:rPr>
        <w:t xml:space="preserve">Nếu là lập hóa đơn máy tính tiền thì respond trả về có cả thông tin Mã CQT cấp: "codeOfTax", nếu không phải hóa đơn máy tính tiền thì trả về </w:t>
      </w:r>
      <w:r>
        <w:rPr>
          <w:sz w:val="22"/>
          <w:szCs w:val="22"/>
          <w:lang w:val="vi-VN"/>
        </w:rPr>
        <w:t>“</w:t>
      </w:r>
      <w:r>
        <w:rPr>
          <w:sz w:val="22"/>
          <w:szCs w:val="22"/>
        </w:rPr>
        <w:t>codeOfTax</w:t>
      </w:r>
      <w:r>
        <w:rPr>
          <w:sz w:val="22"/>
          <w:szCs w:val="22"/>
          <w:lang w:val="vi-VN"/>
        </w:rPr>
        <w:t>”</w:t>
      </w:r>
      <w:r>
        <w:rPr>
          <w:sz w:val="22"/>
          <w:szCs w:val="22"/>
        </w:rPr>
        <w:t xml:space="preserve"> = null</w:t>
      </w:r>
    </w:p>
    <w:p w14:paraId="26B8B243">
      <w:pPr>
        <w:snapToGrid w:val="0"/>
        <w:ind w:left="720"/>
        <w:jc w:val="both"/>
        <w:rPr>
          <w:sz w:val="22"/>
          <w:szCs w:val="22"/>
          <w:lang w:val="vi-VN"/>
        </w:rPr>
      </w:pPr>
      <w:r>
        <w:rPr>
          <w:sz w:val="22"/>
          <w:szCs w:val="22"/>
          <w:lang w:val="vi-VN"/>
        </w:rPr>
        <w:t>VD mẫu output</w:t>
      </w:r>
    </w:p>
    <w:p w14:paraId="314A7753">
      <w:pPr>
        <w:ind w:left="720" w:right="11"/>
        <w:contextualSpacing/>
        <w:rPr>
          <w:bCs/>
          <w:sz w:val="22"/>
          <w:szCs w:val="22"/>
        </w:rPr>
      </w:pPr>
      <w:r>
        <w:rPr>
          <w:bCs/>
          <w:sz w:val="22"/>
          <w:szCs w:val="22"/>
        </w:rPr>
        <w:t>{</w:t>
      </w:r>
    </w:p>
    <w:p w14:paraId="723ABA43">
      <w:pPr>
        <w:ind w:left="720" w:right="11"/>
        <w:contextualSpacing/>
        <w:rPr>
          <w:bCs/>
          <w:sz w:val="22"/>
          <w:szCs w:val="22"/>
        </w:rPr>
      </w:pPr>
      <w:r>
        <w:rPr>
          <w:bCs/>
          <w:sz w:val="22"/>
          <w:szCs w:val="22"/>
        </w:rPr>
        <w:t xml:space="preserve">    "errorCode": null,</w:t>
      </w:r>
    </w:p>
    <w:p w14:paraId="1E902573">
      <w:pPr>
        <w:ind w:left="720" w:right="11"/>
        <w:contextualSpacing/>
        <w:rPr>
          <w:bCs/>
          <w:sz w:val="22"/>
          <w:szCs w:val="22"/>
        </w:rPr>
      </w:pPr>
      <w:r>
        <w:rPr>
          <w:bCs/>
          <w:sz w:val="22"/>
          <w:szCs w:val="22"/>
        </w:rPr>
        <w:t xml:space="preserve">    "description": null,</w:t>
      </w:r>
    </w:p>
    <w:p w14:paraId="06A5E866">
      <w:pPr>
        <w:ind w:left="720" w:right="11"/>
        <w:contextualSpacing/>
        <w:rPr>
          <w:bCs/>
          <w:sz w:val="22"/>
          <w:szCs w:val="22"/>
        </w:rPr>
      </w:pPr>
      <w:r>
        <w:rPr>
          <w:bCs/>
          <w:sz w:val="22"/>
          <w:szCs w:val="22"/>
        </w:rPr>
        <w:t xml:space="preserve">    "result": {</w:t>
      </w:r>
    </w:p>
    <w:p w14:paraId="42708194">
      <w:pPr>
        <w:ind w:left="720" w:right="11"/>
        <w:contextualSpacing/>
        <w:rPr>
          <w:bCs/>
          <w:sz w:val="22"/>
          <w:szCs w:val="22"/>
        </w:rPr>
      </w:pPr>
      <w:r>
        <w:rPr>
          <w:bCs/>
          <w:sz w:val="22"/>
          <w:szCs w:val="22"/>
        </w:rPr>
        <w:t xml:space="preserve">        "supplierTaxCode": "0100109106-710",</w:t>
      </w:r>
    </w:p>
    <w:p w14:paraId="4087C2B7">
      <w:pPr>
        <w:ind w:left="720" w:right="11"/>
        <w:contextualSpacing/>
        <w:rPr>
          <w:bCs/>
          <w:sz w:val="22"/>
          <w:szCs w:val="22"/>
        </w:rPr>
      </w:pPr>
      <w:r>
        <w:rPr>
          <w:bCs/>
          <w:sz w:val="22"/>
          <w:szCs w:val="22"/>
        </w:rPr>
        <w:t xml:space="preserve">        "invoiceNo": "C23MHY3",</w:t>
      </w:r>
    </w:p>
    <w:p w14:paraId="153656A2">
      <w:pPr>
        <w:ind w:left="720" w:right="11"/>
        <w:contextualSpacing/>
        <w:rPr>
          <w:bCs/>
          <w:sz w:val="22"/>
          <w:szCs w:val="22"/>
        </w:rPr>
      </w:pPr>
      <w:r>
        <w:rPr>
          <w:bCs/>
          <w:sz w:val="22"/>
          <w:szCs w:val="22"/>
        </w:rPr>
        <w:t xml:space="preserve">        "transactionID": "168378907853232661",</w:t>
      </w:r>
    </w:p>
    <w:p w14:paraId="58B20E8A">
      <w:pPr>
        <w:ind w:left="720" w:right="11"/>
        <w:contextualSpacing/>
        <w:rPr>
          <w:bCs/>
          <w:sz w:val="22"/>
          <w:szCs w:val="22"/>
        </w:rPr>
      </w:pPr>
      <w:r>
        <w:rPr>
          <w:bCs/>
          <w:sz w:val="22"/>
          <w:szCs w:val="22"/>
        </w:rPr>
        <w:t xml:space="preserve">        "reservationCode": "2QTBFEMAXFWZO5B",</w:t>
      </w:r>
    </w:p>
    <w:p w14:paraId="5A4341A0">
      <w:pPr>
        <w:ind w:left="720" w:right="11"/>
        <w:contextualSpacing/>
        <w:rPr>
          <w:bCs/>
          <w:sz w:val="22"/>
          <w:szCs w:val="22"/>
        </w:rPr>
      </w:pPr>
      <w:r>
        <w:rPr>
          <w:bCs/>
          <w:sz w:val="22"/>
          <w:szCs w:val="22"/>
        </w:rPr>
        <w:t xml:space="preserve">        "codeOfTax": "M1-23-34567-00000000201"</w:t>
      </w:r>
    </w:p>
    <w:p w14:paraId="12899F25">
      <w:pPr>
        <w:ind w:left="720" w:right="11"/>
        <w:contextualSpacing/>
        <w:rPr>
          <w:bCs/>
          <w:sz w:val="22"/>
          <w:szCs w:val="22"/>
        </w:rPr>
      </w:pPr>
      <w:r>
        <w:rPr>
          <w:bCs/>
          <w:sz w:val="22"/>
          <w:szCs w:val="22"/>
        </w:rPr>
        <w:t xml:space="preserve">    }</w:t>
      </w:r>
    </w:p>
    <w:p w14:paraId="0A40CFF5">
      <w:pPr>
        <w:snapToGrid w:val="0"/>
        <w:ind w:left="720"/>
        <w:jc w:val="both"/>
        <w:rPr>
          <w:sz w:val="22"/>
          <w:szCs w:val="22"/>
          <w:lang w:val="vi-VN"/>
        </w:rPr>
      </w:pPr>
      <w:r>
        <w:rPr>
          <w:bCs/>
          <w:sz w:val="22"/>
          <w:szCs w:val="22"/>
        </w:rPr>
        <w:t>}</w:t>
      </w:r>
    </w:p>
    <w:p w14:paraId="3CCBDE28">
      <w:pPr>
        <w:numPr>
          <w:ilvl w:val="0"/>
          <w:numId w:val="22"/>
        </w:numPr>
        <w:rPr>
          <w:sz w:val="22"/>
          <w:szCs w:val="22"/>
        </w:rPr>
      </w:pPr>
      <w:r>
        <w:rPr>
          <w:sz w:val="22"/>
          <w:szCs w:val="22"/>
        </w:rPr>
        <w:t xml:space="preserve">Nếu cấu hình Không ký hóa đơn có mã khởi tạo từ máy tính tiền và hóa đơn thuộc loại máy tính tiền thì cho phép doanh nghiệp dùng chữ ký USB Token và CloudCA lập hóa đơn </w:t>
      </w:r>
      <w:r>
        <w:rPr>
          <w:b/>
          <w:bCs/>
          <w:sz w:val="22"/>
          <w:szCs w:val="22"/>
        </w:rPr>
        <w:t>Phát hành</w:t>
      </w:r>
      <w:r>
        <w:rPr>
          <w:sz w:val="22"/>
          <w:szCs w:val="22"/>
        </w:rPr>
        <w:t xml:space="preserve"> bằng API Server.</w:t>
      </w:r>
    </w:p>
    <w:p w14:paraId="079723B1">
      <w:pPr>
        <w:numPr>
          <w:ilvl w:val="0"/>
          <w:numId w:val="22"/>
        </w:numPr>
        <w:rPr>
          <w:sz w:val="22"/>
          <w:szCs w:val="22"/>
        </w:rPr>
      </w:pPr>
      <w:r>
        <w:rPr>
          <w:sz w:val="22"/>
          <w:szCs w:val="22"/>
        </w:rPr>
        <w:t xml:space="preserve">Nếu người dùng truyền giá trị 0 hoặc “0” cho tham số validation trong phần generalInvoiceInfo thì </w:t>
      </w:r>
      <w:r>
        <w:rPr>
          <w:bCs/>
          <w:sz w:val="22"/>
          <w:szCs w:val="22"/>
          <w:lang w:val="en"/>
        </w:rPr>
        <w:t>các thông tin được truyền trong phần itemInfo, taxBreakdowns, summarizeInfo sẽ được giữ nguyên mà không thực hiện kiểm tra ràng buộc và tính toán lại.</w:t>
      </w:r>
    </w:p>
    <w:p w14:paraId="43A7BB4C">
      <w:pPr>
        <w:numPr>
          <w:ilvl w:val="0"/>
          <w:numId w:val="22"/>
        </w:numPr>
        <w:ind w:right="11"/>
        <w:contextualSpacing/>
        <w:rPr>
          <w:bCs/>
          <w:sz w:val="22"/>
          <w:szCs w:val="22"/>
        </w:rPr>
      </w:pPr>
      <w:r>
        <w:rPr>
          <w:bCs/>
          <w:sz w:val="22"/>
          <w:szCs w:val="22"/>
          <w:lang w:val="en"/>
        </w:rPr>
        <w:t xml:space="preserve">Do cơ chế xử lý bất đồng bộ nên </w:t>
      </w:r>
      <w:r>
        <w:rPr>
          <w:bCs/>
          <w:sz w:val="22"/>
          <w:szCs w:val="22"/>
          <w:lang w:val="vi-VN"/>
        </w:rPr>
        <w:t>nếu</w:t>
      </w:r>
      <w:r>
        <w:rPr>
          <w:bCs/>
          <w:sz w:val="22"/>
          <w:szCs w:val="22"/>
          <w:lang w:val="en"/>
        </w:rPr>
        <w:t xml:space="preserve"> response trả về không có số hóa đơn:</w:t>
      </w:r>
      <w:r>
        <w:rPr>
          <w:bCs/>
          <w:sz w:val="22"/>
          <w:szCs w:val="22"/>
        </w:rPr>
        <w:t xml:space="preserve"> "invoiceNo":""</w:t>
      </w:r>
    </w:p>
    <w:p w14:paraId="5FEBCF2F">
      <w:pPr>
        <w:numPr>
          <w:ilvl w:val="0"/>
          <w:numId w:val="23"/>
        </w:numPr>
        <w:ind w:right="11"/>
        <w:contextualSpacing/>
        <w:rPr>
          <w:bCs/>
          <w:sz w:val="22"/>
          <w:szCs w:val="22"/>
        </w:rPr>
      </w:pPr>
      <w:r>
        <w:rPr>
          <w:bCs/>
          <w:sz w:val="22"/>
          <w:szCs w:val="22"/>
        </w:rPr>
        <w:t xml:space="preserve">Sau 30s-90s Gọi thêm 1 bước lấy lại số hóa đơn bẳng hàm tra cứu hóa đơn bẳng transactionUid: (tài liệu </w:t>
      </w:r>
      <w:r>
        <w:rPr>
          <w:b/>
          <w:bCs/>
          <w:sz w:val="22"/>
          <w:szCs w:val="22"/>
        </w:rPr>
        <w:t>7.21</w:t>
      </w:r>
      <w:r>
        <w:rPr>
          <w:b/>
          <w:bCs/>
          <w:sz w:val="22"/>
          <w:szCs w:val="22"/>
        </w:rPr>
        <w:tab/>
      </w:r>
      <w:r>
        <w:rPr>
          <w:b/>
          <w:bCs/>
          <w:sz w:val="22"/>
          <w:szCs w:val="22"/>
        </w:rPr>
        <w:t xml:space="preserve">Tra cứu hóa đơn bằng transactionUuid) </w:t>
      </w:r>
      <w:r>
        <w:rPr>
          <w:bCs/>
          <w:sz w:val="22"/>
          <w:szCs w:val="22"/>
        </w:rPr>
        <w:t>(Đề xuất viết 1 luồng offline quét những hóa đơn phát hành thành công nhưng chưa có số để lấy lại số hóa đơn)</w:t>
      </w:r>
    </w:p>
    <w:tbl>
      <w:tblPr>
        <w:tblStyle w:val="1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1"/>
        <w:gridCol w:w="5506"/>
        <w:gridCol w:w="2830"/>
      </w:tblGrid>
      <w:tr w14:paraId="363351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8" w:type="pct"/>
            <w:shd w:val="clear" w:color="auto" w:fill="D9D9D9"/>
            <w:noWrap w:val="0"/>
            <w:vAlign w:val="top"/>
          </w:tcPr>
          <w:p w14:paraId="30E7CB41">
            <w:pPr>
              <w:snapToGrid w:val="0"/>
              <w:ind w:left="0"/>
              <w:jc w:val="center"/>
              <w:rPr>
                <w:b/>
                <w:sz w:val="22"/>
                <w:szCs w:val="22"/>
              </w:rPr>
            </w:pPr>
            <w:r>
              <w:rPr>
                <w:b/>
                <w:sz w:val="22"/>
                <w:szCs w:val="22"/>
              </w:rPr>
              <w:t>Dữ liệu mẫu</w:t>
            </w:r>
          </w:p>
        </w:tc>
        <w:tc>
          <w:tcPr>
            <w:tcW w:w="2716" w:type="pct"/>
            <w:shd w:val="clear" w:color="auto" w:fill="D9D9D9"/>
            <w:noWrap w:val="0"/>
            <w:vAlign w:val="top"/>
          </w:tcPr>
          <w:p w14:paraId="4AC44275">
            <w:pPr>
              <w:snapToGrid w:val="0"/>
              <w:ind w:left="0"/>
              <w:jc w:val="center"/>
              <w:rPr>
                <w:b/>
                <w:sz w:val="22"/>
                <w:szCs w:val="22"/>
              </w:rPr>
            </w:pPr>
            <w:r>
              <w:rPr>
                <w:b/>
                <w:sz w:val="22"/>
                <w:szCs w:val="22"/>
              </w:rPr>
              <w:t>JSON</w:t>
            </w:r>
          </w:p>
        </w:tc>
        <w:tc>
          <w:tcPr>
            <w:tcW w:w="1396" w:type="pct"/>
            <w:shd w:val="clear" w:color="auto" w:fill="D9D9D9"/>
            <w:noWrap w:val="0"/>
            <w:vAlign w:val="top"/>
          </w:tcPr>
          <w:p w14:paraId="5DC46199">
            <w:pPr>
              <w:snapToGrid w:val="0"/>
              <w:ind w:left="0"/>
              <w:jc w:val="center"/>
              <w:rPr>
                <w:b/>
                <w:sz w:val="22"/>
                <w:szCs w:val="22"/>
              </w:rPr>
            </w:pPr>
            <w:r>
              <w:rPr>
                <w:b/>
                <w:sz w:val="22"/>
                <w:szCs w:val="22"/>
              </w:rPr>
              <w:t>Lưu ý</w:t>
            </w:r>
          </w:p>
        </w:tc>
      </w:tr>
      <w:tr w14:paraId="79974C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8" w:type="pct"/>
            <w:noWrap w:val="0"/>
            <w:vAlign w:val="top"/>
          </w:tcPr>
          <w:p w14:paraId="08C1BB70">
            <w:pPr>
              <w:spacing w:before="0"/>
              <w:ind w:left="0"/>
              <w:jc w:val="both"/>
              <w:rPr>
                <w:sz w:val="22"/>
                <w:szCs w:val="22"/>
              </w:rPr>
            </w:pPr>
            <w:r>
              <w:rPr>
                <w:sz w:val="22"/>
                <w:szCs w:val="22"/>
              </w:rPr>
              <w:t>Hóa đơn gốc</w:t>
            </w:r>
          </w:p>
        </w:tc>
        <w:tc>
          <w:tcPr>
            <w:tcW w:w="2716" w:type="pct"/>
            <w:noWrap w:val="0"/>
            <w:vAlign w:val="top"/>
          </w:tcPr>
          <w:p w14:paraId="7A5CA3CF">
            <w:pPr>
              <w:snapToGrid w:val="0"/>
              <w:ind w:left="0"/>
              <w:jc w:val="both"/>
              <w:rPr>
                <w:sz w:val="22"/>
                <w:szCs w:val="22"/>
              </w:rPr>
            </w:pPr>
            <w:r>
              <w:rPr>
                <w:sz w:val="22"/>
                <w:szCs w:val="22"/>
              </w:rPr>
              <w:object>
                <v:shape id="_x0000_i1026" o:spt="75" type="#_x0000_t75" style="height:44.05pt;width:68.05pt;" o:ole="t" filled="f" o:preferrelative="t" stroked="f" coordsize="21600,21600">
                  <v:path/>
                  <v:fill on="f" alignshape="1" focussize="0,0"/>
                  <v:stroke on="f"/>
                  <v:imagedata r:id="rId30" o:title=""/>
                  <o:lock v:ext="edit" aspectratio="t"/>
                  <w10:wrap type="none"/>
                  <w10:anchorlock/>
                </v:shape>
                <o:OLEObject Type="Embed" ProgID="Package" ShapeID="_x0000_i1026" DrawAspect="Icon" ObjectID="_1468075727" r:id="rId29">
                  <o:LockedField>false</o:LockedField>
                </o:OLEObject>
              </w:object>
            </w:r>
            <w:r>
              <w:rPr>
                <w:sz w:val="22"/>
                <w:szCs w:val="22"/>
              </w:rPr>
              <w:object>
                <v:shape id="_x0000_i1027" o:spt="75" type="#_x0000_t75" style="height:44.05pt;width:68.05pt;" o:ole="t" filled="f" o:preferrelative="t" stroked="f" coordsize="21600,21600">
                  <v:path/>
                  <v:fill on="f" alignshape="1" focussize="0,0"/>
                  <v:stroke on="f"/>
                  <v:imagedata r:id="rId32" o:title=""/>
                  <o:lock v:ext="edit" aspectratio="t"/>
                  <w10:wrap type="none"/>
                  <w10:anchorlock/>
                </v:shape>
                <o:OLEObject Type="Embed" ProgID="Package" ShapeID="_x0000_i1027" DrawAspect="Icon" ObjectID="_1468075728" r:id="rId31">
                  <o:LockedField>false</o:LockedField>
                </o:OLEObject>
              </w:object>
            </w:r>
            <w:r>
              <w:rPr>
                <w:sz w:val="22"/>
                <w:szCs w:val="22"/>
              </w:rPr>
              <w:object>
                <v:shape id="_x0000_i1028" o:spt="75" type="#_x0000_t75" style="height:44.05pt;width:68.05pt;" o:ole="t" filled="f" o:preferrelative="t" stroked="f" coordsize="21600,21600">
                  <v:path/>
                  <v:fill on="f" alignshape="1" focussize="0,0"/>
                  <v:stroke on="f"/>
                  <v:imagedata r:id="rId34" o:title=""/>
                  <o:lock v:ext="edit" aspectratio="t"/>
                  <w10:wrap type="none"/>
                  <w10:anchorlock/>
                </v:shape>
                <o:OLEObject Type="Embed" ProgID="Package" ShapeID="_x0000_i1028" DrawAspect="Icon" ObjectID="_1468075729" r:id="rId33">
                  <o:LockedField>false</o:LockedField>
                </o:OLEObject>
              </w:object>
            </w:r>
            <w:r>
              <w:rPr>
                <w:sz w:val="22"/>
                <w:szCs w:val="22"/>
              </w:rPr>
              <w:object>
                <v:shape id="_x0000_i1029" o:spt="75" type="#_x0000_t75" style="height:35.9pt;width:116.8pt;" o:ole="t" filled="f" o:preferrelative="t" stroked="f" coordsize="21600,21600">
                  <v:path/>
                  <v:fill on="f" alignshape="1" focussize="0,0"/>
                  <v:stroke on="f"/>
                  <v:imagedata r:id="rId36" o:title=""/>
                  <o:lock v:ext="edit" aspectratio="t"/>
                  <w10:wrap type="none"/>
                  <w10:anchorlock/>
                </v:shape>
                <o:OLEObject Type="Embed" ProgID="Package" ShapeID="_x0000_i1029" DrawAspect="Content" ObjectID="_1468075730" r:id="rId35">
                  <o:LockedField>false</o:LockedField>
                </o:OLEObject>
              </w:object>
            </w:r>
            <w:r>
              <w:rPr>
                <w:sz w:val="22"/>
                <w:szCs w:val="22"/>
              </w:rPr>
              <w:object>
                <v:shape id="_x0000_i1030" o:spt="75" type="#_x0000_t75" style="height:35.9pt;width:146.7pt;" o:ole="t" filled="f" o:preferrelative="t" stroked="f" coordsize="21600,21600">
                  <v:path/>
                  <v:fill on="f" alignshape="1" focussize="0,0"/>
                  <v:stroke on="f"/>
                  <v:imagedata r:id="rId38" o:title=""/>
                  <o:lock v:ext="edit" aspectratio="t"/>
                  <w10:wrap type="none"/>
                  <w10:anchorlock/>
                </v:shape>
                <o:OLEObject Type="Embed" ProgID="Package" ShapeID="_x0000_i1030" DrawAspect="Content" ObjectID="_1468075731" r:id="rId37">
                  <o:LockedField>false</o:LockedField>
                </o:OLEObject>
              </w:object>
            </w:r>
            <w:r>
              <w:rPr>
                <w:sz w:val="22"/>
                <w:szCs w:val="22"/>
              </w:rPr>
              <w:object>
                <v:shape id="_x0000_i1031" o:spt="75" type="#_x0000_t75" style="height:35.9pt;width:67.7pt;" o:ole="t" filled="f" o:preferrelative="t" stroked="f" coordsize="21600,21600">
                  <v:path/>
                  <v:fill on="f" alignshape="1" focussize="0,0"/>
                  <v:stroke on="f"/>
                  <v:imagedata r:id="rId40" o:title=""/>
                  <o:lock v:ext="edit" aspectratio="t"/>
                  <w10:wrap type="none"/>
                  <w10:anchorlock/>
                </v:shape>
                <o:OLEObject Type="Embed" ProgID="Package" ShapeID="_x0000_i1031" DrawAspect="Content" ObjectID="_1468075732" r:id="rId39">
                  <o:LockedField>false</o:LockedField>
                </o:OLEObject>
              </w:object>
            </w:r>
            <w:r>
              <w:rPr>
                <w:sz w:val="22"/>
                <w:szCs w:val="22"/>
              </w:rPr>
              <w:object>
                <v:shape id="_x0000_i1032" o:spt="75" type="#_x0000_t75" style="height:35.9pt;width:146.7pt;" o:ole="t" filled="f" o:preferrelative="t" stroked="f" coordsize="21600,21600">
                  <v:path/>
                  <v:fill on="f" alignshape="1" focussize="0,0"/>
                  <v:stroke on="f"/>
                  <v:imagedata r:id="rId42" o:title=""/>
                  <o:lock v:ext="edit" aspectratio="t"/>
                  <w10:wrap type="none"/>
                  <w10:anchorlock/>
                </v:shape>
                <o:OLEObject Type="Embed" ProgID="Package" ShapeID="_x0000_i1032" DrawAspect="Content" ObjectID="_1468075733" r:id="rId41">
                  <o:LockedField>false</o:LockedField>
                </o:OLEObject>
              </w:object>
            </w:r>
            <w:r>
              <w:rPr>
                <w:sz w:val="22"/>
                <w:szCs w:val="22"/>
              </w:rPr>
              <w:object>
                <v:shape id="_x0000_i1033" o:spt="75" type="#_x0000_t75" style="height:35.9pt;width:71.1pt;" o:ole="t" filled="f" o:preferrelative="t" stroked="f" coordsize="21600,21600">
                  <v:path/>
                  <v:fill on="f" alignshape="1" focussize="0,0"/>
                  <v:stroke on="f"/>
                  <v:imagedata r:id="rId44" o:title=""/>
                  <o:lock v:ext="edit" aspectratio="t"/>
                  <w10:wrap type="none"/>
                  <w10:anchorlock/>
                </v:shape>
                <o:OLEObject Type="Embed" ProgID="Package" ShapeID="_x0000_i1033" DrawAspect="Content" ObjectID="_1468075734" r:id="rId43">
                  <o:LockedField>false</o:LockedField>
                </o:OLEObject>
              </w:object>
            </w:r>
          </w:p>
        </w:tc>
        <w:tc>
          <w:tcPr>
            <w:tcW w:w="1396" w:type="pct"/>
            <w:noWrap w:val="0"/>
            <w:vAlign w:val="top"/>
          </w:tcPr>
          <w:p w14:paraId="5B5CC953">
            <w:pPr>
              <w:snapToGrid w:val="0"/>
              <w:ind w:left="0"/>
              <w:jc w:val="both"/>
              <w:rPr>
                <w:sz w:val="22"/>
                <w:szCs w:val="22"/>
              </w:rPr>
            </w:pPr>
          </w:p>
        </w:tc>
      </w:tr>
      <w:tr w14:paraId="108F9A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8" w:type="pct"/>
            <w:noWrap w:val="0"/>
            <w:vAlign w:val="top"/>
          </w:tcPr>
          <w:p w14:paraId="1818B566">
            <w:pPr>
              <w:spacing w:before="0"/>
              <w:ind w:left="0"/>
              <w:jc w:val="both"/>
              <w:rPr>
                <w:sz w:val="22"/>
                <w:szCs w:val="22"/>
              </w:rPr>
            </w:pPr>
            <w:r>
              <w:rPr>
                <w:sz w:val="22"/>
                <w:szCs w:val="22"/>
              </w:rPr>
              <w:t>Hóa đơn thay thế</w:t>
            </w:r>
          </w:p>
        </w:tc>
        <w:tc>
          <w:tcPr>
            <w:tcW w:w="2716" w:type="pct"/>
            <w:noWrap w:val="0"/>
            <w:vAlign w:val="top"/>
          </w:tcPr>
          <w:p w14:paraId="3B1CDFD5">
            <w:pPr>
              <w:snapToGrid w:val="0"/>
              <w:ind w:left="0"/>
              <w:jc w:val="both"/>
              <w:rPr>
                <w:sz w:val="22"/>
                <w:szCs w:val="22"/>
              </w:rPr>
            </w:pPr>
            <w:r>
              <w:rPr>
                <w:sz w:val="22"/>
                <w:szCs w:val="22"/>
              </w:rPr>
              <w:object>
                <v:shape id="_x0000_i1034" o:spt="75" type="#_x0000_t75" style="height:53.4pt;width:200.45pt;" o:ole="t" filled="f" o:preferrelative="t" stroked="f" coordsize="21600,21600">
                  <v:path/>
                  <v:fill on="f" alignshape="1" focussize="0,0"/>
                  <v:stroke on="f"/>
                  <v:imagedata r:id="rId46" o:title=""/>
                  <o:lock v:ext="edit" aspectratio="t"/>
                  <w10:wrap type="none"/>
                  <w10:anchorlock/>
                </v:shape>
                <o:OLEObject Type="Embed" ProgID="Package" ShapeID="_x0000_i1034" DrawAspect="Content" ObjectID="_1468075735" r:id="rId45">
                  <o:LockedField>false</o:LockedField>
                </o:OLEObject>
              </w:object>
            </w:r>
          </w:p>
        </w:tc>
        <w:tc>
          <w:tcPr>
            <w:tcW w:w="1396" w:type="pct"/>
            <w:noWrap w:val="0"/>
            <w:vAlign w:val="top"/>
          </w:tcPr>
          <w:p w14:paraId="07ED83D9">
            <w:pPr>
              <w:snapToGrid w:val="0"/>
              <w:ind w:left="0"/>
              <w:jc w:val="both"/>
              <w:rPr>
                <w:sz w:val="22"/>
                <w:szCs w:val="22"/>
              </w:rPr>
            </w:pPr>
          </w:p>
        </w:tc>
      </w:tr>
      <w:tr w14:paraId="10311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8" w:type="pct"/>
            <w:noWrap w:val="0"/>
            <w:vAlign w:val="top"/>
          </w:tcPr>
          <w:p w14:paraId="50FD3C07">
            <w:pPr>
              <w:spacing w:before="0"/>
              <w:ind w:left="0"/>
              <w:jc w:val="both"/>
              <w:rPr>
                <w:sz w:val="22"/>
                <w:szCs w:val="22"/>
              </w:rPr>
            </w:pPr>
            <w:r>
              <w:rPr>
                <w:sz w:val="22"/>
                <w:szCs w:val="22"/>
              </w:rPr>
              <w:t xml:space="preserve">Hóa đơn điều chỉnh thông tin </w:t>
            </w:r>
          </w:p>
        </w:tc>
        <w:tc>
          <w:tcPr>
            <w:tcW w:w="2716" w:type="pct"/>
            <w:noWrap w:val="0"/>
            <w:vAlign w:val="top"/>
          </w:tcPr>
          <w:p w14:paraId="65A5995A">
            <w:pPr>
              <w:snapToGrid w:val="0"/>
              <w:ind w:left="0"/>
              <w:jc w:val="both"/>
              <w:rPr>
                <w:sz w:val="22"/>
                <w:szCs w:val="22"/>
              </w:rPr>
            </w:pPr>
            <w:r>
              <w:rPr>
                <w:sz w:val="22"/>
                <w:szCs w:val="22"/>
              </w:rPr>
              <w:object>
                <v:shape id="_x0000_i1035" o:spt="75" type="#_x0000_t75" style="height:53.4pt;width:234.05pt;" o:ole="t" filled="f" o:preferrelative="t" stroked="f" coordsize="21600,21600">
                  <v:path/>
                  <v:fill on="f" alignshape="1" focussize="0,0"/>
                  <v:stroke on="f"/>
                  <v:imagedata r:id="rId48" o:title=""/>
                  <o:lock v:ext="edit" aspectratio="t"/>
                  <w10:wrap type="none"/>
                  <w10:anchorlock/>
                </v:shape>
                <o:OLEObject Type="Embed" ProgID="Package" ShapeID="_x0000_i1035" DrawAspect="Content" ObjectID="_1468075736" r:id="rId47">
                  <o:LockedField>false</o:LockedField>
                </o:OLEObject>
              </w:object>
            </w:r>
          </w:p>
        </w:tc>
        <w:tc>
          <w:tcPr>
            <w:tcW w:w="1396" w:type="pct"/>
            <w:noWrap w:val="0"/>
            <w:vAlign w:val="top"/>
          </w:tcPr>
          <w:p w14:paraId="059F0FD6">
            <w:pPr>
              <w:snapToGrid w:val="0"/>
              <w:ind w:left="0"/>
              <w:jc w:val="both"/>
              <w:rPr>
                <w:sz w:val="22"/>
                <w:szCs w:val="22"/>
              </w:rPr>
            </w:pPr>
            <w:r>
              <w:rPr>
                <w:sz w:val="22"/>
                <w:szCs w:val="22"/>
              </w:rPr>
              <w:t>Không ghi nhận các giá trị trong itemInfo</w:t>
            </w:r>
          </w:p>
        </w:tc>
      </w:tr>
      <w:tr w14:paraId="3675FF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8" w:type="pct"/>
            <w:noWrap w:val="0"/>
            <w:vAlign w:val="top"/>
          </w:tcPr>
          <w:p w14:paraId="01499865">
            <w:pPr>
              <w:spacing w:before="0"/>
              <w:ind w:left="0"/>
              <w:jc w:val="both"/>
              <w:rPr>
                <w:sz w:val="22"/>
                <w:szCs w:val="22"/>
              </w:rPr>
            </w:pPr>
            <w:r>
              <w:rPr>
                <w:sz w:val="22"/>
                <w:szCs w:val="22"/>
              </w:rPr>
              <w:t xml:space="preserve">Hóa đơn điều chỉnh tiền </w:t>
            </w:r>
          </w:p>
        </w:tc>
        <w:tc>
          <w:tcPr>
            <w:tcW w:w="2716" w:type="pct"/>
            <w:noWrap w:val="0"/>
            <w:vAlign w:val="top"/>
          </w:tcPr>
          <w:p w14:paraId="71887B01">
            <w:pPr>
              <w:snapToGrid w:val="0"/>
              <w:ind w:left="0"/>
              <w:jc w:val="both"/>
              <w:rPr>
                <w:sz w:val="22"/>
                <w:szCs w:val="22"/>
              </w:rPr>
            </w:pPr>
            <w:r>
              <w:rPr>
                <w:sz w:val="22"/>
                <w:szCs w:val="22"/>
              </w:rPr>
              <w:object>
                <v:shape id="_x0000_i1036" o:spt="75" type="#_x0000_t75" style="height:53.4pt;width:199.55pt;" o:ole="t" filled="f" o:preferrelative="t" stroked="f" coordsize="21600,21600">
                  <v:path/>
                  <v:fill on="f" alignshape="1" focussize="0,0"/>
                  <v:stroke on="f"/>
                  <v:imagedata r:id="rId50" o:title=""/>
                  <o:lock v:ext="edit" aspectratio="t"/>
                  <w10:wrap type="none"/>
                  <w10:anchorlock/>
                </v:shape>
                <o:OLEObject Type="Embed" ProgID="Package" ShapeID="_x0000_i1036" DrawAspect="Content" ObjectID="_1468075737" r:id="rId49">
                  <o:LockedField>false</o:LockedField>
                </o:OLEObject>
              </w:object>
            </w:r>
          </w:p>
        </w:tc>
        <w:tc>
          <w:tcPr>
            <w:tcW w:w="1396" w:type="pct"/>
            <w:noWrap w:val="0"/>
            <w:vAlign w:val="top"/>
          </w:tcPr>
          <w:p w14:paraId="7D6BA35F">
            <w:pPr>
              <w:snapToGrid w:val="0"/>
              <w:ind w:left="0"/>
              <w:jc w:val="both"/>
              <w:rPr>
                <w:sz w:val="22"/>
                <w:szCs w:val="22"/>
              </w:rPr>
            </w:pPr>
            <w:r>
              <w:rPr>
                <w:sz w:val="22"/>
                <w:szCs w:val="22"/>
              </w:rPr>
              <w:t>Không ghi nhận các giá trị trong buyerInfo</w:t>
            </w:r>
          </w:p>
        </w:tc>
      </w:tr>
      <w:tr w14:paraId="6B5D37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8" w:type="pct"/>
            <w:noWrap w:val="0"/>
            <w:vAlign w:val="top"/>
          </w:tcPr>
          <w:p w14:paraId="79FAC04C">
            <w:pPr>
              <w:spacing w:before="0"/>
              <w:ind w:left="0"/>
              <w:jc w:val="both"/>
              <w:rPr>
                <w:sz w:val="22"/>
                <w:szCs w:val="22"/>
              </w:rPr>
            </w:pPr>
            <w:r>
              <w:rPr>
                <w:sz w:val="22"/>
                <w:szCs w:val="22"/>
              </w:rPr>
              <w:t>Phiếu xuất kho nội bộ</w:t>
            </w:r>
          </w:p>
        </w:tc>
        <w:tc>
          <w:tcPr>
            <w:tcW w:w="2716" w:type="pct"/>
            <w:noWrap w:val="0"/>
            <w:vAlign w:val="top"/>
          </w:tcPr>
          <w:p w14:paraId="0021B42E">
            <w:pPr>
              <w:snapToGrid w:val="0"/>
              <w:ind w:left="0"/>
              <w:jc w:val="both"/>
              <w:rPr>
                <w:sz w:val="22"/>
                <w:szCs w:val="22"/>
              </w:rPr>
            </w:pPr>
            <w:r>
              <w:rPr>
                <w:sz w:val="22"/>
                <w:szCs w:val="22"/>
              </w:rPr>
              <w:object>
                <v:shape id="_x0000_i1037" o:spt="75" type="#_x0000_t75" style="height:47.25pt;width:93.65pt;" o:ole="t" filled="f" o:preferrelative="t" stroked="f" coordsize="21600,21600">
                  <v:path/>
                  <v:fill on="f" alignshape="1" focussize="0,0"/>
                  <v:stroke on="f"/>
                  <v:imagedata r:id="rId44" o:title=""/>
                  <o:lock v:ext="edit" aspectratio="t"/>
                  <w10:wrap type="none"/>
                  <w10:anchorlock/>
                </v:shape>
                <o:OLEObject Type="Embed" ProgID="Package" ShapeID="_x0000_i1037" DrawAspect="Content" ObjectID="_1468075738" r:id="rId51">
                  <o:LockedField>false</o:LockedField>
                </o:OLEObject>
              </w:object>
            </w:r>
            <w:r>
              <w:rPr>
                <w:sz w:val="22"/>
                <w:szCs w:val="22"/>
              </w:rPr>
              <w:t xml:space="preserve"> </w:t>
            </w:r>
            <w:r>
              <w:rPr>
                <w:sz w:val="22"/>
                <w:szCs w:val="22"/>
              </w:rPr>
              <w:object>
                <v:shape id="_x0000_i1038" o:spt="75" type="#_x0000_t75" style="height:58.6pt;width:89.35pt;" o:ole="t" filled="f" o:preferrelative="t" stroked="f" coordsize="21600,21600">
                  <v:path/>
                  <v:fill on="f" alignshape="1" focussize="0,0"/>
                  <v:stroke on="f"/>
                  <v:imagedata r:id="rId53" o:title=""/>
                  <o:lock v:ext="edit" aspectratio="t"/>
                  <w10:wrap type="none"/>
                  <w10:anchorlock/>
                </v:shape>
                <o:OLEObject Type="Embed" ProgID="Package" ShapeID="_x0000_i1038" DrawAspect="Icon" ObjectID="_1468075739" r:id="rId52">
                  <o:LockedField>false</o:LockedField>
                </o:OLEObject>
              </w:object>
            </w:r>
          </w:p>
        </w:tc>
        <w:tc>
          <w:tcPr>
            <w:tcW w:w="1396" w:type="pct"/>
            <w:noWrap w:val="0"/>
            <w:vAlign w:val="top"/>
          </w:tcPr>
          <w:p w14:paraId="65C60F8B">
            <w:pPr>
              <w:snapToGrid w:val="0"/>
              <w:ind w:left="0"/>
              <w:rPr>
                <w:sz w:val="22"/>
                <w:szCs w:val="22"/>
              </w:rPr>
            </w:pPr>
            <w:r>
              <w:rPr>
                <w:sz w:val="22"/>
                <w:szCs w:val="22"/>
              </w:rPr>
              <w:t xml:space="preserve">Lưu ý 2 giá trị </w:t>
            </w:r>
            <w:r>
              <w:rPr>
                <w:i/>
                <w:sz w:val="22"/>
                <w:szCs w:val="22"/>
              </w:rPr>
              <w:t>economicContractNo</w:t>
            </w:r>
            <w:r>
              <w:rPr>
                <w:sz w:val="22"/>
                <w:szCs w:val="22"/>
              </w:rPr>
              <w:t xml:space="preserve">, </w:t>
            </w:r>
            <w:r>
              <w:rPr>
                <w:i/>
                <w:sz w:val="22"/>
                <w:szCs w:val="22"/>
              </w:rPr>
              <w:t>vehicle</w:t>
            </w:r>
            <w:r>
              <w:rPr>
                <w:sz w:val="22"/>
                <w:szCs w:val="22"/>
              </w:rPr>
              <w:t xml:space="preserve"> là bắt buộc phải truyền với thông tư 78</w:t>
            </w:r>
          </w:p>
        </w:tc>
      </w:tr>
      <w:tr w14:paraId="288673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8" w:type="pct"/>
            <w:noWrap w:val="0"/>
            <w:vAlign w:val="top"/>
          </w:tcPr>
          <w:p w14:paraId="49C7FB7B">
            <w:pPr>
              <w:spacing w:before="0"/>
              <w:ind w:left="0"/>
              <w:jc w:val="both"/>
              <w:rPr>
                <w:sz w:val="22"/>
                <w:szCs w:val="22"/>
              </w:rPr>
            </w:pPr>
            <w:r>
              <w:rPr>
                <w:sz w:val="22"/>
                <w:szCs w:val="22"/>
              </w:rPr>
              <w:t>Phiếu xuất kho đại lý</w:t>
            </w:r>
          </w:p>
        </w:tc>
        <w:tc>
          <w:tcPr>
            <w:tcW w:w="2716" w:type="pct"/>
            <w:noWrap w:val="0"/>
            <w:vAlign w:val="top"/>
          </w:tcPr>
          <w:p w14:paraId="6AF958E5">
            <w:pPr>
              <w:snapToGrid w:val="0"/>
              <w:ind w:left="0"/>
              <w:jc w:val="both"/>
              <w:rPr>
                <w:sz w:val="22"/>
                <w:szCs w:val="22"/>
              </w:rPr>
            </w:pPr>
            <w:r>
              <w:rPr>
                <w:sz w:val="22"/>
                <w:szCs w:val="22"/>
              </w:rPr>
              <w:object>
                <v:shape id="_x0000_i1039" o:spt="75" type="#_x0000_t75" style="height:58.6pt;width:89.35pt;" o:ole="t" filled="f" o:preferrelative="t" stroked="f" coordsize="21600,21600">
                  <v:path/>
                  <v:fill on="f" alignshape="1" focussize="0,0"/>
                  <v:stroke on="f"/>
                  <v:imagedata r:id="rId55" o:title=""/>
                  <o:lock v:ext="edit" aspectratio="t"/>
                  <w10:wrap type="none"/>
                  <w10:anchorlock/>
                </v:shape>
                <o:OLEObject Type="Embed" ProgID="Package" ShapeID="_x0000_i1039" DrawAspect="Icon" ObjectID="_1468075740" r:id="rId54">
                  <o:LockedField>false</o:LockedField>
                </o:OLEObject>
              </w:object>
            </w:r>
          </w:p>
        </w:tc>
        <w:tc>
          <w:tcPr>
            <w:tcW w:w="1396" w:type="pct"/>
            <w:noWrap w:val="0"/>
            <w:vAlign w:val="top"/>
          </w:tcPr>
          <w:p w14:paraId="6BB17831">
            <w:pPr>
              <w:snapToGrid w:val="0"/>
              <w:ind w:left="0"/>
              <w:rPr>
                <w:sz w:val="22"/>
                <w:szCs w:val="22"/>
              </w:rPr>
            </w:pPr>
            <w:r>
              <w:rPr>
                <w:sz w:val="22"/>
                <w:szCs w:val="22"/>
              </w:rPr>
              <w:t xml:space="preserve">Lưu ý 4 giá trị </w:t>
            </w:r>
            <w:r>
              <w:rPr>
                <w:i/>
                <w:sz w:val="22"/>
                <w:szCs w:val="22"/>
              </w:rPr>
              <w:t>economicContractNo</w:t>
            </w:r>
            <w:r>
              <w:rPr>
                <w:sz w:val="22"/>
                <w:szCs w:val="22"/>
              </w:rPr>
              <w:t xml:space="preserve">, </w:t>
            </w:r>
            <w:r>
              <w:rPr>
                <w:i/>
                <w:sz w:val="22"/>
                <w:szCs w:val="22"/>
              </w:rPr>
              <w:t>vehicle,</w:t>
            </w:r>
            <w:r>
              <w:rPr>
                <w:sz w:val="22"/>
                <w:szCs w:val="22"/>
              </w:rPr>
              <w:t xml:space="preserve"> </w:t>
            </w:r>
            <w:r>
              <w:rPr>
                <w:i/>
                <w:sz w:val="22"/>
                <w:szCs w:val="22"/>
              </w:rPr>
              <w:t>commandDate, transformer</w:t>
            </w:r>
            <w:r>
              <w:rPr>
                <w:sz w:val="22"/>
                <w:szCs w:val="22"/>
              </w:rPr>
              <w:t xml:space="preserve"> là bắt buộc phải truyền với thông tư 78</w:t>
            </w:r>
          </w:p>
        </w:tc>
      </w:tr>
      <w:tr w14:paraId="3D20F5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8" w:type="pct"/>
            <w:noWrap w:val="0"/>
            <w:vAlign w:val="top"/>
          </w:tcPr>
          <w:p w14:paraId="22A939A9">
            <w:pPr>
              <w:spacing w:before="0"/>
              <w:ind w:left="0"/>
              <w:jc w:val="both"/>
              <w:rPr>
                <w:sz w:val="22"/>
                <w:szCs w:val="22"/>
              </w:rPr>
            </w:pPr>
            <w:r>
              <w:rPr>
                <w:sz w:val="22"/>
                <w:szCs w:val="22"/>
              </w:rPr>
              <w:t>Hóa đơn xăng dầu</w:t>
            </w:r>
          </w:p>
        </w:tc>
        <w:tc>
          <w:tcPr>
            <w:tcW w:w="2716" w:type="pct"/>
            <w:noWrap w:val="0"/>
            <w:vAlign w:val="top"/>
          </w:tcPr>
          <w:p w14:paraId="2E0D7416">
            <w:pPr>
              <w:snapToGrid w:val="0"/>
              <w:ind w:left="0"/>
              <w:jc w:val="both"/>
              <w:rPr>
                <w:sz w:val="22"/>
                <w:szCs w:val="22"/>
              </w:rPr>
            </w:pPr>
            <w:r>
              <w:rPr>
                <w:sz w:val="22"/>
                <w:szCs w:val="22"/>
              </w:rPr>
              <w:object>
                <v:shape id="_x0000_i1040" o:spt="75" type="#_x0000_t75" style="height:49.55pt;width:76.6pt;" o:ole="t" filled="f" o:preferrelative="t" stroked="f" coordsize="21600,21600">
                  <v:path/>
                  <v:fill on="f" alignshape="1" focussize="0,0"/>
                  <v:stroke on="f"/>
                  <v:imagedata r:id="rId57" o:title=""/>
                  <o:lock v:ext="edit" aspectratio="t"/>
                  <w10:wrap type="none"/>
                  <w10:anchorlock/>
                </v:shape>
                <o:OLEObject Type="Embed" ProgID="Package" ShapeID="_x0000_i1040" DrawAspect="Icon" ObjectID="_1468075741" r:id="rId56">
                  <o:LockedField>false</o:LockedField>
                </o:OLEObject>
              </w:object>
            </w:r>
          </w:p>
        </w:tc>
        <w:tc>
          <w:tcPr>
            <w:tcW w:w="1396" w:type="pct"/>
            <w:noWrap w:val="0"/>
            <w:vAlign w:val="top"/>
          </w:tcPr>
          <w:p w14:paraId="539A5873">
            <w:pPr>
              <w:snapToGrid w:val="0"/>
              <w:ind w:left="0"/>
              <w:rPr>
                <w:sz w:val="22"/>
                <w:szCs w:val="22"/>
              </w:rPr>
            </w:pPr>
          </w:p>
        </w:tc>
      </w:tr>
    </w:tbl>
    <w:p w14:paraId="20854490">
      <w:pPr>
        <w:jc w:val="both"/>
        <w:rPr>
          <w:b/>
          <w:color w:val="0000FF"/>
          <w:sz w:val="22"/>
          <w:szCs w:val="22"/>
        </w:rPr>
      </w:pPr>
    </w:p>
    <w:p w14:paraId="686FE708">
      <w:pPr>
        <w:numPr>
          <w:ilvl w:val="0"/>
          <w:numId w:val="21"/>
        </w:numPr>
        <w:jc w:val="both"/>
        <w:rPr>
          <w:b/>
          <w:color w:val="0000FF"/>
          <w:sz w:val="22"/>
          <w:szCs w:val="22"/>
        </w:rPr>
      </w:pPr>
      <w:r>
        <w:rPr>
          <w:b/>
          <w:color w:val="0000FF"/>
          <w:sz w:val="22"/>
          <w:szCs w:val="22"/>
        </w:rPr>
        <w:t>Đầu ra:</w:t>
      </w:r>
    </w:p>
    <w:p w14:paraId="25E7431E">
      <w:pPr>
        <w:ind w:left="0"/>
        <w:jc w:val="both"/>
        <w:rPr>
          <w:color w:val="000000"/>
          <w:sz w:val="22"/>
          <w:szCs w:val="22"/>
        </w:rPr>
      </w:pPr>
      <w:r>
        <w:rPr>
          <w:sz w:val="22"/>
          <w:szCs w:val="22"/>
        </w:rPr>
        <w:t>Đối tượng Response mô tả trạng thái lỗi Webservice trả về và đối tượng dữ</w:t>
      </w:r>
      <w:r>
        <w:rPr>
          <w:color w:val="000000"/>
          <w:sz w:val="22"/>
          <w:szCs w:val="22"/>
        </w:rPr>
        <w:t xml:space="preserve"> liệu Webservice trả về:</w:t>
      </w:r>
    </w:p>
    <w:p w14:paraId="7491CC6D">
      <w:pPr>
        <w:numPr>
          <w:ilvl w:val="2"/>
          <w:numId w:val="17"/>
        </w:numPr>
        <w:snapToGrid w:val="0"/>
        <w:ind w:left="851"/>
        <w:jc w:val="both"/>
        <w:rPr>
          <w:sz w:val="22"/>
          <w:szCs w:val="22"/>
        </w:rPr>
      </w:pPr>
      <w:r>
        <w:rPr>
          <w:sz w:val="22"/>
          <w:szCs w:val="22"/>
        </w:rPr>
        <w:t>Dữ liệu về thông tin về hóa đơn đã lập</w:t>
      </w:r>
    </w:p>
    <w:p w14:paraId="2EC89F32">
      <w:pPr>
        <w:widowControl/>
        <w:shd w:val="clear" w:color="auto" w:fill="DBE5F1"/>
        <w:spacing w:before="0" w:line="240" w:lineRule="auto"/>
        <w:ind w:left="567"/>
        <w:jc w:val="both"/>
        <w:rPr>
          <w:snapToGrid/>
          <w:color w:val="000000"/>
          <w:sz w:val="22"/>
          <w:szCs w:val="22"/>
        </w:rPr>
      </w:pPr>
      <w:bookmarkStart w:id="31" w:name="OLE_LINK9"/>
      <w:r>
        <w:rPr>
          <w:b/>
          <w:bCs/>
          <w:snapToGrid/>
          <w:color w:val="8000FF"/>
          <w:sz w:val="22"/>
          <w:szCs w:val="22"/>
        </w:rPr>
        <w:t>{</w:t>
      </w:r>
    </w:p>
    <w:p w14:paraId="5D05A435">
      <w:pPr>
        <w:widowControl/>
        <w:shd w:val="clear" w:color="auto" w:fill="DBE5F1"/>
        <w:spacing w:before="0" w:line="240" w:lineRule="auto"/>
        <w:ind w:left="567"/>
        <w:jc w:val="both"/>
        <w:rPr>
          <w:snapToGrid/>
          <w:color w:val="000000"/>
          <w:sz w:val="22"/>
          <w:szCs w:val="22"/>
        </w:rPr>
      </w:pPr>
      <w:r>
        <w:rPr>
          <w:snapToGrid/>
          <w:color w:val="000000"/>
          <w:sz w:val="22"/>
          <w:szCs w:val="22"/>
        </w:rPr>
        <w:t xml:space="preserve">  </w:t>
      </w:r>
      <w:r>
        <w:rPr>
          <w:snapToGrid/>
          <w:color w:val="800000"/>
          <w:sz w:val="22"/>
          <w:szCs w:val="22"/>
        </w:rPr>
        <w:t>"errorCode"</w:t>
      </w:r>
      <w:r>
        <w:rPr>
          <w:snapToGrid/>
          <w:color w:val="000000"/>
          <w:sz w:val="22"/>
          <w:szCs w:val="22"/>
        </w:rPr>
        <w:t xml:space="preserve">: </w:t>
      </w:r>
      <w:r>
        <w:rPr>
          <w:snapToGrid/>
          <w:color w:val="800000"/>
          <w:sz w:val="22"/>
          <w:szCs w:val="22"/>
        </w:rPr>
        <w:t>""</w:t>
      </w:r>
      <w:r>
        <w:rPr>
          <w:b/>
          <w:bCs/>
          <w:snapToGrid/>
          <w:color w:val="8000FF"/>
          <w:sz w:val="22"/>
          <w:szCs w:val="22"/>
        </w:rPr>
        <w:t>,</w:t>
      </w:r>
    </w:p>
    <w:p w14:paraId="2290D265">
      <w:pPr>
        <w:widowControl/>
        <w:shd w:val="clear" w:color="auto" w:fill="DBE5F1"/>
        <w:spacing w:before="0" w:line="240" w:lineRule="auto"/>
        <w:ind w:left="567"/>
        <w:jc w:val="both"/>
        <w:rPr>
          <w:snapToGrid/>
          <w:color w:val="000000"/>
          <w:sz w:val="22"/>
          <w:szCs w:val="22"/>
        </w:rPr>
      </w:pPr>
      <w:r>
        <w:rPr>
          <w:snapToGrid/>
          <w:color w:val="000000"/>
          <w:sz w:val="22"/>
          <w:szCs w:val="22"/>
        </w:rPr>
        <w:t xml:space="preserve">  </w:t>
      </w:r>
      <w:r>
        <w:rPr>
          <w:snapToGrid/>
          <w:color w:val="800000"/>
          <w:sz w:val="22"/>
          <w:szCs w:val="22"/>
        </w:rPr>
        <w:t>"description"</w:t>
      </w:r>
      <w:r>
        <w:rPr>
          <w:snapToGrid/>
          <w:color w:val="000000"/>
          <w:sz w:val="22"/>
          <w:szCs w:val="22"/>
        </w:rPr>
        <w:t xml:space="preserve">: </w:t>
      </w:r>
      <w:r>
        <w:rPr>
          <w:snapToGrid/>
          <w:color w:val="800000"/>
          <w:sz w:val="22"/>
          <w:szCs w:val="22"/>
        </w:rPr>
        <w:t>""</w:t>
      </w:r>
      <w:r>
        <w:rPr>
          <w:b/>
          <w:bCs/>
          <w:snapToGrid/>
          <w:color w:val="8000FF"/>
          <w:sz w:val="22"/>
          <w:szCs w:val="22"/>
        </w:rPr>
        <w:t>,</w:t>
      </w:r>
    </w:p>
    <w:p w14:paraId="32F62D94">
      <w:pPr>
        <w:widowControl/>
        <w:shd w:val="clear" w:color="auto" w:fill="DBE5F1"/>
        <w:spacing w:before="0" w:line="240" w:lineRule="auto"/>
        <w:ind w:left="567"/>
        <w:jc w:val="both"/>
        <w:rPr>
          <w:snapToGrid/>
          <w:color w:val="000000"/>
          <w:sz w:val="22"/>
          <w:szCs w:val="22"/>
        </w:rPr>
      </w:pPr>
      <w:r>
        <w:rPr>
          <w:snapToGrid/>
          <w:color w:val="000000"/>
          <w:sz w:val="22"/>
          <w:szCs w:val="22"/>
        </w:rPr>
        <w:t xml:space="preserve">  </w:t>
      </w:r>
      <w:r>
        <w:rPr>
          <w:snapToGrid/>
          <w:color w:val="800000"/>
          <w:sz w:val="22"/>
          <w:szCs w:val="22"/>
        </w:rPr>
        <w:t>"result"</w:t>
      </w:r>
      <w:r>
        <w:rPr>
          <w:snapToGrid/>
          <w:color w:val="000000"/>
          <w:sz w:val="22"/>
          <w:szCs w:val="22"/>
        </w:rPr>
        <w:t xml:space="preserve">: </w:t>
      </w:r>
      <w:r>
        <w:rPr>
          <w:b/>
          <w:bCs/>
          <w:snapToGrid/>
          <w:color w:val="8000FF"/>
          <w:sz w:val="22"/>
          <w:szCs w:val="22"/>
        </w:rPr>
        <w:t>{</w:t>
      </w:r>
    </w:p>
    <w:p w14:paraId="08A067AB">
      <w:pPr>
        <w:widowControl/>
        <w:shd w:val="clear" w:color="auto" w:fill="DBE5F1"/>
        <w:spacing w:before="0" w:line="240" w:lineRule="auto"/>
        <w:ind w:left="567"/>
        <w:jc w:val="both"/>
        <w:rPr>
          <w:snapToGrid/>
          <w:color w:val="000000"/>
          <w:sz w:val="22"/>
          <w:szCs w:val="22"/>
        </w:rPr>
      </w:pPr>
      <w:r>
        <w:rPr>
          <w:snapToGrid/>
          <w:color w:val="000000"/>
          <w:sz w:val="22"/>
          <w:szCs w:val="22"/>
        </w:rPr>
        <w:t xml:space="preserve">    </w:t>
      </w:r>
      <w:r>
        <w:rPr>
          <w:snapToGrid/>
          <w:color w:val="800000"/>
          <w:sz w:val="22"/>
          <w:szCs w:val="22"/>
        </w:rPr>
        <w:t>"supplierTaxCode"</w:t>
      </w:r>
      <w:r>
        <w:rPr>
          <w:snapToGrid/>
          <w:color w:val="000000"/>
          <w:sz w:val="22"/>
          <w:szCs w:val="22"/>
        </w:rPr>
        <w:t xml:space="preserve">: </w:t>
      </w:r>
      <w:r>
        <w:rPr>
          <w:snapToGrid/>
          <w:color w:val="FF8000"/>
          <w:sz w:val="22"/>
          <w:szCs w:val="22"/>
        </w:rPr>
        <w:t>1258694363</w:t>
      </w:r>
      <w:r>
        <w:rPr>
          <w:b/>
          <w:bCs/>
          <w:snapToGrid/>
          <w:color w:val="8000FF"/>
          <w:sz w:val="22"/>
          <w:szCs w:val="22"/>
        </w:rPr>
        <w:t>,</w:t>
      </w:r>
    </w:p>
    <w:p w14:paraId="17A335D6">
      <w:pPr>
        <w:widowControl/>
        <w:shd w:val="clear" w:color="auto" w:fill="DBE5F1"/>
        <w:spacing w:before="0" w:line="240" w:lineRule="auto"/>
        <w:ind w:left="567"/>
        <w:jc w:val="both"/>
        <w:rPr>
          <w:snapToGrid/>
          <w:color w:val="000000"/>
          <w:sz w:val="22"/>
          <w:szCs w:val="22"/>
        </w:rPr>
      </w:pPr>
      <w:r>
        <w:rPr>
          <w:snapToGrid/>
          <w:color w:val="000000"/>
          <w:sz w:val="22"/>
          <w:szCs w:val="22"/>
        </w:rPr>
        <w:t xml:space="preserve">    </w:t>
      </w:r>
      <w:r>
        <w:rPr>
          <w:snapToGrid/>
          <w:color w:val="800000"/>
          <w:sz w:val="22"/>
          <w:szCs w:val="22"/>
        </w:rPr>
        <w:t>"invoiceNo"</w:t>
      </w:r>
      <w:r>
        <w:rPr>
          <w:snapToGrid/>
          <w:color w:val="000000"/>
          <w:sz w:val="22"/>
          <w:szCs w:val="22"/>
        </w:rPr>
        <w:t>: AA</w:t>
      </w:r>
      <w:r>
        <w:rPr>
          <w:b/>
          <w:bCs/>
          <w:snapToGrid/>
          <w:color w:val="8000FF"/>
          <w:sz w:val="22"/>
          <w:szCs w:val="22"/>
        </w:rPr>
        <w:t>/</w:t>
      </w:r>
      <w:r>
        <w:rPr>
          <w:snapToGrid/>
          <w:color w:val="FF8000"/>
          <w:sz w:val="22"/>
          <w:szCs w:val="22"/>
        </w:rPr>
        <w:t>20E0000001</w:t>
      </w:r>
      <w:r>
        <w:rPr>
          <w:b/>
          <w:bCs/>
          <w:snapToGrid/>
          <w:color w:val="8000FF"/>
          <w:sz w:val="22"/>
          <w:szCs w:val="22"/>
        </w:rPr>
        <w:t>,</w:t>
      </w:r>
    </w:p>
    <w:p w14:paraId="6789BED4">
      <w:pPr>
        <w:widowControl/>
        <w:shd w:val="clear" w:color="auto" w:fill="DBE5F1"/>
        <w:spacing w:before="0" w:line="240" w:lineRule="auto"/>
        <w:ind w:left="567"/>
        <w:jc w:val="both"/>
        <w:rPr>
          <w:snapToGrid/>
          <w:color w:val="000000"/>
          <w:sz w:val="22"/>
          <w:szCs w:val="22"/>
        </w:rPr>
      </w:pPr>
      <w:r>
        <w:rPr>
          <w:snapToGrid/>
          <w:color w:val="000000"/>
          <w:sz w:val="22"/>
          <w:szCs w:val="22"/>
        </w:rPr>
        <w:t xml:space="preserve">    </w:t>
      </w:r>
      <w:r>
        <w:rPr>
          <w:snapToGrid/>
          <w:color w:val="800000"/>
          <w:sz w:val="22"/>
          <w:szCs w:val="22"/>
        </w:rPr>
        <w:t>"transactionID"</w:t>
      </w:r>
      <w:r>
        <w:rPr>
          <w:snapToGrid/>
          <w:color w:val="000000"/>
          <w:sz w:val="22"/>
          <w:szCs w:val="22"/>
        </w:rPr>
        <w:t xml:space="preserve">: </w:t>
      </w:r>
      <w:r>
        <w:rPr>
          <w:snapToGrid/>
          <w:color w:val="FF8000"/>
          <w:sz w:val="22"/>
          <w:szCs w:val="22"/>
        </w:rPr>
        <w:t>12523522245</w:t>
      </w:r>
      <w:r>
        <w:rPr>
          <w:b/>
          <w:bCs/>
          <w:snapToGrid/>
          <w:color w:val="8000FF"/>
          <w:sz w:val="22"/>
          <w:szCs w:val="22"/>
        </w:rPr>
        <w:t>,</w:t>
      </w:r>
    </w:p>
    <w:p w14:paraId="3B6E5E47">
      <w:pPr>
        <w:widowControl/>
        <w:shd w:val="clear" w:color="auto" w:fill="DBE5F1"/>
        <w:spacing w:before="0" w:line="240" w:lineRule="auto"/>
        <w:ind w:left="567"/>
        <w:jc w:val="both"/>
        <w:rPr>
          <w:snapToGrid/>
          <w:color w:val="000000"/>
          <w:sz w:val="22"/>
          <w:szCs w:val="22"/>
        </w:rPr>
      </w:pPr>
      <w:r>
        <w:rPr>
          <w:snapToGrid/>
          <w:color w:val="000000"/>
          <w:sz w:val="22"/>
          <w:szCs w:val="22"/>
        </w:rPr>
        <w:t xml:space="preserve">    </w:t>
      </w:r>
      <w:r>
        <w:rPr>
          <w:snapToGrid/>
          <w:color w:val="800000"/>
          <w:sz w:val="22"/>
          <w:szCs w:val="22"/>
        </w:rPr>
        <w:t>"reservationCode"</w:t>
      </w:r>
      <w:r>
        <w:rPr>
          <w:snapToGrid/>
          <w:color w:val="000000"/>
          <w:sz w:val="22"/>
          <w:szCs w:val="22"/>
        </w:rPr>
        <w:t>: AXHBNK8I0H</w:t>
      </w:r>
    </w:p>
    <w:p w14:paraId="4A455E7B">
      <w:pPr>
        <w:widowControl/>
        <w:shd w:val="clear" w:color="auto" w:fill="DBE5F1"/>
        <w:spacing w:before="0" w:line="240" w:lineRule="auto"/>
        <w:ind w:left="567"/>
        <w:jc w:val="both"/>
        <w:rPr>
          <w:snapToGrid/>
          <w:color w:val="000000"/>
          <w:sz w:val="22"/>
          <w:szCs w:val="22"/>
        </w:rPr>
      </w:pPr>
      <w:r>
        <w:rPr>
          <w:snapToGrid/>
          <w:color w:val="000000"/>
          <w:sz w:val="22"/>
          <w:szCs w:val="22"/>
        </w:rPr>
        <w:t xml:space="preserve">  </w:t>
      </w:r>
      <w:r>
        <w:rPr>
          <w:b/>
          <w:bCs/>
          <w:snapToGrid/>
          <w:color w:val="8000FF"/>
          <w:sz w:val="22"/>
          <w:szCs w:val="22"/>
        </w:rPr>
        <w:t>}</w:t>
      </w:r>
    </w:p>
    <w:p w14:paraId="41659859">
      <w:pPr>
        <w:widowControl/>
        <w:shd w:val="clear" w:color="auto" w:fill="DBE5F1"/>
        <w:spacing w:before="0" w:line="240" w:lineRule="auto"/>
        <w:ind w:left="567"/>
        <w:jc w:val="both"/>
        <w:rPr>
          <w:b/>
          <w:bCs/>
          <w:snapToGrid/>
          <w:color w:val="8000FF"/>
          <w:sz w:val="22"/>
          <w:szCs w:val="22"/>
        </w:rPr>
      </w:pPr>
      <w:r>
        <w:rPr>
          <w:b/>
          <w:bCs/>
          <w:snapToGrid/>
          <w:color w:val="8000FF"/>
          <w:sz w:val="22"/>
          <w:szCs w:val="22"/>
        </w:rPr>
        <w:t>}</w:t>
      </w:r>
    </w:p>
    <w:p w14:paraId="5D18BAB0">
      <w:pPr>
        <w:ind w:left="0"/>
        <w:rPr>
          <w:b/>
          <w:bCs/>
          <w:sz w:val="22"/>
          <w:szCs w:val="22"/>
          <w:lang w:val="vi-VN"/>
        </w:rPr>
      </w:pPr>
    </w:p>
    <w:p w14:paraId="77251C6A">
      <w:pPr>
        <w:ind w:left="0"/>
        <w:rPr>
          <w:b/>
          <w:bCs/>
          <w:sz w:val="22"/>
          <w:szCs w:val="22"/>
          <w:lang w:val="vi-VN"/>
        </w:rPr>
      </w:pPr>
      <w:r>
        <w:rPr>
          <w:b/>
          <w:bCs/>
          <w:sz w:val="22"/>
          <w:szCs w:val="22"/>
          <w:lang w:val="vi-VN"/>
        </w:rPr>
        <w:t>Ví dụ response trường hợp truyền sai giá trị originalInvoiceType</w:t>
      </w:r>
    </w:p>
    <w:p w14:paraId="26C23FC3">
      <w:pPr>
        <w:widowControl/>
        <w:shd w:val="clear" w:color="auto" w:fill="DBE5F1"/>
        <w:spacing w:before="0" w:line="240" w:lineRule="auto"/>
        <w:ind w:left="450"/>
        <w:jc w:val="both"/>
        <w:rPr>
          <w:snapToGrid/>
          <w:sz w:val="22"/>
          <w:szCs w:val="22"/>
        </w:rPr>
      </w:pPr>
      <w:r>
        <w:rPr>
          <w:snapToGrid/>
          <w:sz w:val="22"/>
          <w:szCs w:val="22"/>
        </w:rPr>
        <w:t>{</w:t>
      </w:r>
    </w:p>
    <w:p w14:paraId="7D0FE0D9">
      <w:pPr>
        <w:widowControl/>
        <w:shd w:val="clear" w:color="auto" w:fill="DBE5F1"/>
        <w:spacing w:before="0" w:line="240" w:lineRule="auto"/>
        <w:ind w:left="450"/>
        <w:jc w:val="both"/>
        <w:rPr>
          <w:snapToGrid/>
          <w:sz w:val="22"/>
          <w:szCs w:val="22"/>
        </w:rPr>
      </w:pPr>
      <w:r>
        <w:rPr>
          <w:snapToGrid/>
          <w:sz w:val="22"/>
          <w:szCs w:val="22"/>
        </w:rPr>
        <w:t xml:space="preserve">    "code": 400,</w:t>
      </w:r>
    </w:p>
    <w:p w14:paraId="5AF9BC21">
      <w:pPr>
        <w:widowControl/>
        <w:shd w:val="clear" w:color="auto" w:fill="DBE5F1"/>
        <w:spacing w:before="0" w:line="240" w:lineRule="auto"/>
        <w:ind w:left="450"/>
        <w:jc w:val="both"/>
        <w:rPr>
          <w:snapToGrid/>
          <w:sz w:val="22"/>
          <w:szCs w:val="22"/>
        </w:rPr>
      </w:pPr>
      <w:r>
        <w:rPr>
          <w:snapToGrid/>
          <w:sz w:val="22"/>
          <w:szCs w:val="22"/>
        </w:rPr>
        <w:t xml:space="preserve">    "message": "BAD_REQUEST_ORIGINAL_INVOICE_TYPE_INVALID",</w:t>
      </w:r>
    </w:p>
    <w:p w14:paraId="2435C491">
      <w:pPr>
        <w:widowControl/>
        <w:shd w:val="clear" w:color="auto" w:fill="DBE5F1"/>
        <w:spacing w:before="0" w:line="240" w:lineRule="auto"/>
        <w:ind w:left="450"/>
        <w:jc w:val="both"/>
        <w:rPr>
          <w:snapToGrid/>
          <w:sz w:val="22"/>
          <w:szCs w:val="22"/>
        </w:rPr>
      </w:pPr>
      <w:r>
        <w:rPr>
          <w:snapToGrid/>
          <w:sz w:val="22"/>
          <w:szCs w:val="22"/>
        </w:rPr>
        <w:t xml:space="preserve">    "data": "BAD_REQUEST_ORIGINAL_INVOICE_TYPE_INVALID"</w:t>
      </w:r>
    </w:p>
    <w:p w14:paraId="560440B4">
      <w:pPr>
        <w:widowControl/>
        <w:shd w:val="clear" w:color="auto" w:fill="DBE5F1"/>
        <w:spacing w:before="0" w:line="240" w:lineRule="auto"/>
        <w:ind w:left="450"/>
        <w:jc w:val="both"/>
        <w:rPr>
          <w:snapToGrid/>
          <w:sz w:val="22"/>
          <w:szCs w:val="22"/>
        </w:rPr>
      </w:pPr>
      <w:r>
        <w:rPr>
          <w:snapToGrid/>
          <w:sz w:val="22"/>
          <w:szCs w:val="22"/>
        </w:rPr>
        <w:t>}</w:t>
      </w:r>
    </w:p>
    <w:p w14:paraId="6CBB4E94">
      <w:pPr>
        <w:widowControl/>
        <w:shd w:val="clear" w:color="auto" w:fill="DBE5F1"/>
        <w:spacing w:before="0" w:line="240" w:lineRule="auto"/>
        <w:ind w:left="567"/>
        <w:jc w:val="both"/>
        <w:rPr>
          <w:b/>
          <w:bCs/>
          <w:snapToGrid/>
          <w:color w:val="8000FF"/>
          <w:sz w:val="22"/>
          <w:szCs w:val="22"/>
        </w:rPr>
      </w:pPr>
    </w:p>
    <w:bookmarkEnd w:id="31"/>
    <w:p w14:paraId="7CAC8A44">
      <w:pPr>
        <w:snapToGrid w:val="0"/>
        <w:jc w:val="both"/>
        <w:rPr>
          <w:b/>
          <w:sz w:val="22"/>
          <w:szCs w:val="22"/>
        </w:rPr>
      </w:pPr>
      <w:r>
        <w:rPr>
          <w:b/>
          <w:sz w:val="22"/>
          <w:szCs w:val="22"/>
        </w:rPr>
        <w:t>Mô tả</w:t>
      </w:r>
    </w:p>
    <w:tbl>
      <w:tblPr>
        <w:tblStyle w:val="13"/>
        <w:tblW w:w="8784" w:type="dxa"/>
        <w:tblInd w:w="67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33"/>
        <w:gridCol w:w="6251"/>
      </w:tblGrid>
      <w:tr w14:paraId="0AC9AC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33" w:type="dxa"/>
            <w:shd w:val="clear" w:color="auto" w:fill="D9D9D9"/>
            <w:noWrap w:val="0"/>
            <w:vAlign w:val="top"/>
          </w:tcPr>
          <w:p w14:paraId="12894F28">
            <w:pPr>
              <w:ind w:left="0"/>
              <w:jc w:val="center"/>
              <w:rPr>
                <w:b/>
                <w:bCs/>
                <w:color w:val="000000"/>
                <w:sz w:val="22"/>
                <w:szCs w:val="22"/>
              </w:rPr>
            </w:pPr>
            <w:r>
              <w:rPr>
                <w:b/>
                <w:bCs/>
                <w:color w:val="000000"/>
                <w:sz w:val="22"/>
                <w:szCs w:val="22"/>
              </w:rPr>
              <w:t>Tên trường</w:t>
            </w:r>
          </w:p>
        </w:tc>
        <w:tc>
          <w:tcPr>
            <w:tcW w:w="6251" w:type="dxa"/>
            <w:shd w:val="clear" w:color="auto" w:fill="D9D9D9"/>
            <w:noWrap w:val="0"/>
            <w:vAlign w:val="top"/>
          </w:tcPr>
          <w:p w14:paraId="40377BE3">
            <w:pPr>
              <w:ind w:left="0"/>
              <w:jc w:val="center"/>
              <w:rPr>
                <w:b/>
                <w:bCs/>
                <w:color w:val="000000"/>
                <w:sz w:val="22"/>
                <w:szCs w:val="22"/>
              </w:rPr>
            </w:pPr>
            <w:r>
              <w:rPr>
                <w:b/>
                <w:bCs/>
                <w:color w:val="000000"/>
                <w:sz w:val="22"/>
                <w:szCs w:val="22"/>
              </w:rPr>
              <w:t>Mô tả</w:t>
            </w:r>
          </w:p>
        </w:tc>
      </w:tr>
      <w:tr w14:paraId="62DE72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33" w:type="dxa"/>
            <w:noWrap w:val="0"/>
            <w:vAlign w:val="top"/>
          </w:tcPr>
          <w:p w14:paraId="5BBCB146">
            <w:pPr>
              <w:spacing w:before="0"/>
              <w:ind w:left="0"/>
              <w:jc w:val="both"/>
              <w:rPr>
                <w:sz w:val="22"/>
                <w:szCs w:val="22"/>
              </w:rPr>
            </w:pPr>
            <w:r>
              <w:rPr>
                <w:sz w:val="22"/>
                <w:szCs w:val="22"/>
              </w:rPr>
              <w:t>errorCode</w:t>
            </w:r>
          </w:p>
        </w:tc>
        <w:tc>
          <w:tcPr>
            <w:tcW w:w="6251" w:type="dxa"/>
            <w:noWrap w:val="0"/>
            <w:vAlign w:val="top"/>
          </w:tcPr>
          <w:p w14:paraId="73D72F31">
            <w:pPr>
              <w:spacing w:before="0"/>
              <w:ind w:left="0"/>
              <w:jc w:val="both"/>
              <w:rPr>
                <w:sz w:val="22"/>
                <w:szCs w:val="22"/>
              </w:rPr>
            </w:pPr>
            <w:r>
              <w:rPr>
                <w:sz w:val="22"/>
                <w:szCs w:val="22"/>
              </w:rPr>
              <w:t>Mã lỗi (giá trị là null nếu lập hóa đơn thành công)</w:t>
            </w:r>
          </w:p>
        </w:tc>
      </w:tr>
      <w:tr w14:paraId="354D88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33" w:type="dxa"/>
            <w:noWrap w:val="0"/>
            <w:vAlign w:val="top"/>
          </w:tcPr>
          <w:p w14:paraId="3F486708">
            <w:pPr>
              <w:spacing w:before="0"/>
              <w:ind w:left="0"/>
              <w:jc w:val="both"/>
              <w:rPr>
                <w:sz w:val="22"/>
                <w:szCs w:val="22"/>
              </w:rPr>
            </w:pPr>
            <w:r>
              <w:rPr>
                <w:sz w:val="22"/>
                <w:szCs w:val="22"/>
              </w:rPr>
              <w:t>description</w:t>
            </w:r>
          </w:p>
        </w:tc>
        <w:tc>
          <w:tcPr>
            <w:tcW w:w="6251" w:type="dxa"/>
            <w:noWrap w:val="0"/>
            <w:vAlign w:val="top"/>
          </w:tcPr>
          <w:p w14:paraId="3958EAA1">
            <w:pPr>
              <w:spacing w:before="0"/>
              <w:ind w:left="0"/>
              <w:jc w:val="both"/>
              <w:rPr>
                <w:sz w:val="22"/>
                <w:szCs w:val="22"/>
              </w:rPr>
            </w:pPr>
            <w:r>
              <w:rPr>
                <w:sz w:val="22"/>
                <w:szCs w:val="22"/>
              </w:rPr>
              <w:t>Mô tả lỗi (giá trị là null nếu lập hóa đơn thành công)</w:t>
            </w:r>
          </w:p>
        </w:tc>
      </w:tr>
      <w:tr w14:paraId="506000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33" w:type="dxa"/>
            <w:noWrap w:val="0"/>
            <w:vAlign w:val="top"/>
          </w:tcPr>
          <w:p w14:paraId="6C1325B5">
            <w:pPr>
              <w:spacing w:before="0"/>
              <w:ind w:left="0"/>
              <w:jc w:val="both"/>
              <w:rPr>
                <w:sz w:val="22"/>
                <w:szCs w:val="22"/>
              </w:rPr>
            </w:pPr>
            <w:r>
              <w:rPr>
                <w:sz w:val="22"/>
                <w:szCs w:val="22"/>
              </w:rPr>
              <w:t>supplierTaxCode</w:t>
            </w:r>
          </w:p>
        </w:tc>
        <w:tc>
          <w:tcPr>
            <w:tcW w:w="6251" w:type="dxa"/>
            <w:noWrap w:val="0"/>
            <w:vAlign w:val="top"/>
          </w:tcPr>
          <w:p w14:paraId="1A138B52">
            <w:pPr>
              <w:spacing w:before="0"/>
              <w:ind w:left="0"/>
              <w:jc w:val="both"/>
              <w:rPr>
                <w:sz w:val="22"/>
                <w:szCs w:val="22"/>
              </w:rPr>
            </w:pPr>
            <w:r>
              <w:rPr>
                <w:sz w:val="22"/>
                <w:szCs w:val="22"/>
              </w:rPr>
              <w:t>Mã số thuế người bán (doanh nghiệp phát hành hóa đơn)</w:t>
            </w:r>
          </w:p>
        </w:tc>
      </w:tr>
      <w:tr w14:paraId="458A99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33" w:type="dxa"/>
            <w:noWrap w:val="0"/>
            <w:vAlign w:val="top"/>
          </w:tcPr>
          <w:p w14:paraId="0443B7C2">
            <w:pPr>
              <w:spacing w:before="0"/>
              <w:ind w:left="0"/>
              <w:jc w:val="both"/>
              <w:rPr>
                <w:sz w:val="22"/>
                <w:szCs w:val="22"/>
              </w:rPr>
            </w:pPr>
            <w:r>
              <w:rPr>
                <w:sz w:val="22"/>
                <w:szCs w:val="22"/>
              </w:rPr>
              <w:t>invoiceNo</w:t>
            </w:r>
          </w:p>
        </w:tc>
        <w:tc>
          <w:tcPr>
            <w:tcW w:w="6251" w:type="dxa"/>
            <w:noWrap w:val="0"/>
            <w:vAlign w:val="top"/>
          </w:tcPr>
          <w:p w14:paraId="386EA9A8">
            <w:pPr>
              <w:spacing w:before="0"/>
              <w:ind w:left="0"/>
              <w:jc w:val="both"/>
              <w:rPr>
                <w:sz w:val="22"/>
                <w:szCs w:val="22"/>
              </w:rPr>
            </w:pPr>
            <w:r>
              <w:rPr>
                <w:sz w:val="22"/>
                <w:szCs w:val="22"/>
              </w:rPr>
              <w:t xml:space="preserve">Số hóa đơn Vị dụ: AA/20E0000001 </w:t>
            </w:r>
          </w:p>
        </w:tc>
      </w:tr>
      <w:tr w14:paraId="2370E8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33" w:type="dxa"/>
            <w:noWrap w:val="0"/>
            <w:vAlign w:val="top"/>
          </w:tcPr>
          <w:p w14:paraId="2E780CB3">
            <w:pPr>
              <w:spacing w:before="0"/>
              <w:ind w:left="0"/>
              <w:jc w:val="both"/>
              <w:rPr>
                <w:sz w:val="22"/>
                <w:szCs w:val="22"/>
              </w:rPr>
            </w:pPr>
            <w:r>
              <w:rPr>
                <w:sz w:val="22"/>
                <w:szCs w:val="22"/>
              </w:rPr>
              <w:t>transactionID</w:t>
            </w:r>
          </w:p>
        </w:tc>
        <w:tc>
          <w:tcPr>
            <w:tcW w:w="6251" w:type="dxa"/>
            <w:noWrap w:val="0"/>
            <w:vAlign w:val="top"/>
          </w:tcPr>
          <w:p w14:paraId="19853CEC">
            <w:pPr>
              <w:spacing w:before="0"/>
              <w:ind w:left="0"/>
              <w:jc w:val="both"/>
              <w:rPr>
                <w:sz w:val="22"/>
                <w:szCs w:val="22"/>
              </w:rPr>
            </w:pPr>
            <w:r>
              <w:rPr>
                <w:sz w:val="22"/>
                <w:szCs w:val="22"/>
              </w:rPr>
              <w:t>Id của giao dịch</w:t>
            </w:r>
          </w:p>
        </w:tc>
      </w:tr>
      <w:tr w14:paraId="483CE3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33" w:type="dxa"/>
            <w:noWrap w:val="0"/>
            <w:vAlign w:val="top"/>
          </w:tcPr>
          <w:p w14:paraId="2B3EEA94">
            <w:pPr>
              <w:spacing w:before="0"/>
              <w:ind w:left="0"/>
              <w:jc w:val="both"/>
              <w:rPr>
                <w:sz w:val="22"/>
                <w:szCs w:val="22"/>
              </w:rPr>
            </w:pPr>
            <w:r>
              <w:rPr>
                <w:sz w:val="22"/>
                <w:szCs w:val="22"/>
              </w:rPr>
              <w:t>reservationCode</w:t>
            </w:r>
          </w:p>
        </w:tc>
        <w:tc>
          <w:tcPr>
            <w:tcW w:w="6251" w:type="dxa"/>
            <w:noWrap w:val="0"/>
            <w:vAlign w:val="top"/>
          </w:tcPr>
          <w:p w14:paraId="4F3282AF">
            <w:pPr>
              <w:spacing w:before="0"/>
              <w:ind w:left="0"/>
              <w:jc w:val="both"/>
              <w:rPr>
                <w:sz w:val="22"/>
                <w:szCs w:val="22"/>
              </w:rPr>
            </w:pPr>
            <w:r>
              <w:rPr>
                <w:sz w:val="22"/>
                <w:szCs w:val="22"/>
              </w:rPr>
              <w:t>Mã số bí mật dùng để khách hàng tra cứu</w:t>
            </w:r>
          </w:p>
        </w:tc>
      </w:tr>
    </w:tbl>
    <w:p w14:paraId="187B330F">
      <w:pPr>
        <w:numPr>
          <w:ilvl w:val="0"/>
          <w:numId w:val="21"/>
        </w:numPr>
        <w:jc w:val="both"/>
        <w:rPr>
          <w:b/>
          <w:color w:val="0000FF"/>
          <w:sz w:val="22"/>
          <w:szCs w:val="22"/>
        </w:rPr>
      </w:pPr>
      <w:r>
        <w:rPr>
          <w:b/>
          <w:color w:val="0000FF"/>
          <w:sz w:val="22"/>
          <w:szCs w:val="22"/>
        </w:rPr>
        <w:t xml:space="preserve">Vị dụ: </w:t>
      </w:r>
    </w:p>
    <w:p w14:paraId="0B903618">
      <w:pPr>
        <w:ind w:left="1264" w:hanging="1122"/>
        <w:jc w:val="both"/>
        <w:rPr>
          <w:b/>
          <w:color w:val="0000FF"/>
          <w:sz w:val="22"/>
          <w:szCs w:val="22"/>
        </w:rPr>
      </w:pPr>
      <w:r>
        <w:rPr>
          <w:b/>
          <w:color w:val="0000FF"/>
          <w:sz w:val="22"/>
          <w:szCs w:val="22"/>
        </w:rPr>
        <w:drawing>
          <wp:inline distT="0" distB="0" distL="114300" distR="114300">
            <wp:extent cx="6335395" cy="1343025"/>
            <wp:effectExtent l="0" t="0" r="8255" b="9525"/>
            <wp:docPr id="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22"/>
                    <pic:cNvPicPr>
                      <a:picLocks noChangeAspect="1"/>
                    </pic:cNvPicPr>
                  </pic:nvPicPr>
                  <pic:blipFill>
                    <a:blip r:embed="rId58"/>
                    <a:stretch>
                      <a:fillRect/>
                    </a:stretch>
                  </pic:blipFill>
                  <pic:spPr>
                    <a:xfrm>
                      <a:off x="0" y="0"/>
                      <a:ext cx="6335395" cy="1343025"/>
                    </a:xfrm>
                    <a:prstGeom prst="rect">
                      <a:avLst/>
                    </a:prstGeom>
                    <a:noFill/>
                    <a:ln>
                      <a:noFill/>
                    </a:ln>
                  </pic:spPr>
                </pic:pic>
              </a:graphicData>
            </a:graphic>
          </wp:inline>
        </w:drawing>
      </w:r>
    </w:p>
    <w:p w14:paraId="66198E5C">
      <w:pPr>
        <w:ind w:left="0"/>
        <w:rPr>
          <w:sz w:val="22"/>
          <w:szCs w:val="22"/>
        </w:rPr>
      </w:pPr>
    </w:p>
    <w:p w14:paraId="1C8FF8F0">
      <w:pPr>
        <w:ind w:left="1264" w:hanging="980"/>
        <w:jc w:val="both"/>
        <w:rPr>
          <w:b/>
          <w:color w:val="0000FF"/>
          <w:sz w:val="22"/>
          <w:szCs w:val="22"/>
        </w:rPr>
      </w:pPr>
      <w:r>
        <w:rPr>
          <w:b/>
          <w:color w:val="0000FF"/>
          <w:sz w:val="22"/>
          <w:szCs w:val="22"/>
        </w:rPr>
        <w:drawing>
          <wp:inline distT="0" distB="0" distL="114300" distR="114300">
            <wp:extent cx="6314440" cy="3876040"/>
            <wp:effectExtent l="0" t="0" r="10160" b="10160"/>
            <wp:docPr id="1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23"/>
                    <pic:cNvPicPr>
                      <a:picLocks noChangeAspect="1"/>
                    </pic:cNvPicPr>
                  </pic:nvPicPr>
                  <pic:blipFill>
                    <a:blip r:embed="rId59"/>
                    <a:stretch>
                      <a:fillRect/>
                    </a:stretch>
                  </pic:blipFill>
                  <pic:spPr>
                    <a:xfrm>
                      <a:off x="0" y="0"/>
                      <a:ext cx="6314440" cy="3876040"/>
                    </a:xfrm>
                    <a:prstGeom prst="rect">
                      <a:avLst/>
                    </a:prstGeom>
                    <a:noFill/>
                    <a:ln>
                      <a:noFill/>
                    </a:ln>
                  </pic:spPr>
                </pic:pic>
              </a:graphicData>
            </a:graphic>
          </wp:inline>
        </w:drawing>
      </w:r>
    </w:p>
    <w:p w14:paraId="045E06FE">
      <w:pPr>
        <w:pStyle w:val="124"/>
        <w:rPr>
          <w:sz w:val="22"/>
          <w:szCs w:val="22"/>
        </w:rPr>
      </w:pPr>
      <w:r>
        <w:rPr>
          <w:sz w:val="22"/>
          <w:szCs w:val="22"/>
        </w:rPr>
        <w:t xml:space="preserve"> </w:t>
      </w:r>
      <w:bookmarkStart w:id="32" w:name="_Toc115266185"/>
      <w:r>
        <w:rPr>
          <w:sz w:val="22"/>
          <w:szCs w:val="22"/>
        </w:rPr>
        <w:t>Lấy file hóa đơn</w:t>
      </w:r>
      <w:bookmarkEnd w:id="32"/>
    </w:p>
    <w:p w14:paraId="0B73E86C">
      <w:pPr>
        <w:pStyle w:val="4"/>
        <w:rPr>
          <w:sz w:val="22"/>
          <w:szCs w:val="22"/>
        </w:rPr>
      </w:pPr>
      <w:r>
        <w:rPr>
          <w:sz w:val="22"/>
          <w:szCs w:val="22"/>
        </w:rPr>
        <w:t xml:space="preserve">Webservice dùng cho hệ thống tích hợp có thể lấy các file hóa đơn sau khi được phát hành thành công. </w:t>
      </w:r>
    </w:p>
    <w:p w14:paraId="2919815C">
      <w:pPr>
        <w:pStyle w:val="4"/>
        <w:rPr>
          <w:b/>
          <w:sz w:val="22"/>
          <w:szCs w:val="22"/>
        </w:rPr>
      </w:pPr>
      <w:r>
        <w:rPr>
          <w:b/>
          <w:sz w:val="22"/>
          <w:szCs w:val="22"/>
        </w:rPr>
        <w:t xml:space="preserve">Lưu ý: </w:t>
      </w:r>
    </w:p>
    <w:p w14:paraId="110EB8EB">
      <w:pPr>
        <w:pStyle w:val="4"/>
        <w:numPr>
          <w:ilvl w:val="0"/>
          <w:numId w:val="24"/>
        </w:numPr>
        <w:rPr>
          <w:sz w:val="22"/>
          <w:szCs w:val="22"/>
        </w:rPr>
      </w:pPr>
      <w:r>
        <w:rPr>
          <w:sz w:val="22"/>
          <w:szCs w:val="22"/>
        </w:rPr>
        <w:t>Hệ thống hóa đơn điện tử chạy theo cơ chế bất đồng bộ, vì vậy hệ thống đẩy hóa đơn lên cơ sở dữ liệu sau khi nhận request phát hành hóa đơn khoảng 1s. Vì vậy, khi tích hợp, request lấy file hóa đơn nên được thực hiện sau từ 2-5 giây sau khi phát hành hóa đơn.</w:t>
      </w:r>
    </w:p>
    <w:p w14:paraId="0A8DA756">
      <w:pPr>
        <w:pStyle w:val="4"/>
        <w:numPr>
          <w:ilvl w:val="0"/>
          <w:numId w:val="24"/>
        </w:numPr>
        <w:rPr>
          <w:sz w:val="22"/>
          <w:szCs w:val="22"/>
        </w:rPr>
      </w:pPr>
      <w:r>
        <w:rPr>
          <w:sz w:val="22"/>
          <w:szCs w:val="22"/>
        </w:rPr>
        <w:t>Hệ thống chỉ lấy lên những hóa đơn có trạng thái khả dụng (state = 1).</w:t>
      </w:r>
    </w:p>
    <w:p w14:paraId="5F186F7F">
      <w:pPr>
        <w:pStyle w:val="93"/>
        <w:widowControl w:val="0"/>
        <w:numPr>
          <w:ilvl w:val="0"/>
          <w:numId w:val="25"/>
        </w:numPr>
        <w:spacing w:before="120" w:line="360" w:lineRule="auto"/>
        <w:contextualSpacing/>
        <w:jc w:val="both"/>
        <w:rPr>
          <w:rFonts w:ascii="Times New Roman" w:hAnsi="Times New Roman"/>
          <w:b/>
          <w:color w:val="0000FF"/>
        </w:rPr>
      </w:pPr>
      <w:r>
        <w:rPr>
          <w:rFonts w:ascii="Times New Roman" w:hAnsi="Times New Roman"/>
          <w:b/>
          <w:color w:val="0000FF"/>
        </w:rPr>
        <w:t>Đầu vào:</w:t>
      </w:r>
    </w:p>
    <w:p w14:paraId="1E922A57">
      <w:pPr>
        <w:numPr>
          <w:ilvl w:val="0"/>
          <w:numId w:val="17"/>
        </w:numPr>
        <w:snapToGrid w:val="0"/>
        <w:jc w:val="both"/>
        <w:rPr>
          <w:sz w:val="22"/>
          <w:szCs w:val="22"/>
        </w:rPr>
      </w:pPr>
      <w:r>
        <w:rPr>
          <w:sz w:val="22"/>
          <w:szCs w:val="22"/>
        </w:rPr>
        <w:t xml:space="preserve">Action (POST): </w:t>
      </w:r>
      <w:r>
        <w:rPr>
          <w:sz w:val="22"/>
          <w:szCs w:val="22"/>
        </w:rPr>
        <w:fldChar w:fldCharType="begin"/>
      </w:r>
      <w:r>
        <w:rPr>
          <w:sz w:val="22"/>
          <w:szCs w:val="22"/>
        </w:rPr>
        <w:instrText xml:space="preserve"> HYPERLINK "https://10.60.108.210:8273/InvoiceAPI/InvoiceWS/createBatchInvoice/0100109106" </w:instrText>
      </w:r>
      <w:r>
        <w:rPr>
          <w:sz w:val="22"/>
          <w:szCs w:val="22"/>
        </w:rPr>
        <w:fldChar w:fldCharType="separate"/>
      </w:r>
      <w:r>
        <w:rPr>
          <w:rStyle w:val="34"/>
          <w:sz w:val="22"/>
          <w:szCs w:val="22"/>
        </w:rPr>
        <w:t>/InvoiceAPI/</w:t>
      </w:r>
      <w:r>
        <w:rPr>
          <w:rStyle w:val="34"/>
          <w:sz w:val="22"/>
          <w:szCs w:val="22"/>
        </w:rPr>
        <w:fldChar w:fldCharType="end"/>
      </w:r>
      <w:r>
        <w:rPr>
          <w:rStyle w:val="34"/>
          <w:sz w:val="22"/>
          <w:szCs w:val="22"/>
        </w:rPr>
        <w:t>InvoiceUtilsWS/getInvoiceRepresentationFile</w:t>
      </w:r>
    </w:p>
    <w:p w14:paraId="27561F50">
      <w:pPr>
        <w:numPr>
          <w:ilvl w:val="0"/>
          <w:numId w:val="17"/>
        </w:numPr>
        <w:jc w:val="both"/>
        <w:rPr>
          <w:sz w:val="22"/>
          <w:szCs w:val="22"/>
        </w:rPr>
      </w:pPr>
      <w:r>
        <w:rPr>
          <w:sz w:val="22"/>
          <w:szCs w:val="22"/>
        </w:rPr>
        <w:t>Headers:</w:t>
      </w:r>
    </w:p>
    <w:p w14:paraId="6FE7EB08">
      <w:pPr>
        <w:snapToGrid w:val="0"/>
        <w:ind w:firstLine="176"/>
        <w:jc w:val="both"/>
        <w:rPr>
          <w:sz w:val="22"/>
          <w:szCs w:val="22"/>
          <w:lang w:val="en"/>
        </w:rPr>
      </w:pPr>
      <w:r>
        <w:rPr>
          <w:sz w:val="22"/>
          <w:szCs w:val="22"/>
          <w:lang w:val="en"/>
        </w:rPr>
        <w:t>+ Cookie: giá trị access_token hoặc Authorization: username/pass như đăng nhập trên web hoặc Authorization: username/pass như đăng nhập trên web</w:t>
      </w:r>
    </w:p>
    <w:p w14:paraId="266F8993">
      <w:pPr>
        <w:snapToGrid w:val="0"/>
        <w:ind w:firstLine="176"/>
        <w:jc w:val="both"/>
        <w:rPr>
          <w:sz w:val="22"/>
          <w:szCs w:val="22"/>
          <w:lang w:val="fr-FR"/>
        </w:rPr>
      </w:pPr>
      <w:r>
        <w:rPr>
          <w:sz w:val="22"/>
          <w:szCs w:val="22"/>
          <w:lang w:val="fr-FR"/>
        </w:rPr>
        <w:t>+ Content-Type : application/json</w:t>
      </w:r>
    </w:p>
    <w:p w14:paraId="587DBAE8">
      <w:pPr>
        <w:pStyle w:val="93"/>
        <w:widowControl w:val="0"/>
        <w:snapToGrid w:val="0"/>
        <w:spacing w:before="120" w:line="360" w:lineRule="auto"/>
        <w:ind w:left="0"/>
        <w:contextualSpacing/>
        <w:jc w:val="both"/>
        <w:rPr>
          <w:rFonts w:ascii="Times New Roman" w:hAnsi="Times New Roman"/>
        </w:rPr>
      </w:pPr>
      <w:r>
        <w:rPr>
          <w:rFonts w:ascii="Times New Roman" w:hAnsi="Times New Roman"/>
        </w:rPr>
        <w:t>Các tham số của đối tượng CommonDataInput</w:t>
      </w:r>
    </w:p>
    <w:tbl>
      <w:tblPr>
        <w:tblStyle w:val="13"/>
        <w:tblW w:w="9355" w:type="dxa"/>
        <w:tblInd w:w="5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08"/>
        <w:gridCol w:w="2516"/>
        <w:gridCol w:w="4831"/>
      </w:tblGrid>
      <w:tr w14:paraId="0E6D76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6" w:hRule="atLeast"/>
        </w:trPr>
        <w:tc>
          <w:tcPr>
            <w:tcW w:w="2008" w:type="dxa"/>
            <w:shd w:val="clear" w:color="auto" w:fill="D9D9D9"/>
            <w:noWrap w:val="0"/>
            <w:vAlign w:val="top"/>
          </w:tcPr>
          <w:p w14:paraId="1CAA8695">
            <w:pPr>
              <w:ind w:left="0"/>
              <w:jc w:val="both"/>
              <w:rPr>
                <w:b/>
                <w:bCs/>
                <w:color w:val="000000"/>
                <w:sz w:val="22"/>
                <w:szCs w:val="22"/>
              </w:rPr>
            </w:pPr>
            <w:r>
              <w:rPr>
                <w:b/>
                <w:bCs/>
                <w:color w:val="000000"/>
                <w:sz w:val="22"/>
                <w:szCs w:val="22"/>
              </w:rPr>
              <w:t>Tên tham số</w:t>
            </w:r>
          </w:p>
        </w:tc>
        <w:tc>
          <w:tcPr>
            <w:tcW w:w="2516" w:type="dxa"/>
            <w:shd w:val="clear" w:color="auto" w:fill="D9D9D9"/>
            <w:noWrap w:val="0"/>
            <w:vAlign w:val="top"/>
          </w:tcPr>
          <w:p w14:paraId="2D224545">
            <w:pPr>
              <w:ind w:left="0"/>
              <w:jc w:val="both"/>
              <w:rPr>
                <w:b/>
                <w:bCs/>
                <w:color w:val="000000"/>
                <w:sz w:val="22"/>
                <w:szCs w:val="22"/>
              </w:rPr>
            </w:pPr>
            <w:r>
              <w:rPr>
                <w:b/>
                <w:bCs/>
                <w:color w:val="000000"/>
                <w:sz w:val="22"/>
                <w:szCs w:val="22"/>
              </w:rPr>
              <w:t>Kiểu dữ liệu, ràng buộc</w:t>
            </w:r>
          </w:p>
        </w:tc>
        <w:tc>
          <w:tcPr>
            <w:tcW w:w="4831" w:type="dxa"/>
            <w:shd w:val="clear" w:color="auto" w:fill="D9D9D9"/>
            <w:noWrap w:val="0"/>
            <w:vAlign w:val="top"/>
          </w:tcPr>
          <w:p w14:paraId="54A94336">
            <w:pPr>
              <w:ind w:left="0"/>
              <w:jc w:val="both"/>
              <w:rPr>
                <w:b/>
                <w:bCs/>
                <w:color w:val="000000"/>
                <w:sz w:val="22"/>
                <w:szCs w:val="22"/>
              </w:rPr>
            </w:pPr>
            <w:r>
              <w:rPr>
                <w:b/>
                <w:bCs/>
                <w:color w:val="000000"/>
                <w:sz w:val="22"/>
                <w:szCs w:val="22"/>
              </w:rPr>
              <w:t>Mô tả</w:t>
            </w:r>
          </w:p>
        </w:tc>
      </w:tr>
      <w:tr w14:paraId="79E909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8" w:hRule="atLeast"/>
        </w:trPr>
        <w:tc>
          <w:tcPr>
            <w:tcW w:w="2008" w:type="dxa"/>
            <w:noWrap w:val="0"/>
            <w:vAlign w:val="top"/>
          </w:tcPr>
          <w:p w14:paraId="396C14AE">
            <w:pPr>
              <w:spacing w:before="0"/>
              <w:ind w:left="0"/>
              <w:jc w:val="both"/>
              <w:rPr>
                <w:sz w:val="22"/>
                <w:szCs w:val="22"/>
              </w:rPr>
            </w:pPr>
            <w:r>
              <w:rPr>
                <w:sz w:val="22"/>
                <w:szCs w:val="22"/>
              </w:rPr>
              <w:t>supplierTaxCode</w:t>
            </w:r>
          </w:p>
        </w:tc>
        <w:tc>
          <w:tcPr>
            <w:tcW w:w="2516" w:type="dxa"/>
            <w:noWrap w:val="0"/>
            <w:vAlign w:val="top"/>
          </w:tcPr>
          <w:p w14:paraId="55FE2E76">
            <w:pPr>
              <w:spacing w:before="0"/>
              <w:ind w:left="0"/>
              <w:jc w:val="both"/>
              <w:rPr>
                <w:sz w:val="22"/>
                <w:szCs w:val="22"/>
              </w:rPr>
            </w:pPr>
            <w:r>
              <w:rPr>
                <w:sz w:val="22"/>
                <w:szCs w:val="22"/>
              </w:rPr>
              <w:t>Required: true</w:t>
            </w:r>
          </w:p>
          <w:p w14:paraId="7B49548F">
            <w:pPr>
              <w:spacing w:before="0"/>
              <w:ind w:left="0"/>
              <w:jc w:val="both"/>
              <w:rPr>
                <w:sz w:val="22"/>
                <w:szCs w:val="22"/>
              </w:rPr>
            </w:pPr>
            <w:r>
              <w:rPr>
                <w:sz w:val="22"/>
                <w:szCs w:val="22"/>
              </w:rPr>
              <w:t>DataType: String</w:t>
            </w:r>
          </w:p>
          <w:p w14:paraId="2A41381A">
            <w:pPr>
              <w:spacing w:before="0"/>
              <w:ind w:left="0"/>
              <w:jc w:val="both"/>
              <w:rPr>
                <w:sz w:val="22"/>
                <w:szCs w:val="22"/>
              </w:rPr>
            </w:pPr>
            <w:r>
              <w:rPr>
                <w:sz w:val="22"/>
                <w:szCs w:val="22"/>
              </w:rPr>
              <w:t xml:space="preserve">Minlength: </w:t>
            </w:r>
          </w:p>
          <w:p w14:paraId="107D35B1">
            <w:pPr>
              <w:spacing w:before="0"/>
              <w:ind w:left="0"/>
              <w:jc w:val="both"/>
              <w:rPr>
                <w:sz w:val="22"/>
                <w:szCs w:val="22"/>
              </w:rPr>
            </w:pPr>
            <w:r>
              <w:rPr>
                <w:sz w:val="22"/>
                <w:szCs w:val="22"/>
              </w:rPr>
              <w:t>Maxlength: 20</w:t>
            </w:r>
          </w:p>
          <w:p w14:paraId="4F1CBDDE">
            <w:pPr>
              <w:spacing w:before="0"/>
              <w:ind w:left="0"/>
              <w:jc w:val="both"/>
              <w:rPr>
                <w:sz w:val="22"/>
                <w:szCs w:val="22"/>
              </w:rPr>
            </w:pPr>
            <w:r>
              <w:rPr>
                <w:sz w:val="22"/>
                <w:szCs w:val="22"/>
              </w:rPr>
              <w:t>Format : [0-9-]+</w:t>
            </w:r>
          </w:p>
        </w:tc>
        <w:tc>
          <w:tcPr>
            <w:tcW w:w="4831" w:type="dxa"/>
            <w:noWrap w:val="0"/>
            <w:vAlign w:val="top"/>
          </w:tcPr>
          <w:p w14:paraId="62349341">
            <w:pPr>
              <w:spacing w:before="0"/>
              <w:ind w:left="0"/>
              <w:jc w:val="both"/>
              <w:rPr>
                <w:sz w:val="22"/>
                <w:szCs w:val="22"/>
              </w:rPr>
            </w:pPr>
            <w:r>
              <w:rPr>
                <w:sz w:val="22"/>
                <w:szCs w:val="22"/>
              </w:rPr>
              <w:t>Mã số thuế của doanh nghiệp/chi nhánh phát hành hóa đơn. Một doanh nghiệp có thể có nhiều mã số thuế</w:t>
            </w:r>
          </w:p>
          <w:p w14:paraId="31A73E40">
            <w:pPr>
              <w:spacing w:before="0"/>
              <w:ind w:left="0"/>
              <w:jc w:val="both"/>
              <w:rPr>
                <w:sz w:val="22"/>
                <w:szCs w:val="22"/>
                <w:lang w:val="fr-FR"/>
              </w:rPr>
            </w:pPr>
            <w:r>
              <w:rPr>
                <w:sz w:val="22"/>
                <w:szCs w:val="22"/>
                <w:lang w:val="fr-FR"/>
              </w:rPr>
              <w:t xml:space="preserve">Mẫu 1: 0312770607 </w:t>
            </w:r>
          </w:p>
          <w:p w14:paraId="6B80D0A0">
            <w:pPr>
              <w:spacing w:before="0"/>
              <w:ind w:left="0"/>
              <w:jc w:val="both"/>
              <w:rPr>
                <w:sz w:val="22"/>
                <w:szCs w:val="22"/>
                <w:lang w:val="fr-FR"/>
              </w:rPr>
            </w:pPr>
            <w:r>
              <w:rPr>
                <w:sz w:val="22"/>
                <w:szCs w:val="22"/>
                <w:lang w:val="fr-FR"/>
              </w:rPr>
              <w:t>Mẫu 2: 0312770607-001</w:t>
            </w:r>
          </w:p>
          <w:p w14:paraId="0212B911">
            <w:pPr>
              <w:spacing w:before="0"/>
              <w:ind w:left="0"/>
              <w:jc w:val="both"/>
              <w:rPr>
                <w:sz w:val="22"/>
                <w:szCs w:val="22"/>
                <w:lang w:val="fr-FR"/>
              </w:rPr>
            </w:pPr>
            <w:r>
              <w:rPr>
                <w:sz w:val="22"/>
                <w:szCs w:val="22"/>
              </w:rPr>
              <w:fldChar w:fldCharType="begin"/>
            </w:r>
            <w:r>
              <w:rPr>
                <w:sz w:val="22"/>
                <w:szCs w:val="22"/>
                <w:lang w:val="fr-FR"/>
              </w:rPr>
              <w:instrText xml:space="preserve"> HYPERLINK "https://vi.wikipedia.org/wiki/Thu%E1%BA%BF_Vi%E1%BB%87t_Nam" </w:instrText>
            </w:r>
            <w:r>
              <w:rPr>
                <w:sz w:val="22"/>
                <w:szCs w:val="22"/>
              </w:rPr>
              <w:fldChar w:fldCharType="separate"/>
            </w:r>
            <w:r>
              <w:rPr>
                <w:rStyle w:val="34"/>
                <w:sz w:val="22"/>
                <w:szCs w:val="22"/>
                <w:lang w:val="fr-FR"/>
              </w:rPr>
              <w:t>https://vi.wikipedia.org/wiki/Thu%E1%BA%BF_Vi%E1%BB%87t_Nam</w:t>
            </w:r>
            <w:r>
              <w:rPr>
                <w:sz w:val="22"/>
                <w:szCs w:val="22"/>
              </w:rPr>
              <w:fldChar w:fldCharType="end"/>
            </w:r>
          </w:p>
        </w:tc>
      </w:tr>
      <w:tr w14:paraId="4BD35D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6" w:hRule="atLeast"/>
        </w:trPr>
        <w:tc>
          <w:tcPr>
            <w:tcW w:w="2008" w:type="dxa"/>
            <w:noWrap w:val="0"/>
            <w:vAlign w:val="top"/>
          </w:tcPr>
          <w:p w14:paraId="5A6430A6">
            <w:pPr>
              <w:spacing w:before="0"/>
              <w:ind w:left="0"/>
              <w:jc w:val="both"/>
              <w:rPr>
                <w:sz w:val="22"/>
                <w:szCs w:val="22"/>
              </w:rPr>
            </w:pPr>
            <w:r>
              <w:rPr>
                <w:sz w:val="22"/>
                <w:szCs w:val="22"/>
              </w:rPr>
              <w:t>invoiceNo</w:t>
            </w:r>
          </w:p>
        </w:tc>
        <w:tc>
          <w:tcPr>
            <w:tcW w:w="2516" w:type="dxa"/>
            <w:noWrap w:val="0"/>
            <w:vAlign w:val="top"/>
          </w:tcPr>
          <w:p w14:paraId="1F23A013">
            <w:pPr>
              <w:spacing w:before="0"/>
              <w:ind w:left="0"/>
              <w:jc w:val="both"/>
              <w:rPr>
                <w:sz w:val="22"/>
                <w:szCs w:val="22"/>
              </w:rPr>
            </w:pPr>
            <w:r>
              <w:rPr>
                <w:sz w:val="22"/>
                <w:szCs w:val="22"/>
              </w:rPr>
              <w:t>Required : true</w:t>
            </w:r>
          </w:p>
          <w:p w14:paraId="4E2EC393">
            <w:pPr>
              <w:spacing w:before="0"/>
              <w:ind w:left="0"/>
              <w:jc w:val="both"/>
              <w:rPr>
                <w:sz w:val="22"/>
                <w:szCs w:val="22"/>
              </w:rPr>
            </w:pPr>
            <w:r>
              <w:rPr>
                <w:sz w:val="22"/>
                <w:szCs w:val="22"/>
              </w:rPr>
              <w:t>DataType: String</w:t>
            </w:r>
          </w:p>
          <w:p w14:paraId="5EA3E12E">
            <w:pPr>
              <w:spacing w:before="0"/>
              <w:ind w:left="0"/>
              <w:jc w:val="both"/>
              <w:rPr>
                <w:sz w:val="22"/>
                <w:szCs w:val="22"/>
              </w:rPr>
            </w:pPr>
            <w:r>
              <w:rPr>
                <w:sz w:val="22"/>
                <w:szCs w:val="22"/>
              </w:rPr>
              <w:t>Minlength: 7</w:t>
            </w:r>
          </w:p>
          <w:p w14:paraId="63F95A45">
            <w:pPr>
              <w:spacing w:before="0"/>
              <w:ind w:left="0"/>
              <w:jc w:val="both"/>
              <w:rPr>
                <w:sz w:val="22"/>
                <w:szCs w:val="22"/>
              </w:rPr>
            </w:pPr>
            <w:r>
              <w:rPr>
                <w:sz w:val="22"/>
                <w:szCs w:val="22"/>
              </w:rPr>
              <w:t>Maxlength: 35</w:t>
            </w:r>
          </w:p>
          <w:p w14:paraId="4144C5BE">
            <w:pPr>
              <w:spacing w:before="0"/>
              <w:ind w:left="0"/>
              <w:jc w:val="both"/>
              <w:rPr>
                <w:sz w:val="22"/>
                <w:szCs w:val="22"/>
              </w:rPr>
            </w:pPr>
            <w:r>
              <w:rPr>
                <w:sz w:val="22"/>
                <w:szCs w:val="22"/>
              </w:rPr>
              <w:t>Format : [a-zA-Z0-9]*$</w:t>
            </w:r>
          </w:p>
        </w:tc>
        <w:tc>
          <w:tcPr>
            <w:tcW w:w="4831" w:type="dxa"/>
            <w:noWrap w:val="0"/>
            <w:vAlign w:val="top"/>
          </w:tcPr>
          <w:p w14:paraId="2EAA222A">
            <w:pPr>
              <w:spacing w:before="0"/>
              <w:ind w:left="0"/>
              <w:jc w:val="both"/>
              <w:rPr>
                <w:sz w:val="22"/>
                <w:szCs w:val="22"/>
              </w:rPr>
            </w:pPr>
            <w:r>
              <w:rPr>
                <w:sz w:val="22"/>
                <w:szCs w:val="22"/>
              </w:rPr>
              <w:t>Số hóa đơn, bao gồm ký hiệu hóa đơn và số thứ tự hóa đơn</w:t>
            </w:r>
          </w:p>
          <w:p w14:paraId="178464EE">
            <w:pPr>
              <w:spacing w:before="0"/>
              <w:ind w:left="0"/>
              <w:jc w:val="both"/>
              <w:rPr>
                <w:sz w:val="22"/>
                <w:szCs w:val="22"/>
              </w:rPr>
            </w:pPr>
          </w:p>
        </w:tc>
      </w:tr>
      <w:tr w14:paraId="5E5D6C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3" w:hRule="atLeast"/>
        </w:trPr>
        <w:tc>
          <w:tcPr>
            <w:tcW w:w="2008" w:type="dxa"/>
            <w:noWrap w:val="0"/>
            <w:vAlign w:val="top"/>
          </w:tcPr>
          <w:p w14:paraId="65BC63AB">
            <w:pPr>
              <w:spacing w:before="0"/>
              <w:ind w:left="0"/>
              <w:jc w:val="both"/>
              <w:rPr>
                <w:sz w:val="22"/>
                <w:szCs w:val="22"/>
              </w:rPr>
            </w:pPr>
            <w:r>
              <w:rPr>
                <w:sz w:val="22"/>
                <w:szCs w:val="22"/>
              </w:rPr>
              <w:t>templateCode</w:t>
            </w:r>
          </w:p>
        </w:tc>
        <w:tc>
          <w:tcPr>
            <w:tcW w:w="2516" w:type="dxa"/>
            <w:noWrap w:val="0"/>
            <w:vAlign w:val="top"/>
          </w:tcPr>
          <w:p w14:paraId="0881DE7E">
            <w:pPr>
              <w:spacing w:before="0"/>
              <w:ind w:left="0"/>
              <w:jc w:val="both"/>
              <w:rPr>
                <w:sz w:val="22"/>
                <w:szCs w:val="22"/>
              </w:rPr>
            </w:pPr>
            <w:r>
              <w:rPr>
                <w:sz w:val="22"/>
                <w:szCs w:val="22"/>
              </w:rPr>
              <w:t>Required : true</w:t>
            </w:r>
          </w:p>
          <w:p w14:paraId="6C61C455">
            <w:pPr>
              <w:spacing w:before="0"/>
              <w:ind w:left="0"/>
              <w:jc w:val="both"/>
              <w:rPr>
                <w:sz w:val="22"/>
                <w:szCs w:val="22"/>
              </w:rPr>
            </w:pPr>
            <w:r>
              <w:rPr>
                <w:sz w:val="22"/>
                <w:szCs w:val="22"/>
              </w:rPr>
              <w:t>DataType: String</w:t>
            </w:r>
          </w:p>
          <w:p w14:paraId="203ADBEA">
            <w:pPr>
              <w:spacing w:before="0"/>
              <w:ind w:left="0"/>
              <w:jc w:val="both"/>
              <w:rPr>
                <w:sz w:val="22"/>
                <w:szCs w:val="22"/>
              </w:rPr>
            </w:pPr>
            <w:r>
              <w:rPr>
                <w:sz w:val="22"/>
                <w:szCs w:val="22"/>
              </w:rPr>
              <w:t xml:space="preserve">Minlength : </w:t>
            </w:r>
          </w:p>
          <w:p w14:paraId="782EA8DD">
            <w:pPr>
              <w:spacing w:before="0"/>
              <w:ind w:left="0"/>
              <w:jc w:val="both"/>
              <w:rPr>
                <w:sz w:val="22"/>
                <w:szCs w:val="22"/>
              </w:rPr>
            </w:pPr>
            <w:r>
              <w:rPr>
                <w:sz w:val="22"/>
                <w:szCs w:val="22"/>
              </w:rPr>
              <w:t>Maxlength : 20</w:t>
            </w:r>
          </w:p>
          <w:p w14:paraId="0EAFDE1E">
            <w:pPr>
              <w:spacing w:before="0"/>
              <w:ind w:left="0"/>
              <w:jc w:val="both"/>
              <w:rPr>
                <w:sz w:val="22"/>
                <w:szCs w:val="22"/>
              </w:rPr>
            </w:pPr>
            <w:r>
              <w:rPr>
                <w:sz w:val="22"/>
                <w:szCs w:val="22"/>
              </w:rPr>
              <w:t xml:space="preserve">Format : </w:t>
            </w:r>
          </w:p>
        </w:tc>
        <w:tc>
          <w:tcPr>
            <w:tcW w:w="4831" w:type="dxa"/>
            <w:noWrap w:val="0"/>
            <w:vAlign w:val="top"/>
          </w:tcPr>
          <w:p w14:paraId="14FF142B">
            <w:pPr>
              <w:spacing w:before="0"/>
              <w:ind w:left="0"/>
              <w:jc w:val="both"/>
              <w:rPr>
                <w:sz w:val="22"/>
                <w:szCs w:val="22"/>
              </w:rPr>
            </w:pPr>
            <w:r>
              <w:rPr>
                <w:sz w:val="22"/>
                <w:szCs w:val="22"/>
              </w:rPr>
              <w:t>Mã mẫu hóa đơn</w:t>
            </w:r>
          </w:p>
          <w:p w14:paraId="7406EF18">
            <w:pPr>
              <w:spacing w:before="0"/>
              <w:ind w:left="0"/>
              <w:jc w:val="both"/>
              <w:rPr>
                <w:sz w:val="22"/>
                <w:szCs w:val="22"/>
              </w:rPr>
            </w:pPr>
            <w:r>
              <w:rPr>
                <w:sz w:val="22"/>
                <w:szCs w:val="22"/>
              </w:rPr>
              <w:t xml:space="preserve">VD: </w:t>
            </w:r>
          </w:p>
          <w:p w14:paraId="504092CE">
            <w:pPr>
              <w:spacing w:before="0"/>
              <w:ind w:left="0"/>
              <w:jc w:val="both"/>
              <w:rPr>
                <w:sz w:val="22"/>
                <w:szCs w:val="22"/>
              </w:rPr>
            </w:pPr>
            <w:r>
              <w:rPr>
                <w:sz w:val="22"/>
                <w:szCs w:val="22"/>
              </w:rPr>
              <w:t>01GTKT0/001</w:t>
            </w:r>
          </w:p>
          <w:p w14:paraId="55C2B76F">
            <w:pPr>
              <w:spacing w:before="0"/>
              <w:ind w:left="41"/>
              <w:jc w:val="both"/>
              <w:rPr>
                <w:sz w:val="22"/>
                <w:szCs w:val="22"/>
              </w:rPr>
            </w:pPr>
            <w:r>
              <w:rPr>
                <w:sz w:val="22"/>
                <w:szCs w:val="22"/>
              </w:rPr>
              <w:t>1/001</w:t>
            </w:r>
          </w:p>
        </w:tc>
      </w:tr>
      <w:tr w14:paraId="571097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6" w:hRule="atLeast"/>
        </w:trPr>
        <w:tc>
          <w:tcPr>
            <w:tcW w:w="2008" w:type="dxa"/>
            <w:noWrap w:val="0"/>
            <w:vAlign w:val="top"/>
          </w:tcPr>
          <w:p w14:paraId="0B8D76E9">
            <w:pPr>
              <w:spacing w:before="0"/>
              <w:ind w:left="0"/>
              <w:jc w:val="both"/>
              <w:rPr>
                <w:sz w:val="22"/>
                <w:szCs w:val="22"/>
              </w:rPr>
            </w:pPr>
            <w:r>
              <w:rPr>
                <w:sz w:val="22"/>
                <w:szCs w:val="22"/>
              </w:rPr>
              <w:t>transactionUuid</w:t>
            </w:r>
          </w:p>
        </w:tc>
        <w:tc>
          <w:tcPr>
            <w:tcW w:w="2516" w:type="dxa"/>
            <w:noWrap w:val="0"/>
            <w:vAlign w:val="top"/>
          </w:tcPr>
          <w:p w14:paraId="1B9ADF7F">
            <w:pPr>
              <w:spacing w:before="0"/>
              <w:ind w:left="0"/>
              <w:jc w:val="both"/>
              <w:rPr>
                <w:sz w:val="22"/>
                <w:szCs w:val="22"/>
              </w:rPr>
            </w:pPr>
            <w:r>
              <w:rPr>
                <w:sz w:val="22"/>
                <w:szCs w:val="22"/>
              </w:rPr>
              <w:t>Required : false</w:t>
            </w:r>
          </w:p>
          <w:p w14:paraId="09EA6FE4">
            <w:pPr>
              <w:spacing w:before="0"/>
              <w:ind w:left="0"/>
              <w:jc w:val="both"/>
              <w:rPr>
                <w:sz w:val="22"/>
                <w:szCs w:val="22"/>
              </w:rPr>
            </w:pPr>
            <w:r>
              <w:rPr>
                <w:sz w:val="22"/>
                <w:szCs w:val="22"/>
              </w:rPr>
              <w:t>DataType: String</w:t>
            </w:r>
          </w:p>
          <w:p w14:paraId="22BF54EC">
            <w:pPr>
              <w:spacing w:before="0"/>
              <w:ind w:left="0"/>
              <w:jc w:val="both"/>
              <w:rPr>
                <w:sz w:val="22"/>
                <w:szCs w:val="22"/>
              </w:rPr>
            </w:pPr>
            <w:r>
              <w:rPr>
                <w:sz w:val="22"/>
                <w:szCs w:val="22"/>
              </w:rPr>
              <w:t>Minlength : 10</w:t>
            </w:r>
          </w:p>
          <w:p w14:paraId="0C2230B6">
            <w:pPr>
              <w:spacing w:before="0"/>
              <w:ind w:left="0"/>
              <w:jc w:val="both"/>
              <w:rPr>
                <w:sz w:val="22"/>
                <w:szCs w:val="22"/>
              </w:rPr>
            </w:pPr>
            <w:r>
              <w:rPr>
                <w:sz w:val="22"/>
                <w:szCs w:val="22"/>
              </w:rPr>
              <w:t>Maxlength : 36</w:t>
            </w:r>
          </w:p>
          <w:p w14:paraId="27BDC4D6">
            <w:pPr>
              <w:spacing w:before="0"/>
              <w:ind w:left="0"/>
              <w:jc w:val="both"/>
              <w:rPr>
                <w:sz w:val="22"/>
                <w:szCs w:val="22"/>
              </w:rPr>
            </w:pPr>
            <w:r>
              <w:rPr>
                <w:sz w:val="22"/>
                <w:szCs w:val="22"/>
              </w:rPr>
              <w:t>Format : N/A</w:t>
            </w:r>
          </w:p>
        </w:tc>
        <w:tc>
          <w:tcPr>
            <w:tcW w:w="4831" w:type="dxa"/>
            <w:noWrap w:val="0"/>
            <w:vAlign w:val="top"/>
          </w:tcPr>
          <w:p w14:paraId="0AFF8D0E">
            <w:pPr>
              <w:spacing w:before="0"/>
              <w:ind w:left="0"/>
              <w:jc w:val="both"/>
              <w:rPr>
                <w:sz w:val="22"/>
                <w:szCs w:val="22"/>
              </w:rPr>
            </w:pPr>
            <w:r>
              <w:rPr>
                <w:sz w:val="22"/>
                <w:szCs w:val="22"/>
              </w:rPr>
              <w:t>Chuỗi kiểm tra dữ liệu (fkey) được truyền vào khi lập hóa đơn. Chi tiết xem mục 6.2</w:t>
            </w:r>
          </w:p>
          <w:p w14:paraId="42F82A93">
            <w:pPr>
              <w:spacing w:before="0"/>
              <w:ind w:left="0"/>
              <w:jc w:val="both"/>
              <w:rPr>
                <w:sz w:val="22"/>
                <w:szCs w:val="22"/>
              </w:rPr>
            </w:pPr>
          </w:p>
        </w:tc>
      </w:tr>
      <w:tr w14:paraId="378D42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6" w:hRule="atLeast"/>
        </w:trPr>
        <w:tc>
          <w:tcPr>
            <w:tcW w:w="2008" w:type="dxa"/>
            <w:noWrap w:val="0"/>
            <w:vAlign w:val="top"/>
          </w:tcPr>
          <w:p w14:paraId="332487AB">
            <w:pPr>
              <w:spacing w:before="0"/>
              <w:ind w:left="0"/>
              <w:jc w:val="both"/>
              <w:rPr>
                <w:sz w:val="22"/>
                <w:szCs w:val="22"/>
              </w:rPr>
            </w:pPr>
            <w:r>
              <w:rPr>
                <w:sz w:val="22"/>
                <w:szCs w:val="22"/>
              </w:rPr>
              <w:t>fileType</w:t>
            </w:r>
          </w:p>
        </w:tc>
        <w:tc>
          <w:tcPr>
            <w:tcW w:w="2516" w:type="dxa"/>
            <w:noWrap w:val="0"/>
            <w:vAlign w:val="top"/>
          </w:tcPr>
          <w:p w14:paraId="31FE7AA3">
            <w:pPr>
              <w:spacing w:before="0"/>
              <w:ind w:left="0"/>
              <w:jc w:val="both"/>
              <w:rPr>
                <w:sz w:val="22"/>
                <w:szCs w:val="22"/>
              </w:rPr>
            </w:pPr>
            <w:r>
              <w:rPr>
                <w:sz w:val="22"/>
                <w:szCs w:val="22"/>
              </w:rPr>
              <w:t>Required : false</w:t>
            </w:r>
          </w:p>
          <w:p w14:paraId="1C0A5ED2">
            <w:pPr>
              <w:spacing w:before="0"/>
              <w:ind w:left="0"/>
              <w:jc w:val="both"/>
              <w:rPr>
                <w:sz w:val="22"/>
                <w:szCs w:val="22"/>
              </w:rPr>
            </w:pPr>
            <w:r>
              <w:rPr>
                <w:sz w:val="22"/>
                <w:szCs w:val="22"/>
              </w:rPr>
              <w:t>DataType: String</w:t>
            </w:r>
          </w:p>
          <w:p w14:paraId="2487335E">
            <w:pPr>
              <w:spacing w:before="0"/>
              <w:ind w:left="0"/>
              <w:jc w:val="both"/>
              <w:rPr>
                <w:sz w:val="22"/>
                <w:szCs w:val="22"/>
              </w:rPr>
            </w:pPr>
            <w:r>
              <w:rPr>
                <w:sz w:val="22"/>
                <w:szCs w:val="22"/>
              </w:rPr>
              <w:t>Minlength : 3</w:t>
            </w:r>
          </w:p>
          <w:p w14:paraId="5D7BF7C8">
            <w:pPr>
              <w:spacing w:before="0"/>
              <w:ind w:left="0"/>
              <w:jc w:val="both"/>
              <w:rPr>
                <w:sz w:val="22"/>
                <w:szCs w:val="22"/>
              </w:rPr>
            </w:pPr>
            <w:r>
              <w:rPr>
                <w:sz w:val="22"/>
                <w:szCs w:val="22"/>
              </w:rPr>
              <w:t>Maxlength : 3</w:t>
            </w:r>
          </w:p>
          <w:p w14:paraId="784A2392">
            <w:pPr>
              <w:spacing w:before="0"/>
              <w:ind w:left="0"/>
              <w:jc w:val="both"/>
              <w:rPr>
                <w:sz w:val="22"/>
                <w:szCs w:val="22"/>
              </w:rPr>
            </w:pPr>
            <w:r>
              <w:rPr>
                <w:sz w:val="22"/>
                <w:szCs w:val="22"/>
              </w:rPr>
              <w:t>Format : N/A</w:t>
            </w:r>
          </w:p>
        </w:tc>
        <w:tc>
          <w:tcPr>
            <w:tcW w:w="4831" w:type="dxa"/>
            <w:noWrap w:val="0"/>
            <w:vAlign w:val="top"/>
          </w:tcPr>
          <w:p w14:paraId="56D7A28E">
            <w:pPr>
              <w:spacing w:before="0"/>
              <w:ind w:left="0"/>
              <w:jc w:val="both"/>
              <w:rPr>
                <w:sz w:val="22"/>
                <w:szCs w:val="22"/>
              </w:rPr>
            </w:pPr>
            <w:r>
              <w:rPr>
                <w:sz w:val="22"/>
                <w:szCs w:val="22"/>
              </w:rPr>
              <w:t xml:space="preserve">Loại file muốn tải về, các định dạng được phép </w:t>
            </w:r>
          </w:p>
          <w:p w14:paraId="4277C2D5">
            <w:pPr>
              <w:spacing w:before="0"/>
              <w:ind w:left="0"/>
              <w:jc w:val="both"/>
              <w:rPr>
                <w:sz w:val="22"/>
                <w:szCs w:val="22"/>
              </w:rPr>
            </w:pPr>
            <w:r>
              <w:rPr>
                <w:sz w:val="22"/>
                <w:szCs w:val="22"/>
              </w:rPr>
              <w:t>ZIP, PDF</w:t>
            </w:r>
          </w:p>
          <w:p w14:paraId="358E8848">
            <w:pPr>
              <w:spacing w:before="0"/>
              <w:ind w:left="0"/>
              <w:jc w:val="both"/>
              <w:rPr>
                <w:sz w:val="22"/>
                <w:szCs w:val="22"/>
              </w:rPr>
            </w:pPr>
          </w:p>
        </w:tc>
      </w:tr>
      <w:tr w14:paraId="71884A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6" w:hRule="atLeast"/>
        </w:trPr>
        <w:tc>
          <w:tcPr>
            <w:tcW w:w="2008" w:type="dxa"/>
            <w:noWrap w:val="0"/>
            <w:vAlign w:val="top"/>
          </w:tcPr>
          <w:p w14:paraId="04B13544">
            <w:pPr>
              <w:spacing w:before="0"/>
              <w:ind w:left="0"/>
              <w:jc w:val="both"/>
              <w:rPr>
                <w:sz w:val="22"/>
                <w:szCs w:val="22"/>
              </w:rPr>
            </w:pPr>
            <w:r>
              <w:rPr>
                <w:sz w:val="22"/>
                <w:szCs w:val="22"/>
              </w:rPr>
              <w:t>paid</w:t>
            </w:r>
          </w:p>
        </w:tc>
        <w:tc>
          <w:tcPr>
            <w:tcW w:w="2516" w:type="dxa"/>
            <w:noWrap w:val="0"/>
            <w:vAlign w:val="top"/>
          </w:tcPr>
          <w:p w14:paraId="21A4A7BD">
            <w:pPr>
              <w:spacing w:before="0"/>
              <w:ind w:left="0"/>
              <w:jc w:val="both"/>
              <w:rPr>
                <w:sz w:val="22"/>
                <w:szCs w:val="22"/>
              </w:rPr>
            </w:pPr>
            <w:r>
              <w:rPr>
                <w:sz w:val="22"/>
                <w:szCs w:val="22"/>
              </w:rPr>
              <w:t>Required : false</w:t>
            </w:r>
          </w:p>
          <w:p w14:paraId="280DB3F7">
            <w:pPr>
              <w:spacing w:before="0"/>
              <w:ind w:left="0"/>
              <w:jc w:val="both"/>
              <w:rPr>
                <w:sz w:val="22"/>
                <w:szCs w:val="22"/>
              </w:rPr>
            </w:pPr>
            <w:r>
              <w:rPr>
                <w:sz w:val="22"/>
                <w:szCs w:val="22"/>
              </w:rPr>
              <w:t>DataType: boolean</w:t>
            </w:r>
          </w:p>
          <w:p w14:paraId="2D69E489">
            <w:pPr>
              <w:spacing w:before="0"/>
              <w:ind w:left="0"/>
              <w:jc w:val="both"/>
              <w:rPr>
                <w:sz w:val="22"/>
                <w:szCs w:val="22"/>
              </w:rPr>
            </w:pPr>
            <w:r>
              <w:rPr>
                <w:sz w:val="22"/>
                <w:szCs w:val="22"/>
              </w:rPr>
              <w:t xml:space="preserve">Minlength : </w:t>
            </w:r>
          </w:p>
          <w:p w14:paraId="751A16B5">
            <w:pPr>
              <w:spacing w:before="0"/>
              <w:ind w:left="0"/>
              <w:jc w:val="both"/>
              <w:rPr>
                <w:sz w:val="22"/>
                <w:szCs w:val="22"/>
              </w:rPr>
            </w:pPr>
            <w:r>
              <w:rPr>
                <w:sz w:val="22"/>
                <w:szCs w:val="22"/>
              </w:rPr>
              <w:t xml:space="preserve">Maxlength : </w:t>
            </w:r>
          </w:p>
          <w:p w14:paraId="4CEA0C0E">
            <w:pPr>
              <w:spacing w:before="0"/>
              <w:ind w:left="0"/>
              <w:jc w:val="both"/>
              <w:rPr>
                <w:sz w:val="22"/>
                <w:szCs w:val="22"/>
              </w:rPr>
            </w:pPr>
            <w:r>
              <w:rPr>
                <w:sz w:val="22"/>
                <w:szCs w:val="22"/>
              </w:rPr>
              <w:t>Format : N/A</w:t>
            </w:r>
          </w:p>
        </w:tc>
        <w:tc>
          <w:tcPr>
            <w:tcW w:w="4831" w:type="dxa"/>
            <w:noWrap w:val="0"/>
            <w:vAlign w:val="top"/>
          </w:tcPr>
          <w:p w14:paraId="73E272C4">
            <w:pPr>
              <w:spacing w:before="0"/>
              <w:ind w:left="0"/>
              <w:jc w:val="both"/>
              <w:rPr>
                <w:sz w:val="22"/>
                <w:szCs w:val="22"/>
              </w:rPr>
            </w:pPr>
            <w:r>
              <w:rPr>
                <w:sz w:val="22"/>
                <w:szCs w:val="22"/>
              </w:rPr>
              <w:t>true – Đã thanh toán</w:t>
            </w:r>
          </w:p>
          <w:p w14:paraId="4001C18D">
            <w:pPr>
              <w:spacing w:before="0"/>
              <w:ind w:left="0"/>
              <w:jc w:val="both"/>
              <w:rPr>
                <w:sz w:val="22"/>
                <w:szCs w:val="22"/>
              </w:rPr>
            </w:pPr>
            <w:r>
              <w:rPr>
                <w:sz w:val="22"/>
                <w:szCs w:val="22"/>
              </w:rPr>
              <w:t>false – Chưa thanh toán</w:t>
            </w:r>
          </w:p>
          <w:p w14:paraId="60FC576B">
            <w:pPr>
              <w:spacing w:before="0"/>
              <w:ind w:left="0"/>
              <w:jc w:val="both"/>
              <w:rPr>
                <w:sz w:val="22"/>
                <w:szCs w:val="22"/>
              </w:rPr>
            </w:pPr>
          </w:p>
        </w:tc>
      </w:tr>
      <w:tr w14:paraId="08B555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6" w:hRule="atLeast"/>
        </w:trPr>
        <w:tc>
          <w:tcPr>
            <w:tcW w:w="2008" w:type="dxa"/>
            <w:noWrap w:val="0"/>
            <w:vAlign w:val="top"/>
          </w:tcPr>
          <w:p w14:paraId="67B1B4AF">
            <w:pPr>
              <w:ind w:left="0"/>
              <w:jc w:val="both"/>
              <w:rPr>
                <w:sz w:val="22"/>
                <w:szCs w:val="22"/>
              </w:rPr>
            </w:pPr>
            <w:r>
              <w:rPr>
                <w:sz w:val="22"/>
                <w:szCs w:val="22"/>
              </w:rPr>
              <w:t>startDate</w:t>
            </w:r>
          </w:p>
        </w:tc>
        <w:tc>
          <w:tcPr>
            <w:tcW w:w="2516" w:type="dxa"/>
            <w:noWrap w:val="0"/>
            <w:vAlign w:val="top"/>
          </w:tcPr>
          <w:p w14:paraId="2665FF0F">
            <w:pPr>
              <w:spacing w:before="0"/>
              <w:ind w:left="0"/>
              <w:jc w:val="both"/>
              <w:rPr>
                <w:sz w:val="22"/>
                <w:szCs w:val="22"/>
                <w:lang w:val="vi-VN"/>
              </w:rPr>
            </w:pPr>
            <w:r>
              <w:rPr>
                <w:sz w:val="22"/>
                <w:szCs w:val="22"/>
              </w:rPr>
              <w:t xml:space="preserve">Required : </w:t>
            </w:r>
            <w:r>
              <w:rPr>
                <w:sz w:val="22"/>
                <w:szCs w:val="22"/>
                <w:lang w:val="vi-VN"/>
              </w:rPr>
              <w:t>false</w:t>
            </w:r>
          </w:p>
          <w:p w14:paraId="2703A323">
            <w:pPr>
              <w:spacing w:before="0"/>
              <w:ind w:left="0"/>
              <w:jc w:val="both"/>
              <w:rPr>
                <w:sz w:val="22"/>
                <w:szCs w:val="22"/>
              </w:rPr>
            </w:pPr>
            <w:r>
              <w:rPr>
                <w:sz w:val="22"/>
                <w:szCs w:val="22"/>
              </w:rPr>
              <w:t>DataType: Date</w:t>
            </w:r>
          </w:p>
          <w:p w14:paraId="51C3705B">
            <w:pPr>
              <w:spacing w:before="0"/>
              <w:ind w:left="0"/>
              <w:jc w:val="both"/>
              <w:rPr>
                <w:sz w:val="22"/>
                <w:szCs w:val="22"/>
              </w:rPr>
            </w:pPr>
            <w:r>
              <w:rPr>
                <w:sz w:val="22"/>
                <w:szCs w:val="22"/>
              </w:rPr>
              <w:t xml:space="preserve">Minlength : </w:t>
            </w:r>
          </w:p>
          <w:p w14:paraId="62B7A1D5">
            <w:pPr>
              <w:spacing w:before="0"/>
              <w:ind w:left="0"/>
              <w:jc w:val="both"/>
              <w:rPr>
                <w:sz w:val="22"/>
                <w:szCs w:val="22"/>
              </w:rPr>
            </w:pPr>
            <w:r>
              <w:rPr>
                <w:sz w:val="22"/>
                <w:szCs w:val="22"/>
              </w:rPr>
              <w:t>Maxlength : 50</w:t>
            </w:r>
          </w:p>
          <w:p w14:paraId="15B28B5B">
            <w:pPr>
              <w:spacing w:before="0"/>
              <w:ind w:left="0"/>
              <w:jc w:val="both"/>
              <w:rPr>
                <w:sz w:val="22"/>
                <w:szCs w:val="22"/>
              </w:rPr>
            </w:pPr>
            <w:r>
              <w:rPr>
                <w:sz w:val="22"/>
                <w:szCs w:val="22"/>
              </w:rPr>
              <w:t>Format :</w:t>
            </w:r>
          </w:p>
        </w:tc>
        <w:tc>
          <w:tcPr>
            <w:tcW w:w="4831" w:type="dxa"/>
            <w:noWrap w:val="0"/>
            <w:vAlign w:val="top"/>
          </w:tcPr>
          <w:p w14:paraId="3A1393A1">
            <w:pPr>
              <w:ind w:left="0"/>
              <w:jc w:val="both"/>
              <w:rPr>
                <w:sz w:val="22"/>
                <w:szCs w:val="22"/>
              </w:rPr>
            </w:pPr>
            <w:r>
              <w:rPr>
                <w:sz w:val="22"/>
                <w:szCs w:val="22"/>
                <w:lang w:val="vi-VN"/>
              </w:rPr>
              <w:t xml:space="preserve">Ngày lập </w:t>
            </w:r>
            <w:r>
              <w:rPr>
                <w:sz w:val="22"/>
                <w:szCs w:val="22"/>
              </w:rPr>
              <w:t>từ ngày</w:t>
            </w:r>
          </w:p>
          <w:p w14:paraId="055E22B2">
            <w:pPr>
              <w:ind w:left="0"/>
              <w:jc w:val="both"/>
              <w:rPr>
                <w:sz w:val="22"/>
                <w:szCs w:val="22"/>
              </w:rPr>
            </w:pPr>
            <w:r>
              <w:rPr>
                <w:sz w:val="22"/>
                <w:szCs w:val="22"/>
              </w:rPr>
              <w:t>Định dạng "2019-05-12"</w:t>
            </w:r>
          </w:p>
          <w:p w14:paraId="4375F3D9">
            <w:pPr>
              <w:ind w:left="0"/>
              <w:jc w:val="both"/>
              <w:rPr>
                <w:sz w:val="22"/>
                <w:szCs w:val="22"/>
              </w:rPr>
            </w:pPr>
          </w:p>
        </w:tc>
      </w:tr>
      <w:tr w14:paraId="7A17EC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6" w:hRule="atLeast"/>
        </w:trPr>
        <w:tc>
          <w:tcPr>
            <w:tcW w:w="2008" w:type="dxa"/>
            <w:noWrap w:val="0"/>
            <w:vAlign w:val="top"/>
          </w:tcPr>
          <w:p w14:paraId="13C06CCD">
            <w:pPr>
              <w:ind w:left="0"/>
              <w:jc w:val="both"/>
              <w:rPr>
                <w:sz w:val="22"/>
                <w:szCs w:val="22"/>
              </w:rPr>
            </w:pPr>
            <w:r>
              <w:rPr>
                <w:sz w:val="22"/>
                <w:szCs w:val="22"/>
              </w:rPr>
              <w:t>endDate</w:t>
            </w:r>
          </w:p>
        </w:tc>
        <w:tc>
          <w:tcPr>
            <w:tcW w:w="2516" w:type="dxa"/>
            <w:noWrap w:val="0"/>
            <w:vAlign w:val="top"/>
          </w:tcPr>
          <w:p w14:paraId="4FCD92D0">
            <w:pPr>
              <w:spacing w:before="0"/>
              <w:ind w:left="0"/>
              <w:jc w:val="both"/>
              <w:rPr>
                <w:sz w:val="22"/>
                <w:szCs w:val="22"/>
              </w:rPr>
            </w:pPr>
            <w:r>
              <w:rPr>
                <w:sz w:val="22"/>
                <w:szCs w:val="22"/>
              </w:rPr>
              <w:t xml:space="preserve">Required : </w:t>
            </w:r>
            <w:r>
              <w:rPr>
                <w:sz w:val="22"/>
                <w:szCs w:val="22"/>
                <w:lang w:val="vi-VN"/>
              </w:rPr>
              <w:t>false</w:t>
            </w:r>
          </w:p>
          <w:p w14:paraId="10179AF4">
            <w:pPr>
              <w:spacing w:before="0"/>
              <w:ind w:left="0"/>
              <w:jc w:val="both"/>
              <w:rPr>
                <w:sz w:val="22"/>
                <w:szCs w:val="22"/>
              </w:rPr>
            </w:pPr>
            <w:r>
              <w:rPr>
                <w:sz w:val="22"/>
                <w:szCs w:val="22"/>
              </w:rPr>
              <w:t>DataType: Date</w:t>
            </w:r>
          </w:p>
          <w:p w14:paraId="7A550F74">
            <w:pPr>
              <w:spacing w:before="0"/>
              <w:ind w:left="0"/>
              <w:jc w:val="both"/>
              <w:rPr>
                <w:sz w:val="22"/>
                <w:szCs w:val="22"/>
              </w:rPr>
            </w:pPr>
            <w:r>
              <w:rPr>
                <w:sz w:val="22"/>
                <w:szCs w:val="22"/>
              </w:rPr>
              <w:t xml:space="preserve">Minlength : </w:t>
            </w:r>
          </w:p>
          <w:p w14:paraId="584676AE">
            <w:pPr>
              <w:spacing w:before="0"/>
              <w:ind w:left="0"/>
              <w:jc w:val="both"/>
              <w:rPr>
                <w:sz w:val="22"/>
                <w:szCs w:val="22"/>
              </w:rPr>
            </w:pPr>
            <w:r>
              <w:rPr>
                <w:sz w:val="22"/>
                <w:szCs w:val="22"/>
              </w:rPr>
              <w:t>Maxlength : 50</w:t>
            </w:r>
          </w:p>
          <w:p w14:paraId="3F39CB1A">
            <w:pPr>
              <w:spacing w:before="0"/>
              <w:ind w:left="0"/>
              <w:jc w:val="both"/>
              <w:rPr>
                <w:sz w:val="22"/>
                <w:szCs w:val="22"/>
              </w:rPr>
            </w:pPr>
            <w:r>
              <w:rPr>
                <w:sz w:val="22"/>
                <w:szCs w:val="22"/>
              </w:rPr>
              <w:t>Format :</w:t>
            </w:r>
          </w:p>
        </w:tc>
        <w:tc>
          <w:tcPr>
            <w:tcW w:w="4831" w:type="dxa"/>
            <w:noWrap w:val="0"/>
            <w:vAlign w:val="top"/>
          </w:tcPr>
          <w:p w14:paraId="26909D17">
            <w:pPr>
              <w:ind w:left="0"/>
              <w:jc w:val="both"/>
              <w:rPr>
                <w:sz w:val="22"/>
                <w:szCs w:val="22"/>
              </w:rPr>
            </w:pPr>
            <w:r>
              <w:rPr>
                <w:sz w:val="22"/>
                <w:szCs w:val="22"/>
                <w:lang w:val="vi-VN"/>
              </w:rPr>
              <w:t>Ngày lập đến</w:t>
            </w:r>
            <w:r>
              <w:rPr>
                <w:sz w:val="22"/>
                <w:szCs w:val="22"/>
              </w:rPr>
              <w:t xml:space="preserve"> ngày</w:t>
            </w:r>
          </w:p>
          <w:p w14:paraId="0CE58D01">
            <w:pPr>
              <w:ind w:left="0"/>
              <w:jc w:val="both"/>
              <w:rPr>
                <w:sz w:val="22"/>
                <w:szCs w:val="22"/>
              </w:rPr>
            </w:pPr>
            <w:r>
              <w:rPr>
                <w:sz w:val="22"/>
                <w:szCs w:val="22"/>
              </w:rPr>
              <w:t>Định dạng "2019-05-12"</w:t>
            </w:r>
          </w:p>
          <w:p w14:paraId="07A28F57">
            <w:pPr>
              <w:ind w:left="0"/>
              <w:jc w:val="both"/>
              <w:rPr>
                <w:sz w:val="22"/>
                <w:szCs w:val="22"/>
                <w:lang w:val="vi-VN"/>
              </w:rPr>
            </w:pPr>
            <w:r>
              <w:rPr>
                <w:sz w:val="22"/>
                <w:szCs w:val="22"/>
                <w:lang w:val="vi-VN"/>
              </w:rPr>
              <w:t>Lưu ý: Khoảng thời gian lập tối đa 3 tháng</w:t>
            </w:r>
          </w:p>
          <w:p w14:paraId="43DDF276">
            <w:pPr>
              <w:ind w:left="0"/>
              <w:jc w:val="both"/>
              <w:rPr>
                <w:sz w:val="22"/>
                <w:szCs w:val="22"/>
                <w:lang w:val="vi-VN"/>
              </w:rPr>
            </w:pPr>
            <w:r>
              <w:rPr>
                <w:sz w:val="22"/>
                <w:szCs w:val="22"/>
                <w:lang w:val="vi-VN"/>
              </w:rPr>
              <w:t>(endDate – startDate) &lt;= 3 tháng</w:t>
            </w:r>
          </w:p>
        </w:tc>
      </w:tr>
    </w:tbl>
    <w:p w14:paraId="08421BC9">
      <w:pPr>
        <w:jc w:val="both"/>
        <w:rPr>
          <w:sz w:val="22"/>
          <w:szCs w:val="22"/>
        </w:rPr>
      </w:pPr>
      <w:r>
        <w:rPr>
          <w:sz w:val="22"/>
          <w:szCs w:val="22"/>
        </w:rPr>
        <w:t>Vị dụ mẫu và các trường dữ liệu:</w:t>
      </w:r>
    </w:p>
    <w:p w14:paraId="036ECF2F">
      <w:pPr>
        <w:pStyle w:val="4"/>
        <w:numPr>
          <w:ilvl w:val="0"/>
          <w:numId w:val="17"/>
        </w:numPr>
        <w:rPr>
          <w:sz w:val="22"/>
          <w:szCs w:val="22"/>
        </w:rPr>
      </w:pPr>
      <w:r>
        <w:rPr>
          <w:sz w:val="22"/>
          <w:szCs w:val="22"/>
        </w:rPr>
        <w:t>JSON:</w:t>
      </w:r>
    </w:p>
    <w:p w14:paraId="4665148C">
      <w:pPr>
        <w:shd w:val="clear" w:color="auto" w:fill="C6D9F1"/>
        <w:ind w:left="720"/>
        <w:jc w:val="both"/>
        <w:rPr>
          <w:color w:val="800000"/>
          <w:sz w:val="22"/>
          <w:szCs w:val="22"/>
        </w:rPr>
      </w:pPr>
      <w:r>
        <w:rPr>
          <w:color w:val="800000"/>
          <w:sz w:val="22"/>
          <w:szCs w:val="22"/>
        </w:rPr>
        <w:t>{</w:t>
      </w:r>
    </w:p>
    <w:p w14:paraId="0C418C83">
      <w:pPr>
        <w:shd w:val="clear" w:color="auto" w:fill="C6D9F1"/>
        <w:ind w:left="720"/>
        <w:jc w:val="both"/>
        <w:rPr>
          <w:color w:val="800000"/>
          <w:sz w:val="22"/>
          <w:szCs w:val="22"/>
        </w:rPr>
      </w:pPr>
      <w:r>
        <w:rPr>
          <w:color w:val="800000"/>
          <w:sz w:val="22"/>
          <w:szCs w:val="22"/>
        </w:rPr>
        <w:t>"supplierTaxCode":"0100109106-712",</w:t>
      </w:r>
    </w:p>
    <w:p w14:paraId="7BFA3882">
      <w:pPr>
        <w:shd w:val="clear" w:color="auto" w:fill="C6D9F1"/>
        <w:ind w:left="720"/>
        <w:jc w:val="both"/>
        <w:rPr>
          <w:color w:val="800000"/>
          <w:sz w:val="22"/>
          <w:szCs w:val="22"/>
        </w:rPr>
      </w:pPr>
      <w:r>
        <w:rPr>
          <w:color w:val="800000"/>
          <w:sz w:val="22"/>
          <w:szCs w:val="22"/>
        </w:rPr>
        <w:t>"invoiceNo":"AA/20E0000166",</w:t>
      </w:r>
    </w:p>
    <w:p w14:paraId="0EF16291">
      <w:pPr>
        <w:shd w:val="clear" w:color="auto" w:fill="C6D9F1"/>
        <w:ind w:left="720"/>
        <w:jc w:val="both"/>
        <w:rPr>
          <w:color w:val="800000"/>
          <w:sz w:val="22"/>
          <w:szCs w:val="22"/>
        </w:rPr>
      </w:pPr>
      <w:r>
        <w:rPr>
          <w:color w:val="800000"/>
          <w:sz w:val="22"/>
          <w:szCs w:val="22"/>
        </w:rPr>
        <w:t>"templateCode":"01GTKT0/002",</w:t>
      </w:r>
    </w:p>
    <w:p w14:paraId="20C6BD75">
      <w:pPr>
        <w:shd w:val="clear" w:color="auto" w:fill="C6D9F1"/>
        <w:ind w:left="720"/>
        <w:jc w:val="both"/>
        <w:rPr>
          <w:color w:val="800000"/>
          <w:sz w:val="22"/>
          <w:szCs w:val="22"/>
        </w:rPr>
      </w:pPr>
      <w:r>
        <w:rPr>
          <w:color w:val="800000"/>
          <w:sz w:val="22"/>
          <w:szCs w:val="22"/>
        </w:rPr>
        <w:t>"fileType":"ZIP"</w:t>
      </w:r>
    </w:p>
    <w:p w14:paraId="1EE4775F">
      <w:pPr>
        <w:shd w:val="clear" w:color="auto" w:fill="C6D9F1"/>
        <w:ind w:left="720"/>
        <w:jc w:val="both"/>
        <w:rPr>
          <w:color w:val="800000"/>
          <w:sz w:val="22"/>
          <w:szCs w:val="22"/>
        </w:rPr>
      </w:pPr>
      <w:r>
        <w:rPr>
          <w:color w:val="800000"/>
          <w:sz w:val="22"/>
          <w:szCs w:val="22"/>
        </w:rPr>
        <w:t>}</w:t>
      </w:r>
    </w:p>
    <w:p w14:paraId="21474BD8">
      <w:pPr>
        <w:numPr>
          <w:ilvl w:val="0"/>
          <w:numId w:val="21"/>
        </w:numPr>
        <w:jc w:val="both"/>
        <w:rPr>
          <w:b/>
          <w:color w:val="0000FF"/>
          <w:sz w:val="22"/>
          <w:szCs w:val="22"/>
        </w:rPr>
      </w:pPr>
      <w:r>
        <w:rPr>
          <w:b/>
          <w:color w:val="0000FF"/>
          <w:sz w:val="22"/>
          <w:szCs w:val="22"/>
        </w:rPr>
        <w:t>Đầu ra:</w:t>
      </w:r>
    </w:p>
    <w:p w14:paraId="2605F381">
      <w:pPr>
        <w:ind w:left="904"/>
        <w:jc w:val="both"/>
        <w:rPr>
          <w:sz w:val="22"/>
          <w:szCs w:val="22"/>
        </w:rPr>
      </w:pPr>
      <w:r>
        <w:rPr>
          <w:sz w:val="22"/>
          <w:szCs w:val="22"/>
        </w:rPr>
        <w:t>Đối tượng Response với HTTPStatus và output Entity.</w:t>
      </w:r>
    </w:p>
    <w:tbl>
      <w:tblPr>
        <w:tblStyle w:val="13"/>
        <w:tblW w:w="878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57"/>
        <w:gridCol w:w="6527"/>
      </w:tblGrid>
      <w:tr w14:paraId="128874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33" w:type="dxa"/>
            <w:shd w:val="clear" w:color="auto" w:fill="D9D9D9"/>
            <w:noWrap w:val="0"/>
            <w:vAlign w:val="top"/>
          </w:tcPr>
          <w:p w14:paraId="44DA4C10">
            <w:pPr>
              <w:ind w:left="0"/>
              <w:jc w:val="center"/>
              <w:rPr>
                <w:b/>
                <w:bCs/>
                <w:color w:val="000000"/>
                <w:sz w:val="22"/>
                <w:szCs w:val="22"/>
              </w:rPr>
            </w:pPr>
            <w:r>
              <w:rPr>
                <w:b/>
                <w:bCs/>
                <w:color w:val="000000"/>
                <w:sz w:val="22"/>
                <w:szCs w:val="22"/>
              </w:rPr>
              <w:t>Tên trường</w:t>
            </w:r>
          </w:p>
        </w:tc>
        <w:tc>
          <w:tcPr>
            <w:tcW w:w="6251" w:type="dxa"/>
            <w:shd w:val="clear" w:color="auto" w:fill="D9D9D9"/>
            <w:noWrap w:val="0"/>
            <w:vAlign w:val="top"/>
          </w:tcPr>
          <w:p w14:paraId="16FBD938">
            <w:pPr>
              <w:ind w:left="0"/>
              <w:jc w:val="center"/>
              <w:rPr>
                <w:b/>
                <w:bCs/>
                <w:color w:val="000000"/>
                <w:sz w:val="22"/>
                <w:szCs w:val="22"/>
              </w:rPr>
            </w:pPr>
            <w:r>
              <w:rPr>
                <w:b/>
                <w:bCs/>
                <w:color w:val="000000"/>
                <w:sz w:val="22"/>
                <w:szCs w:val="22"/>
              </w:rPr>
              <w:t>Mô tả</w:t>
            </w:r>
          </w:p>
        </w:tc>
      </w:tr>
      <w:tr w14:paraId="6E5B6C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33" w:type="dxa"/>
            <w:noWrap w:val="0"/>
            <w:vAlign w:val="top"/>
          </w:tcPr>
          <w:p w14:paraId="7DBA715B">
            <w:pPr>
              <w:spacing w:before="0"/>
              <w:ind w:left="0"/>
              <w:jc w:val="both"/>
              <w:rPr>
                <w:sz w:val="22"/>
                <w:szCs w:val="22"/>
              </w:rPr>
            </w:pPr>
            <w:r>
              <w:rPr>
                <w:sz w:val="22"/>
                <w:szCs w:val="22"/>
              </w:rPr>
              <w:t>errorCode</w:t>
            </w:r>
          </w:p>
        </w:tc>
        <w:tc>
          <w:tcPr>
            <w:tcW w:w="6251" w:type="dxa"/>
            <w:noWrap w:val="0"/>
            <w:vAlign w:val="top"/>
          </w:tcPr>
          <w:p w14:paraId="03E5AA41">
            <w:pPr>
              <w:spacing w:before="0"/>
              <w:ind w:left="0"/>
              <w:jc w:val="both"/>
              <w:rPr>
                <w:sz w:val="22"/>
                <w:szCs w:val="22"/>
              </w:rPr>
            </w:pPr>
            <w:r>
              <w:rPr>
                <w:sz w:val="22"/>
                <w:szCs w:val="22"/>
              </w:rPr>
              <w:t>Mã lỗi (giá trị là null không có lỗi gì xảy ra)</w:t>
            </w:r>
          </w:p>
        </w:tc>
      </w:tr>
      <w:tr w14:paraId="0313B5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33" w:type="dxa"/>
            <w:noWrap w:val="0"/>
            <w:vAlign w:val="top"/>
          </w:tcPr>
          <w:p w14:paraId="4CDD5F6D">
            <w:pPr>
              <w:spacing w:before="0"/>
              <w:ind w:left="0"/>
              <w:jc w:val="both"/>
              <w:rPr>
                <w:sz w:val="22"/>
                <w:szCs w:val="22"/>
              </w:rPr>
            </w:pPr>
            <w:r>
              <w:rPr>
                <w:sz w:val="22"/>
                <w:szCs w:val="22"/>
              </w:rPr>
              <w:t>description</w:t>
            </w:r>
          </w:p>
        </w:tc>
        <w:tc>
          <w:tcPr>
            <w:tcW w:w="6251" w:type="dxa"/>
            <w:noWrap w:val="0"/>
            <w:vAlign w:val="top"/>
          </w:tcPr>
          <w:p w14:paraId="3A83685A">
            <w:pPr>
              <w:spacing w:before="0"/>
              <w:ind w:left="0"/>
              <w:jc w:val="both"/>
              <w:rPr>
                <w:sz w:val="22"/>
                <w:szCs w:val="22"/>
              </w:rPr>
            </w:pPr>
            <w:r>
              <w:rPr>
                <w:sz w:val="22"/>
                <w:szCs w:val="22"/>
              </w:rPr>
              <w:t>Mô tả lỗi (giá trị là null không có lỗi gì xảy ra)</w:t>
            </w:r>
          </w:p>
        </w:tc>
      </w:tr>
      <w:tr w14:paraId="5F3CC5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33" w:type="dxa"/>
            <w:noWrap w:val="0"/>
            <w:vAlign w:val="top"/>
          </w:tcPr>
          <w:p w14:paraId="465B694B">
            <w:pPr>
              <w:spacing w:before="0"/>
              <w:ind w:left="0"/>
              <w:jc w:val="both"/>
              <w:rPr>
                <w:sz w:val="22"/>
                <w:szCs w:val="22"/>
              </w:rPr>
            </w:pPr>
            <w:r>
              <w:rPr>
                <w:sz w:val="22"/>
                <w:szCs w:val="22"/>
              </w:rPr>
              <w:t>fileName</w:t>
            </w:r>
          </w:p>
        </w:tc>
        <w:tc>
          <w:tcPr>
            <w:tcW w:w="6251" w:type="dxa"/>
            <w:noWrap w:val="0"/>
            <w:vAlign w:val="top"/>
          </w:tcPr>
          <w:p w14:paraId="69DDD7CF">
            <w:pPr>
              <w:spacing w:before="0"/>
              <w:ind w:left="0"/>
              <w:jc w:val="both"/>
              <w:rPr>
                <w:sz w:val="22"/>
                <w:szCs w:val="22"/>
              </w:rPr>
            </w:pPr>
            <w:r>
              <w:rPr>
                <w:sz w:val="22"/>
                <w:szCs w:val="22"/>
              </w:rPr>
              <w:t>Tên file tải về</w:t>
            </w:r>
          </w:p>
        </w:tc>
      </w:tr>
      <w:tr w14:paraId="4076BD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33" w:type="dxa"/>
            <w:noWrap w:val="0"/>
            <w:vAlign w:val="top"/>
          </w:tcPr>
          <w:p w14:paraId="4542D32E">
            <w:pPr>
              <w:spacing w:before="0"/>
              <w:ind w:left="0"/>
              <w:jc w:val="both"/>
              <w:rPr>
                <w:sz w:val="22"/>
                <w:szCs w:val="22"/>
              </w:rPr>
            </w:pPr>
            <w:r>
              <w:rPr>
                <w:sz w:val="22"/>
                <w:szCs w:val="22"/>
              </w:rPr>
              <w:t>fileToBytes</w:t>
            </w:r>
          </w:p>
        </w:tc>
        <w:tc>
          <w:tcPr>
            <w:tcW w:w="6251" w:type="dxa"/>
            <w:noWrap w:val="0"/>
            <w:vAlign w:val="top"/>
          </w:tcPr>
          <w:p w14:paraId="1CE3839A">
            <w:pPr>
              <w:spacing w:before="0"/>
              <w:ind w:left="0"/>
              <w:jc w:val="both"/>
              <w:rPr>
                <w:sz w:val="22"/>
                <w:szCs w:val="22"/>
              </w:rPr>
            </w:pPr>
            <w:r>
              <w:rPr>
                <w:sz w:val="22"/>
                <w:szCs w:val="22"/>
              </w:rPr>
              <w:t>Nội dung file được chuyển thành kiểu byte</w:t>
            </w:r>
          </w:p>
          <w:p w14:paraId="00894B0A">
            <w:pPr>
              <w:ind w:left="0"/>
              <w:jc w:val="both"/>
              <w:rPr>
                <w:color w:val="000000"/>
                <w:sz w:val="22"/>
                <w:szCs w:val="22"/>
              </w:rPr>
            </w:pPr>
            <w:r>
              <w:rPr>
                <w:color w:val="000000"/>
                <w:sz w:val="22"/>
                <w:szCs w:val="22"/>
              </w:rPr>
              <w:t>Mảng bytes file hóa đơn, chuyển mảng bytes này ra file sẽ được file chứa các thông tin của hóa đơn, Vị dụ file .zip bao gồm file .xml, .xsl, ảnh logo, watermark, qrcode</w:t>
            </w:r>
          </w:p>
          <w:p w14:paraId="0D60B60A">
            <w:pPr>
              <w:ind w:left="0"/>
              <w:jc w:val="both"/>
              <w:rPr>
                <w:color w:val="000000"/>
                <w:sz w:val="22"/>
                <w:szCs w:val="22"/>
              </w:rPr>
            </w:pPr>
            <w:r>
              <w:rPr>
                <w:color w:val="000000"/>
                <w:sz w:val="22"/>
                <w:szCs w:val="22"/>
              </w:rPr>
              <w:t>Code chuyển ra file Java</w:t>
            </w:r>
          </w:p>
          <w:p w14:paraId="41FAC3B1">
            <w:pPr>
              <w:spacing w:before="0"/>
              <w:ind w:left="0"/>
              <w:jc w:val="both"/>
              <w:rPr>
                <w:sz w:val="22"/>
                <w:szCs w:val="22"/>
              </w:rPr>
            </w:pPr>
            <w:r>
              <w:rPr>
                <w:b/>
                <w:bCs/>
                <w:snapToGrid/>
                <w:color w:val="8000FF"/>
                <w:sz w:val="22"/>
                <w:szCs w:val="22"/>
              </w:rPr>
              <w:t>FileUtils.writeByteArrayToFile(newFile("D:/viettel/fileName.zip"), output.getFileToBytes());</w:t>
            </w:r>
          </w:p>
        </w:tc>
      </w:tr>
    </w:tbl>
    <w:p w14:paraId="03D27662">
      <w:pPr>
        <w:rPr>
          <w:sz w:val="22"/>
          <w:szCs w:val="22"/>
        </w:rPr>
      </w:pPr>
    </w:p>
    <w:p w14:paraId="79268B70">
      <w:pPr>
        <w:pStyle w:val="124"/>
        <w:rPr>
          <w:sz w:val="22"/>
          <w:szCs w:val="22"/>
        </w:rPr>
      </w:pPr>
      <w:r>
        <w:rPr>
          <w:sz w:val="22"/>
          <w:szCs w:val="22"/>
        </w:rPr>
        <w:t xml:space="preserve"> </w:t>
      </w:r>
      <w:bookmarkStart w:id="33" w:name="_Toc115266186"/>
      <w:r>
        <w:rPr>
          <w:sz w:val="22"/>
          <w:szCs w:val="22"/>
        </w:rPr>
        <w:t>Lấy file hóa đơn có mã số bí mật</w:t>
      </w:r>
      <w:bookmarkEnd w:id="33"/>
    </w:p>
    <w:p w14:paraId="164BC412">
      <w:pPr>
        <w:pStyle w:val="4"/>
        <w:ind w:firstLine="720"/>
        <w:rPr>
          <w:sz w:val="22"/>
          <w:szCs w:val="22"/>
        </w:rPr>
      </w:pPr>
      <w:r>
        <w:rPr>
          <w:sz w:val="22"/>
          <w:szCs w:val="22"/>
        </w:rPr>
        <w:t>Cho phép lấy file hóa đơn được phát hành thành công có kiểm tra mã số bí mật.</w:t>
      </w:r>
    </w:p>
    <w:p w14:paraId="20EF4510">
      <w:pPr>
        <w:pStyle w:val="4"/>
        <w:ind w:firstLine="720"/>
        <w:rPr>
          <w:b/>
          <w:sz w:val="22"/>
          <w:szCs w:val="22"/>
        </w:rPr>
      </w:pPr>
      <w:r>
        <w:rPr>
          <w:b/>
          <w:sz w:val="22"/>
          <w:szCs w:val="22"/>
        </w:rPr>
        <w:t xml:space="preserve">Lưu ý: </w:t>
      </w:r>
    </w:p>
    <w:p w14:paraId="0578607D">
      <w:pPr>
        <w:pStyle w:val="4"/>
        <w:numPr>
          <w:ilvl w:val="0"/>
          <w:numId w:val="24"/>
        </w:numPr>
        <w:rPr>
          <w:sz w:val="22"/>
          <w:szCs w:val="22"/>
        </w:rPr>
      </w:pPr>
      <w:r>
        <w:rPr>
          <w:sz w:val="22"/>
          <w:szCs w:val="22"/>
        </w:rPr>
        <w:t>Hệ thống hóa đơn điện tử chạy theo cơ chế bất đồng bộ, vì vậy hệ thống đẩy hóa đơn lên cơ sở dữ liệu sau khi nhận request phát hành hóa đơn khoảng 1s. Vì vậy, khi tích hợp, request lấy file hóa đơn nên được thực hiện sau từ 2-5 giây sau khi phát hành hóa đơn.</w:t>
      </w:r>
    </w:p>
    <w:p w14:paraId="23448293">
      <w:pPr>
        <w:pStyle w:val="4"/>
        <w:numPr>
          <w:ilvl w:val="0"/>
          <w:numId w:val="24"/>
        </w:numPr>
        <w:rPr>
          <w:sz w:val="22"/>
          <w:szCs w:val="22"/>
        </w:rPr>
      </w:pPr>
      <w:r>
        <w:rPr>
          <w:sz w:val="22"/>
          <w:szCs w:val="22"/>
        </w:rPr>
        <w:t>Hệ thống chỉ lấy lên những hóa đơn có trạng thái khả dụng (state = 1).</w:t>
      </w:r>
    </w:p>
    <w:p w14:paraId="2F139566">
      <w:pPr>
        <w:numPr>
          <w:ilvl w:val="0"/>
          <w:numId w:val="21"/>
        </w:numPr>
        <w:jc w:val="both"/>
        <w:rPr>
          <w:b/>
          <w:color w:val="0000FF"/>
          <w:sz w:val="22"/>
          <w:szCs w:val="22"/>
        </w:rPr>
      </w:pPr>
      <w:r>
        <w:rPr>
          <w:b/>
          <w:color w:val="0000FF"/>
          <w:sz w:val="22"/>
          <w:szCs w:val="22"/>
        </w:rPr>
        <w:t>Đầu vào:</w:t>
      </w:r>
    </w:p>
    <w:p w14:paraId="7B8762DA">
      <w:pPr>
        <w:numPr>
          <w:ilvl w:val="0"/>
          <w:numId w:val="17"/>
        </w:numPr>
        <w:snapToGrid w:val="0"/>
        <w:jc w:val="both"/>
        <w:rPr>
          <w:sz w:val="22"/>
          <w:szCs w:val="22"/>
        </w:rPr>
      </w:pPr>
      <w:r>
        <w:rPr>
          <w:sz w:val="22"/>
          <w:szCs w:val="22"/>
        </w:rPr>
        <w:t>Action (POST): InvoiceAPI/InvoiceUtilsWS/getInvoiceFilePortal</w:t>
      </w:r>
    </w:p>
    <w:p w14:paraId="16D84C36">
      <w:pPr>
        <w:numPr>
          <w:ilvl w:val="0"/>
          <w:numId w:val="17"/>
        </w:numPr>
        <w:jc w:val="both"/>
        <w:rPr>
          <w:sz w:val="22"/>
          <w:szCs w:val="22"/>
          <w:lang w:val="fr-FR"/>
        </w:rPr>
      </w:pPr>
      <w:r>
        <w:rPr>
          <w:sz w:val="22"/>
          <w:szCs w:val="22"/>
        </w:rPr>
        <w:t>Headers:</w:t>
      </w:r>
    </w:p>
    <w:p w14:paraId="7131A213">
      <w:pPr>
        <w:ind w:left="720"/>
        <w:jc w:val="both"/>
        <w:rPr>
          <w:sz w:val="22"/>
          <w:szCs w:val="22"/>
          <w:lang w:val="en"/>
        </w:rPr>
      </w:pPr>
      <w:r>
        <w:rPr>
          <w:sz w:val="22"/>
          <w:szCs w:val="22"/>
          <w:lang w:val="fr-FR"/>
        </w:rPr>
        <w:t xml:space="preserve"> </w:t>
      </w:r>
      <w:r>
        <w:rPr>
          <w:sz w:val="22"/>
          <w:szCs w:val="22"/>
          <w:lang w:val="en"/>
        </w:rPr>
        <w:t>+ Cookie: giá trị access_token hoặc Authorization: username/pass như đăng nhập trên web  hoặc Authorization: username/pass như đăng nhập trên web</w:t>
      </w:r>
    </w:p>
    <w:p w14:paraId="74731729">
      <w:pPr>
        <w:ind w:left="720"/>
        <w:jc w:val="both"/>
        <w:rPr>
          <w:sz w:val="22"/>
          <w:szCs w:val="22"/>
          <w:lang w:val="fr-FR"/>
        </w:rPr>
      </w:pPr>
      <w:r>
        <w:rPr>
          <w:sz w:val="22"/>
          <w:szCs w:val="22"/>
          <w:lang w:val="fr-FR"/>
        </w:rPr>
        <w:t xml:space="preserve"> + Content-Type : application/x-www-form-urlencoded</w:t>
      </w:r>
    </w:p>
    <w:p w14:paraId="0F664255">
      <w:pPr>
        <w:snapToGrid w:val="0"/>
        <w:ind w:left="0"/>
        <w:jc w:val="both"/>
        <w:rPr>
          <w:sz w:val="22"/>
          <w:szCs w:val="22"/>
          <w:lang w:val="fr-FR"/>
        </w:rPr>
      </w:pPr>
    </w:p>
    <w:tbl>
      <w:tblPr>
        <w:tblStyle w:val="13"/>
        <w:tblW w:w="9810"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10"/>
        <w:gridCol w:w="2520"/>
        <w:gridCol w:w="5580"/>
      </w:tblGrid>
      <w:tr w14:paraId="59DF34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0" w:hRule="atLeast"/>
        </w:trPr>
        <w:tc>
          <w:tcPr>
            <w:tcW w:w="1710" w:type="dxa"/>
            <w:shd w:val="clear" w:color="auto" w:fill="D9D9D9"/>
            <w:noWrap w:val="0"/>
            <w:vAlign w:val="top"/>
          </w:tcPr>
          <w:p w14:paraId="137BF505">
            <w:pPr>
              <w:ind w:left="0"/>
              <w:jc w:val="center"/>
              <w:rPr>
                <w:b/>
                <w:bCs/>
                <w:color w:val="000000"/>
                <w:sz w:val="22"/>
                <w:szCs w:val="22"/>
              </w:rPr>
            </w:pPr>
            <w:r>
              <w:rPr>
                <w:b/>
                <w:bCs/>
                <w:color w:val="000000"/>
                <w:sz w:val="22"/>
                <w:szCs w:val="22"/>
              </w:rPr>
              <w:t>Tên trường</w:t>
            </w:r>
          </w:p>
        </w:tc>
        <w:tc>
          <w:tcPr>
            <w:tcW w:w="2520" w:type="dxa"/>
            <w:shd w:val="clear" w:color="auto" w:fill="D9D9D9"/>
            <w:noWrap w:val="0"/>
            <w:vAlign w:val="top"/>
          </w:tcPr>
          <w:p w14:paraId="572E9F68">
            <w:pPr>
              <w:ind w:left="0"/>
              <w:jc w:val="center"/>
              <w:rPr>
                <w:b/>
                <w:bCs/>
                <w:color w:val="000000"/>
                <w:sz w:val="22"/>
                <w:szCs w:val="22"/>
              </w:rPr>
            </w:pPr>
            <w:r>
              <w:rPr>
                <w:b/>
                <w:bCs/>
                <w:color w:val="000000"/>
                <w:sz w:val="22"/>
                <w:szCs w:val="22"/>
              </w:rPr>
              <w:t>Kiểu dữ liệu, ràng buộc</w:t>
            </w:r>
          </w:p>
        </w:tc>
        <w:tc>
          <w:tcPr>
            <w:tcW w:w="5580" w:type="dxa"/>
            <w:shd w:val="clear" w:color="auto" w:fill="D9D9D9"/>
            <w:noWrap w:val="0"/>
            <w:vAlign w:val="top"/>
          </w:tcPr>
          <w:p w14:paraId="27E34BA4">
            <w:pPr>
              <w:ind w:left="0"/>
              <w:jc w:val="center"/>
              <w:rPr>
                <w:b/>
                <w:bCs/>
                <w:color w:val="000000"/>
                <w:sz w:val="22"/>
                <w:szCs w:val="22"/>
              </w:rPr>
            </w:pPr>
            <w:r>
              <w:rPr>
                <w:b/>
                <w:bCs/>
                <w:color w:val="000000"/>
                <w:sz w:val="22"/>
                <w:szCs w:val="22"/>
              </w:rPr>
              <w:t>Mô tả</w:t>
            </w:r>
          </w:p>
        </w:tc>
      </w:tr>
      <w:tr w14:paraId="725C53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0" w:type="dxa"/>
            <w:noWrap w:val="0"/>
            <w:vAlign w:val="top"/>
          </w:tcPr>
          <w:p w14:paraId="573057A8">
            <w:pPr>
              <w:spacing w:before="0"/>
              <w:ind w:left="0"/>
              <w:jc w:val="both"/>
              <w:rPr>
                <w:sz w:val="22"/>
                <w:szCs w:val="22"/>
              </w:rPr>
            </w:pPr>
            <w:r>
              <w:rPr>
                <w:sz w:val="22"/>
                <w:szCs w:val="22"/>
              </w:rPr>
              <w:t>supplierTaxCode</w:t>
            </w:r>
          </w:p>
        </w:tc>
        <w:tc>
          <w:tcPr>
            <w:tcW w:w="2520" w:type="dxa"/>
            <w:noWrap w:val="0"/>
            <w:vAlign w:val="top"/>
          </w:tcPr>
          <w:p w14:paraId="4792247B">
            <w:pPr>
              <w:spacing w:before="0"/>
              <w:ind w:left="0"/>
              <w:jc w:val="both"/>
              <w:rPr>
                <w:sz w:val="22"/>
                <w:szCs w:val="22"/>
              </w:rPr>
            </w:pPr>
            <w:r>
              <w:rPr>
                <w:sz w:val="22"/>
                <w:szCs w:val="22"/>
              </w:rPr>
              <w:t>Required: true</w:t>
            </w:r>
          </w:p>
          <w:p w14:paraId="3A20CE65">
            <w:pPr>
              <w:spacing w:before="0"/>
              <w:ind w:left="0"/>
              <w:jc w:val="both"/>
              <w:rPr>
                <w:sz w:val="22"/>
                <w:szCs w:val="22"/>
              </w:rPr>
            </w:pPr>
            <w:r>
              <w:rPr>
                <w:sz w:val="22"/>
                <w:szCs w:val="22"/>
              </w:rPr>
              <w:t>DataType: String</w:t>
            </w:r>
          </w:p>
          <w:p w14:paraId="5103B293">
            <w:pPr>
              <w:spacing w:before="0"/>
              <w:ind w:left="0"/>
              <w:jc w:val="both"/>
              <w:rPr>
                <w:sz w:val="22"/>
                <w:szCs w:val="22"/>
              </w:rPr>
            </w:pPr>
            <w:r>
              <w:rPr>
                <w:sz w:val="22"/>
                <w:szCs w:val="22"/>
              </w:rPr>
              <w:t xml:space="preserve">Minlength: </w:t>
            </w:r>
          </w:p>
          <w:p w14:paraId="280B62B8">
            <w:pPr>
              <w:spacing w:before="0"/>
              <w:ind w:left="0"/>
              <w:jc w:val="both"/>
              <w:rPr>
                <w:sz w:val="22"/>
                <w:szCs w:val="22"/>
              </w:rPr>
            </w:pPr>
            <w:r>
              <w:rPr>
                <w:sz w:val="22"/>
                <w:szCs w:val="22"/>
              </w:rPr>
              <w:t>Maxlength: 20</w:t>
            </w:r>
          </w:p>
          <w:p w14:paraId="527FAC1C">
            <w:pPr>
              <w:spacing w:before="0"/>
              <w:ind w:left="0"/>
              <w:jc w:val="both"/>
              <w:rPr>
                <w:sz w:val="22"/>
                <w:szCs w:val="22"/>
              </w:rPr>
            </w:pPr>
            <w:r>
              <w:rPr>
                <w:sz w:val="22"/>
                <w:szCs w:val="22"/>
              </w:rPr>
              <w:t>Format: [0-9-]+</w:t>
            </w:r>
          </w:p>
        </w:tc>
        <w:tc>
          <w:tcPr>
            <w:tcW w:w="5580" w:type="dxa"/>
            <w:noWrap w:val="0"/>
            <w:vAlign w:val="top"/>
          </w:tcPr>
          <w:p w14:paraId="17FA1931">
            <w:pPr>
              <w:spacing w:before="0"/>
              <w:ind w:left="0"/>
              <w:jc w:val="both"/>
              <w:rPr>
                <w:sz w:val="22"/>
                <w:szCs w:val="22"/>
              </w:rPr>
            </w:pPr>
            <w:r>
              <w:rPr>
                <w:sz w:val="22"/>
                <w:szCs w:val="22"/>
              </w:rPr>
              <w:t>Mã số thuế của doanh nghiệp/chi nhánh phát hành hóa đơn. Một doanh nghiệp có thể có nhiều mã số thuế</w:t>
            </w:r>
          </w:p>
          <w:p w14:paraId="176956C4">
            <w:pPr>
              <w:spacing w:before="0"/>
              <w:ind w:left="0"/>
              <w:jc w:val="both"/>
              <w:rPr>
                <w:sz w:val="22"/>
                <w:szCs w:val="22"/>
              </w:rPr>
            </w:pPr>
            <w:r>
              <w:rPr>
                <w:sz w:val="22"/>
                <w:szCs w:val="22"/>
              </w:rPr>
              <w:t xml:space="preserve">Mẫu 1: 0312770607 </w:t>
            </w:r>
          </w:p>
          <w:p w14:paraId="5B83527F">
            <w:pPr>
              <w:spacing w:before="0"/>
              <w:ind w:left="0"/>
              <w:jc w:val="both"/>
              <w:rPr>
                <w:sz w:val="22"/>
                <w:szCs w:val="22"/>
              </w:rPr>
            </w:pPr>
            <w:r>
              <w:rPr>
                <w:sz w:val="22"/>
                <w:szCs w:val="22"/>
              </w:rPr>
              <w:t>Mẫu 2: 0312770607-001</w:t>
            </w:r>
          </w:p>
          <w:p w14:paraId="70810B4C">
            <w:pPr>
              <w:spacing w:before="0"/>
              <w:ind w:left="0"/>
              <w:jc w:val="both"/>
              <w:rPr>
                <w:sz w:val="22"/>
                <w:szCs w:val="22"/>
              </w:rPr>
            </w:pPr>
          </w:p>
        </w:tc>
      </w:tr>
      <w:tr w14:paraId="41ABB3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0" w:type="dxa"/>
            <w:noWrap w:val="0"/>
            <w:vAlign w:val="top"/>
          </w:tcPr>
          <w:p w14:paraId="6489DAF6">
            <w:pPr>
              <w:spacing w:before="0"/>
              <w:ind w:left="0"/>
              <w:jc w:val="both"/>
              <w:rPr>
                <w:sz w:val="22"/>
                <w:szCs w:val="22"/>
              </w:rPr>
            </w:pPr>
            <w:r>
              <w:rPr>
                <w:sz w:val="22"/>
                <w:szCs w:val="22"/>
              </w:rPr>
              <w:t>templateCode</w:t>
            </w:r>
          </w:p>
        </w:tc>
        <w:tc>
          <w:tcPr>
            <w:tcW w:w="2520" w:type="dxa"/>
            <w:noWrap w:val="0"/>
            <w:vAlign w:val="top"/>
          </w:tcPr>
          <w:p w14:paraId="65CCF926">
            <w:pPr>
              <w:spacing w:before="0"/>
              <w:ind w:left="0"/>
              <w:jc w:val="both"/>
              <w:rPr>
                <w:sz w:val="22"/>
                <w:szCs w:val="22"/>
              </w:rPr>
            </w:pPr>
            <w:r>
              <w:rPr>
                <w:sz w:val="22"/>
                <w:szCs w:val="22"/>
              </w:rPr>
              <w:t>Required : true</w:t>
            </w:r>
          </w:p>
          <w:p w14:paraId="6F564913">
            <w:pPr>
              <w:spacing w:before="0"/>
              <w:ind w:left="0"/>
              <w:jc w:val="both"/>
              <w:rPr>
                <w:sz w:val="22"/>
                <w:szCs w:val="22"/>
              </w:rPr>
            </w:pPr>
            <w:r>
              <w:rPr>
                <w:sz w:val="22"/>
                <w:szCs w:val="22"/>
              </w:rPr>
              <w:t>DataType: String</w:t>
            </w:r>
          </w:p>
          <w:p w14:paraId="62B6DA4B">
            <w:pPr>
              <w:spacing w:before="0"/>
              <w:ind w:left="0"/>
              <w:jc w:val="both"/>
              <w:rPr>
                <w:sz w:val="22"/>
                <w:szCs w:val="22"/>
              </w:rPr>
            </w:pPr>
            <w:r>
              <w:rPr>
                <w:sz w:val="22"/>
                <w:szCs w:val="22"/>
              </w:rPr>
              <w:t xml:space="preserve">Minlength : </w:t>
            </w:r>
          </w:p>
          <w:p w14:paraId="32A43ECE">
            <w:pPr>
              <w:spacing w:before="0"/>
              <w:ind w:left="0"/>
              <w:jc w:val="both"/>
              <w:rPr>
                <w:sz w:val="22"/>
                <w:szCs w:val="22"/>
              </w:rPr>
            </w:pPr>
            <w:r>
              <w:rPr>
                <w:sz w:val="22"/>
                <w:szCs w:val="22"/>
              </w:rPr>
              <w:t>Maxlength : 20</w:t>
            </w:r>
          </w:p>
          <w:p w14:paraId="448B1375">
            <w:pPr>
              <w:spacing w:before="0"/>
              <w:ind w:left="0"/>
              <w:jc w:val="both"/>
              <w:rPr>
                <w:sz w:val="22"/>
                <w:szCs w:val="22"/>
              </w:rPr>
            </w:pPr>
            <w:r>
              <w:rPr>
                <w:sz w:val="22"/>
                <w:szCs w:val="22"/>
              </w:rPr>
              <w:t xml:space="preserve">Format : </w:t>
            </w:r>
          </w:p>
        </w:tc>
        <w:tc>
          <w:tcPr>
            <w:tcW w:w="5580" w:type="dxa"/>
            <w:noWrap w:val="0"/>
            <w:vAlign w:val="top"/>
          </w:tcPr>
          <w:p w14:paraId="638B5DA9">
            <w:pPr>
              <w:spacing w:before="0"/>
              <w:ind w:left="0"/>
              <w:jc w:val="both"/>
              <w:rPr>
                <w:sz w:val="22"/>
                <w:szCs w:val="22"/>
              </w:rPr>
            </w:pPr>
            <w:r>
              <w:rPr>
                <w:sz w:val="22"/>
                <w:szCs w:val="22"/>
              </w:rPr>
              <w:t>Mã mẫu hóa đơn</w:t>
            </w:r>
          </w:p>
          <w:p w14:paraId="5683AC91">
            <w:pPr>
              <w:spacing w:before="0"/>
              <w:ind w:left="0"/>
              <w:jc w:val="both"/>
              <w:rPr>
                <w:sz w:val="22"/>
                <w:szCs w:val="22"/>
              </w:rPr>
            </w:pPr>
            <w:r>
              <w:rPr>
                <w:sz w:val="22"/>
                <w:szCs w:val="22"/>
              </w:rPr>
              <w:t xml:space="preserve">VD: </w:t>
            </w:r>
          </w:p>
          <w:p w14:paraId="224260AE">
            <w:pPr>
              <w:spacing w:before="0"/>
              <w:ind w:left="0"/>
              <w:jc w:val="both"/>
              <w:rPr>
                <w:sz w:val="22"/>
                <w:szCs w:val="22"/>
              </w:rPr>
            </w:pPr>
            <w:r>
              <w:rPr>
                <w:sz w:val="22"/>
                <w:szCs w:val="22"/>
              </w:rPr>
              <w:t>01GTKT0/001</w:t>
            </w:r>
          </w:p>
          <w:p w14:paraId="736CEBF0">
            <w:pPr>
              <w:spacing w:before="0"/>
              <w:ind w:left="41"/>
              <w:jc w:val="both"/>
              <w:rPr>
                <w:sz w:val="22"/>
                <w:szCs w:val="22"/>
              </w:rPr>
            </w:pPr>
            <w:r>
              <w:rPr>
                <w:sz w:val="22"/>
                <w:szCs w:val="22"/>
              </w:rPr>
              <w:t>1/001</w:t>
            </w:r>
          </w:p>
        </w:tc>
      </w:tr>
      <w:tr w14:paraId="35654F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0" w:type="dxa"/>
            <w:noWrap w:val="0"/>
            <w:vAlign w:val="top"/>
          </w:tcPr>
          <w:p w14:paraId="02C41AC4">
            <w:pPr>
              <w:spacing w:before="0"/>
              <w:ind w:left="0"/>
              <w:jc w:val="both"/>
              <w:rPr>
                <w:sz w:val="22"/>
                <w:szCs w:val="22"/>
              </w:rPr>
            </w:pPr>
            <w:r>
              <w:rPr>
                <w:sz w:val="22"/>
                <w:szCs w:val="22"/>
              </w:rPr>
              <w:t>invoiceNo</w:t>
            </w:r>
          </w:p>
        </w:tc>
        <w:tc>
          <w:tcPr>
            <w:tcW w:w="2520" w:type="dxa"/>
            <w:noWrap w:val="0"/>
            <w:vAlign w:val="top"/>
          </w:tcPr>
          <w:p w14:paraId="748C7C76">
            <w:pPr>
              <w:spacing w:before="0"/>
              <w:ind w:left="0"/>
              <w:jc w:val="both"/>
              <w:rPr>
                <w:sz w:val="22"/>
                <w:szCs w:val="22"/>
              </w:rPr>
            </w:pPr>
            <w:r>
              <w:rPr>
                <w:sz w:val="22"/>
                <w:szCs w:val="22"/>
              </w:rPr>
              <w:t>Required: true</w:t>
            </w:r>
          </w:p>
          <w:p w14:paraId="5294287A">
            <w:pPr>
              <w:spacing w:before="0"/>
              <w:ind w:left="0"/>
              <w:jc w:val="both"/>
              <w:rPr>
                <w:sz w:val="22"/>
                <w:szCs w:val="22"/>
              </w:rPr>
            </w:pPr>
            <w:r>
              <w:rPr>
                <w:sz w:val="22"/>
                <w:szCs w:val="22"/>
              </w:rPr>
              <w:t>DataType: String</w:t>
            </w:r>
          </w:p>
          <w:p w14:paraId="315AB601">
            <w:pPr>
              <w:spacing w:before="0"/>
              <w:ind w:left="0"/>
              <w:jc w:val="both"/>
              <w:rPr>
                <w:sz w:val="22"/>
                <w:szCs w:val="22"/>
              </w:rPr>
            </w:pPr>
            <w:r>
              <w:rPr>
                <w:sz w:val="22"/>
                <w:szCs w:val="22"/>
              </w:rPr>
              <w:t>Minlength: 7</w:t>
            </w:r>
          </w:p>
          <w:p w14:paraId="38E21E31">
            <w:pPr>
              <w:spacing w:before="0"/>
              <w:ind w:left="0"/>
              <w:jc w:val="both"/>
              <w:rPr>
                <w:sz w:val="22"/>
                <w:szCs w:val="22"/>
              </w:rPr>
            </w:pPr>
            <w:r>
              <w:rPr>
                <w:sz w:val="22"/>
                <w:szCs w:val="22"/>
              </w:rPr>
              <w:t>Maxlength: 35</w:t>
            </w:r>
          </w:p>
          <w:p w14:paraId="26E72A16">
            <w:pPr>
              <w:spacing w:before="0"/>
              <w:ind w:left="0"/>
              <w:jc w:val="both"/>
              <w:rPr>
                <w:color w:val="000000"/>
                <w:sz w:val="22"/>
                <w:szCs w:val="22"/>
              </w:rPr>
            </w:pPr>
            <w:r>
              <w:rPr>
                <w:sz w:val="22"/>
                <w:szCs w:val="22"/>
              </w:rPr>
              <w:t>Format:  [a-zA-Z0-9]*$</w:t>
            </w:r>
          </w:p>
        </w:tc>
        <w:tc>
          <w:tcPr>
            <w:tcW w:w="5580" w:type="dxa"/>
            <w:noWrap w:val="0"/>
            <w:vAlign w:val="top"/>
          </w:tcPr>
          <w:p w14:paraId="296CE409">
            <w:pPr>
              <w:spacing w:before="0"/>
              <w:ind w:left="41"/>
              <w:jc w:val="both"/>
              <w:rPr>
                <w:sz w:val="22"/>
                <w:szCs w:val="22"/>
              </w:rPr>
            </w:pPr>
            <w:r>
              <w:rPr>
                <w:sz w:val="22"/>
                <w:szCs w:val="22"/>
              </w:rPr>
              <w:t>Là</w:t>
            </w:r>
            <w:r>
              <w:rPr>
                <w:sz w:val="22"/>
                <w:szCs w:val="22"/>
                <w:lang w:val="en"/>
              </w:rPr>
              <w:t xml:space="preserve"> số hóa đơn =</w:t>
            </w:r>
            <w:r>
              <w:rPr>
                <w:sz w:val="22"/>
                <w:szCs w:val="22"/>
              </w:rPr>
              <w:t xml:space="preserve"> ký hiệu hóa đơn + số</w:t>
            </w:r>
            <w:r>
              <w:rPr>
                <w:sz w:val="22"/>
                <w:szCs w:val="22"/>
                <w:lang w:val="en"/>
              </w:rPr>
              <w:t xml:space="preserve"> thứ tự</w:t>
            </w:r>
            <w:r>
              <w:rPr>
                <w:sz w:val="22"/>
                <w:szCs w:val="22"/>
              </w:rPr>
              <w:t xml:space="preserve"> hóa đơn vd: AA/20E0000001, tuân theo chuẩn của cục thuế</w:t>
            </w:r>
          </w:p>
          <w:p w14:paraId="2C954D7C">
            <w:pPr>
              <w:spacing w:before="0"/>
              <w:ind w:left="41"/>
              <w:jc w:val="both"/>
              <w:rPr>
                <w:sz w:val="22"/>
                <w:szCs w:val="22"/>
              </w:rPr>
            </w:pPr>
          </w:p>
        </w:tc>
      </w:tr>
      <w:tr w14:paraId="119B7A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0" w:type="dxa"/>
            <w:noWrap w:val="0"/>
            <w:vAlign w:val="top"/>
          </w:tcPr>
          <w:p w14:paraId="44679FFB">
            <w:pPr>
              <w:spacing w:before="0"/>
              <w:ind w:left="0"/>
              <w:jc w:val="both"/>
              <w:rPr>
                <w:sz w:val="22"/>
                <w:szCs w:val="22"/>
              </w:rPr>
            </w:pPr>
            <w:r>
              <w:rPr>
                <w:sz w:val="22"/>
                <w:szCs w:val="22"/>
              </w:rPr>
              <w:t>buyerIdNo</w:t>
            </w:r>
          </w:p>
        </w:tc>
        <w:tc>
          <w:tcPr>
            <w:tcW w:w="2520" w:type="dxa"/>
            <w:noWrap w:val="0"/>
            <w:vAlign w:val="top"/>
          </w:tcPr>
          <w:p w14:paraId="613A0071">
            <w:pPr>
              <w:spacing w:before="0"/>
              <w:ind w:left="0"/>
              <w:jc w:val="both"/>
              <w:rPr>
                <w:sz w:val="22"/>
                <w:szCs w:val="22"/>
              </w:rPr>
            </w:pPr>
            <w:r>
              <w:rPr>
                <w:sz w:val="22"/>
                <w:szCs w:val="22"/>
              </w:rPr>
              <w:t>Required: false</w:t>
            </w:r>
          </w:p>
          <w:p w14:paraId="20F01D12">
            <w:pPr>
              <w:spacing w:before="0"/>
              <w:ind w:left="0"/>
              <w:jc w:val="both"/>
              <w:rPr>
                <w:sz w:val="22"/>
                <w:szCs w:val="22"/>
              </w:rPr>
            </w:pPr>
            <w:r>
              <w:rPr>
                <w:sz w:val="22"/>
                <w:szCs w:val="22"/>
              </w:rPr>
              <w:t>DataType: String</w:t>
            </w:r>
          </w:p>
          <w:p w14:paraId="0C7FD713">
            <w:pPr>
              <w:spacing w:before="0"/>
              <w:ind w:left="0"/>
              <w:jc w:val="both"/>
              <w:rPr>
                <w:sz w:val="22"/>
                <w:szCs w:val="22"/>
              </w:rPr>
            </w:pPr>
            <w:r>
              <w:rPr>
                <w:sz w:val="22"/>
                <w:szCs w:val="22"/>
              </w:rPr>
              <w:t xml:space="preserve">Minlength: </w:t>
            </w:r>
          </w:p>
          <w:p w14:paraId="5E0BA877">
            <w:pPr>
              <w:spacing w:before="0"/>
              <w:ind w:left="0"/>
              <w:jc w:val="both"/>
              <w:rPr>
                <w:sz w:val="22"/>
                <w:szCs w:val="22"/>
              </w:rPr>
            </w:pPr>
            <w:r>
              <w:rPr>
                <w:sz w:val="22"/>
                <w:szCs w:val="22"/>
              </w:rPr>
              <w:t>Maxlength: 100</w:t>
            </w:r>
          </w:p>
          <w:p w14:paraId="0F9D59D6">
            <w:pPr>
              <w:spacing w:before="0"/>
              <w:ind w:left="0"/>
              <w:jc w:val="both"/>
              <w:rPr>
                <w:sz w:val="22"/>
                <w:szCs w:val="22"/>
              </w:rPr>
            </w:pPr>
            <w:r>
              <w:rPr>
                <w:sz w:val="22"/>
                <w:szCs w:val="22"/>
              </w:rPr>
              <w:t>Format:</w:t>
            </w:r>
          </w:p>
        </w:tc>
        <w:tc>
          <w:tcPr>
            <w:tcW w:w="5580" w:type="dxa"/>
            <w:noWrap w:val="0"/>
            <w:vAlign w:val="top"/>
          </w:tcPr>
          <w:p w14:paraId="377D62DD">
            <w:pPr>
              <w:spacing w:before="0"/>
              <w:ind w:left="41"/>
              <w:jc w:val="both"/>
              <w:rPr>
                <w:sz w:val="22"/>
                <w:szCs w:val="22"/>
              </w:rPr>
            </w:pPr>
            <w:r>
              <w:rPr>
                <w:sz w:val="22"/>
                <w:szCs w:val="22"/>
              </w:rPr>
              <w:t>Số giấy tờ của người mua</w:t>
            </w:r>
          </w:p>
          <w:p w14:paraId="4937594C">
            <w:pPr>
              <w:spacing w:before="0"/>
              <w:ind w:left="41"/>
              <w:jc w:val="both"/>
              <w:rPr>
                <w:sz w:val="22"/>
                <w:szCs w:val="22"/>
              </w:rPr>
            </w:pPr>
          </w:p>
        </w:tc>
      </w:tr>
      <w:tr w14:paraId="209AF3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0" w:type="dxa"/>
            <w:noWrap w:val="0"/>
            <w:vAlign w:val="top"/>
          </w:tcPr>
          <w:p w14:paraId="14D08E2C">
            <w:pPr>
              <w:spacing w:before="0"/>
              <w:ind w:left="0"/>
              <w:jc w:val="both"/>
              <w:rPr>
                <w:sz w:val="22"/>
                <w:szCs w:val="22"/>
              </w:rPr>
            </w:pPr>
            <w:bookmarkStart w:id="34" w:name="OLE_LINK21"/>
            <w:bookmarkStart w:id="35" w:name="OLE_LINK20"/>
            <w:r>
              <w:rPr>
                <w:sz w:val="22"/>
                <w:szCs w:val="22"/>
              </w:rPr>
              <w:t>reservationCode</w:t>
            </w:r>
            <w:bookmarkEnd w:id="34"/>
            <w:bookmarkEnd w:id="35"/>
          </w:p>
        </w:tc>
        <w:tc>
          <w:tcPr>
            <w:tcW w:w="2520" w:type="dxa"/>
            <w:noWrap w:val="0"/>
            <w:vAlign w:val="top"/>
          </w:tcPr>
          <w:p w14:paraId="397F7C97">
            <w:pPr>
              <w:spacing w:before="0"/>
              <w:ind w:left="0"/>
              <w:jc w:val="both"/>
              <w:rPr>
                <w:sz w:val="22"/>
                <w:szCs w:val="22"/>
              </w:rPr>
            </w:pPr>
            <w:r>
              <w:rPr>
                <w:sz w:val="22"/>
                <w:szCs w:val="22"/>
              </w:rPr>
              <w:t>Required: true</w:t>
            </w:r>
          </w:p>
          <w:p w14:paraId="2E376AD1">
            <w:pPr>
              <w:spacing w:before="0"/>
              <w:ind w:left="0"/>
              <w:jc w:val="both"/>
              <w:rPr>
                <w:sz w:val="22"/>
                <w:szCs w:val="22"/>
              </w:rPr>
            </w:pPr>
            <w:r>
              <w:rPr>
                <w:sz w:val="22"/>
                <w:szCs w:val="22"/>
              </w:rPr>
              <w:t>DataType: String</w:t>
            </w:r>
          </w:p>
          <w:p w14:paraId="7D0FFDF9">
            <w:pPr>
              <w:spacing w:before="0"/>
              <w:ind w:left="0"/>
              <w:jc w:val="both"/>
              <w:rPr>
                <w:sz w:val="22"/>
                <w:szCs w:val="22"/>
              </w:rPr>
            </w:pPr>
            <w:r>
              <w:rPr>
                <w:sz w:val="22"/>
                <w:szCs w:val="22"/>
              </w:rPr>
              <w:t xml:space="preserve">Minlength: </w:t>
            </w:r>
          </w:p>
          <w:p w14:paraId="7834F329">
            <w:pPr>
              <w:spacing w:before="0"/>
              <w:ind w:left="0"/>
              <w:jc w:val="both"/>
              <w:rPr>
                <w:sz w:val="22"/>
                <w:szCs w:val="22"/>
              </w:rPr>
            </w:pPr>
            <w:r>
              <w:rPr>
                <w:sz w:val="22"/>
                <w:szCs w:val="22"/>
              </w:rPr>
              <w:t>Maxlength: 100</w:t>
            </w:r>
          </w:p>
          <w:p w14:paraId="4AD8B011">
            <w:pPr>
              <w:spacing w:before="0"/>
              <w:ind w:left="0"/>
              <w:jc w:val="both"/>
              <w:rPr>
                <w:sz w:val="22"/>
                <w:szCs w:val="22"/>
              </w:rPr>
            </w:pPr>
            <w:r>
              <w:rPr>
                <w:sz w:val="22"/>
                <w:szCs w:val="22"/>
              </w:rPr>
              <w:t>Format:</w:t>
            </w:r>
          </w:p>
        </w:tc>
        <w:tc>
          <w:tcPr>
            <w:tcW w:w="5580" w:type="dxa"/>
            <w:noWrap w:val="0"/>
            <w:vAlign w:val="top"/>
          </w:tcPr>
          <w:p w14:paraId="00B74B09">
            <w:pPr>
              <w:spacing w:before="0"/>
              <w:ind w:left="41"/>
              <w:jc w:val="both"/>
              <w:rPr>
                <w:sz w:val="22"/>
                <w:szCs w:val="22"/>
              </w:rPr>
            </w:pPr>
            <w:r>
              <w:rPr>
                <w:sz w:val="22"/>
                <w:szCs w:val="22"/>
              </w:rPr>
              <w:t>Mã số bí mật</w:t>
            </w:r>
          </w:p>
          <w:p w14:paraId="7C00E981">
            <w:pPr>
              <w:spacing w:before="0"/>
              <w:ind w:left="41"/>
              <w:jc w:val="both"/>
              <w:rPr>
                <w:sz w:val="22"/>
                <w:szCs w:val="22"/>
              </w:rPr>
            </w:pPr>
          </w:p>
        </w:tc>
      </w:tr>
      <w:tr w14:paraId="19DA33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0" w:type="dxa"/>
            <w:noWrap w:val="0"/>
            <w:vAlign w:val="top"/>
          </w:tcPr>
          <w:p w14:paraId="14C5D836">
            <w:pPr>
              <w:spacing w:before="0"/>
              <w:ind w:left="0"/>
              <w:jc w:val="both"/>
              <w:rPr>
                <w:sz w:val="22"/>
                <w:szCs w:val="22"/>
              </w:rPr>
            </w:pPr>
            <w:r>
              <w:rPr>
                <w:sz w:val="22"/>
                <w:szCs w:val="22"/>
              </w:rPr>
              <w:t>fileType</w:t>
            </w:r>
          </w:p>
        </w:tc>
        <w:tc>
          <w:tcPr>
            <w:tcW w:w="2520" w:type="dxa"/>
            <w:noWrap w:val="0"/>
            <w:vAlign w:val="top"/>
          </w:tcPr>
          <w:p w14:paraId="09F80302">
            <w:pPr>
              <w:spacing w:before="0"/>
              <w:ind w:left="0"/>
              <w:jc w:val="both"/>
              <w:rPr>
                <w:sz w:val="22"/>
                <w:szCs w:val="22"/>
              </w:rPr>
            </w:pPr>
            <w:r>
              <w:rPr>
                <w:sz w:val="22"/>
                <w:szCs w:val="22"/>
              </w:rPr>
              <w:t>Required: true</w:t>
            </w:r>
          </w:p>
          <w:p w14:paraId="36E4A48C">
            <w:pPr>
              <w:spacing w:before="0"/>
              <w:ind w:left="0"/>
              <w:jc w:val="both"/>
              <w:rPr>
                <w:sz w:val="22"/>
                <w:szCs w:val="22"/>
              </w:rPr>
            </w:pPr>
            <w:r>
              <w:rPr>
                <w:sz w:val="22"/>
                <w:szCs w:val="22"/>
              </w:rPr>
              <w:t>DataType: String</w:t>
            </w:r>
          </w:p>
          <w:p w14:paraId="27E3EA10">
            <w:pPr>
              <w:spacing w:before="0"/>
              <w:ind w:left="0"/>
              <w:jc w:val="both"/>
              <w:rPr>
                <w:sz w:val="22"/>
                <w:szCs w:val="22"/>
              </w:rPr>
            </w:pPr>
            <w:r>
              <w:rPr>
                <w:sz w:val="22"/>
                <w:szCs w:val="22"/>
              </w:rPr>
              <w:t xml:space="preserve">Minlength: </w:t>
            </w:r>
          </w:p>
          <w:p w14:paraId="53558E60">
            <w:pPr>
              <w:spacing w:before="0"/>
              <w:ind w:left="0"/>
              <w:jc w:val="both"/>
              <w:rPr>
                <w:sz w:val="22"/>
                <w:szCs w:val="22"/>
              </w:rPr>
            </w:pPr>
            <w:r>
              <w:rPr>
                <w:sz w:val="22"/>
                <w:szCs w:val="22"/>
              </w:rPr>
              <w:t>Maxlength: 100</w:t>
            </w:r>
          </w:p>
          <w:p w14:paraId="682902E9">
            <w:pPr>
              <w:spacing w:before="0"/>
              <w:ind w:left="0"/>
              <w:jc w:val="both"/>
              <w:rPr>
                <w:sz w:val="22"/>
                <w:szCs w:val="22"/>
              </w:rPr>
            </w:pPr>
            <w:r>
              <w:rPr>
                <w:sz w:val="22"/>
                <w:szCs w:val="22"/>
              </w:rPr>
              <w:t xml:space="preserve">Format: </w:t>
            </w:r>
          </w:p>
        </w:tc>
        <w:tc>
          <w:tcPr>
            <w:tcW w:w="5580" w:type="dxa"/>
            <w:noWrap w:val="0"/>
            <w:vAlign w:val="top"/>
          </w:tcPr>
          <w:p w14:paraId="7DBA05A0">
            <w:pPr>
              <w:spacing w:before="0"/>
              <w:ind w:left="41"/>
              <w:jc w:val="both"/>
              <w:rPr>
                <w:sz w:val="22"/>
                <w:szCs w:val="22"/>
              </w:rPr>
            </w:pPr>
            <w:r>
              <w:rPr>
                <w:sz w:val="22"/>
                <w:szCs w:val="22"/>
              </w:rPr>
              <w:t>Loại file: zip</w:t>
            </w:r>
          </w:p>
          <w:p w14:paraId="717A1F1D">
            <w:pPr>
              <w:spacing w:before="0"/>
              <w:ind w:left="41"/>
              <w:jc w:val="both"/>
              <w:rPr>
                <w:sz w:val="22"/>
                <w:szCs w:val="22"/>
              </w:rPr>
            </w:pPr>
          </w:p>
        </w:tc>
      </w:tr>
      <w:tr w14:paraId="050DCA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0" w:type="dxa"/>
            <w:noWrap w:val="0"/>
            <w:vAlign w:val="top"/>
          </w:tcPr>
          <w:p w14:paraId="33A8E64B">
            <w:pPr>
              <w:spacing w:before="0"/>
              <w:ind w:left="0"/>
              <w:jc w:val="both"/>
              <w:rPr>
                <w:sz w:val="22"/>
                <w:szCs w:val="22"/>
              </w:rPr>
            </w:pPr>
            <w:r>
              <w:rPr>
                <w:sz w:val="22"/>
                <w:szCs w:val="22"/>
              </w:rPr>
              <w:t>strIssueDate</w:t>
            </w:r>
          </w:p>
        </w:tc>
        <w:tc>
          <w:tcPr>
            <w:tcW w:w="2520" w:type="dxa"/>
            <w:noWrap w:val="0"/>
            <w:vAlign w:val="top"/>
          </w:tcPr>
          <w:p w14:paraId="014B999A">
            <w:pPr>
              <w:spacing w:before="0"/>
              <w:ind w:left="0"/>
              <w:jc w:val="both"/>
              <w:rPr>
                <w:sz w:val="22"/>
                <w:szCs w:val="22"/>
              </w:rPr>
            </w:pPr>
            <w:r>
              <w:rPr>
                <w:sz w:val="22"/>
                <w:szCs w:val="22"/>
              </w:rPr>
              <w:t>Required: true</w:t>
            </w:r>
          </w:p>
          <w:p w14:paraId="41C6C150">
            <w:pPr>
              <w:spacing w:before="0"/>
              <w:ind w:left="0"/>
              <w:jc w:val="both"/>
              <w:rPr>
                <w:sz w:val="22"/>
                <w:szCs w:val="22"/>
              </w:rPr>
            </w:pPr>
            <w:r>
              <w:rPr>
                <w:sz w:val="22"/>
                <w:szCs w:val="22"/>
              </w:rPr>
              <w:t xml:space="preserve">DataType: </w:t>
            </w:r>
            <w:r>
              <w:rPr>
                <w:sz w:val="22"/>
                <w:szCs w:val="22"/>
                <w:lang w:val="vi-VN"/>
              </w:rPr>
              <w:t>milisecond since epoch</w:t>
            </w:r>
          </w:p>
          <w:p w14:paraId="505933E2">
            <w:pPr>
              <w:spacing w:before="0"/>
              <w:ind w:left="0"/>
              <w:jc w:val="both"/>
              <w:rPr>
                <w:sz w:val="22"/>
                <w:szCs w:val="22"/>
              </w:rPr>
            </w:pPr>
            <w:r>
              <w:rPr>
                <w:sz w:val="22"/>
                <w:szCs w:val="22"/>
              </w:rPr>
              <w:t xml:space="preserve">Minlength: </w:t>
            </w:r>
          </w:p>
          <w:p w14:paraId="5EF8B824">
            <w:pPr>
              <w:spacing w:before="0"/>
              <w:ind w:left="0"/>
              <w:jc w:val="both"/>
              <w:rPr>
                <w:sz w:val="22"/>
                <w:szCs w:val="22"/>
              </w:rPr>
            </w:pPr>
            <w:r>
              <w:rPr>
                <w:sz w:val="22"/>
                <w:szCs w:val="22"/>
              </w:rPr>
              <w:t xml:space="preserve">Maxlength: </w:t>
            </w:r>
          </w:p>
          <w:p w14:paraId="2C5F868B">
            <w:pPr>
              <w:spacing w:before="0"/>
              <w:ind w:left="0"/>
              <w:jc w:val="both"/>
              <w:rPr>
                <w:sz w:val="22"/>
                <w:szCs w:val="22"/>
              </w:rPr>
            </w:pPr>
            <w:r>
              <w:rPr>
                <w:sz w:val="22"/>
                <w:szCs w:val="22"/>
              </w:rPr>
              <w:t xml:space="preserve">Format: Tiêu chuẩn </w:t>
            </w:r>
            <w:r>
              <w:rPr>
                <w:sz w:val="22"/>
                <w:szCs w:val="22"/>
                <w:lang w:val="en"/>
              </w:rPr>
              <w:t>5</w:t>
            </w:r>
            <w:r>
              <w:rPr>
                <w:sz w:val="22"/>
                <w:szCs w:val="22"/>
              </w:rPr>
              <w:t>.1</w:t>
            </w:r>
          </w:p>
        </w:tc>
        <w:tc>
          <w:tcPr>
            <w:tcW w:w="5580" w:type="dxa"/>
            <w:noWrap w:val="0"/>
            <w:vAlign w:val="top"/>
          </w:tcPr>
          <w:p w14:paraId="01EF315E">
            <w:pPr>
              <w:spacing w:before="0"/>
              <w:ind w:left="41"/>
              <w:jc w:val="both"/>
              <w:rPr>
                <w:sz w:val="22"/>
                <w:szCs w:val="22"/>
              </w:rPr>
            </w:pPr>
            <w:r>
              <w:rPr>
                <w:sz w:val="22"/>
                <w:szCs w:val="22"/>
              </w:rPr>
              <w:t>Ngày phát hành hóa đơn</w:t>
            </w:r>
          </w:p>
          <w:p w14:paraId="6E54983D">
            <w:pPr>
              <w:spacing w:before="0"/>
              <w:ind w:left="41"/>
              <w:jc w:val="both"/>
              <w:rPr>
                <w:sz w:val="22"/>
                <w:szCs w:val="22"/>
              </w:rPr>
            </w:pPr>
          </w:p>
        </w:tc>
      </w:tr>
      <w:tr w14:paraId="3A8416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0" w:type="dxa"/>
            <w:noWrap w:val="0"/>
            <w:vAlign w:val="top"/>
          </w:tcPr>
          <w:p w14:paraId="4A2FCF1C">
            <w:pPr>
              <w:ind w:left="0"/>
              <w:jc w:val="both"/>
              <w:rPr>
                <w:sz w:val="22"/>
                <w:szCs w:val="22"/>
              </w:rPr>
            </w:pPr>
            <w:r>
              <w:rPr>
                <w:sz w:val="22"/>
                <w:szCs w:val="22"/>
              </w:rPr>
              <w:t>startDate</w:t>
            </w:r>
          </w:p>
        </w:tc>
        <w:tc>
          <w:tcPr>
            <w:tcW w:w="2520" w:type="dxa"/>
            <w:noWrap w:val="0"/>
            <w:vAlign w:val="top"/>
          </w:tcPr>
          <w:p w14:paraId="2DA75EC8">
            <w:pPr>
              <w:spacing w:before="0"/>
              <w:ind w:left="0"/>
              <w:jc w:val="both"/>
              <w:rPr>
                <w:sz w:val="22"/>
                <w:szCs w:val="22"/>
                <w:lang w:val="vi-VN"/>
              </w:rPr>
            </w:pPr>
            <w:r>
              <w:rPr>
                <w:sz w:val="22"/>
                <w:szCs w:val="22"/>
              </w:rPr>
              <w:t xml:space="preserve">Required : </w:t>
            </w:r>
            <w:r>
              <w:rPr>
                <w:sz w:val="22"/>
                <w:szCs w:val="22"/>
                <w:lang w:val="vi-VN"/>
              </w:rPr>
              <w:t>false</w:t>
            </w:r>
          </w:p>
          <w:p w14:paraId="5C6C3819">
            <w:pPr>
              <w:spacing w:before="0"/>
              <w:ind w:left="0"/>
              <w:jc w:val="both"/>
              <w:rPr>
                <w:sz w:val="22"/>
                <w:szCs w:val="22"/>
              </w:rPr>
            </w:pPr>
            <w:r>
              <w:rPr>
                <w:sz w:val="22"/>
                <w:szCs w:val="22"/>
              </w:rPr>
              <w:t>DataType: Date</w:t>
            </w:r>
          </w:p>
          <w:p w14:paraId="7FC48CD0">
            <w:pPr>
              <w:spacing w:before="0"/>
              <w:ind w:left="0"/>
              <w:jc w:val="both"/>
              <w:rPr>
                <w:sz w:val="22"/>
                <w:szCs w:val="22"/>
              </w:rPr>
            </w:pPr>
            <w:r>
              <w:rPr>
                <w:sz w:val="22"/>
                <w:szCs w:val="22"/>
              </w:rPr>
              <w:t xml:space="preserve">Minlength : </w:t>
            </w:r>
          </w:p>
          <w:p w14:paraId="22766D75">
            <w:pPr>
              <w:spacing w:before="0"/>
              <w:ind w:left="0"/>
              <w:jc w:val="both"/>
              <w:rPr>
                <w:sz w:val="22"/>
                <w:szCs w:val="22"/>
              </w:rPr>
            </w:pPr>
            <w:r>
              <w:rPr>
                <w:sz w:val="22"/>
                <w:szCs w:val="22"/>
              </w:rPr>
              <w:t>Maxlength : 50</w:t>
            </w:r>
          </w:p>
          <w:p w14:paraId="2B54E098">
            <w:pPr>
              <w:spacing w:before="0"/>
              <w:ind w:left="0"/>
              <w:jc w:val="both"/>
              <w:rPr>
                <w:sz w:val="22"/>
                <w:szCs w:val="22"/>
              </w:rPr>
            </w:pPr>
            <w:r>
              <w:rPr>
                <w:sz w:val="22"/>
                <w:szCs w:val="22"/>
              </w:rPr>
              <w:t>Format :</w:t>
            </w:r>
          </w:p>
        </w:tc>
        <w:tc>
          <w:tcPr>
            <w:tcW w:w="5580" w:type="dxa"/>
            <w:noWrap w:val="0"/>
            <w:vAlign w:val="top"/>
          </w:tcPr>
          <w:p w14:paraId="4619C471">
            <w:pPr>
              <w:ind w:left="0"/>
              <w:jc w:val="both"/>
              <w:rPr>
                <w:sz w:val="22"/>
                <w:szCs w:val="22"/>
              </w:rPr>
            </w:pPr>
            <w:r>
              <w:rPr>
                <w:sz w:val="22"/>
                <w:szCs w:val="22"/>
                <w:lang w:val="vi-VN"/>
              </w:rPr>
              <w:t xml:space="preserve">Ngày lập </w:t>
            </w:r>
            <w:r>
              <w:rPr>
                <w:sz w:val="22"/>
                <w:szCs w:val="22"/>
              </w:rPr>
              <w:t>từ ngày</w:t>
            </w:r>
          </w:p>
          <w:p w14:paraId="4F5447D8">
            <w:pPr>
              <w:ind w:left="0"/>
              <w:jc w:val="both"/>
              <w:rPr>
                <w:sz w:val="22"/>
                <w:szCs w:val="22"/>
              </w:rPr>
            </w:pPr>
            <w:r>
              <w:rPr>
                <w:sz w:val="22"/>
                <w:szCs w:val="22"/>
              </w:rPr>
              <w:t>Định dạng "2019-05-12"</w:t>
            </w:r>
          </w:p>
          <w:p w14:paraId="30195FA1">
            <w:pPr>
              <w:ind w:left="0"/>
              <w:jc w:val="both"/>
              <w:rPr>
                <w:sz w:val="22"/>
                <w:szCs w:val="22"/>
              </w:rPr>
            </w:pPr>
          </w:p>
        </w:tc>
      </w:tr>
      <w:tr w14:paraId="5954BB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0" w:type="dxa"/>
            <w:noWrap w:val="0"/>
            <w:vAlign w:val="top"/>
          </w:tcPr>
          <w:p w14:paraId="323BDD64">
            <w:pPr>
              <w:ind w:left="0"/>
              <w:jc w:val="both"/>
              <w:rPr>
                <w:sz w:val="22"/>
                <w:szCs w:val="22"/>
              </w:rPr>
            </w:pPr>
            <w:r>
              <w:rPr>
                <w:sz w:val="22"/>
                <w:szCs w:val="22"/>
              </w:rPr>
              <w:t>endDate</w:t>
            </w:r>
          </w:p>
        </w:tc>
        <w:tc>
          <w:tcPr>
            <w:tcW w:w="2520" w:type="dxa"/>
            <w:noWrap w:val="0"/>
            <w:vAlign w:val="top"/>
          </w:tcPr>
          <w:p w14:paraId="38134A0C">
            <w:pPr>
              <w:spacing w:before="0"/>
              <w:ind w:left="0"/>
              <w:jc w:val="both"/>
              <w:rPr>
                <w:sz w:val="22"/>
                <w:szCs w:val="22"/>
              </w:rPr>
            </w:pPr>
            <w:r>
              <w:rPr>
                <w:sz w:val="22"/>
                <w:szCs w:val="22"/>
              </w:rPr>
              <w:t xml:space="preserve">Required : </w:t>
            </w:r>
            <w:r>
              <w:rPr>
                <w:sz w:val="22"/>
                <w:szCs w:val="22"/>
                <w:lang w:val="vi-VN"/>
              </w:rPr>
              <w:t>false</w:t>
            </w:r>
          </w:p>
          <w:p w14:paraId="22763794">
            <w:pPr>
              <w:spacing w:before="0"/>
              <w:ind w:left="0"/>
              <w:jc w:val="both"/>
              <w:rPr>
                <w:sz w:val="22"/>
                <w:szCs w:val="22"/>
              </w:rPr>
            </w:pPr>
            <w:r>
              <w:rPr>
                <w:sz w:val="22"/>
                <w:szCs w:val="22"/>
              </w:rPr>
              <w:t>DataType: Date</w:t>
            </w:r>
          </w:p>
          <w:p w14:paraId="7ED05854">
            <w:pPr>
              <w:spacing w:before="0"/>
              <w:ind w:left="0"/>
              <w:jc w:val="both"/>
              <w:rPr>
                <w:sz w:val="22"/>
                <w:szCs w:val="22"/>
              </w:rPr>
            </w:pPr>
            <w:r>
              <w:rPr>
                <w:sz w:val="22"/>
                <w:szCs w:val="22"/>
              </w:rPr>
              <w:t xml:space="preserve">Minlength : </w:t>
            </w:r>
          </w:p>
          <w:p w14:paraId="1449AE64">
            <w:pPr>
              <w:spacing w:before="0"/>
              <w:ind w:left="0"/>
              <w:jc w:val="both"/>
              <w:rPr>
                <w:sz w:val="22"/>
                <w:szCs w:val="22"/>
              </w:rPr>
            </w:pPr>
            <w:r>
              <w:rPr>
                <w:sz w:val="22"/>
                <w:szCs w:val="22"/>
              </w:rPr>
              <w:t>Maxlength : 50</w:t>
            </w:r>
          </w:p>
          <w:p w14:paraId="7857E994">
            <w:pPr>
              <w:spacing w:before="0"/>
              <w:ind w:left="0"/>
              <w:jc w:val="both"/>
              <w:rPr>
                <w:sz w:val="22"/>
                <w:szCs w:val="22"/>
              </w:rPr>
            </w:pPr>
            <w:r>
              <w:rPr>
                <w:sz w:val="22"/>
                <w:szCs w:val="22"/>
              </w:rPr>
              <w:t>Format :</w:t>
            </w:r>
          </w:p>
        </w:tc>
        <w:tc>
          <w:tcPr>
            <w:tcW w:w="5580" w:type="dxa"/>
            <w:noWrap w:val="0"/>
            <w:vAlign w:val="top"/>
          </w:tcPr>
          <w:p w14:paraId="2DD994CF">
            <w:pPr>
              <w:ind w:left="0"/>
              <w:jc w:val="both"/>
              <w:rPr>
                <w:sz w:val="22"/>
                <w:szCs w:val="22"/>
              </w:rPr>
            </w:pPr>
            <w:r>
              <w:rPr>
                <w:sz w:val="22"/>
                <w:szCs w:val="22"/>
                <w:lang w:val="vi-VN"/>
              </w:rPr>
              <w:t>Ngày lập đến</w:t>
            </w:r>
            <w:r>
              <w:rPr>
                <w:sz w:val="22"/>
                <w:szCs w:val="22"/>
              </w:rPr>
              <w:t xml:space="preserve"> ngày</w:t>
            </w:r>
          </w:p>
          <w:p w14:paraId="440AE713">
            <w:pPr>
              <w:ind w:left="0"/>
              <w:jc w:val="both"/>
              <w:rPr>
                <w:sz w:val="22"/>
                <w:szCs w:val="22"/>
              </w:rPr>
            </w:pPr>
            <w:r>
              <w:rPr>
                <w:sz w:val="22"/>
                <w:szCs w:val="22"/>
              </w:rPr>
              <w:t>Định dạng "2019-05-12"</w:t>
            </w:r>
          </w:p>
          <w:p w14:paraId="7FC9DE2B">
            <w:pPr>
              <w:ind w:left="0"/>
              <w:jc w:val="both"/>
              <w:rPr>
                <w:sz w:val="22"/>
                <w:szCs w:val="22"/>
                <w:lang w:val="vi-VN"/>
              </w:rPr>
            </w:pPr>
            <w:r>
              <w:rPr>
                <w:sz w:val="22"/>
                <w:szCs w:val="22"/>
                <w:lang w:val="vi-VN"/>
              </w:rPr>
              <w:t>Lưu ý: Khoảng thời gian lập tối đa 3 tháng</w:t>
            </w:r>
          </w:p>
          <w:p w14:paraId="5354F997">
            <w:pPr>
              <w:ind w:left="0"/>
              <w:jc w:val="both"/>
              <w:rPr>
                <w:sz w:val="22"/>
                <w:szCs w:val="22"/>
              </w:rPr>
            </w:pPr>
            <w:r>
              <w:rPr>
                <w:sz w:val="22"/>
                <w:szCs w:val="22"/>
                <w:lang w:val="vi-VN"/>
              </w:rPr>
              <w:t>(endDate – startDate) &lt;= 3 tháng</w:t>
            </w:r>
          </w:p>
        </w:tc>
      </w:tr>
    </w:tbl>
    <w:p w14:paraId="63B0B4A4">
      <w:pPr>
        <w:ind w:left="904"/>
        <w:jc w:val="both"/>
        <w:rPr>
          <w:sz w:val="22"/>
          <w:szCs w:val="22"/>
          <w:lang w:val="en"/>
        </w:rPr>
      </w:pPr>
      <w:r>
        <w:rPr>
          <w:sz w:val="22"/>
          <w:szCs w:val="22"/>
          <w:lang w:val="en"/>
        </w:rPr>
        <w:t>VD:</w:t>
      </w:r>
    </w:p>
    <w:p w14:paraId="436F18F3">
      <w:pPr>
        <w:ind w:left="904"/>
        <w:jc w:val="both"/>
        <w:rPr>
          <w:sz w:val="22"/>
          <w:szCs w:val="22"/>
        </w:rPr>
      </w:pPr>
      <w:r>
        <w:rPr>
          <w:sz w:val="22"/>
          <w:szCs w:val="22"/>
        </w:rPr>
        <w:drawing>
          <wp:inline distT="0" distB="0" distL="114300" distR="114300">
            <wp:extent cx="6300470" cy="3136900"/>
            <wp:effectExtent l="0" t="0" r="5080" b="6350"/>
            <wp:docPr id="11"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43"/>
                    <pic:cNvPicPr>
                      <a:picLocks noChangeAspect="1"/>
                    </pic:cNvPicPr>
                  </pic:nvPicPr>
                  <pic:blipFill>
                    <a:blip r:embed="rId60"/>
                    <a:stretch>
                      <a:fillRect/>
                    </a:stretch>
                  </pic:blipFill>
                  <pic:spPr>
                    <a:xfrm>
                      <a:off x="0" y="0"/>
                      <a:ext cx="6300470" cy="3136900"/>
                    </a:xfrm>
                    <a:prstGeom prst="rect">
                      <a:avLst/>
                    </a:prstGeom>
                    <a:noFill/>
                    <a:ln>
                      <a:noFill/>
                    </a:ln>
                  </pic:spPr>
                </pic:pic>
              </a:graphicData>
            </a:graphic>
          </wp:inline>
        </w:drawing>
      </w:r>
    </w:p>
    <w:p w14:paraId="0EFE5588">
      <w:pPr>
        <w:ind w:left="904"/>
        <w:jc w:val="both"/>
        <w:rPr>
          <w:sz w:val="22"/>
          <w:szCs w:val="22"/>
        </w:rPr>
      </w:pPr>
    </w:p>
    <w:p w14:paraId="6E899032">
      <w:pPr>
        <w:ind w:left="904"/>
        <w:jc w:val="both"/>
        <w:rPr>
          <w:b/>
          <w:color w:val="0000FF"/>
          <w:sz w:val="22"/>
          <w:szCs w:val="22"/>
        </w:rPr>
      </w:pPr>
      <w:r>
        <w:rPr>
          <w:b/>
          <w:color w:val="0000FF"/>
          <w:sz w:val="22"/>
          <w:szCs w:val="22"/>
        </w:rPr>
        <w:t>Đầu ra:</w:t>
      </w:r>
    </w:p>
    <w:p w14:paraId="420B6BF3">
      <w:pPr>
        <w:ind w:left="0"/>
        <w:jc w:val="both"/>
        <w:rPr>
          <w:color w:val="000000"/>
          <w:sz w:val="22"/>
          <w:szCs w:val="22"/>
        </w:rPr>
      </w:pPr>
      <w:r>
        <w:rPr>
          <w:sz w:val="22"/>
          <w:szCs w:val="22"/>
        </w:rPr>
        <w:t>Đối tượng Response mô tả trạng thái lỗi Webservice trả về và đối tượng dữ</w:t>
      </w:r>
      <w:r>
        <w:rPr>
          <w:color w:val="000000"/>
          <w:sz w:val="22"/>
          <w:szCs w:val="22"/>
        </w:rPr>
        <w:t xml:space="preserve"> liệu Webservice trả về:</w:t>
      </w:r>
    </w:p>
    <w:p w14:paraId="41BFAAFE">
      <w:pPr>
        <w:numPr>
          <w:ilvl w:val="0"/>
          <w:numId w:val="17"/>
        </w:numPr>
        <w:jc w:val="both"/>
        <w:rPr>
          <w:color w:val="000000"/>
          <w:sz w:val="22"/>
          <w:szCs w:val="22"/>
        </w:rPr>
      </w:pPr>
      <w:r>
        <w:rPr>
          <w:color w:val="000000"/>
          <w:sz w:val="22"/>
          <w:szCs w:val="22"/>
          <w:lang w:val="en"/>
        </w:rPr>
        <w:t>Ví dụ</w:t>
      </w:r>
      <w:r>
        <w:rPr>
          <w:color w:val="000000"/>
          <w:sz w:val="22"/>
          <w:szCs w:val="22"/>
        </w:rPr>
        <w:t>: kết quả trả về với dạng FormParam</w:t>
      </w:r>
    </w:p>
    <w:p w14:paraId="271F2150">
      <w:pPr>
        <w:ind w:left="142"/>
        <w:jc w:val="both"/>
        <w:rPr>
          <w:color w:val="505050"/>
          <w:sz w:val="22"/>
          <w:szCs w:val="22"/>
          <w:shd w:val="clear" w:color="auto" w:fill="FAFAFA"/>
        </w:rPr>
      </w:pPr>
      <w:r>
        <w:rPr>
          <w:color w:val="505050"/>
          <w:sz w:val="22"/>
          <w:szCs w:val="22"/>
          <w:shd w:val="clear" w:color="auto" w:fill="FAFAFA"/>
        </w:rPr>
        <w:drawing>
          <wp:inline distT="0" distB="0" distL="114300" distR="114300">
            <wp:extent cx="6214745" cy="2690495"/>
            <wp:effectExtent l="0" t="0" r="14605" b="14605"/>
            <wp:docPr id="12"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44"/>
                    <pic:cNvPicPr>
                      <a:picLocks noChangeAspect="1"/>
                    </pic:cNvPicPr>
                  </pic:nvPicPr>
                  <pic:blipFill>
                    <a:blip r:embed="rId61"/>
                    <a:stretch>
                      <a:fillRect/>
                    </a:stretch>
                  </pic:blipFill>
                  <pic:spPr>
                    <a:xfrm>
                      <a:off x="0" y="0"/>
                      <a:ext cx="6214745" cy="2690495"/>
                    </a:xfrm>
                    <a:prstGeom prst="rect">
                      <a:avLst/>
                    </a:prstGeom>
                    <a:noFill/>
                    <a:ln>
                      <a:noFill/>
                    </a:ln>
                  </pic:spPr>
                </pic:pic>
              </a:graphicData>
            </a:graphic>
          </wp:inline>
        </w:drawing>
      </w:r>
    </w:p>
    <w:p w14:paraId="61FDBF8D">
      <w:pPr>
        <w:snapToGrid w:val="0"/>
        <w:ind w:left="0"/>
        <w:jc w:val="both"/>
        <w:rPr>
          <w:b/>
          <w:sz w:val="22"/>
          <w:szCs w:val="22"/>
        </w:rPr>
      </w:pPr>
      <w:r>
        <w:rPr>
          <w:b/>
          <w:sz w:val="22"/>
          <w:szCs w:val="22"/>
        </w:rPr>
        <w:t>Mô tả</w:t>
      </w:r>
    </w:p>
    <w:tbl>
      <w:tblPr>
        <w:tblStyle w:val="13"/>
        <w:tblW w:w="976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0"/>
        <w:gridCol w:w="8138"/>
      </w:tblGrid>
      <w:tr w14:paraId="50FF9C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6" w:hRule="atLeast"/>
        </w:trPr>
        <w:tc>
          <w:tcPr>
            <w:tcW w:w="1630" w:type="dxa"/>
            <w:shd w:val="clear" w:color="auto" w:fill="D9D9D9"/>
            <w:noWrap w:val="0"/>
            <w:vAlign w:val="top"/>
          </w:tcPr>
          <w:p w14:paraId="67FBDA24">
            <w:pPr>
              <w:ind w:left="0"/>
              <w:jc w:val="center"/>
              <w:rPr>
                <w:b/>
                <w:bCs/>
                <w:color w:val="000000"/>
                <w:sz w:val="22"/>
                <w:szCs w:val="22"/>
              </w:rPr>
            </w:pPr>
            <w:r>
              <w:rPr>
                <w:b/>
                <w:bCs/>
                <w:color w:val="000000"/>
                <w:sz w:val="22"/>
                <w:szCs w:val="22"/>
              </w:rPr>
              <w:t>Tên trường</w:t>
            </w:r>
          </w:p>
        </w:tc>
        <w:tc>
          <w:tcPr>
            <w:tcW w:w="8138" w:type="dxa"/>
            <w:shd w:val="clear" w:color="auto" w:fill="D9D9D9"/>
            <w:noWrap w:val="0"/>
            <w:vAlign w:val="top"/>
          </w:tcPr>
          <w:p w14:paraId="7C0A9BA2">
            <w:pPr>
              <w:ind w:left="0"/>
              <w:jc w:val="center"/>
              <w:rPr>
                <w:b/>
                <w:bCs/>
                <w:color w:val="000000"/>
                <w:sz w:val="22"/>
                <w:szCs w:val="22"/>
              </w:rPr>
            </w:pPr>
            <w:r>
              <w:rPr>
                <w:b/>
                <w:bCs/>
                <w:color w:val="000000"/>
                <w:sz w:val="22"/>
                <w:szCs w:val="22"/>
              </w:rPr>
              <w:t>Mô tả</w:t>
            </w:r>
          </w:p>
        </w:tc>
      </w:tr>
      <w:tr w14:paraId="6548BC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0" w:type="dxa"/>
            <w:noWrap w:val="0"/>
            <w:vAlign w:val="top"/>
          </w:tcPr>
          <w:p w14:paraId="7F1699EB">
            <w:pPr>
              <w:spacing w:before="0"/>
              <w:ind w:left="0"/>
              <w:jc w:val="both"/>
              <w:rPr>
                <w:sz w:val="22"/>
                <w:szCs w:val="22"/>
              </w:rPr>
            </w:pPr>
            <w:r>
              <w:rPr>
                <w:sz w:val="22"/>
                <w:szCs w:val="22"/>
              </w:rPr>
              <w:t>errorCode</w:t>
            </w:r>
          </w:p>
        </w:tc>
        <w:tc>
          <w:tcPr>
            <w:tcW w:w="8138" w:type="dxa"/>
            <w:noWrap w:val="0"/>
            <w:vAlign w:val="top"/>
          </w:tcPr>
          <w:p w14:paraId="120564F5">
            <w:pPr>
              <w:spacing w:before="0"/>
              <w:ind w:left="0"/>
              <w:jc w:val="both"/>
              <w:rPr>
                <w:sz w:val="22"/>
                <w:szCs w:val="22"/>
              </w:rPr>
            </w:pPr>
            <w:r>
              <w:rPr>
                <w:sz w:val="22"/>
                <w:szCs w:val="22"/>
              </w:rPr>
              <w:t>Mã lỗi (giá trị là null nếu lấy hóa đơn thành công)</w:t>
            </w:r>
          </w:p>
        </w:tc>
      </w:tr>
      <w:tr w14:paraId="432151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0" w:type="dxa"/>
            <w:noWrap w:val="0"/>
            <w:vAlign w:val="top"/>
          </w:tcPr>
          <w:p w14:paraId="27A59D02">
            <w:pPr>
              <w:spacing w:before="0"/>
              <w:ind w:left="0"/>
              <w:jc w:val="both"/>
              <w:rPr>
                <w:sz w:val="22"/>
                <w:szCs w:val="22"/>
              </w:rPr>
            </w:pPr>
            <w:r>
              <w:rPr>
                <w:sz w:val="22"/>
                <w:szCs w:val="22"/>
              </w:rPr>
              <w:t>description</w:t>
            </w:r>
          </w:p>
        </w:tc>
        <w:tc>
          <w:tcPr>
            <w:tcW w:w="8138" w:type="dxa"/>
            <w:noWrap w:val="0"/>
            <w:vAlign w:val="top"/>
          </w:tcPr>
          <w:p w14:paraId="28E0A432">
            <w:pPr>
              <w:spacing w:before="0"/>
              <w:ind w:left="0"/>
              <w:jc w:val="both"/>
              <w:rPr>
                <w:sz w:val="22"/>
                <w:szCs w:val="22"/>
              </w:rPr>
            </w:pPr>
            <w:r>
              <w:rPr>
                <w:sz w:val="22"/>
                <w:szCs w:val="22"/>
              </w:rPr>
              <w:t>Mô tả lỗi (giá trị là null nếu lấy hóa đơn thành công)</w:t>
            </w:r>
          </w:p>
        </w:tc>
      </w:tr>
      <w:tr w14:paraId="207204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0" w:type="dxa"/>
            <w:noWrap w:val="0"/>
            <w:vAlign w:val="top"/>
          </w:tcPr>
          <w:p w14:paraId="00CE92AC">
            <w:pPr>
              <w:spacing w:before="0"/>
              <w:ind w:left="0"/>
              <w:jc w:val="both"/>
              <w:rPr>
                <w:sz w:val="22"/>
                <w:szCs w:val="22"/>
              </w:rPr>
            </w:pPr>
            <w:r>
              <w:rPr>
                <w:sz w:val="22"/>
                <w:szCs w:val="22"/>
              </w:rPr>
              <w:t>fileToBytes</w:t>
            </w:r>
          </w:p>
        </w:tc>
        <w:tc>
          <w:tcPr>
            <w:tcW w:w="8138" w:type="dxa"/>
            <w:noWrap w:val="0"/>
            <w:vAlign w:val="top"/>
          </w:tcPr>
          <w:p w14:paraId="3932A801">
            <w:pPr>
              <w:ind w:left="0"/>
              <w:jc w:val="both"/>
              <w:rPr>
                <w:color w:val="000000"/>
                <w:sz w:val="22"/>
                <w:szCs w:val="22"/>
              </w:rPr>
            </w:pPr>
            <w:r>
              <w:rPr>
                <w:color w:val="000000"/>
                <w:sz w:val="22"/>
                <w:szCs w:val="22"/>
              </w:rPr>
              <w:t>Mảng bytes file hóa đơn, chuyển mảng bytes này ra file sẽ được file chứa các thông tin của hóa đơn, Vị dụ file .zip bao gồm file .xml, .xsl, ảnh logo, watermark, qrcode</w:t>
            </w:r>
          </w:p>
          <w:p w14:paraId="1A03E833">
            <w:pPr>
              <w:ind w:left="0"/>
              <w:jc w:val="both"/>
              <w:rPr>
                <w:color w:val="000000"/>
                <w:sz w:val="22"/>
                <w:szCs w:val="22"/>
              </w:rPr>
            </w:pPr>
            <w:r>
              <w:rPr>
                <w:color w:val="000000"/>
                <w:sz w:val="22"/>
                <w:szCs w:val="22"/>
              </w:rPr>
              <w:t>Code chuyển ra file Java</w:t>
            </w:r>
          </w:p>
          <w:p w14:paraId="0F0A7CBF">
            <w:pPr>
              <w:ind w:left="0"/>
              <w:jc w:val="both"/>
              <w:rPr>
                <w:color w:val="000000"/>
                <w:sz w:val="22"/>
                <w:szCs w:val="22"/>
              </w:rPr>
            </w:pPr>
            <w:r>
              <w:rPr>
                <w:b/>
                <w:bCs/>
                <w:snapToGrid/>
                <w:color w:val="8000FF"/>
                <w:sz w:val="22"/>
                <w:szCs w:val="22"/>
              </w:rPr>
              <w:t>FileUtils.writeByteArrayToFile(newFile("D:/viettel/fileName.zip"), output.getFileToBytes());</w:t>
            </w:r>
          </w:p>
        </w:tc>
      </w:tr>
      <w:tr w14:paraId="50B0A7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0" w:type="dxa"/>
            <w:noWrap w:val="0"/>
            <w:vAlign w:val="top"/>
          </w:tcPr>
          <w:p w14:paraId="707B35F4">
            <w:pPr>
              <w:spacing w:before="0"/>
              <w:ind w:left="0"/>
              <w:jc w:val="both"/>
              <w:rPr>
                <w:sz w:val="22"/>
                <w:szCs w:val="22"/>
              </w:rPr>
            </w:pPr>
            <w:r>
              <w:rPr>
                <w:sz w:val="22"/>
                <w:szCs w:val="22"/>
              </w:rPr>
              <w:t>paymentStatus</w:t>
            </w:r>
          </w:p>
        </w:tc>
        <w:tc>
          <w:tcPr>
            <w:tcW w:w="8138" w:type="dxa"/>
            <w:noWrap w:val="0"/>
            <w:vAlign w:val="top"/>
          </w:tcPr>
          <w:p w14:paraId="436BDCA9">
            <w:pPr>
              <w:spacing w:before="0"/>
              <w:ind w:left="0"/>
              <w:jc w:val="both"/>
              <w:rPr>
                <w:sz w:val="22"/>
                <w:szCs w:val="22"/>
              </w:rPr>
            </w:pPr>
            <w:r>
              <w:rPr>
                <w:sz w:val="22"/>
                <w:szCs w:val="22"/>
              </w:rPr>
              <w:t xml:space="preserve">Trạng thái thanh toán </w:t>
            </w:r>
          </w:p>
        </w:tc>
      </w:tr>
      <w:tr w14:paraId="0748BB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0" w:type="dxa"/>
            <w:noWrap w:val="0"/>
            <w:vAlign w:val="top"/>
          </w:tcPr>
          <w:p w14:paraId="13D4D8D0">
            <w:pPr>
              <w:spacing w:before="0"/>
              <w:ind w:left="0"/>
              <w:jc w:val="both"/>
              <w:rPr>
                <w:sz w:val="22"/>
                <w:szCs w:val="22"/>
              </w:rPr>
            </w:pPr>
            <w:r>
              <w:rPr>
                <w:sz w:val="22"/>
                <w:szCs w:val="22"/>
              </w:rPr>
              <w:t>fileName</w:t>
            </w:r>
          </w:p>
        </w:tc>
        <w:tc>
          <w:tcPr>
            <w:tcW w:w="8138" w:type="dxa"/>
            <w:noWrap w:val="0"/>
            <w:vAlign w:val="top"/>
          </w:tcPr>
          <w:p w14:paraId="213F9CF5">
            <w:pPr>
              <w:spacing w:before="0"/>
              <w:ind w:left="0"/>
              <w:jc w:val="both"/>
              <w:rPr>
                <w:sz w:val="22"/>
                <w:szCs w:val="22"/>
              </w:rPr>
            </w:pPr>
            <w:r>
              <w:rPr>
                <w:sz w:val="22"/>
                <w:szCs w:val="22"/>
              </w:rPr>
              <w:t>Tên file</w:t>
            </w:r>
          </w:p>
        </w:tc>
      </w:tr>
    </w:tbl>
    <w:p w14:paraId="132B4289">
      <w:pPr>
        <w:ind w:left="0"/>
        <w:rPr>
          <w:sz w:val="22"/>
          <w:szCs w:val="22"/>
        </w:rPr>
      </w:pPr>
      <w:r>
        <w:rPr>
          <w:sz w:val="22"/>
          <w:szCs w:val="22"/>
        </w:rPr>
        <w:t xml:space="preserve">   </w:t>
      </w:r>
    </w:p>
    <w:p w14:paraId="2504B311">
      <w:pPr>
        <w:pStyle w:val="124"/>
        <w:rPr>
          <w:sz w:val="22"/>
          <w:szCs w:val="22"/>
        </w:rPr>
      </w:pPr>
      <w:bookmarkStart w:id="36" w:name="_Toc115266187"/>
      <w:r>
        <w:rPr>
          <w:sz w:val="22"/>
          <w:szCs w:val="22"/>
        </w:rPr>
        <w:t xml:space="preserve"> Lấy file hóa đơn chuyển đổi (pdf)</w:t>
      </w:r>
      <w:bookmarkEnd w:id="36"/>
    </w:p>
    <w:p w14:paraId="474D0EDF">
      <w:pPr>
        <w:pStyle w:val="4"/>
        <w:rPr>
          <w:sz w:val="22"/>
          <w:szCs w:val="22"/>
        </w:rPr>
      </w:pPr>
      <w:r>
        <w:rPr>
          <w:sz w:val="22"/>
          <w:szCs w:val="22"/>
        </w:rPr>
        <w:t>Cho phép hệ thống tích hợp lấy file hóa đơn chuyển đổi của hóa đơn điện tử. Trong trường hợp hóa đơn đã được chuyển đổi trước đó, SInvoice sẽ cho tải lại file cũ mà không tạo ra file mới (Điều kiện phải cùng exchangeUser như lần chuyển đổi đầu tiên)</w:t>
      </w:r>
    </w:p>
    <w:p w14:paraId="03993957">
      <w:pPr>
        <w:pStyle w:val="4"/>
        <w:rPr>
          <w:sz w:val="22"/>
          <w:szCs w:val="22"/>
        </w:rPr>
      </w:pPr>
    </w:p>
    <w:p w14:paraId="11FD2D11">
      <w:pPr>
        <w:pStyle w:val="4"/>
        <w:rPr>
          <w:b/>
          <w:sz w:val="22"/>
          <w:szCs w:val="22"/>
        </w:rPr>
      </w:pPr>
      <w:r>
        <w:rPr>
          <w:b/>
          <w:sz w:val="22"/>
          <w:szCs w:val="22"/>
        </w:rPr>
        <w:t xml:space="preserve">Lưu ý: </w:t>
      </w:r>
    </w:p>
    <w:p w14:paraId="6FA72A49">
      <w:pPr>
        <w:pStyle w:val="4"/>
        <w:numPr>
          <w:ilvl w:val="0"/>
          <w:numId w:val="24"/>
        </w:numPr>
        <w:rPr>
          <w:sz w:val="22"/>
          <w:szCs w:val="22"/>
        </w:rPr>
      </w:pPr>
      <w:r>
        <w:rPr>
          <w:sz w:val="22"/>
          <w:szCs w:val="22"/>
        </w:rPr>
        <w:t>Hệ thống hóa đơn điện tử chạy theo cơ chế bất đồng bộ, vì vậy hệ thống đẩy hóa đơn lên cơ sở dữ liệu sau khi nhận request phát hành hóa đơn khoảng 1s. Vì vậy, khi tích hợp, request lấy file hóa đơn nên được thực hiện sau từ 2-5 giây sau khi phát hành hóa đơn.</w:t>
      </w:r>
    </w:p>
    <w:p w14:paraId="2604DF8A">
      <w:pPr>
        <w:pStyle w:val="4"/>
        <w:numPr>
          <w:ilvl w:val="0"/>
          <w:numId w:val="24"/>
        </w:numPr>
        <w:rPr>
          <w:sz w:val="22"/>
          <w:szCs w:val="22"/>
        </w:rPr>
      </w:pPr>
      <w:r>
        <w:rPr>
          <w:sz w:val="22"/>
          <w:szCs w:val="22"/>
        </w:rPr>
        <w:t>Hệ thống chỉ lấy lên những hóa đơn có trạng thái khả dụng (state = 1).</w:t>
      </w:r>
    </w:p>
    <w:p w14:paraId="4A5CEA83">
      <w:pPr>
        <w:numPr>
          <w:ilvl w:val="0"/>
          <w:numId w:val="21"/>
        </w:numPr>
        <w:jc w:val="both"/>
        <w:rPr>
          <w:b/>
          <w:color w:val="0000FF"/>
          <w:sz w:val="22"/>
          <w:szCs w:val="22"/>
        </w:rPr>
      </w:pPr>
      <w:r>
        <w:rPr>
          <w:b/>
          <w:color w:val="0000FF"/>
          <w:sz w:val="22"/>
          <w:szCs w:val="22"/>
        </w:rPr>
        <w:t>Đầu vào:</w:t>
      </w:r>
    </w:p>
    <w:p w14:paraId="06DE9511">
      <w:pPr>
        <w:numPr>
          <w:ilvl w:val="0"/>
          <w:numId w:val="17"/>
        </w:numPr>
        <w:snapToGrid w:val="0"/>
        <w:jc w:val="both"/>
        <w:rPr>
          <w:sz w:val="22"/>
          <w:szCs w:val="22"/>
        </w:rPr>
      </w:pPr>
      <w:r>
        <w:rPr>
          <w:sz w:val="22"/>
          <w:szCs w:val="22"/>
        </w:rPr>
        <w:t xml:space="preserve">Action (POST): </w:t>
      </w:r>
      <w:r>
        <w:rPr>
          <w:i/>
          <w:color w:val="00B050"/>
          <w:sz w:val="22"/>
          <w:szCs w:val="22"/>
        </w:rPr>
        <w:t>InvoiceAPI/InvoiceWS/createExchangeInvoiceFile</w:t>
      </w:r>
    </w:p>
    <w:p w14:paraId="578D06F8">
      <w:pPr>
        <w:numPr>
          <w:ilvl w:val="0"/>
          <w:numId w:val="17"/>
        </w:numPr>
        <w:jc w:val="both"/>
        <w:rPr>
          <w:sz w:val="22"/>
          <w:szCs w:val="22"/>
        </w:rPr>
      </w:pPr>
      <w:r>
        <w:rPr>
          <w:sz w:val="22"/>
          <w:szCs w:val="22"/>
        </w:rPr>
        <w:t>Headers:</w:t>
      </w:r>
    </w:p>
    <w:p w14:paraId="10F01A0F">
      <w:pPr>
        <w:snapToGrid w:val="0"/>
        <w:ind w:firstLine="176"/>
        <w:jc w:val="both"/>
        <w:rPr>
          <w:sz w:val="22"/>
          <w:szCs w:val="22"/>
          <w:lang w:val="en"/>
        </w:rPr>
      </w:pPr>
      <w:r>
        <w:rPr>
          <w:sz w:val="22"/>
          <w:szCs w:val="22"/>
          <w:lang w:val="en"/>
        </w:rPr>
        <w:t>+ Cookie: giá trị access_token hoặc Authorization: username/pass như đăng nhập trên web  hoặc Authorization: username/pass như đăng nhập trên web</w:t>
      </w:r>
    </w:p>
    <w:p w14:paraId="201737AA">
      <w:pPr>
        <w:snapToGrid w:val="0"/>
        <w:ind w:firstLine="176"/>
        <w:jc w:val="both"/>
        <w:rPr>
          <w:sz w:val="22"/>
          <w:szCs w:val="22"/>
          <w:lang w:val="fr-FR"/>
        </w:rPr>
      </w:pPr>
      <w:r>
        <w:rPr>
          <w:sz w:val="22"/>
          <w:szCs w:val="22"/>
          <w:lang w:val="fr-FR"/>
        </w:rPr>
        <w:t>+ Content-Type : application/x-www-form-urlencoded</w:t>
      </w:r>
    </w:p>
    <w:p w14:paraId="1A7BD2A2">
      <w:pPr>
        <w:snapToGrid w:val="0"/>
        <w:ind w:left="0"/>
        <w:jc w:val="both"/>
        <w:rPr>
          <w:sz w:val="22"/>
          <w:szCs w:val="22"/>
          <w:lang w:val="fr-FR"/>
        </w:rPr>
      </w:pPr>
    </w:p>
    <w:tbl>
      <w:tblPr>
        <w:tblStyle w:val="13"/>
        <w:tblW w:w="9497" w:type="dxa"/>
        <w:tblInd w:w="5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90"/>
        <w:gridCol w:w="2454"/>
        <w:gridCol w:w="5153"/>
      </w:tblGrid>
      <w:tr w14:paraId="77F958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0" w:hRule="atLeast"/>
        </w:trPr>
        <w:tc>
          <w:tcPr>
            <w:tcW w:w="1890" w:type="dxa"/>
            <w:shd w:val="clear" w:color="auto" w:fill="D9D9D9"/>
            <w:noWrap w:val="0"/>
            <w:vAlign w:val="top"/>
          </w:tcPr>
          <w:p w14:paraId="00663D26">
            <w:pPr>
              <w:ind w:left="0"/>
              <w:jc w:val="center"/>
              <w:rPr>
                <w:b/>
                <w:bCs/>
                <w:color w:val="000000"/>
                <w:sz w:val="22"/>
                <w:szCs w:val="22"/>
              </w:rPr>
            </w:pPr>
            <w:r>
              <w:rPr>
                <w:b/>
                <w:bCs/>
                <w:color w:val="000000"/>
                <w:sz w:val="22"/>
                <w:szCs w:val="22"/>
              </w:rPr>
              <w:t>Tên trường</w:t>
            </w:r>
          </w:p>
        </w:tc>
        <w:tc>
          <w:tcPr>
            <w:tcW w:w="2454" w:type="dxa"/>
            <w:shd w:val="clear" w:color="auto" w:fill="D9D9D9"/>
            <w:noWrap w:val="0"/>
            <w:vAlign w:val="top"/>
          </w:tcPr>
          <w:p w14:paraId="67B166FA">
            <w:pPr>
              <w:ind w:left="0"/>
              <w:jc w:val="center"/>
              <w:rPr>
                <w:b/>
                <w:bCs/>
                <w:color w:val="000000"/>
                <w:sz w:val="22"/>
                <w:szCs w:val="22"/>
              </w:rPr>
            </w:pPr>
            <w:r>
              <w:rPr>
                <w:b/>
                <w:bCs/>
                <w:color w:val="000000"/>
                <w:sz w:val="22"/>
                <w:szCs w:val="22"/>
              </w:rPr>
              <w:t>Kiểu dữ liệu, ràng buộc</w:t>
            </w:r>
          </w:p>
        </w:tc>
        <w:tc>
          <w:tcPr>
            <w:tcW w:w="5153" w:type="dxa"/>
            <w:shd w:val="clear" w:color="auto" w:fill="D9D9D9"/>
            <w:noWrap w:val="0"/>
            <w:vAlign w:val="top"/>
          </w:tcPr>
          <w:p w14:paraId="3F6B8F56">
            <w:pPr>
              <w:ind w:left="0"/>
              <w:jc w:val="center"/>
              <w:rPr>
                <w:b/>
                <w:bCs/>
                <w:color w:val="000000"/>
                <w:sz w:val="22"/>
                <w:szCs w:val="22"/>
              </w:rPr>
            </w:pPr>
            <w:r>
              <w:rPr>
                <w:b/>
                <w:bCs/>
                <w:color w:val="000000"/>
                <w:sz w:val="22"/>
                <w:szCs w:val="22"/>
              </w:rPr>
              <w:t>Mô tả</w:t>
            </w:r>
          </w:p>
        </w:tc>
      </w:tr>
      <w:tr w14:paraId="750FE0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0" w:type="dxa"/>
            <w:noWrap w:val="0"/>
            <w:vAlign w:val="top"/>
          </w:tcPr>
          <w:p w14:paraId="5C4515CC">
            <w:pPr>
              <w:spacing w:before="0"/>
              <w:ind w:left="0"/>
              <w:jc w:val="both"/>
              <w:rPr>
                <w:sz w:val="22"/>
                <w:szCs w:val="22"/>
              </w:rPr>
            </w:pPr>
            <w:r>
              <w:rPr>
                <w:sz w:val="22"/>
                <w:szCs w:val="22"/>
              </w:rPr>
              <w:t>supplierTaxCode</w:t>
            </w:r>
          </w:p>
        </w:tc>
        <w:tc>
          <w:tcPr>
            <w:tcW w:w="2454" w:type="dxa"/>
            <w:noWrap w:val="0"/>
            <w:vAlign w:val="top"/>
          </w:tcPr>
          <w:p w14:paraId="63D193F4">
            <w:pPr>
              <w:spacing w:before="0"/>
              <w:ind w:left="0"/>
              <w:jc w:val="both"/>
              <w:rPr>
                <w:sz w:val="22"/>
                <w:szCs w:val="22"/>
              </w:rPr>
            </w:pPr>
            <w:r>
              <w:rPr>
                <w:sz w:val="22"/>
                <w:szCs w:val="22"/>
              </w:rPr>
              <w:t>Required : true</w:t>
            </w:r>
          </w:p>
          <w:p w14:paraId="645B8FF0">
            <w:pPr>
              <w:spacing w:before="0"/>
              <w:ind w:left="0"/>
              <w:jc w:val="both"/>
              <w:rPr>
                <w:sz w:val="22"/>
                <w:szCs w:val="22"/>
              </w:rPr>
            </w:pPr>
            <w:r>
              <w:rPr>
                <w:sz w:val="22"/>
                <w:szCs w:val="22"/>
              </w:rPr>
              <w:t>DataType: String</w:t>
            </w:r>
          </w:p>
          <w:p w14:paraId="669E56D5">
            <w:pPr>
              <w:spacing w:before="0"/>
              <w:ind w:left="0"/>
              <w:jc w:val="both"/>
              <w:rPr>
                <w:sz w:val="22"/>
                <w:szCs w:val="22"/>
              </w:rPr>
            </w:pPr>
            <w:r>
              <w:rPr>
                <w:sz w:val="22"/>
                <w:szCs w:val="22"/>
              </w:rPr>
              <w:t xml:space="preserve">Minlength : </w:t>
            </w:r>
          </w:p>
          <w:p w14:paraId="1365C842">
            <w:pPr>
              <w:spacing w:before="0"/>
              <w:ind w:left="0"/>
              <w:jc w:val="both"/>
              <w:rPr>
                <w:sz w:val="22"/>
                <w:szCs w:val="22"/>
              </w:rPr>
            </w:pPr>
            <w:r>
              <w:rPr>
                <w:sz w:val="22"/>
                <w:szCs w:val="22"/>
              </w:rPr>
              <w:t>Maxlength : 20</w:t>
            </w:r>
          </w:p>
          <w:p w14:paraId="6A9B3661">
            <w:pPr>
              <w:spacing w:before="0"/>
              <w:ind w:left="0"/>
              <w:jc w:val="both"/>
              <w:rPr>
                <w:sz w:val="22"/>
                <w:szCs w:val="22"/>
              </w:rPr>
            </w:pPr>
            <w:r>
              <w:rPr>
                <w:sz w:val="22"/>
                <w:szCs w:val="22"/>
              </w:rPr>
              <w:t>Format : [0-9-]+</w:t>
            </w:r>
          </w:p>
        </w:tc>
        <w:tc>
          <w:tcPr>
            <w:tcW w:w="5153" w:type="dxa"/>
            <w:noWrap w:val="0"/>
            <w:vAlign w:val="top"/>
          </w:tcPr>
          <w:p w14:paraId="1E937EA6">
            <w:pPr>
              <w:spacing w:before="0"/>
              <w:ind w:left="41"/>
              <w:jc w:val="both"/>
              <w:rPr>
                <w:sz w:val="22"/>
                <w:szCs w:val="22"/>
              </w:rPr>
            </w:pPr>
            <w:r>
              <w:rPr>
                <w:sz w:val="22"/>
                <w:szCs w:val="22"/>
              </w:rPr>
              <w:t>Mã số thuế bên bán</w:t>
            </w:r>
          </w:p>
          <w:p w14:paraId="3A037E94">
            <w:pPr>
              <w:spacing w:before="0"/>
              <w:ind w:left="41"/>
              <w:jc w:val="both"/>
              <w:rPr>
                <w:sz w:val="22"/>
                <w:szCs w:val="22"/>
              </w:rPr>
            </w:pPr>
            <w:r>
              <w:rPr>
                <w:sz w:val="22"/>
                <w:szCs w:val="22"/>
              </w:rPr>
              <w:t>Mã mẫu hóa đơn, tuân thủ theo quy định ký hiệu mẫu hóa đơn của Thông tư hướng dẫn thi hành nghị định số 51/2010/NĐ-CP</w:t>
            </w:r>
          </w:p>
          <w:p w14:paraId="34F7EE50">
            <w:pPr>
              <w:spacing w:before="0"/>
              <w:ind w:left="41"/>
              <w:jc w:val="both"/>
              <w:rPr>
                <w:sz w:val="22"/>
                <w:szCs w:val="22"/>
              </w:rPr>
            </w:pPr>
          </w:p>
        </w:tc>
      </w:tr>
      <w:tr w14:paraId="6944A8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0" w:type="dxa"/>
            <w:noWrap w:val="0"/>
            <w:vAlign w:val="top"/>
          </w:tcPr>
          <w:p w14:paraId="141A885D">
            <w:pPr>
              <w:spacing w:before="0"/>
              <w:ind w:left="0"/>
              <w:jc w:val="both"/>
              <w:rPr>
                <w:sz w:val="22"/>
                <w:szCs w:val="22"/>
              </w:rPr>
            </w:pPr>
            <w:r>
              <w:rPr>
                <w:sz w:val="22"/>
                <w:szCs w:val="22"/>
              </w:rPr>
              <w:t>invoiceNo</w:t>
            </w:r>
          </w:p>
        </w:tc>
        <w:tc>
          <w:tcPr>
            <w:tcW w:w="2454" w:type="dxa"/>
            <w:noWrap w:val="0"/>
            <w:vAlign w:val="top"/>
          </w:tcPr>
          <w:p w14:paraId="35C23F32">
            <w:pPr>
              <w:spacing w:before="0"/>
              <w:ind w:left="0"/>
              <w:jc w:val="both"/>
              <w:rPr>
                <w:sz w:val="22"/>
                <w:szCs w:val="22"/>
              </w:rPr>
            </w:pPr>
            <w:r>
              <w:rPr>
                <w:sz w:val="22"/>
                <w:szCs w:val="22"/>
              </w:rPr>
              <w:t>Required : true</w:t>
            </w:r>
          </w:p>
          <w:p w14:paraId="1006407D">
            <w:pPr>
              <w:spacing w:before="0"/>
              <w:ind w:left="0"/>
              <w:jc w:val="both"/>
              <w:rPr>
                <w:sz w:val="22"/>
                <w:szCs w:val="22"/>
              </w:rPr>
            </w:pPr>
            <w:r>
              <w:rPr>
                <w:sz w:val="22"/>
                <w:szCs w:val="22"/>
              </w:rPr>
              <w:t>DataType: String</w:t>
            </w:r>
          </w:p>
          <w:p w14:paraId="233E55BE">
            <w:pPr>
              <w:spacing w:before="0"/>
              <w:ind w:left="0"/>
              <w:jc w:val="both"/>
              <w:rPr>
                <w:sz w:val="22"/>
                <w:szCs w:val="22"/>
              </w:rPr>
            </w:pPr>
            <w:r>
              <w:rPr>
                <w:sz w:val="22"/>
                <w:szCs w:val="22"/>
              </w:rPr>
              <w:t>Minlength : 7</w:t>
            </w:r>
          </w:p>
          <w:p w14:paraId="52F2E617">
            <w:pPr>
              <w:spacing w:before="0"/>
              <w:ind w:left="0"/>
              <w:jc w:val="both"/>
              <w:rPr>
                <w:sz w:val="22"/>
                <w:szCs w:val="22"/>
              </w:rPr>
            </w:pPr>
            <w:r>
              <w:rPr>
                <w:sz w:val="22"/>
                <w:szCs w:val="22"/>
              </w:rPr>
              <w:t>Maxlength : 35</w:t>
            </w:r>
          </w:p>
          <w:p w14:paraId="6BCF9BC1">
            <w:pPr>
              <w:spacing w:before="0"/>
              <w:ind w:left="0"/>
              <w:jc w:val="both"/>
              <w:rPr>
                <w:sz w:val="22"/>
                <w:szCs w:val="22"/>
              </w:rPr>
            </w:pPr>
            <w:r>
              <w:rPr>
                <w:sz w:val="22"/>
                <w:szCs w:val="22"/>
              </w:rPr>
              <w:t>Format :  [a-zA-Z0-9]*$</w:t>
            </w:r>
          </w:p>
        </w:tc>
        <w:tc>
          <w:tcPr>
            <w:tcW w:w="5153" w:type="dxa"/>
            <w:noWrap w:val="0"/>
            <w:vAlign w:val="top"/>
          </w:tcPr>
          <w:p w14:paraId="5A7BD60C">
            <w:pPr>
              <w:spacing w:before="0"/>
              <w:ind w:left="41"/>
              <w:jc w:val="both"/>
              <w:rPr>
                <w:sz w:val="22"/>
                <w:szCs w:val="22"/>
              </w:rPr>
            </w:pPr>
            <w:r>
              <w:rPr>
                <w:sz w:val="22"/>
                <w:szCs w:val="22"/>
              </w:rPr>
              <w:t>Là ký hiệu hóa đơn + số hóa đơn vd : AA/20E0000001</w:t>
            </w:r>
          </w:p>
          <w:p w14:paraId="5B4EE56E">
            <w:pPr>
              <w:spacing w:before="0"/>
              <w:ind w:left="41"/>
              <w:jc w:val="both"/>
              <w:rPr>
                <w:sz w:val="22"/>
                <w:szCs w:val="22"/>
              </w:rPr>
            </w:pPr>
          </w:p>
        </w:tc>
      </w:tr>
      <w:tr w14:paraId="5C9CF3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0" w:type="dxa"/>
            <w:noWrap w:val="0"/>
            <w:vAlign w:val="top"/>
          </w:tcPr>
          <w:p w14:paraId="1F067F83">
            <w:pPr>
              <w:spacing w:before="0"/>
              <w:ind w:left="0"/>
              <w:jc w:val="both"/>
              <w:rPr>
                <w:sz w:val="22"/>
                <w:szCs w:val="22"/>
              </w:rPr>
            </w:pPr>
            <w:r>
              <w:rPr>
                <w:sz w:val="22"/>
                <w:szCs w:val="22"/>
              </w:rPr>
              <w:t>strIssueDate</w:t>
            </w:r>
          </w:p>
        </w:tc>
        <w:tc>
          <w:tcPr>
            <w:tcW w:w="2454" w:type="dxa"/>
            <w:noWrap w:val="0"/>
            <w:vAlign w:val="top"/>
          </w:tcPr>
          <w:p w14:paraId="4D7952D8">
            <w:pPr>
              <w:spacing w:before="0"/>
              <w:ind w:left="0"/>
              <w:jc w:val="both"/>
              <w:rPr>
                <w:sz w:val="22"/>
                <w:szCs w:val="22"/>
              </w:rPr>
            </w:pPr>
            <w:r>
              <w:rPr>
                <w:sz w:val="22"/>
                <w:szCs w:val="22"/>
              </w:rPr>
              <w:t>Required : true</w:t>
            </w:r>
          </w:p>
          <w:p w14:paraId="4E774029">
            <w:pPr>
              <w:spacing w:before="0"/>
              <w:ind w:left="0"/>
              <w:jc w:val="both"/>
              <w:rPr>
                <w:sz w:val="22"/>
                <w:szCs w:val="22"/>
                <w:lang w:val="vi-VN"/>
              </w:rPr>
            </w:pPr>
            <w:r>
              <w:rPr>
                <w:sz w:val="22"/>
                <w:szCs w:val="22"/>
              </w:rPr>
              <w:t>DataType:</w:t>
            </w:r>
            <w:r>
              <w:rPr>
                <w:sz w:val="22"/>
                <w:szCs w:val="22"/>
                <w:lang w:val="vi-VN"/>
              </w:rPr>
              <w:t xml:space="preserve"> milisecond</w:t>
            </w:r>
          </w:p>
          <w:p w14:paraId="5F8D292F">
            <w:pPr>
              <w:spacing w:before="0"/>
              <w:ind w:left="0"/>
              <w:jc w:val="both"/>
              <w:rPr>
                <w:sz w:val="22"/>
                <w:szCs w:val="22"/>
              </w:rPr>
            </w:pPr>
            <w:r>
              <w:rPr>
                <w:sz w:val="22"/>
                <w:szCs w:val="22"/>
              </w:rPr>
              <w:t xml:space="preserve">Minlength : </w:t>
            </w:r>
          </w:p>
          <w:p w14:paraId="0D6F5C8E">
            <w:pPr>
              <w:spacing w:before="0"/>
              <w:ind w:left="0"/>
              <w:jc w:val="both"/>
              <w:rPr>
                <w:sz w:val="22"/>
                <w:szCs w:val="22"/>
              </w:rPr>
            </w:pPr>
            <w:r>
              <w:rPr>
                <w:sz w:val="22"/>
                <w:szCs w:val="22"/>
              </w:rPr>
              <w:t xml:space="preserve">Maxlength : </w:t>
            </w:r>
          </w:p>
          <w:p w14:paraId="59B85A20">
            <w:pPr>
              <w:spacing w:before="0"/>
              <w:ind w:left="0"/>
              <w:jc w:val="both"/>
              <w:rPr>
                <w:sz w:val="22"/>
                <w:szCs w:val="22"/>
                <w:lang w:val="en"/>
              </w:rPr>
            </w:pPr>
            <w:r>
              <w:rPr>
                <w:sz w:val="22"/>
                <w:szCs w:val="22"/>
              </w:rPr>
              <w:t xml:space="preserve">Format: </w:t>
            </w:r>
            <w:r>
              <w:rPr>
                <w:sz w:val="22"/>
                <w:szCs w:val="22"/>
                <w:lang w:val="en"/>
              </w:rPr>
              <w:t>Tiêu chuẩn 5.1</w:t>
            </w:r>
          </w:p>
        </w:tc>
        <w:tc>
          <w:tcPr>
            <w:tcW w:w="5153" w:type="dxa"/>
            <w:noWrap w:val="0"/>
            <w:vAlign w:val="top"/>
          </w:tcPr>
          <w:p w14:paraId="234E8C5A">
            <w:pPr>
              <w:spacing w:before="0"/>
              <w:ind w:left="41"/>
              <w:jc w:val="both"/>
              <w:rPr>
                <w:sz w:val="22"/>
                <w:szCs w:val="22"/>
              </w:rPr>
            </w:pPr>
            <w:r>
              <w:rPr>
                <w:sz w:val="22"/>
                <w:szCs w:val="22"/>
              </w:rPr>
              <w:t>Ngày phát hành hóa đơn</w:t>
            </w:r>
          </w:p>
          <w:p w14:paraId="7E47C015">
            <w:pPr>
              <w:spacing w:before="0"/>
              <w:ind w:left="41"/>
              <w:jc w:val="both"/>
              <w:rPr>
                <w:sz w:val="22"/>
                <w:szCs w:val="22"/>
              </w:rPr>
            </w:pPr>
          </w:p>
        </w:tc>
      </w:tr>
      <w:tr w14:paraId="47AB7D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0" w:type="dxa"/>
            <w:noWrap w:val="0"/>
            <w:vAlign w:val="top"/>
          </w:tcPr>
          <w:p w14:paraId="1FDC1C40">
            <w:pPr>
              <w:spacing w:before="0"/>
              <w:ind w:left="0"/>
              <w:jc w:val="both"/>
              <w:rPr>
                <w:sz w:val="22"/>
                <w:szCs w:val="22"/>
              </w:rPr>
            </w:pPr>
            <w:bookmarkStart w:id="37" w:name="OLE_LINK36"/>
            <w:bookmarkStart w:id="38" w:name="OLE_LINK37"/>
            <w:r>
              <w:rPr>
                <w:sz w:val="22"/>
                <w:szCs w:val="22"/>
              </w:rPr>
              <w:t>exchangeUser</w:t>
            </w:r>
            <w:bookmarkEnd w:id="37"/>
            <w:bookmarkEnd w:id="38"/>
          </w:p>
        </w:tc>
        <w:tc>
          <w:tcPr>
            <w:tcW w:w="2454" w:type="dxa"/>
            <w:noWrap w:val="0"/>
            <w:vAlign w:val="top"/>
          </w:tcPr>
          <w:p w14:paraId="292944AB">
            <w:pPr>
              <w:spacing w:before="0"/>
              <w:ind w:left="0"/>
              <w:jc w:val="both"/>
              <w:rPr>
                <w:sz w:val="22"/>
                <w:szCs w:val="22"/>
              </w:rPr>
            </w:pPr>
            <w:r>
              <w:rPr>
                <w:sz w:val="22"/>
                <w:szCs w:val="22"/>
              </w:rPr>
              <w:t>Required : true</w:t>
            </w:r>
          </w:p>
          <w:p w14:paraId="1E3B75E9">
            <w:pPr>
              <w:spacing w:before="0"/>
              <w:ind w:left="0"/>
              <w:jc w:val="both"/>
              <w:rPr>
                <w:sz w:val="22"/>
                <w:szCs w:val="22"/>
              </w:rPr>
            </w:pPr>
            <w:r>
              <w:rPr>
                <w:sz w:val="22"/>
                <w:szCs w:val="22"/>
              </w:rPr>
              <w:t>DataType: String</w:t>
            </w:r>
          </w:p>
          <w:p w14:paraId="7B4B9168">
            <w:pPr>
              <w:spacing w:before="0"/>
              <w:ind w:left="0"/>
              <w:jc w:val="both"/>
              <w:rPr>
                <w:sz w:val="22"/>
                <w:szCs w:val="22"/>
              </w:rPr>
            </w:pPr>
            <w:r>
              <w:rPr>
                <w:sz w:val="22"/>
                <w:szCs w:val="22"/>
              </w:rPr>
              <w:t xml:space="preserve">Minlength : </w:t>
            </w:r>
          </w:p>
          <w:p w14:paraId="1AC3F0BC">
            <w:pPr>
              <w:spacing w:before="0"/>
              <w:ind w:left="0"/>
              <w:jc w:val="both"/>
              <w:rPr>
                <w:sz w:val="22"/>
                <w:szCs w:val="22"/>
              </w:rPr>
            </w:pPr>
            <w:r>
              <w:rPr>
                <w:sz w:val="22"/>
                <w:szCs w:val="22"/>
              </w:rPr>
              <w:t>Maxlength : 100</w:t>
            </w:r>
          </w:p>
        </w:tc>
        <w:tc>
          <w:tcPr>
            <w:tcW w:w="5153" w:type="dxa"/>
            <w:noWrap w:val="0"/>
            <w:vAlign w:val="top"/>
          </w:tcPr>
          <w:p w14:paraId="70802239">
            <w:pPr>
              <w:spacing w:before="0"/>
              <w:ind w:left="41"/>
              <w:jc w:val="both"/>
              <w:rPr>
                <w:sz w:val="22"/>
                <w:szCs w:val="22"/>
              </w:rPr>
            </w:pPr>
            <w:r>
              <w:rPr>
                <w:sz w:val="22"/>
                <w:szCs w:val="22"/>
              </w:rPr>
              <w:t xml:space="preserve">Tên người chuyển đổi (Cần thực hiện encode giá trị: Tham khảo: </w:t>
            </w:r>
            <w:r>
              <w:rPr>
                <w:sz w:val="22"/>
                <w:szCs w:val="22"/>
              </w:rPr>
              <w:fldChar w:fldCharType="begin"/>
            </w:r>
            <w:r>
              <w:rPr>
                <w:sz w:val="22"/>
                <w:szCs w:val="22"/>
              </w:rPr>
              <w:instrText xml:space="preserve"> HYPERLINK "https://www.urlencoder.org/" </w:instrText>
            </w:r>
            <w:r>
              <w:rPr>
                <w:sz w:val="22"/>
                <w:szCs w:val="22"/>
              </w:rPr>
              <w:fldChar w:fldCharType="separate"/>
            </w:r>
            <w:r>
              <w:rPr>
                <w:rStyle w:val="34"/>
                <w:sz w:val="22"/>
                <w:szCs w:val="22"/>
              </w:rPr>
              <w:t>https://www.urlencoder.org/</w:t>
            </w:r>
            <w:r>
              <w:rPr>
                <w:sz w:val="22"/>
                <w:szCs w:val="22"/>
              </w:rPr>
              <w:fldChar w:fldCharType="end"/>
            </w:r>
            <w:r>
              <w:rPr>
                <w:sz w:val="22"/>
                <w:szCs w:val="22"/>
              </w:rPr>
              <w:t>)</w:t>
            </w:r>
          </w:p>
          <w:p w14:paraId="1A53DD77">
            <w:pPr>
              <w:spacing w:before="0"/>
              <w:ind w:left="41"/>
              <w:jc w:val="both"/>
              <w:rPr>
                <w:sz w:val="22"/>
                <w:szCs w:val="22"/>
              </w:rPr>
            </w:pPr>
          </w:p>
        </w:tc>
      </w:tr>
      <w:tr w14:paraId="0B3A3E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0" w:type="dxa"/>
            <w:noWrap w:val="0"/>
            <w:vAlign w:val="top"/>
          </w:tcPr>
          <w:p w14:paraId="24189285">
            <w:pPr>
              <w:ind w:left="0"/>
              <w:jc w:val="both"/>
              <w:rPr>
                <w:sz w:val="22"/>
                <w:szCs w:val="22"/>
              </w:rPr>
            </w:pPr>
            <w:r>
              <w:rPr>
                <w:sz w:val="22"/>
                <w:szCs w:val="22"/>
              </w:rPr>
              <w:t>startDate</w:t>
            </w:r>
          </w:p>
        </w:tc>
        <w:tc>
          <w:tcPr>
            <w:tcW w:w="2454" w:type="dxa"/>
            <w:noWrap w:val="0"/>
            <w:vAlign w:val="top"/>
          </w:tcPr>
          <w:p w14:paraId="4B63A9F4">
            <w:pPr>
              <w:spacing w:before="0"/>
              <w:ind w:left="0"/>
              <w:jc w:val="both"/>
              <w:rPr>
                <w:sz w:val="22"/>
                <w:szCs w:val="22"/>
                <w:lang w:val="vi-VN"/>
              </w:rPr>
            </w:pPr>
            <w:r>
              <w:rPr>
                <w:sz w:val="22"/>
                <w:szCs w:val="22"/>
              </w:rPr>
              <w:t xml:space="preserve">Required : </w:t>
            </w:r>
            <w:r>
              <w:rPr>
                <w:sz w:val="22"/>
                <w:szCs w:val="22"/>
                <w:lang w:val="vi-VN"/>
              </w:rPr>
              <w:t>false</w:t>
            </w:r>
          </w:p>
          <w:p w14:paraId="57DBA187">
            <w:pPr>
              <w:spacing w:before="0"/>
              <w:ind w:left="0"/>
              <w:jc w:val="both"/>
              <w:rPr>
                <w:sz w:val="22"/>
                <w:szCs w:val="22"/>
              </w:rPr>
            </w:pPr>
            <w:r>
              <w:rPr>
                <w:sz w:val="22"/>
                <w:szCs w:val="22"/>
              </w:rPr>
              <w:t>DataType: Date</w:t>
            </w:r>
          </w:p>
          <w:p w14:paraId="6C18C2A5">
            <w:pPr>
              <w:spacing w:before="0"/>
              <w:ind w:left="0"/>
              <w:jc w:val="both"/>
              <w:rPr>
                <w:sz w:val="22"/>
                <w:szCs w:val="22"/>
              </w:rPr>
            </w:pPr>
            <w:r>
              <w:rPr>
                <w:sz w:val="22"/>
                <w:szCs w:val="22"/>
              </w:rPr>
              <w:t xml:space="preserve">Minlength : </w:t>
            </w:r>
          </w:p>
          <w:p w14:paraId="15F99D30">
            <w:pPr>
              <w:spacing w:before="0"/>
              <w:ind w:left="0"/>
              <w:jc w:val="both"/>
              <w:rPr>
                <w:sz w:val="22"/>
                <w:szCs w:val="22"/>
              </w:rPr>
            </w:pPr>
            <w:r>
              <w:rPr>
                <w:sz w:val="22"/>
                <w:szCs w:val="22"/>
              </w:rPr>
              <w:t>Maxlength : 50</w:t>
            </w:r>
          </w:p>
          <w:p w14:paraId="567D3DC5">
            <w:pPr>
              <w:spacing w:before="0"/>
              <w:ind w:left="0"/>
              <w:jc w:val="both"/>
              <w:rPr>
                <w:sz w:val="22"/>
                <w:szCs w:val="22"/>
              </w:rPr>
            </w:pPr>
            <w:r>
              <w:rPr>
                <w:sz w:val="22"/>
                <w:szCs w:val="22"/>
              </w:rPr>
              <w:t>Format :</w:t>
            </w:r>
          </w:p>
        </w:tc>
        <w:tc>
          <w:tcPr>
            <w:tcW w:w="5153" w:type="dxa"/>
            <w:noWrap w:val="0"/>
            <w:vAlign w:val="top"/>
          </w:tcPr>
          <w:p w14:paraId="303F6557">
            <w:pPr>
              <w:ind w:left="0"/>
              <w:jc w:val="both"/>
              <w:rPr>
                <w:sz w:val="22"/>
                <w:szCs w:val="22"/>
              </w:rPr>
            </w:pPr>
            <w:r>
              <w:rPr>
                <w:sz w:val="22"/>
                <w:szCs w:val="22"/>
                <w:lang w:val="vi-VN"/>
              </w:rPr>
              <w:t xml:space="preserve">Ngày lập </w:t>
            </w:r>
            <w:r>
              <w:rPr>
                <w:sz w:val="22"/>
                <w:szCs w:val="22"/>
              </w:rPr>
              <w:t>từ ngày</w:t>
            </w:r>
          </w:p>
          <w:p w14:paraId="305960DC">
            <w:pPr>
              <w:ind w:left="0"/>
              <w:jc w:val="both"/>
              <w:rPr>
                <w:sz w:val="22"/>
                <w:szCs w:val="22"/>
              </w:rPr>
            </w:pPr>
            <w:r>
              <w:rPr>
                <w:sz w:val="22"/>
                <w:szCs w:val="22"/>
              </w:rPr>
              <w:t>Định dạng "2019-05-12"</w:t>
            </w:r>
          </w:p>
          <w:p w14:paraId="21E5B6D0">
            <w:pPr>
              <w:ind w:left="0"/>
              <w:jc w:val="both"/>
              <w:rPr>
                <w:sz w:val="22"/>
                <w:szCs w:val="22"/>
              </w:rPr>
            </w:pPr>
          </w:p>
        </w:tc>
      </w:tr>
      <w:tr w14:paraId="5771B2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0" w:type="dxa"/>
            <w:noWrap w:val="0"/>
            <w:vAlign w:val="top"/>
          </w:tcPr>
          <w:p w14:paraId="05E76339">
            <w:pPr>
              <w:ind w:left="0"/>
              <w:jc w:val="both"/>
              <w:rPr>
                <w:sz w:val="22"/>
                <w:szCs w:val="22"/>
              </w:rPr>
            </w:pPr>
            <w:r>
              <w:rPr>
                <w:sz w:val="22"/>
                <w:szCs w:val="22"/>
              </w:rPr>
              <w:t>endDate</w:t>
            </w:r>
          </w:p>
        </w:tc>
        <w:tc>
          <w:tcPr>
            <w:tcW w:w="2454" w:type="dxa"/>
            <w:noWrap w:val="0"/>
            <w:vAlign w:val="top"/>
          </w:tcPr>
          <w:p w14:paraId="73AB2511">
            <w:pPr>
              <w:spacing w:before="0"/>
              <w:ind w:left="0"/>
              <w:jc w:val="both"/>
              <w:rPr>
                <w:sz w:val="22"/>
                <w:szCs w:val="22"/>
              </w:rPr>
            </w:pPr>
            <w:r>
              <w:rPr>
                <w:sz w:val="22"/>
                <w:szCs w:val="22"/>
              </w:rPr>
              <w:t xml:space="preserve">Required : </w:t>
            </w:r>
            <w:r>
              <w:rPr>
                <w:sz w:val="22"/>
                <w:szCs w:val="22"/>
                <w:lang w:val="vi-VN"/>
              </w:rPr>
              <w:t>false</w:t>
            </w:r>
          </w:p>
          <w:p w14:paraId="01DF664C">
            <w:pPr>
              <w:spacing w:before="0"/>
              <w:ind w:left="0"/>
              <w:jc w:val="both"/>
              <w:rPr>
                <w:sz w:val="22"/>
                <w:szCs w:val="22"/>
              </w:rPr>
            </w:pPr>
            <w:r>
              <w:rPr>
                <w:sz w:val="22"/>
                <w:szCs w:val="22"/>
              </w:rPr>
              <w:t>DataType: Date</w:t>
            </w:r>
          </w:p>
          <w:p w14:paraId="09EAAE2B">
            <w:pPr>
              <w:spacing w:before="0"/>
              <w:ind w:left="0"/>
              <w:jc w:val="both"/>
              <w:rPr>
                <w:sz w:val="22"/>
                <w:szCs w:val="22"/>
              </w:rPr>
            </w:pPr>
            <w:r>
              <w:rPr>
                <w:sz w:val="22"/>
                <w:szCs w:val="22"/>
              </w:rPr>
              <w:t xml:space="preserve">Minlength : </w:t>
            </w:r>
          </w:p>
          <w:p w14:paraId="7917120B">
            <w:pPr>
              <w:spacing w:before="0"/>
              <w:ind w:left="0"/>
              <w:jc w:val="both"/>
              <w:rPr>
                <w:sz w:val="22"/>
                <w:szCs w:val="22"/>
              </w:rPr>
            </w:pPr>
            <w:r>
              <w:rPr>
                <w:sz w:val="22"/>
                <w:szCs w:val="22"/>
              </w:rPr>
              <w:t>Maxlength : 50</w:t>
            </w:r>
          </w:p>
          <w:p w14:paraId="6E5B55B1">
            <w:pPr>
              <w:spacing w:before="0"/>
              <w:ind w:left="0"/>
              <w:jc w:val="both"/>
              <w:rPr>
                <w:sz w:val="22"/>
                <w:szCs w:val="22"/>
              </w:rPr>
            </w:pPr>
            <w:r>
              <w:rPr>
                <w:sz w:val="22"/>
                <w:szCs w:val="22"/>
              </w:rPr>
              <w:t>Format :</w:t>
            </w:r>
          </w:p>
        </w:tc>
        <w:tc>
          <w:tcPr>
            <w:tcW w:w="5153" w:type="dxa"/>
            <w:noWrap w:val="0"/>
            <w:vAlign w:val="top"/>
          </w:tcPr>
          <w:p w14:paraId="67D1E529">
            <w:pPr>
              <w:ind w:left="0"/>
              <w:jc w:val="both"/>
              <w:rPr>
                <w:sz w:val="22"/>
                <w:szCs w:val="22"/>
              </w:rPr>
            </w:pPr>
            <w:r>
              <w:rPr>
                <w:sz w:val="22"/>
                <w:szCs w:val="22"/>
                <w:lang w:val="vi-VN"/>
              </w:rPr>
              <w:t>Ngày lập đến</w:t>
            </w:r>
            <w:r>
              <w:rPr>
                <w:sz w:val="22"/>
                <w:szCs w:val="22"/>
              </w:rPr>
              <w:t xml:space="preserve"> ngày</w:t>
            </w:r>
          </w:p>
          <w:p w14:paraId="33BBEB53">
            <w:pPr>
              <w:ind w:left="0"/>
              <w:jc w:val="both"/>
              <w:rPr>
                <w:sz w:val="22"/>
                <w:szCs w:val="22"/>
              </w:rPr>
            </w:pPr>
            <w:r>
              <w:rPr>
                <w:sz w:val="22"/>
                <w:szCs w:val="22"/>
              </w:rPr>
              <w:t>Định dạng "2019-05-12"</w:t>
            </w:r>
          </w:p>
          <w:p w14:paraId="0DD360AE">
            <w:pPr>
              <w:ind w:left="0"/>
              <w:jc w:val="both"/>
              <w:rPr>
                <w:sz w:val="22"/>
                <w:szCs w:val="22"/>
                <w:lang w:val="vi-VN"/>
              </w:rPr>
            </w:pPr>
            <w:r>
              <w:rPr>
                <w:sz w:val="22"/>
                <w:szCs w:val="22"/>
                <w:lang w:val="vi-VN"/>
              </w:rPr>
              <w:t>Lưu ý: Khoảng thời gian lập tối đa 3 tháng</w:t>
            </w:r>
          </w:p>
          <w:p w14:paraId="1122CEA3">
            <w:pPr>
              <w:ind w:left="0"/>
              <w:jc w:val="both"/>
              <w:rPr>
                <w:sz w:val="22"/>
                <w:szCs w:val="22"/>
              </w:rPr>
            </w:pPr>
            <w:r>
              <w:rPr>
                <w:sz w:val="22"/>
                <w:szCs w:val="22"/>
                <w:lang w:val="vi-VN"/>
              </w:rPr>
              <w:t>(endDate – startDate) &lt;= 3 tháng</w:t>
            </w:r>
          </w:p>
        </w:tc>
      </w:tr>
    </w:tbl>
    <w:p w14:paraId="1D344CAE">
      <w:pPr>
        <w:snapToGrid w:val="0"/>
        <w:ind w:left="0"/>
        <w:jc w:val="both"/>
        <w:rPr>
          <w:sz w:val="22"/>
          <w:szCs w:val="22"/>
        </w:rPr>
      </w:pPr>
    </w:p>
    <w:p w14:paraId="738D7967">
      <w:pPr>
        <w:numPr>
          <w:ilvl w:val="0"/>
          <w:numId w:val="17"/>
        </w:numPr>
        <w:snapToGrid w:val="0"/>
        <w:jc w:val="both"/>
        <w:rPr>
          <w:sz w:val="22"/>
          <w:szCs w:val="22"/>
        </w:rPr>
      </w:pPr>
      <w:r>
        <w:rPr>
          <w:sz w:val="22"/>
          <w:szCs w:val="22"/>
        </w:rPr>
        <w:t>Data: định dạng FormParam của các tham số truyền vào.</w:t>
      </w:r>
    </w:p>
    <w:p w14:paraId="1236AD1C">
      <w:pPr>
        <w:snapToGrid w:val="0"/>
        <w:ind w:left="360"/>
        <w:jc w:val="both"/>
        <w:rPr>
          <w:sz w:val="22"/>
          <w:szCs w:val="22"/>
        </w:rPr>
      </w:pPr>
      <w:r>
        <w:rPr>
          <w:sz w:val="22"/>
          <w:szCs w:val="22"/>
        </w:rPr>
        <w:drawing>
          <wp:inline distT="0" distB="0" distL="114300" distR="114300">
            <wp:extent cx="6299200" cy="1771015"/>
            <wp:effectExtent l="0" t="0" r="6350" b="635"/>
            <wp:docPr id="13"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45"/>
                    <pic:cNvPicPr>
                      <a:picLocks noChangeAspect="1"/>
                    </pic:cNvPicPr>
                  </pic:nvPicPr>
                  <pic:blipFill>
                    <a:blip r:embed="rId62"/>
                    <a:stretch>
                      <a:fillRect/>
                    </a:stretch>
                  </pic:blipFill>
                  <pic:spPr>
                    <a:xfrm>
                      <a:off x="0" y="0"/>
                      <a:ext cx="6299200" cy="1771015"/>
                    </a:xfrm>
                    <a:prstGeom prst="rect">
                      <a:avLst/>
                    </a:prstGeom>
                    <a:noFill/>
                    <a:ln>
                      <a:noFill/>
                    </a:ln>
                  </pic:spPr>
                </pic:pic>
              </a:graphicData>
            </a:graphic>
          </wp:inline>
        </w:drawing>
      </w:r>
    </w:p>
    <w:p w14:paraId="1C218DEA">
      <w:pPr>
        <w:numPr>
          <w:ilvl w:val="0"/>
          <w:numId w:val="21"/>
        </w:numPr>
        <w:jc w:val="both"/>
        <w:rPr>
          <w:b/>
          <w:color w:val="0000FF"/>
          <w:sz w:val="22"/>
          <w:szCs w:val="22"/>
        </w:rPr>
      </w:pPr>
      <w:r>
        <w:rPr>
          <w:b/>
          <w:color w:val="0000FF"/>
          <w:sz w:val="22"/>
          <w:szCs w:val="22"/>
        </w:rPr>
        <w:t>Đầu ra:</w:t>
      </w:r>
    </w:p>
    <w:p w14:paraId="5AA0BD18">
      <w:pPr>
        <w:ind w:left="0"/>
        <w:jc w:val="both"/>
        <w:rPr>
          <w:color w:val="000000"/>
          <w:sz w:val="22"/>
          <w:szCs w:val="22"/>
        </w:rPr>
      </w:pPr>
      <w:r>
        <w:rPr>
          <w:sz w:val="22"/>
          <w:szCs w:val="22"/>
        </w:rPr>
        <w:t>Đối tượng Response mô tả trạng thái lỗi Webservice trả về và đối tượng dữ</w:t>
      </w:r>
      <w:r>
        <w:rPr>
          <w:color w:val="000000"/>
          <w:sz w:val="22"/>
          <w:szCs w:val="22"/>
        </w:rPr>
        <w:t xml:space="preserve"> liệu Webservice trả về:</w:t>
      </w:r>
    </w:p>
    <w:p w14:paraId="63B2A8E7">
      <w:pPr>
        <w:snapToGrid w:val="0"/>
        <w:ind w:left="0"/>
        <w:jc w:val="both"/>
        <w:rPr>
          <w:b/>
          <w:sz w:val="22"/>
          <w:szCs w:val="22"/>
        </w:rPr>
      </w:pPr>
      <w:r>
        <w:rPr>
          <w:b/>
          <w:sz w:val="22"/>
          <w:szCs w:val="22"/>
        </w:rPr>
        <w:t>Mô tả</w:t>
      </w:r>
    </w:p>
    <w:tbl>
      <w:tblPr>
        <w:tblStyle w:val="13"/>
        <w:tblW w:w="9615" w:type="dxa"/>
        <w:tblInd w:w="3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7"/>
        <w:gridCol w:w="8138"/>
      </w:tblGrid>
      <w:tr w14:paraId="3127BB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7" w:type="dxa"/>
            <w:shd w:val="clear" w:color="auto" w:fill="D9D9D9"/>
            <w:noWrap w:val="0"/>
            <w:vAlign w:val="top"/>
          </w:tcPr>
          <w:p w14:paraId="36C77770">
            <w:pPr>
              <w:ind w:left="0"/>
              <w:jc w:val="center"/>
              <w:rPr>
                <w:b/>
                <w:bCs/>
                <w:color w:val="000000"/>
                <w:sz w:val="22"/>
                <w:szCs w:val="22"/>
              </w:rPr>
            </w:pPr>
            <w:r>
              <w:rPr>
                <w:b/>
                <w:bCs/>
                <w:color w:val="000000"/>
                <w:sz w:val="22"/>
                <w:szCs w:val="22"/>
              </w:rPr>
              <w:t>Tên trường</w:t>
            </w:r>
          </w:p>
        </w:tc>
        <w:tc>
          <w:tcPr>
            <w:tcW w:w="8138" w:type="dxa"/>
            <w:shd w:val="clear" w:color="auto" w:fill="D9D9D9"/>
            <w:noWrap w:val="0"/>
            <w:vAlign w:val="top"/>
          </w:tcPr>
          <w:p w14:paraId="7E9D0AAA">
            <w:pPr>
              <w:ind w:left="0"/>
              <w:jc w:val="center"/>
              <w:rPr>
                <w:b/>
                <w:bCs/>
                <w:color w:val="000000"/>
                <w:sz w:val="22"/>
                <w:szCs w:val="22"/>
              </w:rPr>
            </w:pPr>
            <w:r>
              <w:rPr>
                <w:b/>
                <w:bCs/>
                <w:color w:val="000000"/>
                <w:sz w:val="22"/>
                <w:szCs w:val="22"/>
              </w:rPr>
              <w:t>Mô tả</w:t>
            </w:r>
          </w:p>
        </w:tc>
      </w:tr>
      <w:tr w14:paraId="6DD4AA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7" w:type="dxa"/>
            <w:noWrap w:val="0"/>
            <w:vAlign w:val="top"/>
          </w:tcPr>
          <w:p w14:paraId="73370F01">
            <w:pPr>
              <w:spacing w:before="0"/>
              <w:ind w:left="0"/>
              <w:jc w:val="both"/>
              <w:rPr>
                <w:sz w:val="22"/>
                <w:szCs w:val="22"/>
              </w:rPr>
            </w:pPr>
            <w:r>
              <w:rPr>
                <w:sz w:val="22"/>
                <w:szCs w:val="22"/>
              </w:rPr>
              <w:t>errorCode</w:t>
            </w:r>
          </w:p>
        </w:tc>
        <w:tc>
          <w:tcPr>
            <w:tcW w:w="8138" w:type="dxa"/>
            <w:noWrap w:val="0"/>
            <w:vAlign w:val="top"/>
          </w:tcPr>
          <w:p w14:paraId="25D60478">
            <w:pPr>
              <w:spacing w:before="0"/>
              <w:ind w:left="0"/>
              <w:jc w:val="both"/>
              <w:rPr>
                <w:sz w:val="22"/>
                <w:szCs w:val="22"/>
              </w:rPr>
            </w:pPr>
            <w:r>
              <w:rPr>
                <w:sz w:val="22"/>
                <w:szCs w:val="22"/>
              </w:rPr>
              <w:t>Mã lỗi (giá trị là null nếu lấy hóa đơn thành công)</w:t>
            </w:r>
          </w:p>
        </w:tc>
      </w:tr>
      <w:tr w14:paraId="102D5C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7" w:type="dxa"/>
            <w:noWrap w:val="0"/>
            <w:vAlign w:val="top"/>
          </w:tcPr>
          <w:p w14:paraId="2DAAD774">
            <w:pPr>
              <w:spacing w:before="0"/>
              <w:ind w:left="0"/>
              <w:jc w:val="both"/>
              <w:rPr>
                <w:sz w:val="22"/>
                <w:szCs w:val="22"/>
              </w:rPr>
            </w:pPr>
            <w:r>
              <w:rPr>
                <w:sz w:val="22"/>
                <w:szCs w:val="22"/>
              </w:rPr>
              <w:t>description</w:t>
            </w:r>
          </w:p>
        </w:tc>
        <w:tc>
          <w:tcPr>
            <w:tcW w:w="8138" w:type="dxa"/>
            <w:noWrap w:val="0"/>
            <w:vAlign w:val="top"/>
          </w:tcPr>
          <w:p w14:paraId="5C57C9CA">
            <w:pPr>
              <w:spacing w:before="0"/>
              <w:ind w:left="0"/>
              <w:jc w:val="both"/>
              <w:rPr>
                <w:sz w:val="22"/>
                <w:szCs w:val="22"/>
              </w:rPr>
            </w:pPr>
            <w:r>
              <w:rPr>
                <w:sz w:val="22"/>
                <w:szCs w:val="22"/>
              </w:rPr>
              <w:t>Mô tả lỗi (giá trị là null nếu lấy hóa đơn thành công)</w:t>
            </w:r>
          </w:p>
        </w:tc>
      </w:tr>
      <w:tr w14:paraId="72FFD8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7" w:type="dxa"/>
            <w:noWrap w:val="0"/>
            <w:vAlign w:val="top"/>
          </w:tcPr>
          <w:p w14:paraId="511F54E2">
            <w:pPr>
              <w:ind w:left="0"/>
              <w:jc w:val="both"/>
              <w:rPr>
                <w:color w:val="000000"/>
                <w:sz w:val="22"/>
                <w:szCs w:val="22"/>
              </w:rPr>
            </w:pPr>
            <w:r>
              <w:rPr>
                <w:color w:val="000000"/>
                <w:sz w:val="22"/>
                <w:szCs w:val="22"/>
              </w:rPr>
              <w:t>fileToBytes</w:t>
            </w:r>
          </w:p>
        </w:tc>
        <w:tc>
          <w:tcPr>
            <w:tcW w:w="8138" w:type="dxa"/>
            <w:noWrap w:val="0"/>
            <w:vAlign w:val="top"/>
          </w:tcPr>
          <w:p w14:paraId="5BECB4E5">
            <w:pPr>
              <w:ind w:left="0"/>
              <w:jc w:val="both"/>
              <w:rPr>
                <w:color w:val="000000"/>
                <w:sz w:val="22"/>
                <w:szCs w:val="22"/>
              </w:rPr>
            </w:pPr>
            <w:r>
              <w:rPr>
                <w:color w:val="000000"/>
                <w:sz w:val="22"/>
                <w:szCs w:val="22"/>
              </w:rPr>
              <w:t xml:space="preserve">Mảng bytes file hóa đơn, chuyển mảng bytes này ra file sẽ được file pdf hóa đơn chuyển đổi </w:t>
            </w:r>
          </w:p>
          <w:p w14:paraId="406BDA12">
            <w:pPr>
              <w:ind w:left="0"/>
              <w:jc w:val="both"/>
              <w:rPr>
                <w:color w:val="000000"/>
                <w:sz w:val="22"/>
                <w:szCs w:val="22"/>
              </w:rPr>
            </w:pPr>
            <w:r>
              <w:rPr>
                <w:color w:val="000000"/>
                <w:sz w:val="22"/>
                <w:szCs w:val="22"/>
              </w:rPr>
              <w:t>Code chuyển ra file Java</w:t>
            </w:r>
          </w:p>
          <w:p w14:paraId="2351E3E6">
            <w:pPr>
              <w:shd w:val="clear" w:color="auto" w:fill="C6D9F1"/>
              <w:ind w:left="0"/>
              <w:jc w:val="both"/>
              <w:rPr>
                <w:color w:val="000000"/>
                <w:sz w:val="22"/>
                <w:szCs w:val="22"/>
              </w:rPr>
            </w:pPr>
            <w:r>
              <w:rPr>
                <w:b/>
                <w:bCs/>
                <w:snapToGrid/>
                <w:color w:val="8000FF"/>
                <w:sz w:val="22"/>
                <w:szCs w:val="22"/>
              </w:rPr>
              <w:t>FileUtils.writeByteArrayToFile(newFile("D:/viettel/fileName.pdf"), output.getFileToBytes());</w:t>
            </w:r>
          </w:p>
        </w:tc>
      </w:tr>
      <w:tr w14:paraId="292897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7" w:type="dxa"/>
            <w:noWrap w:val="0"/>
            <w:vAlign w:val="top"/>
          </w:tcPr>
          <w:p w14:paraId="550B7B96">
            <w:pPr>
              <w:spacing w:before="0"/>
              <w:ind w:left="0"/>
              <w:jc w:val="both"/>
              <w:rPr>
                <w:sz w:val="22"/>
                <w:szCs w:val="22"/>
              </w:rPr>
            </w:pPr>
            <w:r>
              <w:rPr>
                <w:sz w:val="22"/>
                <w:szCs w:val="22"/>
              </w:rPr>
              <w:t>fileName</w:t>
            </w:r>
          </w:p>
        </w:tc>
        <w:tc>
          <w:tcPr>
            <w:tcW w:w="8138" w:type="dxa"/>
            <w:noWrap w:val="0"/>
            <w:vAlign w:val="top"/>
          </w:tcPr>
          <w:p w14:paraId="185F82D8">
            <w:pPr>
              <w:spacing w:before="0"/>
              <w:ind w:left="0"/>
              <w:jc w:val="both"/>
              <w:rPr>
                <w:sz w:val="22"/>
                <w:szCs w:val="22"/>
                <w:lang w:val="fr-FR"/>
              </w:rPr>
            </w:pPr>
            <w:r>
              <w:rPr>
                <w:sz w:val="22"/>
                <w:szCs w:val="22"/>
                <w:lang w:val="fr-FR"/>
              </w:rPr>
              <w:t>Tên của file hóa đơn</w:t>
            </w:r>
          </w:p>
        </w:tc>
      </w:tr>
    </w:tbl>
    <w:p w14:paraId="4FEA28F0">
      <w:pPr>
        <w:snapToGrid w:val="0"/>
        <w:ind w:left="1800"/>
        <w:jc w:val="both"/>
        <w:rPr>
          <w:sz w:val="22"/>
          <w:szCs w:val="22"/>
        </w:rPr>
      </w:pPr>
    </w:p>
    <w:p w14:paraId="0ED82E52">
      <w:pPr>
        <w:snapToGrid w:val="0"/>
        <w:ind w:left="1800"/>
        <w:jc w:val="both"/>
        <w:rPr>
          <w:sz w:val="22"/>
          <w:szCs w:val="22"/>
        </w:rPr>
      </w:pPr>
    </w:p>
    <w:p w14:paraId="72BC81F7">
      <w:pPr>
        <w:snapToGrid w:val="0"/>
        <w:ind w:left="1800"/>
        <w:jc w:val="both"/>
        <w:rPr>
          <w:sz w:val="22"/>
          <w:szCs w:val="22"/>
        </w:rPr>
      </w:pPr>
    </w:p>
    <w:p w14:paraId="4438B09F">
      <w:pPr>
        <w:snapToGrid w:val="0"/>
        <w:ind w:left="1800"/>
        <w:jc w:val="both"/>
        <w:rPr>
          <w:sz w:val="22"/>
          <w:szCs w:val="22"/>
        </w:rPr>
      </w:pPr>
    </w:p>
    <w:p w14:paraId="1E74BFD9">
      <w:pPr>
        <w:snapToGrid w:val="0"/>
        <w:ind w:left="1800"/>
        <w:jc w:val="both"/>
        <w:rPr>
          <w:sz w:val="22"/>
          <w:szCs w:val="22"/>
        </w:rPr>
      </w:pPr>
    </w:p>
    <w:p w14:paraId="24B3A508">
      <w:pPr>
        <w:snapToGrid w:val="0"/>
        <w:ind w:left="1800"/>
        <w:jc w:val="both"/>
        <w:rPr>
          <w:sz w:val="22"/>
          <w:szCs w:val="22"/>
        </w:rPr>
      </w:pPr>
    </w:p>
    <w:p w14:paraId="43EA8BD8">
      <w:pPr>
        <w:snapToGrid w:val="0"/>
        <w:ind w:left="1800"/>
        <w:jc w:val="both"/>
        <w:rPr>
          <w:sz w:val="22"/>
          <w:szCs w:val="22"/>
        </w:rPr>
      </w:pPr>
    </w:p>
    <w:p w14:paraId="7E689EF0">
      <w:pPr>
        <w:snapToGrid w:val="0"/>
        <w:ind w:left="1800"/>
        <w:jc w:val="both"/>
        <w:rPr>
          <w:sz w:val="22"/>
          <w:szCs w:val="22"/>
        </w:rPr>
      </w:pPr>
    </w:p>
    <w:p w14:paraId="0CDC4965">
      <w:pPr>
        <w:snapToGrid w:val="0"/>
        <w:ind w:left="1800"/>
        <w:jc w:val="both"/>
        <w:rPr>
          <w:sz w:val="22"/>
          <w:szCs w:val="22"/>
        </w:rPr>
      </w:pPr>
    </w:p>
    <w:p w14:paraId="21A59F58">
      <w:pPr>
        <w:snapToGrid w:val="0"/>
        <w:ind w:left="1800"/>
        <w:jc w:val="both"/>
        <w:rPr>
          <w:sz w:val="22"/>
          <w:szCs w:val="22"/>
        </w:rPr>
      </w:pPr>
    </w:p>
    <w:p w14:paraId="55ABE3C5">
      <w:pPr>
        <w:snapToGrid w:val="0"/>
        <w:ind w:left="1800"/>
        <w:jc w:val="both"/>
        <w:rPr>
          <w:sz w:val="22"/>
          <w:szCs w:val="22"/>
        </w:rPr>
      </w:pPr>
      <w:r>
        <w:rPr>
          <w:sz w:val="22"/>
          <w:szCs w:val="22"/>
        </w:rPr>
        <w:t>Hình ảnh Response trả về</w:t>
      </w:r>
    </w:p>
    <w:p w14:paraId="144AE4E4">
      <w:pPr>
        <w:snapToGrid w:val="0"/>
        <w:ind w:left="0"/>
        <w:jc w:val="both"/>
        <w:rPr>
          <w:sz w:val="22"/>
          <w:szCs w:val="22"/>
        </w:rPr>
      </w:pPr>
      <w:r>
        <w:rPr>
          <w:sz w:val="22"/>
          <w:szCs w:val="22"/>
        </w:rPr>
        <w:drawing>
          <wp:inline distT="0" distB="0" distL="114300" distR="114300">
            <wp:extent cx="6291580" cy="3256915"/>
            <wp:effectExtent l="0" t="0" r="13970" b="635"/>
            <wp:docPr id="14"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46"/>
                    <pic:cNvPicPr>
                      <a:picLocks noChangeAspect="1"/>
                    </pic:cNvPicPr>
                  </pic:nvPicPr>
                  <pic:blipFill>
                    <a:blip r:embed="rId63"/>
                    <a:stretch>
                      <a:fillRect/>
                    </a:stretch>
                  </pic:blipFill>
                  <pic:spPr>
                    <a:xfrm>
                      <a:off x="0" y="0"/>
                      <a:ext cx="6291580" cy="3256915"/>
                    </a:xfrm>
                    <a:prstGeom prst="rect">
                      <a:avLst/>
                    </a:prstGeom>
                    <a:noFill/>
                    <a:ln>
                      <a:noFill/>
                    </a:ln>
                  </pic:spPr>
                </pic:pic>
              </a:graphicData>
            </a:graphic>
          </wp:inline>
        </w:drawing>
      </w:r>
    </w:p>
    <w:p w14:paraId="71506D08">
      <w:pPr>
        <w:pStyle w:val="124"/>
        <w:rPr>
          <w:sz w:val="22"/>
          <w:szCs w:val="22"/>
        </w:rPr>
      </w:pPr>
      <w:bookmarkStart w:id="39" w:name="_Toc464136612"/>
      <w:bookmarkStart w:id="40" w:name="_Toc115266189"/>
      <w:r>
        <w:rPr>
          <w:sz w:val="22"/>
          <w:szCs w:val="22"/>
        </w:rPr>
        <w:t>Tra cứu hóa đơn</w:t>
      </w:r>
      <w:bookmarkEnd w:id="39"/>
      <w:bookmarkEnd w:id="40"/>
    </w:p>
    <w:p w14:paraId="4CE4CD54">
      <w:pPr>
        <w:jc w:val="both"/>
        <w:rPr>
          <w:sz w:val="22"/>
          <w:szCs w:val="22"/>
        </w:rPr>
      </w:pPr>
      <w:r>
        <w:rPr>
          <w:sz w:val="22"/>
          <w:szCs w:val="22"/>
        </w:rPr>
        <w:t>Trường hợp doanh nghiệp có trang webportal để tra cứu hóa đơn thì có thể kết nối đến webservice Hóa đơn điện tử của Viettel để tra cứu hóa đơn theo các điều kiện.</w:t>
      </w:r>
    </w:p>
    <w:p w14:paraId="19151A93">
      <w:pPr>
        <w:jc w:val="both"/>
        <w:rPr>
          <w:sz w:val="22"/>
          <w:szCs w:val="22"/>
        </w:rPr>
      </w:pPr>
      <w:r>
        <w:rPr>
          <w:sz w:val="22"/>
          <w:szCs w:val="22"/>
        </w:rPr>
        <w:t xml:space="preserve">Vị dụ khách hàng của doanh nghiệp có thể tra cứu được các hóa đơn của mình theo khoảng thời gian. </w:t>
      </w:r>
    </w:p>
    <w:p w14:paraId="427279A2">
      <w:pPr>
        <w:numPr>
          <w:ilvl w:val="0"/>
          <w:numId w:val="21"/>
        </w:numPr>
        <w:jc w:val="both"/>
        <w:rPr>
          <w:b/>
          <w:color w:val="0000FF"/>
          <w:sz w:val="22"/>
          <w:szCs w:val="22"/>
        </w:rPr>
      </w:pPr>
      <w:r>
        <w:rPr>
          <w:b/>
          <w:color w:val="0000FF"/>
          <w:sz w:val="22"/>
          <w:szCs w:val="22"/>
        </w:rPr>
        <w:t>Đầu vào:</w:t>
      </w:r>
    </w:p>
    <w:p w14:paraId="7AE31826">
      <w:pPr>
        <w:numPr>
          <w:ilvl w:val="0"/>
          <w:numId w:val="17"/>
        </w:numPr>
        <w:snapToGrid w:val="0"/>
        <w:jc w:val="both"/>
        <w:rPr>
          <w:sz w:val="22"/>
          <w:szCs w:val="22"/>
        </w:rPr>
      </w:pPr>
      <w:r>
        <w:rPr>
          <w:sz w:val="22"/>
          <w:szCs w:val="22"/>
        </w:rPr>
        <w:t xml:space="preserve">Action (POST): </w:t>
      </w:r>
      <w:r>
        <w:rPr>
          <w:color w:val="00B050"/>
          <w:sz w:val="22"/>
          <w:szCs w:val="22"/>
        </w:rPr>
        <w:t>InvoiceAPI/InvoiceUtilsWS/getInvoices/{supplierTaxCode}</w:t>
      </w:r>
    </w:p>
    <w:p w14:paraId="368AD4D7">
      <w:pPr>
        <w:numPr>
          <w:ilvl w:val="0"/>
          <w:numId w:val="17"/>
        </w:numPr>
        <w:jc w:val="both"/>
        <w:rPr>
          <w:sz w:val="22"/>
          <w:szCs w:val="22"/>
        </w:rPr>
      </w:pPr>
      <w:r>
        <w:rPr>
          <w:sz w:val="22"/>
          <w:szCs w:val="22"/>
        </w:rPr>
        <w:t>Headers:</w:t>
      </w:r>
    </w:p>
    <w:p w14:paraId="3D010D62">
      <w:pPr>
        <w:snapToGrid w:val="0"/>
        <w:ind w:firstLine="176"/>
        <w:jc w:val="both"/>
        <w:rPr>
          <w:sz w:val="22"/>
          <w:szCs w:val="22"/>
          <w:lang w:val="en"/>
        </w:rPr>
      </w:pPr>
      <w:r>
        <w:rPr>
          <w:sz w:val="22"/>
          <w:szCs w:val="22"/>
          <w:lang w:val="en"/>
        </w:rPr>
        <w:t>+ Cookie: giá trị access_token hoặc Authorization: username/pass như đăng nhập trên web  hoặc Authorization: username/pass như đăng nhập trên web</w:t>
      </w:r>
    </w:p>
    <w:p w14:paraId="13FC1B8A">
      <w:pPr>
        <w:snapToGrid w:val="0"/>
        <w:ind w:firstLine="176"/>
        <w:jc w:val="both"/>
        <w:rPr>
          <w:sz w:val="22"/>
          <w:szCs w:val="22"/>
          <w:lang w:val="fr-FR"/>
        </w:rPr>
      </w:pPr>
      <w:r>
        <w:rPr>
          <w:sz w:val="22"/>
          <w:szCs w:val="22"/>
          <w:lang w:val="fr-FR"/>
        </w:rPr>
        <w:t xml:space="preserve">+ Content-Type : application/json </w:t>
      </w:r>
    </w:p>
    <w:tbl>
      <w:tblPr>
        <w:tblStyle w:val="13"/>
        <w:tblW w:w="906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43"/>
        <w:gridCol w:w="2488"/>
        <w:gridCol w:w="4635"/>
      </w:tblGrid>
      <w:tr w14:paraId="4127CB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0" w:hRule="atLeast"/>
          <w:jc w:val="center"/>
        </w:trPr>
        <w:tc>
          <w:tcPr>
            <w:tcW w:w="1943" w:type="dxa"/>
            <w:shd w:val="clear" w:color="auto" w:fill="D9D9D9"/>
            <w:noWrap w:val="0"/>
            <w:vAlign w:val="top"/>
          </w:tcPr>
          <w:p w14:paraId="355533EF">
            <w:pPr>
              <w:ind w:left="0"/>
              <w:jc w:val="center"/>
              <w:rPr>
                <w:b/>
                <w:bCs/>
                <w:color w:val="000000"/>
                <w:sz w:val="22"/>
                <w:szCs w:val="22"/>
              </w:rPr>
            </w:pPr>
            <w:r>
              <w:rPr>
                <w:b/>
                <w:bCs/>
                <w:color w:val="000000"/>
                <w:sz w:val="22"/>
                <w:szCs w:val="22"/>
              </w:rPr>
              <w:t>Tên trường</w:t>
            </w:r>
          </w:p>
        </w:tc>
        <w:tc>
          <w:tcPr>
            <w:tcW w:w="2488" w:type="dxa"/>
            <w:shd w:val="clear" w:color="auto" w:fill="D9D9D9"/>
            <w:noWrap w:val="0"/>
            <w:vAlign w:val="top"/>
          </w:tcPr>
          <w:p w14:paraId="3F4FC129">
            <w:pPr>
              <w:ind w:left="0"/>
              <w:jc w:val="center"/>
              <w:rPr>
                <w:b/>
                <w:bCs/>
                <w:color w:val="000000"/>
                <w:sz w:val="22"/>
                <w:szCs w:val="22"/>
              </w:rPr>
            </w:pPr>
            <w:r>
              <w:rPr>
                <w:b/>
                <w:bCs/>
                <w:color w:val="000000"/>
                <w:sz w:val="22"/>
                <w:szCs w:val="22"/>
              </w:rPr>
              <w:t>Kiểu dữ liệu, ràng buộc</w:t>
            </w:r>
          </w:p>
        </w:tc>
        <w:tc>
          <w:tcPr>
            <w:tcW w:w="4635" w:type="dxa"/>
            <w:shd w:val="clear" w:color="auto" w:fill="D9D9D9"/>
            <w:noWrap w:val="0"/>
            <w:vAlign w:val="top"/>
          </w:tcPr>
          <w:p w14:paraId="47AA7968">
            <w:pPr>
              <w:ind w:left="0"/>
              <w:jc w:val="center"/>
              <w:rPr>
                <w:b/>
                <w:bCs/>
                <w:color w:val="000000"/>
                <w:sz w:val="22"/>
                <w:szCs w:val="22"/>
              </w:rPr>
            </w:pPr>
            <w:r>
              <w:rPr>
                <w:b/>
                <w:bCs/>
                <w:color w:val="000000"/>
                <w:sz w:val="22"/>
                <w:szCs w:val="22"/>
              </w:rPr>
              <w:t>Mô tả</w:t>
            </w:r>
          </w:p>
        </w:tc>
      </w:tr>
      <w:tr w14:paraId="3FF2CB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3" w:type="dxa"/>
            <w:noWrap w:val="0"/>
            <w:vAlign w:val="top"/>
          </w:tcPr>
          <w:p w14:paraId="12229CAA">
            <w:pPr>
              <w:spacing w:before="0"/>
              <w:ind w:left="0"/>
              <w:jc w:val="both"/>
              <w:rPr>
                <w:sz w:val="22"/>
                <w:szCs w:val="22"/>
              </w:rPr>
            </w:pPr>
            <w:r>
              <w:rPr>
                <w:sz w:val="22"/>
                <w:szCs w:val="22"/>
              </w:rPr>
              <w:t>supplierTaxCode</w:t>
            </w:r>
          </w:p>
        </w:tc>
        <w:tc>
          <w:tcPr>
            <w:tcW w:w="2488" w:type="dxa"/>
            <w:noWrap w:val="0"/>
            <w:vAlign w:val="top"/>
          </w:tcPr>
          <w:p w14:paraId="35C35F3E">
            <w:pPr>
              <w:spacing w:before="0"/>
              <w:ind w:left="0"/>
              <w:jc w:val="both"/>
              <w:rPr>
                <w:sz w:val="22"/>
                <w:szCs w:val="22"/>
              </w:rPr>
            </w:pPr>
            <w:r>
              <w:rPr>
                <w:sz w:val="22"/>
                <w:szCs w:val="22"/>
              </w:rPr>
              <w:t xml:space="preserve">Required : </w:t>
            </w:r>
            <w:r>
              <w:rPr>
                <w:sz w:val="22"/>
                <w:szCs w:val="22"/>
                <w:lang w:val="vi-VN"/>
              </w:rPr>
              <w:t>false</w:t>
            </w:r>
          </w:p>
          <w:p w14:paraId="74FA2C90">
            <w:pPr>
              <w:spacing w:before="0"/>
              <w:ind w:left="0"/>
              <w:jc w:val="both"/>
              <w:rPr>
                <w:sz w:val="22"/>
                <w:szCs w:val="22"/>
              </w:rPr>
            </w:pPr>
            <w:r>
              <w:rPr>
                <w:sz w:val="22"/>
                <w:szCs w:val="22"/>
              </w:rPr>
              <w:t>DataType: String</w:t>
            </w:r>
          </w:p>
          <w:p w14:paraId="6C863057">
            <w:pPr>
              <w:spacing w:before="0"/>
              <w:ind w:left="0"/>
              <w:jc w:val="both"/>
              <w:rPr>
                <w:sz w:val="22"/>
                <w:szCs w:val="22"/>
              </w:rPr>
            </w:pPr>
            <w:r>
              <w:rPr>
                <w:sz w:val="22"/>
                <w:szCs w:val="22"/>
              </w:rPr>
              <w:t xml:space="preserve">Minlength : </w:t>
            </w:r>
          </w:p>
          <w:p w14:paraId="311D91E2">
            <w:pPr>
              <w:spacing w:before="0"/>
              <w:ind w:left="0"/>
              <w:jc w:val="both"/>
              <w:rPr>
                <w:sz w:val="22"/>
                <w:szCs w:val="22"/>
              </w:rPr>
            </w:pPr>
            <w:r>
              <w:rPr>
                <w:sz w:val="22"/>
                <w:szCs w:val="22"/>
              </w:rPr>
              <w:t>Maxlength : 20</w:t>
            </w:r>
          </w:p>
          <w:p w14:paraId="584DB7D3">
            <w:pPr>
              <w:spacing w:before="0"/>
              <w:ind w:left="0"/>
              <w:jc w:val="both"/>
              <w:rPr>
                <w:sz w:val="22"/>
                <w:szCs w:val="22"/>
              </w:rPr>
            </w:pPr>
            <w:r>
              <w:rPr>
                <w:sz w:val="22"/>
                <w:szCs w:val="22"/>
              </w:rPr>
              <w:t>Format : [0-9-]+</w:t>
            </w:r>
          </w:p>
        </w:tc>
        <w:tc>
          <w:tcPr>
            <w:tcW w:w="4635" w:type="dxa"/>
            <w:noWrap w:val="0"/>
            <w:vAlign w:val="top"/>
          </w:tcPr>
          <w:p w14:paraId="1A0FA5F5">
            <w:pPr>
              <w:spacing w:before="0"/>
              <w:ind w:left="0"/>
              <w:jc w:val="both"/>
              <w:rPr>
                <w:sz w:val="22"/>
                <w:szCs w:val="22"/>
              </w:rPr>
            </w:pPr>
            <w:r>
              <w:rPr>
                <w:sz w:val="22"/>
                <w:szCs w:val="22"/>
              </w:rPr>
              <w:t>Mã số thuế của doanh nghiệp/chi nhánh phát hành hóa đơn. Một doanh nghiệp có thể có nhiều mã số thuế</w:t>
            </w:r>
          </w:p>
          <w:p w14:paraId="51E54157">
            <w:pPr>
              <w:spacing w:before="0"/>
              <w:ind w:left="0"/>
              <w:jc w:val="both"/>
              <w:rPr>
                <w:sz w:val="22"/>
                <w:szCs w:val="22"/>
              </w:rPr>
            </w:pPr>
            <w:r>
              <w:rPr>
                <w:sz w:val="22"/>
                <w:szCs w:val="22"/>
              </w:rPr>
              <w:t xml:space="preserve">Mẫu 1: 0312770607 </w:t>
            </w:r>
          </w:p>
          <w:p w14:paraId="6E3CFC36">
            <w:pPr>
              <w:spacing w:before="0"/>
              <w:ind w:left="0"/>
              <w:jc w:val="both"/>
              <w:rPr>
                <w:sz w:val="22"/>
                <w:szCs w:val="22"/>
              </w:rPr>
            </w:pPr>
            <w:r>
              <w:rPr>
                <w:sz w:val="22"/>
                <w:szCs w:val="22"/>
              </w:rPr>
              <w:t>Mẫu 2: 0312770607-001</w:t>
            </w:r>
          </w:p>
        </w:tc>
      </w:tr>
      <w:tr w14:paraId="4A4F98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3" w:type="dxa"/>
            <w:noWrap w:val="0"/>
            <w:vAlign w:val="top"/>
          </w:tcPr>
          <w:p w14:paraId="1F5C4508">
            <w:pPr>
              <w:spacing w:before="0"/>
              <w:ind w:left="0"/>
              <w:jc w:val="both"/>
              <w:rPr>
                <w:sz w:val="22"/>
                <w:szCs w:val="22"/>
              </w:rPr>
            </w:pPr>
            <w:r>
              <w:rPr>
                <w:sz w:val="22"/>
                <w:szCs w:val="22"/>
              </w:rPr>
              <w:t>GetInvoiceInput</w:t>
            </w:r>
          </w:p>
        </w:tc>
        <w:tc>
          <w:tcPr>
            <w:tcW w:w="2488" w:type="dxa"/>
            <w:noWrap w:val="0"/>
            <w:vAlign w:val="top"/>
          </w:tcPr>
          <w:p w14:paraId="76DFC1FD">
            <w:pPr>
              <w:spacing w:before="0"/>
              <w:ind w:left="0"/>
              <w:jc w:val="both"/>
              <w:rPr>
                <w:sz w:val="22"/>
                <w:szCs w:val="22"/>
              </w:rPr>
            </w:pPr>
            <w:r>
              <w:rPr>
                <w:sz w:val="22"/>
                <w:szCs w:val="22"/>
              </w:rPr>
              <w:t>Object</w:t>
            </w:r>
          </w:p>
        </w:tc>
        <w:tc>
          <w:tcPr>
            <w:tcW w:w="4635" w:type="dxa"/>
            <w:noWrap w:val="0"/>
            <w:vAlign w:val="top"/>
          </w:tcPr>
          <w:p w14:paraId="692338BD">
            <w:pPr>
              <w:spacing w:before="0"/>
              <w:ind w:left="0"/>
              <w:jc w:val="both"/>
              <w:rPr>
                <w:sz w:val="22"/>
                <w:szCs w:val="22"/>
              </w:rPr>
            </w:pPr>
            <w:r>
              <w:rPr>
                <w:sz w:val="22"/>
                <w:szCs w:val="22"/>
              </w:rPr>
              <w:t>Đối tượng gồm các trường dữ liệu tham số</w:t>
            </w:r>
          </w:p>
        </w:tc>
      </w:tr>
    </w:tbl>
    <w:p w14:paraId="43C6FD47">
      <w:pPr>
        <w:snapToGrid w:val="0"/>
        <w:ind w:left="720"/>
        <w:jc w:val="both"/>
        <w:rPr>
          <w:sz w:val="22"/>
          <w:szCs w:val="22"/>
        </w:rPr>
      </w:pPr>
    </w:p>
    <w:p w14:paraId="0FE8F90A">
      <w:pPr>
        <w:numPr>
          <w:ilvl w:val="0"/>
          <w:numId w:val="17"/>
        </w:numPr>
        <w:snapToGrid w:val="0"/>
        <w:jc w:val="both"/>
        <w:rPr>
          <w:sz w:val="22"/>
          <w:szCs w:val="22"/>
        </w:rPr>
      </w:pPr>
      <w:r>
        <w:rPr>
          <w:sz w:val="22"/>
          <w:szCs w:val="22"/>
        </w:rPr>
        <w:t>Data: JSON</w:t>
      </w:r>
    </w:p>
    <w:p w14:paraId="5F93C827">
      <w:pPr>
        <w:numPr>
          <w:ilvl w:val="1"/>
          <w:numId w:val="21"/>
        </w:numPr>
        <w:snapToGrid w:val="0"/>
        <w:jc w:val="both"/>
        <w:rPr>
          <w:sz w:val="22"/>
          <w:szCs w:val="22"/>
        </w:rPr>
      </w:pPr>
      <w:r>
        <w:rPr>
          <w:sz w:val="22"/>
          <w:szCs w:val="22"/>
        </w:rPr>
        <w:t>Các tham số của đối tượng GetInvoiceInput</w:t>
      </w:r>
    </w:p>
    <w:tbl>
      <w:tblPr>
        <w:tblStyle w:val="13"/>
        <w:tblW w:w="896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7"/>
        <w:gridCol w:w="2614"/>
        <w:gridCol w:w="4225"/>
      </w:tblGrid>
      <w:tr w14:paraId="666A99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7" w:hRule="atLeast"/>
          <w:jc w:val="center"/>
        </w:trPr>
        <w:tc>
          <w:tcPr>
            <w:tcW w:w="2127" w:type="dxa"/>
            <w:shd w:val="clear" w:color="auto" w:fill="D9D9D9"/>
            <w:noWrap w:val="0"/>
            <w:vAlign w:val="top"/>
          </w:tcPr>
          <w:p w14:paraId="462CE3CB">
            <w:pPr>
              <w:ind w:left="0"/>
              <w:jc w:val="center"/>
              <w:rPr>
                <w:b/>
                <w:sz w:val="22"/>
                <w:szCs w:val="22"/>
              </w:rPr>
            </w:pPr>
            <w:r>
              <w:rPr>
                <w:b/>
                <w:sz w:val="22"/>
                <w:szCs w:val="22"/>
              </w:rPr>
              <w:t>Tên tham số</w:t>
            </w:r>
          </w:p>
        </w:tc>
        <w:tc>
          <w:tcPr>
            <w:tcW w:w="2614" w:type="dxa"/>
            <w:shd w:val="clear" w:color="auto" w:fill="D9D9D9"/>
            <w:noWrap w:val="0"/>
            <w:vAlign w:val="top"/>
          </w:tcPr>
          <w:p w14:paraId="249A5C60">
            <w:pPr>
              <w:ind w:left="0"/>
              <w:rPr>
                <w:b/>
                <w:sz w:val="22"/>
                <w:szCs w:val="22"/>
              </w:rPr>
            </w:pPr>
            <w:r>
              <w:rPr>
                <w:b/>
                <w:bCs/>
                <w:color w:val="000000"/>
                <w:sz w:val="22"/>
                <w:szCs w:val="22"/>
              </w:rPr>
              <w:t>Kiểu dữ liệu, ràng buộc</w:t>
            </w:r>
          </w:p>
        </w:tc>
        <w:tc>
          <w:tcPr>
            <w:tcW w:w="4225" w:type="dxa"/>
            <w:shd w:val="clear" w:color="auto" w:fill="D9D9D9"/>
            <w:noWrap w:val="0"/>
            <w:vAlign w:val="top"/>
          </w:tcPr>
          <w:p w14:paraId="4650774C">
            <w:pPr>
              <w:ind w:left="0"/>
              <w:jc w:val="center"/>
              <w:rPr>
                <w:b/>
                <w:sz w:val="22"/>
                <w:szCs w:val="22"/>
              </w:rPr>
            </w:pPr>
            <w:r>
              <w:rPr>
                <w:b/>
                <w:sz w:val="22"/>
                <w:szCs w:val="22"/>
              </w:rPr>
              <w:t>Mô tả</w:t>
            </w:r>
          </w:p>
        </w:tc>
      </w:tr>
      <w:tr w14:paraId="06524F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8" w:hRule="atLeast"/>
          <w:jc w:val="center"/>
        </w:trPr>
        <w:tc>
          <w:tcPr>
            <w:tcW w:w="2127" w:type="dxa"/>
            <w:noWrap w:val="0"/>
            <w:vAlign w:val="top"/>
          </w:tcPr>
          <w:p w14:paraId="6FF12060">
            <w:pPr>
              <w:ind w:left="0"/>
              <w:jc w:val="both"/>
              <w:rPr>
                <w:sz w:val="22"/>
                <w:szCs w:val="22"/>
              </w:rPr>
            </w:pPr>
            <w:r>
              <w:rPr>
                <w:sz w:val="22"/>
                <w:szCs w:val="22"/>
              </w:rPr>
              <w:t>invoiceNo</w:t>
            </w:r>
          </w:p>
        </w:tc>
        <w:tc>
          <w:tcPr>
            <w:tcW w:w="2614" w:type="dxa"/>
            <w:noWrap w:val="0"/>
            <w:vAlign w:val="top"/>
          </w:tcPr>
          <w:p w14:paraId="01BE592C">
            <w:pPr>
              <w:spacing w:before="0"/>
              <w:ind w:left="0"/>
              <w:jc w:val="both"/>
              <w:rPr>
                <w:sz w:val="22"/>
                <w:szCs w:val="22"/>
              </w:rPr>
            </w:pPr>
            <w:r>
              <w:rPr>
                <w:sz w:val="22"/>
                <w:szCs w:val="22"/>
              </w:rPr>
              <w:t>Required : false</w:t>
            </w:r>
          </w:p>
          <w:p w14:paraId="19E3E6CB">
            <w:pPr>
              <w:spacing w:before="0"/>
              <w:ind w:left="0"/>
              <w:jc w:val="both"/>
              <w:rPr>
                <w:sz w:val="22"/>
                <w:szCs w:val="22"/>
              </w:rPr>
            </w:pPr>
            <w:r>
              <w:rPr>
                <w:sz w:val="22"/>
                <w:szCs w:val="22"/>
              </w:rPr>
              <w:t>DataType: String</w:t>
            </w:r>
          </w:p>
          <w:p w14:paraId="5B3148C6">
            <w:pPr>
              <w:spacing w:before="0"/>
              <w:ind w:left="0"/>
              <w:jc w:val="both"/>
              <w:rPr>
                <w:sz w:val="22"/>
                <w:szCs w:val="22"/>
              </w:rPr>
            </w:pPr>
            <w:r>
              <w:rPr>
                <w:sz w:val="22"/>
                <w:szCs w:val="22"/>
              </w:rPr>
              <w:t>Minlength : 7</w:t>
            </w:r>
          </w:p>
          <w:p w14:paraId="0B64F3F2">
            <w:pPr>
              <w:spacing w:before="0"/>
              <w:ind w:left="0"/>
              <w:jc w:val="both"/>
              <w:rPr>
                <w:sz w:val="22"/>
                <w:szCs w:val="22"/>
              </w:rPr>
            </w:pPr>
            <w:r>
              <w:rPr>
                <w:sz w:val="22"/>
                <w:szCs w:val="22"/>
              </w:rPr>
              <w:t>Maxlength : 35</w:t>
            </w:r>
          </w:p>
          <w:p w14:paraId="44FE1D04">
            <w:pPr>
              <w:spacing w:before="0"/>
              <w:ind w:left="0"/>
              <w:jc w:val="both"/>
              <w:rPr>
                <w:color w:val="000000"/>
                <w:sz w:val="22"/>
                <w:szCs w:val="22"/>
              </w:rPr>
            </w:pPr>
            <w:r>
              <w:rPr>
                <w:sz w:val="22"/>
                <w:szCs w:val="22"/>
              </w:rPr>
              <w:t>Format :  [a-zA-Z0-9]*$</w:t>
            </w:r>
          </w:p>
        </w:tc>
        <w:tc>
          <w:tcPr>
            <w:tcW w:w="4225" w:type="dxa"/>
            <w:noWrap w:val="0"/>
            <w:vAlign w:val="top"/>
          </w:tcPr>
          <w:p w14:paraId="124C898C">
            <w:pPr>
              <w:ind w:left="0"/>
              <w:jc w:val="both"/>
              <w:rPr>
                <w:sz w:val="22"/>
                <w:szCs w:val="22"/>
              </w:rPr>
            </w:pPr>
            <w:r>
              <w:rPr>
                <w:sz w:val="22"/>
                <w:szCs w:val="22"/>
              </w:rPr>
              <w:t>Là ký hiệu hóa đơn + số hóa đơn vd : AA/20E0000001</w:t>
            </w:r>
          </w:p>
          <w:p w14:paraId="358BA9B3">
            <w:pPr>
              <w:ind w:left="0"/>
              <w:jc w:val="both"/>
              <w:rPr>
                <w:sz w:val="22"/>
                <w:szCs w:val="22"/>
              </w:rPr>
            </w:pPr>
          </w:p>
        </w:tc>
      </w:tr>
      <w:tr w14:paraId="2C787F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1" w:hRule="atLeast"/>
          <w:jc w:val="center"/>
        </w:trPr>
        <w:tc>
          <w:tcPr>
            <w:tcW w:w="2127" w:type="dxa"/>
            <w:noWrap w:val="0"/>
            <w:vAlign w:val="top"/>
          </w:tcPr>
          <w:p w14:paraId="0305A865">
            <w:pPr>
              <w:ind w:left="0"/>
              <w:jc w:val="both"/>
              <w:rPr>
                <w:sz w:val="22"/>
                <w:szCs w:val="22"/>
              </w:rPr>
            </w:pPr>
            <w:r>
              <w:rPr>
                <w:sz w:val="22"/>
                <w:szCs w:val="22"/>
              </w:rPr>
              <w:t>startDate</w:t>
            </w:r>
          </w:p>
        </w:tc>
        <w:tc>
          <w:tcPr>
            <w:tcW w:w="2614" w:type="dxa"/>
            <w:noWrap w:val="0"/>
            <w:vAlign w:val="top"/>
          </w:tcPr>
          <w:p w14:paraId="3E932B01">
            <w:pPr>
              <w:spacing w:before="0"/>
              <w:ind w:left="0"/>
              <w:jc w:val="both"/>
              <w:rPr>
                <w:sz w:val="22"/>
                <w:szCs w:val="22"/>
              </w:rPr>
            </w:pPr>
            <w:r>
              <w:rPr>
                <w:sz w:val="22"/>
                <w:szCs w:val="22"/>
              </w:rPr>
              <w:t>Required : true</w:t>
            </w:r>
          </w:p>
          <w:p w14:paraId="2DC55350">
            <w:pPr>
              <w:spacing w:before="0"/>
              <w:ind w:left="0"/>
              <w:jc w:val="both"/>
              <w:rPr>
                <w:sz w:val="22"/>
                <w:szCs w:val="22"/>
              </w:rPr>
            </w:pPr>
            <w:r>
              <w:rPr>
                <w:sz w:val="22"/>
                <w:szCs w:val="22"/>
              </w:rPr>
              <w:t>DataType: Date</w:t>
            </w:r>
          </w:p>
          <w:p w14:paraId="52B7848F">
            <w:pPr>
              <w:spacing w:before="0"/>
              <w:ind w:left="0"/>
              <w:jc w:val="both"/>
              <w:rPr>
                <w:sz w:val="22"/>
                <w:szCs w:val="22"/>
              </w:rPr>
            </w:pPr>
            <w:r>
              <w:rPr>
                <w:sz w:val="22"/>
                <w:szCs w:val="22"/>
              </w:rPr>
              <w:t xml:space="preserve">Minlength : </w:t>
            </w:r>
          </w:p>
          <w:p w14:paraId="43CFA0FB">
            <w:pPr>
              <w:spacing w:before="0"/>
              <w:ind w:left="0"/>
              <w:jc w:val="both"/>
              <w:rPr>
                <w:sz w:val="22"/>
                <w:szCs w:val="22"/>
              </w:rPr>
            </w:pPr>
            <w:r>
              <w:rPr>
                <w:sz w:val="22"/>
                <w:szCs w:val="22"/>
              </w:rPr>
              <w:t>Maxlength : 50</w:t>
            </w:r>
          </w:p>
          <w:p w14:paraId="4EA72EEB">
            <w:pPr>
              <w:spacing w:before="0"/>
              <w:ind w:left="0"/>
              <w:jc w:val="both"/>
              <w:rPr>
                <w:sz w:val="22"/>
                <w:szCs w:val="22"/>
              </w:rPr>
            </w:pPr>
            <w:r>
              <w:rPr>
                <w:sz w:val="22"/>
                <w:szCs w:val="22"/>
              </w:rPr>
              <w:t>Format :</w:t>
            </w:r>
          </w:p>
        </w:tc>
        <w:tc>
          <w:tcPr>
            <w:tcW w:w="4225" w:type="dxa"/>
            <w:noWrap w:val="0"/>
            <w:vAlign w:val="top"/>
          </w:tcPr>
          <w:p w14:paraId="592F24C5">
            <w:pPr>
              <w:ind w:left="0"/>
              <w:jc w:val="both"/>
              <w:rPr>
                <w:sz w:val="22"/>
                <w:szCs w:val="22"/>
              </w:rPr>
            </w:pPr>
            <w:r>
              <w:rPr>
                <w:sz w:val="22"/>
                <w:szCs w:val="22"/>
                <w:lang w:val="vi-VN"/>
              </w:rPr>
              <w:t xml:space="preserve">Ngày lập </w:t>
            </w:r>
            <w:r>
              <w:rPr>
                <w:sz w:val="22"/>
                <w:szCs w:val="22"/>
              </w:rPr>
              <w:t>từ ngày</w:t>
            </w:r>
          </w:p>
          <w:p w14:paraId="2B9480FA">
            <w:pPr>
              <w:ind w:left="0"/>
              <w:jc w:val="both"/>
              <w:rPr>
                <w:sz w:val="22"/>
                <w:szCs w:val="22"/>
              </w:rPr>
            </w:pPr>
            <w:r>
              <w:rPr>
                <w:sz w:val="22"/>
                <w:szCs w:val="22"/>
              </w:rPr>
              <w:t>Định dạng "2019-05-12"</w:t>
            </w:r>
          </w:p>
          <w:p w14:paraId="2824627F">
            <w:pPr>
              <w:ind w:left="0"/>
              <w:jc w:val="both"/>
              <w:rPr>
                <w:sz w:val="22"/>
                <w:szCs w:val="22"/>
              </w:rPr>
            </w:pPr>
          </w:p>
        </w:tc>
      </w:tr>
      <w:tr w14:paraId="445FD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6" w:hRule="atLeast"/>
          <w:jc w:val="center"/>
        </w:trPr>
        <w:tc>
          <w:tcPr>
            <w:tcW w:w="2127" w:type="dxa"/>
            <w:noWrap w:val="0"/>
            <w:vAlign w:val="top"/>
          </w:tcPr>
          <w:p w14:paraId="201346F4">
            <w:pPr>
              <w:ind w:left="0"/>
              <w:jc w:val="both"/>
              <w:rPr>
                <w:sz w:val="22"/>
                <w:szCs w:val="22"/>
              </w:rPr>
            </w:pPr>
            <w:r>
              <w:rPr>
                <w:sz w:val="22"/>
                <w:szCs w:val="22"/>
              </w:rPr>
              <w:t>endDate</w:t>
            </w:r>
          </w:p>
        </w:tc>
        <w:tc>
          <w:tcPr>
            <w:tcW w:w="2614" w:type="dxa"/>
            <w:noWrap w:val="0"/>
            <w:vAlign w:val="top"/>
          </w:tcPr>
          <w:p w14:paraId="323252C2">
            <w:pPr>
              <w:spacing w:before="0"/>
              <w:ind w:left="0"/>
              <w:jc w:val="both"/>
              <w:rPr>
                <w:sz w:val="22"/>
                <w:szCs w:val="22"/>
              </w:rPr>
            </w:pPr>
            <w:r>
              <w:rPr>
                <w:sz w:val="22"/>
                <w:szCs w:val="22"/>
              </w:rPr>
              <w:t>Required : true</w:t>
            </w:r>
          </w:p>
          <w:p w14:paraId="13F82DC5">
            <w:pPr>
              <w:spacing w:before="0"/>
              <w:ind w:left="0"/>
              <w:jc w:val="both"/>
              <w:rPr>
                <w:sz w:val="22"/>
                <w:szCs w:val="22"/>
              </w:rPr>
            </w:pPr>
            <w:r>
              <w:rPr>
                <w:sz w:val="22"/>
                <w:szCs w:val="22"/>
              </w:rPr>
              <w:t>DataType: Date</w:t>
            </w:r>
          </w:p>
          <w:p w14:paraId="65D6D431">
            <w:pPr>
              <w:spacing w:before="0"/>
              <w:ind w:left="0"/>
              <w:jc w:val="both"/>
              <w:rPr>
                <w:sz w:val="22"/>
                <w:szCs w:val="22"/>
              </w:rPr>
            </w:pPr>
            <w:r>
              <w:rPr>
                <w:sz w:val="22"/>
                <w:szCs w:val="22"/>
              </w:rPr>
              <w:t xml:space="preserve">Minlength : </w:t>
            </w:r>
          </w:p>
          <w:p w14:paraId="3EDC351C">
            <w:pPr>
              <w:spacing w:before="0"/>
              <w:ind w:left="0"/>
              <w:jc w:val="both"/>
              <w:rPr>
                <w:sz w:val="22"/>
                <w:szCs w:val="22"/>
              </w:rPr>
            </w:pPr>
            <w:r>
              <w:rPr>
                <w:sz w:val="22"/>
                <w:szCs w:val="22"/>
              </w:rPr>
              <w:t>Maxlength : 50</w:t>
            </w:r>
          </w:p>
          <w:p w14:paraId="29C79BC7">
            <w:pPr>
              <w:spacing w:before="0"/>
              <w:ind w:left="0"/>
              <w:jc w:val="both"/>
              <w:rPr>
                <w:sz w:val="22"/>
                <w:szCs w:val="22"/>
              </w:rPr>
            </w:pPr>
            <w:r>
              <w:rPr>
                <w:sz w:val="22"/>
                <w:szCs w:val="22"/>
              </w:rPr>
              <w:t>Format :</w:t>
            </w:r>
          </w:p>
        </w:tc>
        <w:tc>
          <w:tcPr>
            <w:tcW w:w="4225" w:type="dxa"/>
            <w:noWrap w:val="0"/>
            <w:vAlign w:val="top"/>
          </w:tcPr>
          <w:p w14:paraId="4F14A2F0">
            <w:pPr>
              <w:ind w:left="0"/>
              <w:jc w:val="both"/>
              <w:rPr>
                <w:sz w:val="22"/>
                <w:szCs w:val="22"/>
              </w:rPr>
            </w:pPr>
            <w:r>
              <w:rPr>
                <w:sz w:val="22"/>
                <w:szCs w:val="22"/>
                <w:lang w:val="vi-VN"/>
              </w:rPr>
              <w:t>Ngày lập đến</w:t>
            </w:r>
            <w:r>
              <w:rPr>
                <w:sz w:val="22"/>
                <w:szCs w:val="22"/>
              </w:rPr>
              <w:t xml:space="preserve"> ngày</w:t>
            </w:r>
          </w:p>
          <w:p w14:paraId="6B0E105C">
            <w:pPr>
              <w:ind w:left="0"/>
              <w:jc w:val="both"/>
              <w:rPr>
                <w:sz w:val="22"/>
                <w:szCs w:val="22"/>
              </w:rPr>
            </w:pPr>
            <w:r>
              <w:rPr>
                <w:sz w:val="22"/>
                <w:szCs w:val="22"/>
              </w:rPr>
              <w:t>Định dạng "2019-05-12"</w:t>
            </w:r>
          </w:p>
          <w:p w14:paraId="56A89D47">
            <w:pPr>
              <w:ind w:left="0"/>
              <w:jc w:val="both"/>
              <w:rPr>
                <w:sz w:val="22"/>
                <w:szCs w:val="22"/>
              </w:rPr>
            </w:pPr>
          </w:p>
        </w:tc>
      </w:tr>
      <w:tr w14:paraId="028BCD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6" w:hRule="atLeast"/>
          <w:jc w:val="center"/>
        </w:trPr>
        <w:tc>
          <w:tcPr>
            <w:tcW w:w="2127" w:type="dxa"/>
            <w:noWrap w:val="0"/>
            <w:vAlign w:val="top"/>
          </w:tcPr>
          <w:p w14:paraId="3E9C997F">
            <w:pPr>
              <w:ind w:left="0"/>
              <w:jc w:val="both"/>
              <w:rPr>
                <w:sz w:val="22"/>
                <w:szCs w:val="22"/>
              </w:rPr>
            </w:pPr>
            <w:r>
              <w:rPr>
                <w:sz w:val="22"/>
                <w:szCs w:val="22"/>
              </w:rPr>
              <w:t>invoiceType</w:t>
            </w:r>
          </w:p>
        </w:tc>
        <w:tc>
          <w:tcPr>
            <w:tcW w:w="2614" w:type="dxa"/>
            <w:noWrap w:val="0"/>
            <w:vAlign w:val="top"/>
          </w:tcPr>
          <w:p w14:paraId="253B317C">
            <w:pPr>
              <w:spacing w:before="0"/>
              <w:ind w:left="0"/>
              <w:jc w:val="both"/>
              <w:rPr>
                <w:sz w:val="22"/>
                <w:szCs w:val="22"/>
              </w:rPr>
            </w:pPr>
            <w:r>
              <w:rPr>
                <w:sz w:val="22"/>
                <w:szCs w:val="22"/>
              </w:rPr>
              <w:t>Required : false</w:t>
            </w:r>
          </w:p>
          <w:p w14:paraId="00014214">
            <w:pPr>
              <w:spacing w:before="0"/>
              <w:ind w:left="0"/>
              <w:jc w:val="both"/>
              <w:rPr>
                <w:sz w:val="22"/>
                <w:szCs w:val="22"/>
              </w:rPr>
            </w:pPr>
            <w:r>
              <w:rPr>
                <w:sz w:val="22"/>
                <w:szCs w:val="22"/>
              </w:rPr>
              <w:t>DataType: String</w:t>
            </w:r>
          </w:p>
          <w:p w14:paraId="0E4198B1">
            <w:pPr>
              <w:spacing w:before="0"/>
              <w:ind w:left="0"/>
              <w:jc w:val="both"/>
              <w:rPr>
                <w:sz w:val="22"/>
                <w:szCs w:val="22"/>
              </w:rPr>
            </w:pPr>
            <w:r>
              <w:rPr>
                <w:sz w:val="22"/>
                <w:szCs w:val="22"/>
              </w:rPr>
              <w:t xml:space="preserve">Minlength : </w:t>
            </w:r>
          </w:p>
          <w:p w14:paraId="66CDDC71">
            <w:pPr>
              <w:spacing w:before="0"/>
              <w:ind w:left="0"/>
              <w:jc w:val="both"/>
              <w:rPr>
                <w:sz w:val="22"/>
                <w:szCs w:val="22"/>
              </w:rPr>
            </w:pPr>
            <w:r>
              <w:rPr>
                <w:sz w:val="22"/>
                <w:szCs w:val="22"/>
              </w:rPr>
              <w:t xml:space="preserve">Maxlength : </w:t>
            </w:r>
          </w:p>
          <w:p w14:paraId="6BC1ED63">
            <w:pPr>
              <w:spacing w:before="0"/>
              <w:ind w:left="0"/>
              <w:jc w:val="both"/>
              <w:rPr>
                <w:sz w:val="22"/>
                <w:szCs w:val="22"/>
              </w:rPr>
            </w:pPr>
            <w:r>
              <w:rPr>
                <w:sz w:val="22"/>
                <w:szCs w:val="22"/>
              </w:rPr>
              <w:t xml:space="preserve">Format : </w:t>
            </w:r>
          </w:p>
        </w:tc>
        <w:tc>
          <w:tcPr>
            <w:tcW w:w="4225" w:type="dxa"/>
            <w:noWrap w:val="0"/>
            <w:vAlign w:val="top"/>
          </w:tcPr>
          <w:p w14:paraId="3DF53A81">
            <w:pPr>
              <w:ind w:left="0"/>
              <w:jc w:val="both"/>
              <w:rPr>
                <w:sz w:val="22"/>
                <w:szCs w:val="22"/>
              </w:rPr>
            </w:pPr>
            <w:r>
              <w:rPr>
                <w:sz w:val="22"/>
                <w:szCs w:val="22"/>
              </w:rPr>
              <w:t>Loại hóa đơn, là một trong các giá trị</w:t>
            </w:r>
          </w:p>
          <w:p w14:paraId="1EE235FC">
            <w:pPr>
              <w:ind w:left="0"/>
              <w:rPr>
                <w:sz w:val="22"/>
                <w:szCs w:val="22"/>
              </w:rPr>
            </w:pPr>
            <w:r>
              <w:rPr>
                <w:sz w:val="22"/>
                <w:szCs w:val="22"/>
              </w:rPr>
              <w:t>Thông tư 32: 01GTKT, 02GTTT, 03XKNB,  04HGDL, 07KPTQ</w:t>
            </w:r>
          </w:p>
          <w:p w14:paraId="5D74C9BB">
            <w:pPr>
              <w:ind w:left="0"/>
              <w:rPr>
                <w:sz w:val="22"/>
                <w:szCs w:val="22"/>
              </w:rPr>
            </w:pPr>
            <w:r>
              <w:rPr>
                <w:sz w:val="22"/>
                <w:szCs w:val="22"/>
              </w:rPr>
              <w:t xml:space="preserve">Thông tư </w:t>
            </w:r>
            <w:r>
              <w:rPr>
                <w:sz w:val="22"/>
                <w:szCs w:val="22"/>
                <w:lang w:val="en"/>
              </w:rPr>
              <w:t>78</w:t>
            </w:r>
            <w:r>
              <w:rPr>
                <w:sz w:val="22"/>
                <w:szCs w:val="22"/>
              </w:rPr>
              <w:t>: 1, 2, 3, 4</w:t>
            </w:r>
            <w:r>
              <w:rPr>
                <w:sz w:val="22"/>
                <w:szCs w:val="22"/>
                <w:lang w:val="vi-VN"/>
              </w:rPr>
              <w:t>, 5, 6</w:t>
            </w:r>
          </w:p>
        </w:tc>
      </w:tr>
      <w:tr w14:paraId="7D108E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6" w:hRule="atLeast"/>
          <w:jc w:val="center"/>
        </w:trPr>
        <w:tc>
          <w:tcPr>
            <w:tcW w:w="2127" w:type="dxa"/>
            <w:noWrap w:val="0"/>
            <w:vAlign w:val="top"/>
          </w:tcPr>
          <w:p w14:paraId="0A5D4083">
            <w:pPr>
              <w:ind w:left="0"/>
              <w:jc w:val="both"/>
              <w:rPr>
                <w:sz w:val="22"/>
                <w:szCs w:val="22"/>
              </w:rPr>
            </w:pPr>
            <w:r>
              <w:rPr>
                <w:sz w:val="22"/>
                <w:szCs w:val="22"/>
              </w:rPr>
              <w:t>rowPerPage</w:t>
            </w:r>
          </w:p>
        </w:tc>
        <w:tc>
          <w:tcPr>
            <w:tcW w:w="2614" w:type="dxa"/>
            <w:noWrap w:val="0"/>
            <w:vAlign w:val="top"/>
          </w:tcPr>
          <w:p w14:paraId="352664D7">
            <w:pPr>
              <w:spacing w:before="0"/>
              <w:ind w:left="0"/>
              <w:jc w:val="both"/>
              <w:rPr>
                <w:sz w:val="22"/>
                <w:szCs w:val="22"/>
              </w:rPr>
            </w:pPr>
            <w:r>
              <w:rPr>
                <w:sz w:val="22"/>
                <w:szCs w:val="22"/>
              </w:rPr>
              <w:t>Required : true</w:t>
            </w:r>
          </w:p>
          <w:p w14:paraId="646E929F">
            <w:pPr>
              <w:spacing w:before="0"/>
              <w:ind w:left="0"/>
              <w:jc w:val="both"/>
              <w:rPr>
                <w:sz w:val="22"/>
                <w:szCs w:val="22"/>
              </w:rPr>
            </w:pPr>
            <w:r>
              <w:rPr>
                <w:sz w:val="22"/>
                <w:szCs w:val="22"/>
              </w:rPr>
              <w:t>DataType: Number</w:t>
            </w:r>
          </w:p>
          <w:p w14:paraId="10C7CA90">
            <w:pPr>
              <w:spacing w:before="0"/>
              <w:ind w:left="0"/>
              <w:jc w:val="both"/>
              <w:rPr>
                <w:sz w:val="22"/>
                <w:szCs w:val="22"/>
              </w:rPr>
            </w:pPr>
            <w:r>
              <w:rPr>
                <w:sz w:val="22"/>
                <w:szCs w:val="22"/>
              </w:rPr>
              <w:t>Min : 1</w:t>
            </w:r>
          </w:p>
          <w:p w14:paraId="1C261FD0">
            <w:pPr>
              <w:spacing w:before="0"/>
              <w:ind w:left="0"/>
              <w:jc w:val="both"/>
              <w:rPr>
                <w:sz w:val="22"/>
                <w:szCs w:val="22"/>
              </w:rPr>
            </w:pPr>
            <w:r>
              <w:rPr>
                <w:sz w:val="22"/>
                <w:szCs w:val="22"/>
              </w:rPr>
              <w:t xml:space="preserve">Max: </w:t>
            </w:r>
          </w:p>
        </w:tc>
        <w:tc>
          <w:tcPr>
            <w:tcW w:w="4225" w:type="dxa"/>
            <w:noWrap w:val="0"/>
            <w:vAlign w:val="top"/>
          </w:tcPr>
          <w:p w14:paraId="1AE3CA46">
            <w:pPr>
              <w:ind w:left="0"/>
              <w:jc w:val="both"/>
              <w:rPr>
                <w:sz w:val="22"/>
                <w:szCs w:val="22"/>
                <w:lang w:val="fr-FR"/>
              </w:rPr>
            </w:pPr>
            <w:r>
              <w:rPr>
                <w:sz w:val="22"/>
                <w:szCs w:val="22"/>
                <w:lang w:val="fr-FR"/>
              </w:rPr>
              <w:t xml:space="preserve">Số dòng trên một trang </w:t>
            </w:r>
          </w:p>
        </w:tc>
      </w:tr>
      <w:tr w14:paraId="383392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6" w:hRule="atLeast"/>
          <w:jc w:val="center"/>
        </w:trPr>
        <w:tc>
          <w:tcPr>
            <w:tcW w:w="2127" w:type="dxa"/>
            <w:noWrap w:val="0"/>
            <w:vAlign w:val="top"/>
          </w:tcPr>
          <w:p w14:paraId="4B03F0A0">
            <w:pPr>
              <w:ind w:left="0"/>
              <w:jc w:val="both"/>
              <w:rPr>
                <w:sz w:val="22"/>
                <w:szCs w:val="22"/>
              </w:rPr>
            </w:pPr>
            <w:r>
              <w:rPr>
                <w:sz w:val="22"/>
                <w:szCs w:val="22"/>
              </w:rPr>
              <w:t>pageNum</w:t>
            </w:r>
          </w:p>
        </w:tc>
        <w:tc>
          <w:tcPr>
            <w:tcW w:w="2614" w:type="dxa"/>
            <w:noWrap w:val="0"/>
            <w:vAlign w:val="top"/>
          </w:tcPr>
          <w:p w14:paraId="6021AEAA">
            <w:pPr>
              <w:spacing w:before="0"/>
              <w:ind w:left="0"/>
              <w:jc w:val="both"/>
              <w:rPr>
                <w:sz w:val="22"/>
                <w:szCs w:val="22"/>
              </w:rPr>
            </w:pPr>
            <w:r>
              <w:rPr>
                <w:sz w:val="22"/>
                <w:szCs w:val="22"/>
              </w:rPr>
              <w:t>Required : true</w:t>
            </w:r>
          </w:p>
          <w:p w14:paraId="583F9E06">
            <w:pPr>
              <w:spacing w:before="0"/>
              <w:ind w:left="0"/>
              <w:jc w:val="both"/>
              <w:rPr>
                <w:sz w:val="22"/>
                <w:szCs w:val="22"/>
              </w:rPr>
            </w:pPr>
            <w:r>
              <w:rPr>
                <w:sz w:val="22"/>
                <w:szCs w:val="22"/>
              </w:rPr>
              <w:t>DataType: Number</w:t>
            </w:r>
          </w:p>
          <w:p w14:paraId="16D0E530">
            <w:pPr>
              <w:spacing w:before="0"/>
              <w:ind w:left="0"/>
              <w:jc w:val="both"/>
              <w:rPr>
                <w:sz w:val="22"/>
                <w:szCs w:val="22"/>
              </w:rPr>
            </w:pPr>
            <w:r>
              <w:rPr>
                <w:sz w:val="22"/>
                <w:szCs w:val="22"/>
              </w:rPr>
              <w:t>Min : 0</w:t>
            </w:r>
          </w:p>
          <w:p w14:paraId="383D4FAB">
            <w:pPr>
              <w:spacing w:before="0"/>
              <w:ind w:left="0"/>
              <w:jc w:val="both"/>
              <w:rPr>
                <w:sz w:val="22"/>
                <w:szCs w:val="22"/>
              </w:rPr>
            </w:pPr>
            <w:r>
              <w:rPr>
                <w:sz w:val="22"/>
                <w:szCs w:val="22"/>
              </w:rPr>
              <w:t>Max</w:t>
            </w:r>
          </w:p>
        </w:tc>
        <w:tc>
          <w:tcPr>
            <w:tcW w:w="4225" w:type="dxa"/>
            <w:noWrap w:val="0"/>
            <w:vAlign w:val="top"/>
          </w:tcPr>
          <w:p w14:paraId="1489D52F">
            <w:pPr>
              <w:ind w:left="0"/>
              <w:jc w:val="both"/>
              <w:rPr>
                <w:sz w:val="22"/>
                <w:szCs w:val="22"/>
              </w:rPr>
            </w:pPr>
            <w:r>
              <w:rPr>
                <w:sz w:val="22"/>
                <w:szCs w:val="22"/>
              </w:rPr>
              <w:t>Chỉ số trang</w:t>
            </w:r>
          </w:p>
        </w:tc>
      </w:tr>
      <w:tr w14:paraId="60DAFF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6" w:hRule="atLeast"/>
          <w:jc w:val="center"/>
        </w:trPr>
        <w:tc>
          <w:tcPr>
            <w:tcW w:w="2127" w:type="dxa"/>
            <w:noWrap w:val="0"/>
            <w:vAlign w:val="top"/>
          </w:tcPr>
          <w:p w14:paraId="447793C9">
            <w:pPr>
              <w:ind w:left="0"/>
              <w:jc w:val="both"/>
              <w:rPr>
                <w:color w:val="000000"/>
                <w:sz w:val="22"/>
                <w:szCs w:val="22"/>
              </w:rPr>
            </w:pPr>
            <w:r>
              <w:rPr>
                <w:color w:val="000000"/>
                <w:sz w:val="22"/>
                <w:szCs w:val="22"/>
              </w:rPr>
              <w:t>buyerTaxCode</w:t>
            </w:r>
          </w:p>
        </w:tc>
        <w:tc>
          <w:tcPr>
            <w:tcW w:w="2614" w:type="dxa"/>
            <w:noWrap w:val="0"/>
            <w:vAlign w:val="top"/>
          </w:tcPr>
          <w:p w14:paraId="5516051C">
            <w:pPr>
              <w:spacing w:before="0"/>
              <w:ind w:left="0"/>
              <w:jc w:val="both"/>
              <w:rPr>
                <w:color w:val="000000"/>
                <w:sz w:val="22"/>
                <w:szCs w:val="22"/>
              </w:rPr>
            </w:pPr>
            <w:r>
              <w:rPr>
                <w:color w:val="000000"/>
                <w:sz w:val="22"/>
                <w:szCs w:val="22"/>
              </w:rPr>
              <w:t>Required : false</w:t>
            </w:r>
          </w:p>
          <w:p w14:paraId="41142A1F">
            <w:pPr>
              <w:spacing w:before="0"/>
              <w:ind w:left="0"/>
              <w:jc w:val="both"/>
              <w:rPr>
                <w:color w:val="000000"/>
                <w:sz w:val="22"/>
                <w:szCs w:val="22"/>
              </w:rPr>
            </w:pPr>
            <w:r>
              <w:rPr>
                <w:color w:val="000000"/>
                <w:sz w:val="22"/>
                <w:szCs w:val="22"/>
              </w:rPr>
              <w:t>DataType: String</w:t>
            </w:r>
          </w:p>
          <w:p w14:paraId="4DD1B41F">
            <w:pPr>
              <w:spacing w:before="0"/>
              <w:ind w:left="0"/>
              <w:jc w:val="both"/>
              <w:rPr>
                <w:color w:val="000000"/>
                <w:sz w:val="22"/>
                <w:szCs w:val="22"/>
              </w:rPr>
            </w:pPr>
            <w:r>
              <w:rPr>
                <w:color w:val="000000"/>
                <w:sz w:val="22"/>
                <w:szCs w:val="22"/>
              </w:rPr>
              <w:t xml:space="preserve">Minlength : </w:t>
            </w:r>
          </w:p>
          <w:p w14:paraId="3B03F051">
            <w:pPr>
              <w:spacing w:before="0"/>
              <w:ind w:left="0"/>
              <w:jc w:val="both"/>
              <w:rPr>
                <w:color w:val="000000"/>
                <w:sz w:val="22"/>
                <w:szCs w:val="22"/>
              </w:rPr>
            </w:pPr>
            <w:r>
              <w:rPr>
                <w:color w:val="000000"/>
                <w:sz w:val="22"/>
                <w:szCs w:val="22"/>
              </w:rPr>
              <w:t>Maxlength : 20</w:t>
            </w:r>
          </w:p>
        </w:tc>
        <w:tc>
          <w:tcPr>
            <w:tcW w:w="4225" w:type="dxa"/>
            <w:noWrap w:val="0"/>
            <w:vAlign w:val="top"/>
          </w:tcPr>
          <w:p w14:paraId="6836D452">
            <w:pPr>
              <w:ind w:left="0"/>
              <w:jc w:val="both"/>
              <w:rPr>
                <w:color w:val="000000"/>
                <w:sz w:val="22"/>
                <w:szCs w:val="22"/>
              </w:rPr>
            </w:pPr>
            <w:r>
              <w:rPr>
                <w:color w:val="000000"/>
                <w:sz w:val="22"/>
                <w:szCs w:val="22"/>
              </w:rPr>
              <w:t>Mã số thuế của khách hàng</w:t>
            </w:r>
          </w:p>
          <w:p w14:paraId="645E2DD8">
            <w:pPr>
              <w:ind w:left="0"/>
              <w:jc w:val="both"/>
              <w:rPr>
                <w:color w:val="000000"/>
                <w:sz w:val="22"/>
                <w:szCs w:val="22"/>
              </w:rPr>
            </w:pPr>
          </w:p>
        </w:tc>
      </w:tr>
      <w:tr w14:paraId="780204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6" w:hRule="atLeast"/>
          <w:jc w:val="center"/>
        </w:trPr>
        <w:tc>
          <w:tcPr>
            <w:tcW w:w="2127" w:type="dxa"/>
            <w:noWrap w:val="0"/>
            <w:vAlign w:val="top"/>
          </w:tcPr>
          <w:p w14:paraId="14ABD9E9">
            <w:pPr>
              <w:ind w:left="0"/>
              <w:jc w:val="both"/>
              <w:rPr>
                <w:color w:val="000000"/>
                <w:sz w:val="22"/>
                <w:szCs w:val="22"/>
              </w:rPr>
            </w:pPr>
            <w:r>
              <w:rPr>
                <w:color w:val="000000"/>
                <w:sz w:val="22"/>
                <w:szCs w:val="22"/>
              </w:rPr>
              <w:t>buyerIdNo</w:t>
            </w:r>
          </w:p>
        </w:tc>
        <w:tc>
          <w:tcPr>
            <w:tcW w:w="2614" w:type="dxa"/>
            <w:noWrap w:val="0"/>
            <w:vAlign w:val="top"/>
          </w:tcPr>
          <w:p w14:paraId="0767AF52">
            <w:pPr>
              <w:spacing w:before="0"/>
              <w:ind w:left="0"/>
              <w:jc w:val="both"/>
              <w:rPr>
                <w:color w:val="000000"/>
                <w:sz w:val="22"/>
                <w:szCs w:val="22"/>
              </w:rPr>
            </w:pPr>
            <w:r>
              <w:rPr>
                <w:color w:val="000000"/>
                <w:sz w:val="22"/>
                <w:szCs w:val="22"/>
              </w:rPr>
              <w:t>Required : false</w:t>
            </w:r>
          </w:p>
          <w:p w14:paraId="02098DFD">
            <w:pPr>
              <w:spacing w:before="0"/>
              <w:ind w:left="0"/>
              <w:jc w:val="both"/>
              <w:rPr>
                <w:color w:val="000000"/>
                <w:sz w:val="22"/>
                <w:szCs w:val="22"/>
              </w:rPr>
            </w:pPr>
            <w:r>
              <w:rPr>
                <w:color w:val="000000"/>
                <w:sz w:val="22"/>
                <w:szCs w:val="22"/>
              </w:rPr>
              <w:t>DataType: String</w:t>
            </w:r>
          </w:p>
        </w:tc>
        <w:tc>
          <w:tcPr>
            <w:tcW w:w="4225" w:type="dxa"/>
            <w:noWrap w:val="0"/>
            <w:vAlign w:val="top"/>
          </w:tcPr>
          <w:p w14:paraId="0D7A31E4">
            <w:pPr>
              <w:ind w:left="0"/>
              <w:jc w:val="both"/>
              <w:rPr>
                <w:color w:val="000000"/>
                <w:sz w:val="22"/>
                <w:szCs w:val="22"/>
              </w:rPr>
            </w:pPr>
            <w:r>
              <w:rPr>
                <w:color w:val="000000"/>
                <w:sz w:val="22"/>
                <w:szCs w:val="22"/>
              </w:rPr>
              <w:t>Số giấy tờ của khách hang</w:t>
            </w:r>
          </w:p>
          <w:p w14:paraId="6106CBC1">
            <w:pPr>
              <w:ind w:left="0"/>
              <w:jc w:val="both"/>
              <w:rPr>
                <w:color w:val="000000"/>
                <w:sz w:val="22"/>
                <w:szCs w:val="22"/>
              </w:rPr>
            </w:pPr>
          </w:p>
        </w:tc>
      </w:tr>
      <w:tr w14:paraId="5B8515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6" w:hRule="atLeast"/>
          <w:jc w:val="center"/>
        </w:trPr>
        <w:tc>
          <w:tcPr>
            <w:tcW w:w="2127" w:type="dxa"/>
            <w:noWrap w:val="0"/>
            <w:vAlign w:val="top"/>
          </w:tcPr>
          <w:p w14:paraId="7297D019">
            <w:pPr>
              <w:ind w:left="0"/>
              <w:jc w:val="both"/>
              <w:rPr>
                <w:sz w:val="22"/>
                <w:szCs w:val="22"/>
              </w:rPr>
            </w:pPr>
            <w:r>
              <w:rPr>
                <w:sz w:val="22"/>
                <w:szCs w:val="22"/>
              </w:rPr>
              <w:t>templateCode</w:t>
            </w:r>
          </w:p>
        </w:tc>
        <w:tc>
          <w:tcPr>
            <w:tcW w:w="2614" w:type="dxa"/>
            <w:noWrap w:val="0"/>
            <w:vAlign w:val="top"/>
          </w:tcPr>
          <w:p w14:paraId="0CD8E781">
            <w:pPr>
              <w:spacing w:before="0"/>
              <w:ind w:left="0"/>
              <w:jc w:val="both"/>
              <w:rPr>
                <w:sz w:val="22"/>
                <w:szCs w:val="22"/>
              </w:rPr>
            </w:pPr>
            <w:r>
              <w:rPr>
                <w:sz w:val="22"/>
                <w:szCs w:val="22"/>
              </w:rPr>
              <w:t>Required : false</w:t>
            </w:r>
          </w:p>
          <w:p w14:paraId="2204CD90">
            <w:pPr>
              <w:spacing w:before="0"/>
              <w:ind w:left="0"/>
              <w:jc w:val="both"/>
              <w:rPr>
                <w:sz w:val="22"/>
                <w:szCs w:val="22"/>
              </w:rPr>
            </w:pPr>
            <w:r>
              <w:rPr>
                <w:sz w:val="22"/>
                <w:szCs w:val="22"/>
              </w:rPr>
              <w:t>DataType: String</w:t>
            </w:r>
          </w:p>
          <w:p w14:paraId="76BDE216">
            <w:pPr>
              <w:spacing w:before="0"/>
              <w:ind w:left="0"/>
              <w:jc w:val="both"/>
              <w:rPr>
                <w:sz w:val="22"/>
                <w:szCs w:val="22"/>
              </w:rPr>
            </w:pPr>
            <w:r>
              <w:rPr>
                <w:sz w:val="22"/>
                <w:szCs w:val="22"/>
              </w:rPr>
              <w:t xml:space="preserve">Minlength : </w:t>
            </w:r>
          </w:p>
          <w:p w14:paraId="4071F826">
            <w:pPr>
              <w:spacing w:before="0"/>
              <w:ind w:left="0"/>
              <w:jc w:val="both"/>
              <w:rPr>
                <w:sz w:val="22"/>
                <w:szCs w:val="22"/>
              </w:rPr>
            </w:pPr>
            <w:r>
              <w:rPr>
                <w:sz w:val="22"/>
                <w:szCs w:val="22"/>
              </w:rPr>
              <w:t xml:space="preserve">Maxlength : </w:t>
            </w:r>
          </w:p>
        </w:tc>
        <w:tc>
          <w:tcPr>
            <w:tcW w:w="4225" w:type="dxa"/>
            <w:noWrap w:val="0"/>
            <w:vAlign w:val="top"/>
          </w:tcPr>
          <w:p w14:paraId="3ED41D10">
            <w:pPr>
              <w:ind w:left="0"/>
              <w:jc w:val="both"/>
              <w:rPr>
                <w:sz w:val="22"/>
                <w:szCs w:val="22"/>
              </w:rPr>
            </w:pPr>
            <w:r>
              <w:rPr>
                <w:sz w:val="22"/>
                <w:szCs w:val="22"/>
              </w:rPr>
              <w:t>Mã mẫu hóa đơn.</w:t>
            </w:r>
          </w:p>
          <w:p w14:paraId="151CC6E9">
            <w:pPr>
              <w:ind w:left="0"/>
              <w:jc w:val="both"/>
              <w:rPr>
                <w:sz w:val="22"/>
                <w:szCs w:val="22"/>
              </w:rPr>
            </w:pPr>
          </w:p>
        </w:tc>
      </w:tr>
      <w:tr w14:paraId="15E408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6" w:hRule="atLeast"/>
          <w:jc w:val="center"/>
        </w:trPr>
        <w:tc>
          <w:tcPr>
            <w:tcW w:w="2127" w:type="dxa"/>
            <w:noWrap w:val="0"/>
            <w:vAlign w:val="top"/>
          </w:tcPr>
          <w:p w14:paraId="3F0D4333">
            <w:pPr>
              <w:ind w:left="0"/>
              <w:jc w:val="both"/>
              <w:rPr>
                <w:sz w:val="22"/>
                <w:szCs w:val="22"/>
              </w:rPr>
            </w:pPr>
            <w:r>
              <w:rPr>
                <w:sz w:val="22"/>
                <w:szCs w:val="22"/>
              </w:rPr>
              <w:t>invoiceSeri</w:t>
            </w:r>
          </w:p>
        </w:tc>
        <w:tc>
          <w:tcPr>
            <w:tcW w:w="2614" w:type="dxa"/>
            <w:noWrap w:val="0"/>
            <w:vAlign w:val="top"/>
          </w:tcPr>
          <w:p w14:paraId="161BAD49">
            <w:pPr>
              <w:spacing w:before="0"/>
              <w:ind w:left="0"/>
              <w:jc w:val="both"/>
              <w:rPr>
                <w:sz w:val="22"/>
                <w:szCs w:val="22"/>
              </w:rPr>
            </w:pPr>
            <w:r>
              <w:rPr>
                <w:sz w:val="22"/>
                <w:szCs w:val="22"/>
              </w:rPr>
              <w:t>Required : false</w:t>
            </w:r>
          </w:p>
          <w:p w14:paraId="0E9947B2">
            <w:pPr>
              <w:spacing w:before="0"/>
              <w:ind w:left="0"/>
              <w:jc w:val="both"/>
              <w:rPr>
                <w:sz w:val="22"/>
                <w:szCs w:val="22"/>
              </w:rPr>
            </w:pPr>
            <w:r>
              <w:rPr>
                <w:sz w:val="22"/>
                <w:szCs w:val="22"/>
              </w:rPr>
              <w:t>DataType: String</w:t>
            </w:r>
          </w:p>
          <w:p w14:paraId="2A92D646">
            <w:pPr>
              <w:spacing w:before="0"/>
              <w:ind w:left="0"/>
              <w:jc w:val="both"/>
              <w:rPr>
                <w:sz w:val="22"/>
                <w:szCs w:val="22"/>
              </w:rPr>
            </w:pPr>
            <w:r>
              <w:rPr>
                <w:sz w:val="22"/>
                <w:szCs w:val="22"/>
              </w:rPr>
              <w:t xml:space="preserve">Minlength : </w:t>
            </w:r>
          </w:p>
          <w:p w14:paraId="029E066A">
            <w:pPr>
              <w:spacing w:before="0"/>
              <w:ind w:left="0"/>
              <w:jc w:val="both"/>
              <w:rPr>
                <w:sz w:val="22"/>
                <w:szCs w:val="22"/>
              </w:rPr>
            </w:pPr>
            <w:r>
              <w:rPr>
                <w:sz w:val="22"/>
                <w:szCs w:val="22"/>
              </w:rPr>
              <w:t>Maxlength : 25</w:t>
            </w:r>
          </w:p>
          <w:p w14:paraId="2AFB5D2D">
            <w:pPr>
              <w:spacing w:before="0"/>
              <w:ind w:left="0"/>
              <w:jc w:val="both"/>
              <w:rPr>
                <w:color w:val="000000"/>
                <w:sz w:val="22"/>
                <w:szCs w:val="22"/>
              </w:rPr>
            </w:pPr>
            <w:r>
              <w:rPr>
                <w:sz w:val="22"/>
                <w:szCs w:val="22"/>
              </w:rPr>
              <w:t>Format : [a-zA-Z0-9]*$</w:t>
            </w:r>
          </w:p>
        </w:tc>
        <w:tc>
          <w:tcPr>
            <w:tcW w:w="4225" w:type="dxa"/>
            <w:noWrap w:val="0"/>
            <w:vAlign w:val="top"/>
          </w:tcPr>
          <w:p w14:paraId="081B41C1">
            <w:pPr>
              <w:ind w:left="0"/>
              <w:jc w:val="both"/>
              <w:rPr>
                <w:sz w:val="22"/>
                <w:szCs w:val="22"/>
              </w:rPr>
            </w:pPr>
            <w:r>
              <w:rPr>
                <w:sz w:val="22"/>
                <w:szCs w:val="22"/>
                <w:lang w:val="vi-VN"/>
              </w:rPr>
              <w:t>Ký hiệu</w:t>
            </w:r>
            <w:r>
              <w:rPr>
                <w:sz w:val="22"/>
                <w:szCs w:val="22"/>
              </w:rPr>
              <w:t xml:space="preserve"> hóa đơn</w:t>
            </w:r>
          </w:p>
          <w:p w14:paraId="66D691AA">
            <w:pPr>
              <w:ind w:left="0"/>
              <w:jc w:val="both"/>
              <w:rPr>
                <w:sz w:val="22"/>
                <w:szCs w:val="22"/>
              </w:rPr>
            </w:pPr>
          </w:p>
        </w:tc>
      </w:tr>
      <w:tr w14:paraId="382A85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6" w:hRule="atLeast"/>
          <w:jc w:val="center"/>
        </w:trPr>
        <w:tc>
          <w:tcPr>
            <w:tcW w:w="2127" w:type="dxa"/>
            <w:noWrap w:val="0"/>
            <w:vAlign w:val="top"/>
          </w:tcPr>
          <w:p w14:paraId="0198B53D">
            <w:pPr>
              <w:ind w:left="0"/>
              <w:jc w:val="both"/>
              <w:rPr>
                <w:sz w:val="22"/>
                <w:szCs w:val="22"/>
              </w:rPr>
            </w:pPr>
            <w:r>
              <w:rPr>
                <w:sz w:val="22"/>
                <w:szCs w:val="22"/>
              </w:rPr>
              <w:t>getAll</w:t>
            </w:r>
          </w:p>
        </w:tc>
        <w:tc>
          <w:tcPr>
            <w:tcW w:w="2614" w:type="dxa"/>
            <w:noWrap w:val="0"/>
            <w:vAlign w:val="top"/>
          </w:tcPr>
          <w:p w14:paraId="5B3C0C68">
            <w:pPr>
              <w:spacing w:before="0"/>
              <w:ind w:left="0"/>
              <w:jc w:val="both"/>
              <w:rPr>
                <w:sz w:val="22"/>
                <w:szCs w:val="22"/>
              </w:rPr>
            </w:pPr>
            <w:r>
              <w:rPr>
                <w:sz w:val="22"/>
                <w:szCs w:val="22"/>
              </w:rPr>
              <w:t>Required : false</w:t>
            </w:r>
          </w:p>
          <w:p w14:paraId="4B151E36">
            <w:pPr>
              <w:spacing w:before="0"/>
              <w:ind w:left="0"/>
              <w:jc w:val="both"/>
              <w:rPr>
                <w:sz w:val="22"/>
                <w:szCs w:val="22"/>
              </w:rPr>
            </w:pPr>
            <w:r>
              <w:rPr>
                <w:sz w:val="22"/>
                <w:szCs w:val="22"/>
              </w:rPr>
              <w:t>DataType: Boolean</w:t>
            </w:r>
          </w:p>
          <w:p w14:paraId="72B2D72A">
            <w:pPr>
              <w:spacing w:before="0"/>
              <w:ind w:left="0"/>
              <w:jc w:val="both"/>
              <w:rPr>
                <w:sz w:val="22"/>
                <w:szCs w:val="22"/>
              </w:rPr>
            </w:pPr>
            <w:r>
              <w:rPr>
                <w:sz w:val="22"/>
                <w:szCs w:val="22"/>
              </w:rPr>
              <w:t xml:space="preserve">Minlength: </w:t>
            </w:r>
          </w:p>
          <w:p w14:paraId="609BDD93">
            <w:pPr>
              <w:spacing w:before="0"/>
              <w:ind w:left="0"/>
              <w:jc w:val="both"/>
              <w:rPr>
                <w:sz w:val="22"/>
                <w:szCs w:val="22"/>
              </w:rPr>
            </w:pPr>
            <w:r>
              <w:rPr>
                <w:sz w:val="22"/>
                <w:szCs w:val="22"/>
              </w:rPr>
              <w:t xml:space="preserve">Maxlength: </w:t>
            </w:r>
          </w:p>
          <w:p w14:paraId="10896F5B">
            <w:pPr>
              <w:spacing w:before="0"/>
              <w:ind w:left="0"/>
              <w:jc w:val="both"/>
              <w:rPr>
                <w:sz w:val="22"/>
                <w:szCs w:val="22"/>
              </w:rPr>
            </w:pPr>
            <w:r>
              <w:rPr>
                <w:sz w:val="22"/>
                <w:szCs w:val="22"/>
              </w:rPr>
              <w:t>Format : true/false</w:t>
            </w:r>
          </w:p>
        </w:tc>
        <w:tc>
          <w:tcPr>
            <w:tcW w:w="4225" w:type="dxa"/>
            <w:noWrap w:val="0"/>
            <w:vAlign w:val="top"/>
          </w:tcPr>
          <w:p w14:paraId="5D556D01">
            <w:pPr>
              <w:ind w:left="0"/>
              <w:jc w:val="both"/>
              <w:rPr>
                <w:sz w:val="22"/>
                <w:szCs w:val="22"/>
              </w:rPr>
            </w:pPr>
            <w:r>
              <w:rPr>
                <w:sz w:val="22"/>
                <w:szCs w:val="22"/>
              </w:rPr>
              <w:t>Cho phép tra cứu thông tin hóa đơn của toàn doanh nghiệp đối với user của công ty mẹ.</w:t>
            </w:r>
          </w:p>
          <w:p w14:paraId="6481A5D9">
            <w:pPr>
              <w:ind w:left="0"/>
              <w:jc w:val="both"/>
              <w:rPr>
                <w:sz w:val="22"/>
                <w:szCs w:val="22"/>
                <w:lang w:val="fr-FR"/>
              </w:rPr>
            </w:pPr>
            <w:r>
              <w:rPr>
                <w:sz w:val="22"/>
                <w:szCs w:val="22"/>
                <w:lang w:val="fr-FR"/>
              </w:rPr>
              <w:t>Các giá trị là true/false</w:t>
            </w:r>
          </w:p>
        </w:tc>
      </w:tr>
      <w:tr w14:paraId="786E74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6" w:hRule="atLeast"/>
          <w:jc w:val="center"/>
        </w:trPr>
        <w:tc>
          <w:tcPr>
            <w:tcW w:w="2127" w:type="dxa"/>
            <w:noWrap w:val="0"/>
            <w:vAlign w:val="top"/>
          </w:tcPr>
          <w:p w14:paraId="790AA793">
            <w:pPr>
              <w:ind w:left="0"/>
              <w:jc w:val="both"/>
              <w:rPr>
                <w:sz w:val="22"/>
                <w:szCs w:val="22"/>
              </w:rPr>
            </w:pPr>
            <w:r>
              <w:rPr>
                <w:sz w:val="22"/>
                <w:szCs w:val="22"/>
              </w:rPr>
              <w:t>issueStartDate</w:t>
            </w:r>
          </w:p>
        </w:tc>
        <w:tc>
          <w:tcPr>
            <w:tcW w:w="2614" w:type="dxa"/>
            <w:noWrap w:val="0"/>
            <w:vAlign w:val="top"/>
          </w:tcPr>
          <w:p w14:paraId="64F31CCD">
            <w:pPr>
              <w:spacing w:before="0"/>
              <w:ind w:left="0"/>
              <w:jc w:val="both"/>
              <w:rPr>
                <w:sz w:val="22"/>
                <w:szCs w:val="22"/>
              </w:rPr>
            </w:pPr>
            <w:r>
              <w:rPr>
                <w:sz w:val="22"/>
                <w:szCs w:val="22"/>
              </w:rPr>
              <w:t>Required: false</w:t>
            </w:r>
          </w:p>
          <w:p w14:paraId="4943758F">
            <w:pPr>
              <w:spacing w:before="0"/>
              <w:ind w:left="0"/>
              <w:jc w:val="both"/>
              <w:rPr>
                <w:sz w:val="22"/>
                <w:szCs w:val="22"/>
              </w:rPr>
            </w:pPr>
            <w:r>
              <w:rPr>
                <w:sz w:val="22"/>
                <w:szCs w:val="22"/>
              </w:rPr>
              <w:t>DataType: Date</w:t>
            </w:r>
          </w:p>
          <w:p w14:paraId="3A3D56C0">
            <w:pPr>
              <w:spacing w:before="0"/>
              <w:ind w:left="0"/>
              <w:jc w:val="both"/>
              <w:rPr>
                <w:sz w:val="22"/>
                <w:szCs w:val="22"/>
              </w:rPr>
            </w:pPr>
            <w:r>
              <w:rPr>
                <w:sz w:val="22"/>
                <w:szCs w:val="22"/>
              </w:rPr>
              <w:t xml:space="preserve">Minlength: </w:t>
            </w:r>
          </w:p>
          <w:p w14:paraId="4326D613">
            <w:pPr>
              <w:spacing w:before="0"/>
              <w:ind w:left="0"/>
              <w:jc w:val="both"/>
              <w:rPr>
                <w:sz w:val="22"/>
                <w:szCs w:val="22"/>
              </w:rPr>
            </w:pPr>
            <w:r>
              <w:rPr>
                <w:sz w:val="22"/>
                <w:szCs w:val="22"/>
              </w:rPr>
              <w:t>Maxlength: 50</w:t>
            </w:r>
          </w:p>
          <w:p w14:paraId="3E17F243">
            <w:pPr>
              <w:spacing w:before="0"/>
              <w:ind w:left="0"/>
              <w:jc w:val="both"/>
              <w:rPr>
                <w:sz w:val="22"/>
                <w:szCs w:val="22"/>
              </w:rPr>
            </w:pPr>
            <w:r>
              <w:rPr>
                <w:sz w:val="22"/>
                <w:szCs w:val="22"/>
              </w:rPr>
              <w:t>Format:</w:t>
            </w:r>
          </w:p>
        </w:tc>
        <w:tc>
          <w:tcPr>
            <w:tcW w:w="4225" w:type="dxa"/>
            <w:noWrap w:val="0"/>
            <w:vAlign w:val="top"/>
          </w:tcPr>
          <w:p w14:paraId="1FD05C63">
            <w:pPr>
              <w:ind w:left="0"/>
              <w:jc w:val="both"/>
              <w:rPr>
                <w:sz w:val="22"/>
                <w:szCs w:val="22"/>
              </w:rPr>
            </w:pPr>
            <w:r>
              <w:rPr>
                <w:sz w:val="22"/>
                <w:szCs w:val="22"/>
              </w:rPr>
              <w:t>Ngày phát hành từ ngày</w:t>
            </w:r>
          </w:p>
          <w:p w14:paraId="08BBD7A6">
            <w:pPr>
              <w:ind w:left="0"/>
              <w:jc w:val="both"/>
              <w:rPr>
                <w:sz w:val="22"/>
                <w:szCs w:val="22"/>
              </w:rPr>
            </w:pPr>
            <w:r>
              <w:rPr>
                <w:sz w:val="22"/>
                <w:szCs w:val="22"/>
              </w:rPr>
              <w:t>Định dạng "2019-05-12"</w:t>
            </w:r>
          </w:p>
          <w:p w14:paraId="46593F26">
            <w:pPr>
              <w:ind w:left="0"/>
              <w:jc w:val="both"/>
              <w:rPr>
                <w:sz w:val="22"/>
                <w:szCs w:val="22"/>
              </w:rPr>
            </w:pPr>
          </w:p>
        </w:tc>
      </w:tr>
      <w:tr w14:paraId="1A346E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6" w:hRule="atLeast"/>
          <w:jc w:val="center"/>
        </w:trPr>
        <w:tc>
          <w:tcPr>
            <w:tcW w:w="2127" w:type="dxa"/>
            <w:noWrap w:val="0"/>
            <w:vAlign w:val="top"/>
          </w:tcPr>
          <w:p w14:paraId="71826905">
            <w:pPr>
              <w:ind w:left="0"/>
              <w:jc w:val="both"/>
              <w:rPr>
                <w:sz w:val="22"/>
                <w:szCs w:val="22"/>
              </w:rPr>
            </w:pPr>
            <w:r>
              <w:rPr>
                <w:sz w:val="22"/>
                <w:szCs w:val="22"/>
              </w:rPr>
              <w:t>issueEndDate</w:t>
            </w:r>
          </w:p>
        </w:tc>
        <w:tc>
          <w:tcPr>
            <w:tcW w:w="2614" w:type="dxa"/>
            <w:noWrap w:val="0"/>
            <w:vAlign w:val="top"/>
          </w:tcPr>
          <w:p w14:paraId="3142C7EA">
            <w:pPr>
              <w:spacing w:before="0"/>
              <w:ind w:left="0"/>
              <w:jc w:val="both"/>
              <w:rPr>
                <w:sz w:val="22"/>
                <w:szCs w:val="22"/>
              </w:rPr>
            </w:pPr>
            <w:r>
              <w:rPr>
                <w:sz w:val="22"/>
                <w:szCs w:val="22"/>
              </w:rPr>
              <w:t>Required: false</w:t>
            </w:r>
          </w:p>
          <w:p w14:paraId="038990AD">
            <w:pPr>
              <w:spacing w:before="0"/>
              <w:ind w:left="0"/>
              <w:jc w:val="both"/>
              <w:rPr>
                <w:sz w:val="22"/>
                <w:szCs w:val="22"/>
              </w:rPr>
            </w:pPr>
            <w:r>
              <w:rPr>
                <w:sz w:val="22"/>
                <w:szCs w:val="22"/>
              </w:rPr>
              <w:t>DataType: Date</w:t>
            </w:r>
          </w:p>
          <w:p w14:paraId="0A87FB6C">
            <w:pPr>
              <w:spacing w:before="0"/>
              <w:ind w:left="0"/>
              <w:jc w:val="both"/>
              <w:rPr>
                <w:sz w:val="22"/>
                <w:szCs w:val="22"/>
              </w:rPr>
            </w:pPr>
            <w:r>
              <w:rPr>
                <w:sz w:val="22"/>
                <w:szCs w:val="22"/>
              </w:rPr>
              <w:t xml:space="preserve">Minlength: </w:t>
            </w:r>
          </w:p>
          <w:p w14:paraId="383B2D97">
            <w:pPr>
              <w:spacing w:before="0"/>
              <w:ind w:left="0"/>
              <w:jc w:val="both"/>
              <w:rPr>
                <w:sz w:val="22"/>
                <w:szCs w:val="22"/>
              </w:rPr>
            </w:pPr>
            <w:r>
              <w:rPr>
                <w:sz w:val="22"/>
                <w:szCs w:val="22"/>
              </w:rPr>
              <w:t>Maxlength: 50</w:t>
            </w:r>
          </w:p>
          <w:p w14:paraId="22D6B2C3">
            <w:pPr>
              <w:spacing w:before="0"/>
              <w:ind w:left="0"/>
              <w:jc w:val="both"/>
              <w:rPr>
                <w:sz w:val="22"/>
                <w:szCs w:val="22"/>
              </w:rPr>
            </w:pPr>
            <w:r>
              <w:rPr>
                <w:sz w:val="22"/>
                <w:szCs w:val="22"/>
              </w:rPr>
              <w:t>Format:</w:t>
            </w:r>
          </w:p>
        </w:tc>
        <w:tc>
          <w:tcPr>
            <w:tcW w:w="4225" w:type="dxa"/>
            <w:noWrap w:val="0"/>
            <w:vAlign w:val="top"/>
          </w:tcPr>
          <w:p w14:paraId="04731939">
            <w:pPr>
              <w:ind w:left="0"/>
              <w:jc w:val="both"/>
              <w:rPr>
                <w:sz w:val="22"/>
                <w:szCs w:val="22"/>
              </w:rPr>
            </w:pPr>
            <w:r>
              <w:rPr>
                <w:sz w:val="22"/>
                <w:szCs w:val="22"/>
              </w:rPr>
              <w:t>Ngày phát hành đến ngày</w:t>
            </w:r>
          </w:p>
          <w:p w14:paraId="611FBDF1">
            <w:pPr>
              <w:ind w:left="0"/>
              <w:jc w:val="both"/>
              <w:rPr>
                <w:sz w:val="22"/>
                <w:szCs w:val="22"/>
              </w:rPr>
            </w:pPr>
            <w:r>
              <w:rPr>
                <w:sz w:val="22"/>
                <w:szCs w:val="22"/>
              </w:rPr>
              <w:t>Định dạng "2019-05-12"</w:t>
            </w:r>
          </w:p>
          <w:p w14:paraId="289B8851">
            <w:pPr>
              <w:ind w:left="0"/>
              <w:jc w:val="both"/>
              <w:rPr>
                <w:sz w:val="22"/>
                <w:szCs w:val="22"/>
              </w:rPr>
            </w:pPr>
          </w:p>
        </w:tc>
      </w:tr>
      <w:tr w14:paraId="26FAED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6" w:hRule="atLeast"/>
          <w:jc w:val="center"/>
        </w:trPr>
        <w:tc>
          <w:tcPr>
            <w:tcW w:w="2127" w:type="dxa"/>
            <w:noWrap w:val="0"/>
            <w:vAlign w:val="top"/>
          </w:tcPr>
          <w:p w14:paraId="7069AB37">
            <w:pPr>
              <w:spacing w:before="0"/>
              <w:ind w:left="0"/>
              <w:jc w:val="both"/>
              <w:rPr>
                <w:sz w:val="22"/>
                <w:szCs w:val="22"/>
              </w:rPr>
            </w:pPr>
            <w:r>
              <w:rPr>
                <w:sz w:val="22"/>
                <w:szCs w:val="22"/>
              </w:rPr>
              <w:t>adjustmentType</w:t>
            </w:r>
          </w:p>
        </w:tc>
        <w:tc>
          <w:tcPr>
            <w:tcW w:w="2614" w:type="dxa"/>
            <w:noWrap w:val="0"/>
            <w:vAlign w:val="top"/>
          </w:tcPr>
          <w:p w14:paraId="39810391">
            <w:pPr>
              <w:spacing w:before="0"/>
              <w:ind w:left="0"/>
              <w:jc w:val="both"/>
              <w:rPr>
                <w:sz w:val="22"/>
                <w:szCs w:val="22"/>
              </w:rPr>
            </w:pPr>
            <w:r>
              <w:rPr>
                <w:sz w:val="22"/>
                <w:szCs w:val="22"/>
              </w:rPr>
              <w:t>Required: false</w:t>
            </w:r>
          </w:p>
          <w:p w14:paraId="282B79B0">
            <w:pPr>
              <w:spacing w:before="0"/>
              <w:ind w:left="0"/>
              <w:jc w:val="both"/>
              <w:rPr>
                <w:sz w:val="22"/>
                <w:szCs w:val="22"/>
              </w:rPr>
            </w:pPr>
            <w:r>
              <w:rPr>
                <w:sz w:val="22"/>
                <w:szCs w:val="22"/>
              </w:rPr>
              <w:t>DataType: String</w:t>
            </w:r>
          </w:p>
          <w:p w14:paraId="443C0896">
            <w:pPr>
              <w:spacing w:before="0"/>
              <w:ind w:left="0"/>
              <w:jc w:val="both"/>
              <w:rPr>
                <w:sz w:val="22"/>
                <w:szCs w:val="22"/>
              </w:rPr>
            </w:pPr>
            <w:r>
              <w:rPr>
                <w:sz w:val="22"/>
                <w:szCs w:val="22"/>
              </w:rPr>
              <w:t xml:space="preserve">Minlength: </w:t>
            </w:r>
          </w:p>
          <w:p w14:paraId="70CE22AB">
            <w:pPr>
              <w:spacing w:before="0"/>
              <w:ind w:left="0"/>
              <w:jc w:val="both"/>
              <w:rPr>
                <w:sz w:val="22"/>
                <w:szCs w:val="22"/>
              </w:rPr>
            </w:pPr>
            <w:r>
              <w:rPr>
                <w:sz w:val="22"/>
                <w:szCs w:val="22"/>
              </w:rPr>
              <w:t>Maxlength: 1</w:t>
            </w:r>
          </w:p>
          <w:p w14:paraId="44CCFECD">
            <w:pPr>
              <w:spacing w:before="0"/>
              <w:ind w:left="0"/>
              <w:jc w:val="both"/>
              <w:rPr>
                <w:sz w:val="22"/>
                <w:szCs w:val="22"/>
              </w:rPr>
            </w:pPr>
            <w:r>
              <w:rPr>
                <w:sz w:val="22"/>
                <w:szCs w:val="22"/>
              </w:rPr>
              <w:t>Format:</w:t>
            </w:r>
          </w:p>
        </w:tc>
        <w:tc>
          <w:tcPr>
            <w:tcW w:w="4225" w:type="dxa"/>
            <w:noWrap w:val="0"/>
            <w:vAlign w:val="top"/>
          </w:tcPr>
          <w:p w14:paraId="1640FA6D">
            <w:pPr>
              <w:spacing w:before="0"/>
              <w:ind w:left="0"/>
              <w:jc w:val="both"/>
              <w:rPr>
                <w:sz w:val="22"/>
                <w:szCs w:val="22"/>
              </w:rPr>
            </w:pPr>
            <w:r>
              <w:rPr>
                <w:sz w:val="22"/>
                <w:szCs w:val="22"/>
              </w:rPr>
              <w:t xml:space="preserve">Trạng thái điều chỉnh hóa đơn: </w:t>
            </w:r>
          </w:p>
          <w:p w14:paraId="7AD5B1D8">
            <w:pPr>
              <w:spacing w:before="0"/>
              <w:ind w:left="0"/>
              <w:jc w:val="both"/>
              <w:rPr>
                <w:sz w:val="22"/>
                <w:szCs w:val="22"/>
                <w:lang w:val="vi-VN"/>
              </w:rPr>
            </w:pPr>
            <w:r>
              <w:rPr>
                <w:sz w:val="22"/>
                <w:szCs w:val="22"/>
              </w:rPr>
              <w:t xml:space="preserve">1: Hóa đơn gốc </w:t>
            </w:r>
            <w:r>
              <w:rPr>
                <w:sz w:val="22"/>
                <w:szCs w:val="22"/>
                <w:lang w:val="vi-VN"/>
              </w:rPr>
              <w:t>(hóa đơn đã phát hành, hóa đơn bị điều chỉnh, hóa đơn bị thay thế)</w:t>
            </w:r>
          </w:p>
          <w:p w14:paraId="188A0645">
            <w:pPr>
              <w:spacing w:before="0"/>
              <w:ind w:left="0"/>
              <w:jc w:val="both"/>
              <w:rPr>
                <w:sz w:val="22"/>
                <w:szCs w:val="22"/>
                <w:lang w:val="vi-VN"/>
              </w:rPr>
            </w:pPr>
            <w:r>
              <w:rPr>
                <w:sz w:val="22"/>
                <w:szCs w:val="22"/>
                <w:lang w:val="vi-VN"/>
              </w:rPr>
              <w:t xml:space="preserve">3: Hóa đơn thay thế </w:t>
            </w:r>
          </w:p>
          <w:p w14:paraId="2A7C77A5">
            <w:pPr>
              <w:spacing w:before="0"/>
              <w:ind w:left="0"/>
              <w:jc w:val="both"/>
              <w:rPr>
                <w:sz w:val="22"/>
                <w:szCs w:val="22"/>
              </w:rPr>
            </w:pPr>
            <w:r>
              <w:rPr>
                <w:sz w:val="22"/>
                <w:szCs w:val="22"/>
                <w:lang w:val="vi-VN"/>
              </w:rPr>
              <w:t xml:space="preserve">5: Hóa đơn điều chỉnh </w:t>
            </w:r>
            <w:r>
              <w:rPr>
                <w:sz w:val="22"/>
                <w:szCs w:val="22"/>
              </w:rPr>
              <w:t>thông tin</w:t>
            </w:r>
          </w:p>
          <w:p w14:paraId="6FBC44E1">
            <w:pPr>
              <w:spacing w:before="0"/>
              <w:ind w:left="0"/>
              <w:jc w:val="both"/>
              <w:rPr>
                <w:sz w:val="22"/>
                <w:szCs w:val="22"/>
                <w:lang w:val="vi-VN"/>
              </w:rPr>
            </w:pPr>
            <w:r>
              <w:rPr>
                <w:sz w:val="22"/>
                <w:szCs w:val="22"/>
                <w:lang w:val="vi-VN"/>
              </w:rPr>
              <w:t>7: Hóa đơn xóa bỏ</w:t>
            </w:r>
          </w:p>
          <w:p w14:paraId="10A03F5A">
            <w:pPr>
              <w:spacing w:before="0"/>
              <w:ind w:left="0"/>
              <w:jc w:val="both"/>
              <w:rPr>
                <w:sz w:val="22"/>
                <w:szCs w:val="22"/>
              </w:rPr>
            </w:pPr>
            <w:r>
              <w:rPr>
                <w:sz w:val="22"/>
                <w:szCs w:val="22"/>
              </w:rPr>
              <w:t>9: Hóa đơn điều chỉnh tiền</w:t>
            </w:r>
          </w:p>
          <w:p w14:paraId="39A4927B">
            <w:pPr>
              <w:pStyle w:val="17"/>
              <w:spacing w:before="0"/>
              <w:rPr>
                <w:sz w:val="22"/>
                <w:szCs w:val="22"/>
                <w:lang w:eastAsia="en-AU"/>
              </w:rPr>
            </w:pPr>
            <w:r>
              <w:rPr>
                <w:sz w:val="22"/>
                <w:szCs w:val="22"/>
                <w:lang w:val="vi-VN"/>
              </w:rPr>
              <w:t xml:space="preserve">Không truyền sẽ </w:t>
            </w:r>
            <w:r>
              <w:rPr>
                <w:sz w:val="22"/>
                <w:szCs w:val="22"/>
              </w:rPr>
              <w:t>trả tất cả</w:t>
            </w:r>
          </w:p>
        </w:tc>
      </w:tr>
    </w:tbl>
    <w:p w14:paraId="261D0F14">
      <w:pPr>
        <w:jc w:val="both"/>
        <w:rPr>
          <w:sz w:val="22"/>
          <w:szCs w:val="22"/>
          <w:lang w:val="fr-FR"/>
        </w:rPr>
      </w:pPr>
      <w:r>
        <w:rPr>
          <w:sz w:val="22"/>
          <w:szCs w:val="22"/>
          <w:lang w:val="fr-FR"/>
        </w:rPr>
        <w:t>Vị dụ gửi dữ liệu với JSON:</w:t>
      </w:r>
    </w:p>
    <w:p w14:paraId="2122E45A">
      <w:pPr>
        <w:widowControl/>
        <w:shd w:val="clear" w:color="auto" w:fill="C6D9F1"/>
        <w:spacing w:before="0" w:line="240" w:lineRule="auto"/>
        <w:ind w:left="720"/>
        <w:jc w:val="both"/>
        <w:rPr>
          <w:snapToGrid/>
          <w:color w:val="800000"/>
          <w:sz w:val="22"/>
          <w:szCs w:val="22"/>
          <w:lang w:val="fr-FR"/>
        </w:rPr>
      </w:pPr>
      <w:r>
        <w:rPr>
          <w:snapToGrid/>
          <w:color w:val="000000"/>
          <w:sz w:val="22"/>
          <w:szCs w:val="22"/>
          <w:lang w:val="fr-FR"/>
        </w:rPr>
        <w:t>{</w:t>
      </w:r>
    </w:p>
    <w:p w14:paraId="61A53907">
      <w:pPr>
        <w:widowControl/>
        <w:shd w:val="clear" w:color="auto" w:fill="FFFF00"/>
        <w:spacing w:before="0" w:line="240" w:lineRule="auto"/>
        <w:ind w:left="720"/>
        <w:jc w:val="both"/>
        <w:rPr>
          <w:snapToGrid/>
          <w:color w:val="800000"/>
          <w:sz w:val="22"/>
          <w:szCs w:val="22"/>
          <w:lang w:val="fr-FR"/>
        </w:rPr>
      </w:pPr>
      <w:r>
        <w:rPr>
          <w:snapToGrid/>
          <w:color w:val="800000"/>
          <w:sz w:val="22"/>
          <w:szCs w:val="22"/>
          <w:lang w:val="fr-FR"/>
        </w:rPr>
        <w:t xml:space="preserve">  "startDate" :</w:t>
      </w:r>
      <w:r>
        <w:rPr>
          <w:sz w:val="22"/>
          <w:szCs w:val="22"/>
        </w:rPr>
        <w:t xml:space="preserve"> </w:t>
      </w:r>
      <w:r>
        <w:rPr>
          <w:snapToGrid/>
          <w:color w:val="800000"/>
          <w:sz w:val="22"/>
          <w:szCs w:val="22"/>
          <w:lang w:val="fr-FR"/>
        </w:rPr>
        <w:t>"</w:t>
      </w:r>
      <w:r>
        <w:rPr>
          <w:sz w:val="22"/>
          <w:szCs w:val="22"/>
        </w:rPr>
        <w:t>2020-05-12</w:t>
      </w:r>
      <w:r>
        <w:rPr>
          <w:snapToGrid/>
          <w:color w:val="800000"/>
          <w:sz w:val="22"/>
          <w:szCs w:val="22"/>
          <w:lang w:val="fr-FR"/>
        </w:rPr>
        <w:t>" ,</w:t>
      </w:r>
    </w:p>
    <w:p w14:paraId="28E7EA11">
      <w:pPr>
        <w:widowControl/>
        <w:shd w:val="clear" w:color="auto" w:fill="FFFF00"/>
        <w:spacing w:before="0" w:line="240" w:lineRule="auto"/>
        <w:ind w:left="720"/>
        <w:jc w:val="both"/>
        <w:rPr>
          <w:snapToGrid/>
          <w:color w:val="800000"/>
          <w:sz w:val="22"/>
          <w:szCs w:val="22"/>
          <w:lang w:val="fr-FR"/>
        </w:rPr>
      </w:pPr>
      <w:r>
        <w:rPr>
          <w:snapToGrid/>
          <w:color w:val="800000"/>
          <w:sz w:val="22"/>
          <w:szCs w:val="22"/>
          <w:lang w:val="fr-FR"/>
        </w:rPr>
        <w:t xml:space="preserve">  "endDate" : "</w:t>
      </w:r>
      <w:r>
        <w:rPr>
          <w:sz w:val="22"/>
          <w:szCs w:val="22"/>
        </w:rPr>
        <w:t>2020-05-12</w:t>
      </w:r>
      <w:r>
        <w:rPr>
          <w:snapToGrid/>
          <w:color w:val="800000"/>
          <w:sz w:val="22"/>
          <w:szCs w:val="22"/>
          <w:lang w:val="fr-FR"/>
        </w:rPr>
        <w:t>",</w:t>
      </w:r>
    </w:p>
    <w:p w14:paraId="2D674875">
      <w:pPr>
        <w:widowControl/>
        <w:shd w:val="clear" w:color="auto" w:fill="C6D9F1"/>
        <w:spacing w:before="0" w:line="240" w:lineRule="auto"/>
        <w:ind w:left="720"/>
        <w:jc w:val="both"/>
        <w:rPr>
          <w:snapToGrid/>
          <w:color w:val="800000"/>
          <w:sz w:val="22"/>
          <w:szCs w:val="22"/>
          <w:lang w:val="fr-FR"/>
        </w:rPr>
      </w:pPr>
      <w:r>
        <w:rPr>
          <w:snapToGrid/>
          <w:color w:val="800000"/>
          <w:sz w:val="22"/>
          <w:szCs w:val="22"/>
          <w:lang w:val="fr-FR"/>
        </w:rPr>
        <w:t xml:space="preserve">  "invoiceType" : "02GTTT",</w:t>
      </w:r>
    </w:p>
    <w:p w14:paraId="042267E9">
      <w:pPr>
        <w:widowControl/>
        <w:shd w:val="clear" w:color="auto" w:fill="C6D9F1"/>
        <w:spacing w:before="0" w:line="240" w:lineRule="auto"/>
        <w:ind w:left="720"/>
        <w:jc w:val="both"/>
        <w:rPr>
          <w:snapToGrid/>
          <w:color w:val="800000"/>
          <w:sz w:val="22"/>
          <w:szCs w:val="22"/>
          <w:lang w:val="fr-FR"/>
        </w:rPr>
      </w:pPr>
      <w:r>
        <w:rPr>
          <w:snapToGrid/>
          <w:color w:val="800000"/>
          <w:sz w:val="22"/>
          <w:szCs w:val="22"/>
          <w:lang w:val="fr-FR"/>
        </w:rPr>
        <w:t xml:space="preserve">  "rowPerPage" : 20,</w:t>
      </w:r>
    </w:p>
    <w:p w14:paraId="2A7D258C">
      <w:pPr>
        <w:widowControl/>
        <w:shd w:val="clear" w:color="auto" w:fill="C6D9F1"/>
        <w:spacing w:before="0" w:line="240" w:lineRule="auto"/>
        <w:ind w:left="720"/>
        <w:jc w:val="both"/>
        <w:rPr>
          <w:snapToGrid/>
          <w:color w:val="800000"/>
          <w:sz w:val="22"/>
          <w:szCs w:val="22"/>
          <w:lang w:val="fr-FR"/>
        </w:rPr>
      </w:pPr>
      <w:r>
        <w:rPr>
          <w:snapToGrid/>
          <w:color w:val="800000"/>
          <w:sz w:val="22"/>
          <w:szCs w:val="22"/>
          <w:lang w:val="fr-FR"/>
        </w:rPr>
        <w:t xml:space="preserve">  "pageNum" : 1,</w:t>
      </w:r>
    </w:p>
    <w:p w14:paraId="3F8C9169">
      <w:pPr>
        <w:widowControl/>
        <w:shd w:val="clear" w:color="auto" w:fill="C6D9F1"/>
        <w:spacing w:before="0" w:line="240" w:lineRule="auto"/>
        <w:ind w:left="720"/>
        <w:jc w:val="both"/>
        <w:rPr>
          <w:snapToGrid/>
          <w:color w:val="800000"/>
          <w:sz w:val="22"/>
          <w:szCs w:val="22"/>
          <w:lang w:val="fr-FR"/>
        </w:rPr>
      </w:pPr>
      <w:r>
        <w:rPr>
          <w:snapToGrid/>
          <w:color w:val="800000"/>
          <w:sz w:val="22"/>
          <w:szCs w:val="22"/>
          <w:lang w:val="fr-FR"/>
        </w:rPr>
        <w:t xml:space="preserve">  "templateCode" : null</w:t>
      </w:r>
    </w:p>
    <w:p w14:paraId="2C6313F2">
      <w:pPr>
        <w:widowControl/>
        <w:shd w:val="clear" w:color="auto" w:fill="C6D9F1"/>
        <w:spacing w:before="0" w:line="240" w:lineRule="auto"/>
        <w:ind w:left="720"/>
        <w:jc w:val="both"/>
        <w:rPr>
          <w:snapToGrid/>
          <w:color w:val="800000"/>
          <w:sz w:val="22"/>
          <w:szCs w:val="22"/>
          <w:lang w:val="fr-FR"/>
        </w:rPr>
      </w:pPr>
      <w:r>
        <w:rPr>
          <w:snapToGrid/>
          <w:color w:val="800000"/>
          <w:sz w:val="22"/>
          <w:szCs w:val="22"/>
          <w:lang w:val="fr-FR"/>
        </w:rPr>
        <w:t>}</w:t>
      </w:r>
    </w:p>
    <w:p w14:paraId="75B96D0F">
      <w:pPr>
        <w:ind w:left="1264"/>
        <w:jc w:val="both"/>
        <w:rPr>
          <w:b/>
          <w:color w:val="0000FF"/>
          <w:sz w:val="22"/>
          <w:szCs w:val="22"/>
        </w:rPr>
      </w:pPr>
    </w:p>
    <w:p w14:paraId="2BED86B6">
      <w:pPr>
        <w:jc w:val="both"/>
        <w:rPr>
          <w:b/>
          <w:color w:val="0000FF"/>
          <w:sz w:val="22"/>
          <w:szCs w:val="22"/>
        </w:rPr>
      </w:pPr>
    </w:p>
    <w:p w14:paraId="08D7CA2E">
      <w:pPr>
        <w:jc w:val="both"/>
        <w:rPr>
          <w:b/>
          <w:color w:val="0000FF"/>
          <w:sz w:val="22"/>
          <w:szCs w:val="22"/>
        </w:rPr>
      </w:pPr>
    </w:p>
    <w:p w14:paraId="7418F256">
      <w:pPr>
        <w:numPr>
          <w:ilvl w:val="0"/>
          <w:numId w:val="21"/>
        </w:numPr>
        <w:jc w:val="both"/>
        <w:rPr>
          <w:b/>
          <w:color w:val="0000FF"/>
          <w:sz w:val="22"/>
          <w:szCs w:val="22"/>
        </w:rPr>
      </w:pPr>
      <w:r>
        <w:rPr>
          <w:b/>
          <w:color w:val="0000FF"/>
          <w:sz w:val="22"/>
          <w:szCs w:val="22"/>
        </w:rPr>
        <w:t>Đầu ra:</w:t>
      </w:r>
    </w:p>
    <w:p w14:paraId="25901882">
      <w:pPr>
        <w:shd w:val="clear" w:color="auto" w:fill="DEEAF6"/>
        <w:spacing w:line="240" w:lineRule="auto"/>
        <w:ind w:left="904"/>
        <w:jc w:val="both"/>
        <w:rPr>
          <w:sz w:val="22"/>
          <w:szCs w:val="22"/>
        </w:rPr>
      </w:pPr>
      <w:r>
        <w:rPr>
          <w:sz w:val="22"/>
          <w:szCs w:val="22"/>
        </w:rPr>
        <w:t>{</w:t>
      </w:r>
    </w:p>
    <w:p w14:paraId="2F689EA2">
      <w:pPr>
        <w:shd w:val="clear" w:color="auto" w:fill="DEEAF6"/>
        <w:spacing w:line="240" w:lineRule="auto"/>
        <w:ind w:left="904"/>
        <w:jc w:val="both"/>
        <w:rPr>
          <w:sz w:val="22"/>
          <w:szCs w:val="22"/>
        </w:rPr>
      </w:pPr>
      <w:r>
        <w:rPr>
          <w:sz w:val="22"/>
          <w:szCs w:val="22"/>
        </w:rPr>
        <w:t xml:space="preserve">    "errorCode": null,</w:t>
      </w:r>
    </w:p>
    <w:p w14:paraId="2812C26E">
      <w:pPr>
        <w:shd w:val="clear" w:color="auto" w:fill="DEEAF6"/>
        <w:spacing w:line="240" w:lineRule="auto"/>
        <w:ind w:left="904"/>
        <w:jc w:val="both"/>
        <w:rPr>
          <w:sz w:val="22"/>
          <w:szCs w:val="22"/>
        </w:rPr>
      </w:pPr>
      <w:r>
        <w:rPr>
          <w:sz w:val="22"/>
          <w:szCs w:val="22"/>
        </w:rPr>
        <w:t xml:space="preserve">    "description": null,</w:t>
      </w:r>
    </w:p>
    <w:p w14:paraId="4A62742A">
      <w:pPr>
        <w:shd w:val="clear" w:color="auto" w:fill="DEEAF6"/>
        <w:spacing w:line="240" w:lineRule="auto"/>
        <w:ind w:left="904"/>
        <w:jc w:val="both"/>
        <w:rPr>
          <w:sz w:val="22"/>
          <w:szCs w:val="22"/>
        </w:rPr>
      </w:pPr>
      <w:r>
        <w:rPr>
          <w:sz w:val="22"/>
          <w:szCs w:val="22"/>
        </w:rPr>
        <w:t xml:space="preserve">    "totalRow": 286,</w:t>
      </w:r>
    </w:p>
    <w:p w14:paraId="0BB79CC4">
      <w:pPr>
        <w:shd w:val="clear" w:color="auto" w:fill="DEEAF6"/>
        <w:spacing w:line="240" w:lineRule="auto"/>
        <w:ind w:left="904"/>
        <w:jc w:val="both"/>
        <w:rPr>
          <w:sz w:val="22"/>
          <w:szCs w:val="22"/>
        </w:rPr>
      </w:pPr>
      <w:r>
        <w:rPr>
          <w:sz w:val="22"/>
          <w:szCs w:val="22"/>
        </w:rPr>
        <w:t xml:space="preserve">    "invoices": [</w:t>
      </w:r>
    </w:p>
    <w:p w14:paraId="56FB1F17">
      <w:pPr>
        <w:shd w:val="clear" w:color="auto" w:fill="DEEAF6"/>
        <w:spacing w:line="240" w:lineRule="auto"/>
        <w:ind w:left="904"/>
        <w:jc w:val="both"/>
        <w:rPr>
          <w:sz w:val="22"/>
          <w:szCs w:val="22"/>
        </w:rPr>
      </w:pPr>
      <w:r>
        <w:rPr>
          <w:sz w:val="22"/>
          <w:szCs w:val="22"/>
        </w:rPr>
        <w:t xml:space="preserve">        {</w:t>
      </w:r>
    </w:p>
    <w:p w14:paraId="59C3533C">
      <w:pPr>
        <w:shd w:val="clear" w:color="auto" w:fill="DEEAF6"/>
        <w:spacing w:line="240" w:lineRule="auto"/>
        <w:ind w:left="904"/>
        <w:jc w:val="both"/>
        <w:rPr>
          <w:sz w:val="22"/>
          <w:szCs w:val="22"/>
        </w:rPr>
      </w:pPr>
      <w:r>
        <w:rPr>
          <w:sz w:val="22"/>
          <w:szCs w:val="22"/>
        </w:rPr>
        <w:t xml:space="preserve">            "invoiceId": 213469,</w:t>
      </w:r>
    </w:p>
    <w:p w14:paraId="30AD2E83">
      <w:pPr>
        <w:shd w:val="clear" w:color="auto" w:fill="DEEAF6"/>
        <w:spacing w:line="240" w:lineRule="auto"/>
        <w:ind w:left="904"/>
        <w:jc w:val="both"/>
        <w:rPr>
          <w:sz w:val="22"/>
          <w:szCs w:val="22"/>
        </w:rPr>
      </w:pPr>
      <w:r>
        <w:rPr>
          <w:sz w:val="22"/>
          <w:szCs w:val="22"/>
        </w:rPr>
        <w:t xml:space="preserve">            "invoiceType": "02GTTT",</w:t>
      </w:r>
    </w:p>
    <w:p w14:paraId="759B7F45">
      <w:pPr>
        <w:shd w:val="clear" w:color="auto" w:fill="DEEAF6"/>
        <w:spacing w:line="240" w:lineRule="auto"/>
        <w:ind w:left="904"/>
        <w:jc w:val="both"/>
        <w:rPr>
          <w:sz w:val="22"/>
          <w:szCs w:val="22"/>
        </w:rPr>
      </w:pPr>
      <w:r>
        <w:rPr>
          <w:sz w:val="22"/>
          <w:szCs w:val="22"/>
        </w:rPr>
        <w:t xml:space="preserve">            "adjustmentType": "1",</w:t>
      </w:r>
    </w:p>
    <w:p w14:paraId="246DF172">
      <w:pPr>
        <w:shd w:val="clear" w:color="auto" w:fill="DEEAF6"/>
        <w:spacing w:line="240" w:lineRule="auto"/>
        <w:ind w:left="904"/>
        <w:jc w:val="both"/>
        <w:rPr>
          <w:sz w:val="22"/>
          <w:szCs w:val="22"/>
        </w:rPr>
      </w:pPr>
      <w:r>
        <w:rPr>
          <w:sz w:val="22"/>
          <w:szCs w:val="22"/>
        </w:rPr>
        <w:t xml:space="preserve">            "templateCode": "02GTTT0/089",</w:t>
      </w:r>
    </w:p>
    <w:p w14:paraId="33AEC2E4">
      <w:pPr>
        <w:shd w:val="clear" w:color="auto" w:fill="DEEAF6"/>
        <w:spacing w:line="240" w:lineRule="auto"/>
        <w:ind w:left="904"/>
        <w:jc w:val="both"/>
        <w:rPr>
          <w:sz w:val="22"/>
          <w:szCs w:val="22"/>
        </w:rPr>
      </w:pPr>
      <w:r>
        <w:rPr>
          <w:sz w:val="22"/>
          <w:szCs w:val="22"/>
        </w:rPr>
        <w:t xml:space="preserve">            "invoiceSeri": "QT/17E",</w:t>
      </w:r>
    </w:p>
    <w:p w14:paraId="7094857F">
      <w:pPr>
        <w:shd w:val="clear" w:color="auto" w:fill="DEEAF6"/>
        <w:spacing w:line="240" w:lineRule="auto"/>
        <w:ind w:left="904"/>
        <w:jc w:val="both"/>
        <w:rPr>
          <w:sz w:val="22"/>
          <w:szCs w:val="22"/>
        </w:rPr>
      </w:pPr>
      <w:r>
        <w:rPr>
          <w:sz w:val="22"/>
          <w:szCs w:val="22"/>
        </w:rPr>
        <w:t xml:space="preserve">            "invoiceNumber": "0000003",</w:t>
      </w:r>
    </w:p>
    <w:p w14:paraId="3BC5B50A">
      <w:pPr>
        <w:shd w:val="clear" w:color="auto" w:fill="DEEAF6"/>
        <w:spacing w:line="240" w:lineRule="auto"/>
        <w:ind w:left="904"/>
        <w:jc w:val="both"/>
        <w:rPr>
          <w:sz w:val="22"/>
          <w:szCs w:val="22"/>
        </w:rPr>
      </w:pPr>
      <w:r>
        <w:rPr>
          <w:sz w:val="22"/>
          <w:szCs w:val="22"/>
        </w:rPr>
        <w:t xml:space="preserve">            "invoiceNo": "QT/17E0000003",</w:t>
      </w:r>
    </w:p>
    <w:p w14:paraId="563C6B1D">
      <w:pPr>
        <w:shd w:val="clear" w:color="auto" w:fill="DEEAF6"/>
        <w:spacing w:line="240" w:lineRule="auto"/>
        <w:ind w:left="904"/>
        <w:jc w:val="both"/>
        <w:rPr>
          <w:sz w:val="22"/>
          <w:szCs w:val="22"/>
        </w:rPr>
      </w:pPr>
      <w:r>
        <w:rPr>
          <w:sz w:val="22"/>
          <w:szCs w:val="22"/>
        </w:rPr>
        <w:t xml:space="preserve">            "currency": "VND",</w:t>
      </w:r>
    </w:p>
    <w:p w14:paraId="21B46A3A">
      <w:pPr>
        <w:shd w:val="clear" w:color="auto" w:fill="DEEAF6"/>
        <w:spacing w:line="240" w:lineRule="auto"/>
        <w:ind w:left="904"/>
        <w:jc w:val="both"/>
        <w:rPr>
          <w:sz w:val="22"/>
          <w:szCs w:val="22"/>
        </w:rPr>
      </w:pPr>
      <w:r>
        <w:rPr>
          <w:sz w:val="22"/>
          <w:szCs w:val="22"/>
        </w:rPr>
        <w:t xml:space="preserve">            "total": 3800000,</w:t>
      </w:r>
    </w:p>
    <w:p w14:paraId="041EA1C4">
      <w:pPr>
        <w:shd w:val="clear" w:color="auto" w:fill="DEEAF6"/>
        <w:spacing w:line="240" w:lineRule="auto"/>
        <w:ind w:left="904"/>
        <w:jc w:val="both"/>
        <w:rPr>
          <w:sz w:val="22"/>
          <w:szCs w:val="22"/>
        </w:rPr>
      </w:pPr>
      <w:r>
        <w:rPr>
          <w:sz w:val="22"/>
          <w:szCs w:val="22"/>
        </w:rPr>
        <w:t xml:space="preserve">            "issueDate": </w:t>
      </w:r>
      <w:r>
        <w:rPr>
          <w:bCs/>
          <w:snapToGrid/>
          <w:color w:val="8000FF"/>
          <w:sz w:val="22"/>
          <w:szCs w:val="22"/>
          <w:shd w:val="clear" w:color="auto" w:fill="FFFF00"/>
        </w:rPr>
        <w:t>1587797116843</w:t>
      </w:r>
      <w:r>
        <w:rPr>
          <w:sz w:val="22"/>
          <w:szCs w:val="22"/>
        </w:rPr>
        <w:t>,</w:t>
      </w:r>
    </w:p>
    <w:p w14:paraId="7975BDBE">
      <w:pPr>
        <w:shd w:val="clear" w:color="auto" w:fill="DEEAF6"/>
        <w:spacing w:line="240" w:lineRule="auto"/>
        <w:ind w:left="904"/>
        <w:jc w:val="both"/>
        <w:rPr>
          <w:sz w:val="22"/>
          <w:szCs w:val="22"/>
        </w:rPr>
      </w:pPr>
      <w:r>
        <w:rPr>
          <w:sz w:val="22"/>
          <w:szCs w:val="22"/>
        </w:rPr>
        <w:t xml:space="preserve">            "issueDateStr": null,</w:t>
      </w:r>
    </w:p>
    <w:p w14:paraId="09E324CB">
      <w:pPr>
        <w:shd w:val="clear" w:color="auto" w:fill="DEEAF6"/>
        <w:spacing w:line="240" w:lineRule="auto"/>
        <w:ind w:left="904"/>
        <w:jc w:val="both"/>
        <w:rPr>
          <w:sz w:val="22"/>
          <w:szCs w:val="22"/>
        </w:rPr>
      </w:pPr>
      <w:r>
        <w:rPr>
          <w:sz w:val="22"/>
          <w:szCs w:val="22"/>
        </w:rPr>
        <w:t xml:space="preserve">            "state": null,</w:t>
      </w:r>
    </w:p>
    <w:p w14:paraId="6322C899">
      <w:pPr>
        <w:shd w:val="clear" w:color="auto" w:fill="DEEAF6"/>
        <w:spacing w:line="240" w:lineRule="auto"/>
        <w:ind w:left="904"/>
        <w:jc w:val="both"/>
        <w:rPr>
          <w:sz w:val="22"/>
          <w:szCs w:val="22"/>
        </w:rPr>
      </w:pPr>
      <w:r>
        <w:rPr>
          <w:sz w:val="22"/>
          <w:szCs w:val="22"/>
        </w:rPr>
        <w:t xml:space="preserve">            "requestDate": null,</w:t>
      </w:r>
    </w:p>
    <w:p w14:paraId="5B2C2D04">
      <w:pPr>
        <w:shd w:val="clear" w:color="auto" w:fill="DEEAF6"/>
        <w:spacing w:line="240" w:lineRule="auto"/>
        <w:ind w:left="904"/>
        <w:jc w:val="both"/>
        <w:rPr>
          <w:sz w:val="22"/>
          <w:szCs w:val="22"/>
        </w:rPr>
      </w:pPr>
      <w:r>
        <w:rPr>
          <w:sz w:val="22"/>
          <w:szCs w:val="22"/>
        </w:rPr>
        <w:t xml:space="preserve">            "description": null,</w:t>
      </w:r>
    </w:p>
    <w:p w14:paraId="1024042D">
      <w:pPr>
        <w:shd w:val="clear" w:color="auto" w:fill="DEEAF6"/>
        <w:spacing w:line="240" w:lineRule="auto"/>
        <w:ind w:left="904"/>
        <w:jc w:val="both"/>
        <w:rPr>
          <w:sz w:val="22"/>
          <w:szCs w:val="22"/>
        </w:rPr>
      </w:pPr>
      <w:r>
        <w:rPr>
          <w:sz w:val="22"/>
          <w:szCs w:val="22"/>
        </w:rPr>
        <w:t xml:space="preserve">            "buyerIdNo": null,</w:t>
      </w:r>
    </w:p>
    <w:p w14:paraId="7A9291BB">
      <w:pPr>
        <w:shd w:val="clear" w:color="auto" w:fill="DEEAF6"/>
        <w:spacing w:line="240" w:lineRule="auto"/>
        <w:ind w:left="904"/>
        <w:jc w:val="both"/>
        <w:rPr>
          <w:sz w:val="22"/>
          <w:szCs w:val="22"/>
        </w:rPr>
      </w:pPr>
      <w:r>
        <w:rPr>
          <w:sz w:val="22"/>
          <w:szCs w:val="22"/>
        </w:rPr>
        <w:t xml:space="preserve">            "stateCode": null,</w:t>
      </w:r>
    </w:p>
    <w:p w14:paraId="53EEF0E3">
      <w:pPr>
        <w:shd w:val="clear" w:color="auto" w:fill="DEEAF6"/>
        <w:spacing w:line="240" w:lineRule="auto"/>
        <w:ind w:left="904"/>
        <w:jc w:val="both"/>
        <w:rPr>
          <w:sz w:val="22"/>
          <w:szCs w:val="22"/>
        </w:rPr>
      </w:pPr>
      <w:r>
        <w:rPr>
          <w:sz w:val="22"/>
          <w:szCs w:val="22"/>
        </w:rPr>
        <w:t xml:space="preserve">            "subscriberNumber": null,</w:t>
      </w:r>
    </w:p>
    <w:p w14:paraId="1317E460">
      <w:pPr>
        <w:shd w:val="clear" w:color="auto" w:fill="DEEAF6"/>
        <w:spacing w:line="240" w:lineRule="auto"/>
        <w:ind w:left="904"/>
        <w:jc w:val="both"/>
        <w:rPr>
          <w:sz w:val="22"/>
          <w:szCs w:val="22"/>
        </w:rPr>
      </w:pPr>
      <w:r>
        <w:rPr>
          <w:sz w:val="22"/>
          <w:szCs w:val="22"/>
        </w:rPr>
        <w:t xml:space="preserve">            "paymentStatus": 1,</w:t>
      </w:r>
    </w:p>
    <w:p w14:paraId="101227D1">
      <w:pPr>
        <w:shd w:val="clear" w:color="auto" w:fill="DEEAF6"/>
        <w:spacing w:line="240" w:lineRule="auto"/>
        <w:ind w:left="904"/>
        <w:jc w:val="both"/>
        <w:rPr>
          <w:sz w:val="22"/>
          <w:szCs w:val="22"/>
        </w:rPr>
      </w:pPr>
      <w:r>
        <w:rPr>
          <w:sz w:val="22"/>
          <w:szCs w:val="22"/>
        </w:rPr>
        <w:t xml:space="preserve">            "viewStatus": 1,</w:t>
      </w:r>
    </w:p>
    <w:p w14:paraId="5ACA7ACA">
      <w:pPr>
        <w:shd w:val="clear" w:color="auto" w:fill="DEEAF6"/>
        <w:spacing w:line="240" w:lineRule="auto"/>
        <w:ind w:left="904"/>
        <w:jc w:val="both"/>
        <w:rPr>
          <w:sz w:val="22"/>
          <w:szCs w:val="22"/>
        </w:rPr>
      </w:pPr>
      <w:r>
        <w:rPr>
          <w:sz w:val="22"/>
          <w:szCs w:val="22"/>
        </w:rPr>
        <w:t xml:space="preserve">            "downloadStatus": null,</w:t>
      </w:r>
    </w:p>
    <w:p w14:paraId="58BAA62E">
      <w:pPr>
        <w:shd w:val="clear" w:color="auto" w:fill="DEEAF6"/>
        <w:spacing w:line="240" w:lineRule="auto"/>
        <w:ind w:left="904"/>
        <w:jc w:val="both"/>
        <w:rPr>
          <w:sz w:val="22"/>
          <w:szCs w:val="22"/>
        </w:rPr>
      </w:pPr>
      <w:r>
        <w:rPr>
          <w:sz w:val="22"/>
          <w:szCs w:val="22"/>
        </w:rPr>
        <w:t xml:space="preserve">            "exchangeStatus": null,</w:t>
      </w:r>
    </w:p>
    <w:p w14:paraId="7C58FCEF">
      <w:pPr>
        <w:shd w:val="clear" w:color="auto" w:fill="DEEAF6"/>
        <w:spacing w:line="240" w:lineRule="auto"/>
        <w:ind w:left="904"/>
        <w:jc w:val="both"/>
        <w:rPr>
          <w:sz w:val="22"/>
          <w:szCs w:val="22"/>
        </w:rPr>
      </w:pPr>
      <w:r>
        <w:rPr>
          <w:sz w:val="22"/>
          <w:szCs w:val="22"/>
        </w:rPr>
        <w:t xml:space="preserve">            "numOfExchange": null,</w:t>
      </w:r>
    </w:p>
    <w:p w14:paraId="3156A54A">
      <w:pPr>
        <w:shd w:val="clear" w:color="auto" w:fill="DEEAF6"/>
        <w:spacing w:line="240" w:lineRule="auto"/>
        <w:ind w:left="904"/>
        <w:jc w:val="both"/>
        <w:rPr>
          <w:sz w:val="22"/>
          <w:szCs w:val="22"/>
        </w:rPr>
      </w:pPr>
      <w:r>
        <w:rPr>
          <w:sz w:val="22"/>
          <w:szCs w:val="22"/>
        </w:rPr>
        <w:t xml:space="preserve">            "createTime": </w:t>
      </w:r>
      <w:r>
        <w:rPr>
          <w:bCs/>
          <w:snapToGrid/>
          <w:color w:val="8000FF"/>
          <w:sz w:val="22"/>
          <w:szCs w:val="22"/>
          <w:shd w:val="clear" w:color="auto" w:fill="FFFF00"/>
        </w:rPr>
        <w:t>1587797116843</w:t>
      </w:r>
      <w:r>
        <w:rPr>
          <w:sz w:val="22"/>
          <w:szCs w:val="22"/>
        </w:rPr>
        <w:t>,</w:t>
      </w:r>
    </w:p>
    <w:p w14:paraId="3889AE8C">
      <w:pPr>
        <w:shd w:val="clear" w:color="auto" w:fill="DEEAF6"/>
        <w:spacing w:line="240" w:lineRule="auto"/>
        <w:ind w:left="904"/>
        <w:jc w:val="both"/>
        <w:rPr>
          <w:sz w:val="22"/>
          <w:szCs w:val="22"/>
        </w:rPr>
      </w:pPr>
      <w:r>
        <w:rPr>
          <w:sz w:val="22"/>
          <w:szCs w:val="22"/>
        </w:rPr>
        <w:t xml:space="preserve">            "contractId": null,</w:t>
      </w:r>
    </w:p>
    <w:p w14:paraId="3CC4DADC">
      <w:pPr>
        <w:shd w:val="clear" w:color="auto" w:fill="DEEAF6"/>
        <w:spacing w:line="240" w:lineRule="auto"/>
        <w:ind w:left="904"/>
        <w:jc w:val="both"/>
        <w:rPr>
          <w:sz w:val="22"/>
          <w:szCs w:val="22"/>
        </w:rPr>
      </w:pPr>
      <w:r>
        <w:rPr>
          <w:sz w:val="22"/>
          <w:szCs w:val="22"/>
        </w:rPr>
        <w:t xml:space="preserve">            "contractNo": null,</w:t>
      </w:r>
    </w:p>
    <w:p w14:paraId="46EC13CF">
      <w:pPr>
        <w:shd w:val="clear" w:color="auto" w:fill="DEEAF6"/>
        <w:spacing w:line="240" w:lineRule="auto"/>
        <w:ind w:left="904"/>
        <w:jc w:val="both"/>
        <w:rPr>
          <w:sz w:val="22"/>
          <w:szCs w:val="22"/>
        </w:rPr>
      </w:pPr>
      <w:r>
        <w:rPr>
          <w:sz w:val="22"/>
          <w:szCs w:val="22"/>
        </w:rPr>
        <w:t xml:space="preserve">            "supplierTaxCode": "0100109106",</w:t>
      </w:r>
    </w:p>
    <w:p w14:paraId="5E534FD8">
      <w:pPr>
        <w:shd w:val="clear" w:color="auto" w:fill="DEEAF6"/>
        <w:spacing w:line="240" w:lineRule="auto"/>
        <w:ind w:left="904"/>
        <w:jc w:val="both"/>
        <w:rPr>
          <w:sz w:val="22"/>
          <w:szCs w:val="22"/>
        </w:rPr>
      </w:pPr>
      <w:r>
        <w:rPr>
          <w:sz w:val="22"/>
          <w:szCs w:val="22"/>
        </w:rPr>
        <w:t xml:space="preserve">            "buyerTaxCode": "6200000230",</w:t>
      </w:r>
    </w:p>
    <w:p w14:paraId="1FA10690">
      <w:pPr>
        <w:shd w:val="clear" w:color="auto" w:fill="DEEAF6"/>
        <w:spacing w:line="240" w:lineRule="auto"/>
        <w:ind w:left="904"/>
        <w:jc w:val="both"/>
        <w:rPr>
          <w:sz w:val="22"/>
          <w:szCs w:val="22"/>
        </w:rPr>
      </w:pPr>
      <w:r>
        <w:rPr>
          <w:sz w:val="22"/>
          <w:szCs w:val="22"/>
        </w:rPr>
        <w:t xml:space="preserve">            "totalBeforeTax": 3800000,</w:t>
      </w:r>
    </w:p>
    <w:p w14:paraId="1C5706DA">
      <w:pPr>
        <w:shd w:val="clear" w:color="auto" w:fill="DEEAF6"/>
        <w:spacing w:line="240" w:lineRule="auto"/>
        <w:ind w:left="904"/>
        <w:jc w:val="both"/>
        <w:rPr>
          <w:sz w:val="22"/>
          <w:szCs w:val="22"/>
        </w:rPr>
      </w:pPr>
      <w:r>
        <w:rPr>
          <w:sz w:val="22"/>
          <w:szCs w:val="22"/>
        </w:rPr>
        <w:t xml:space="preserve">            "taxAmount": 0,</w:t>
      </w:r>
    </w:p>
    <w:p w14:paraId="5C74FE7D">
      <w:pPr>
        <w:shd w:val="clear" w:color="auto" w:fill="DEEAF6"/>
        <w:spacing w:line="240" w:lineRule="auto"/>
        <w:ind w:left="904"/>
        <w:jc w:val="both"/>
        <w:rPr>
          <w:sz w:val="22"/>
          <w:szCs w:val="22"/>
        </w:rPr>
      </w:pPr>
      <w:r>
        <w:rPr>
          <w:sz w:val="22"/>
          <w:szCs w:val="22"/>
        </w:rPr>
        <w:t xml:space="preserve">            "taxRate": null,</w:t>
      </w:r>
    </w:p>
    <w:p w14:paraId="383E71D3">
      <w:pPr>
        <w:shd w:val="clear" w:color="auto" w:fill="DEEAF6"/>
        <w:spacing w:line="240" w:lineRule="auto"/>
        <w:ind w:left="904"/>
        <w:jc w:val="both"/>
        <w:rPr>
          <w:sz w:val="22"/>
          <w:szCs w:val="22"/>
        </w:rPr>
      </w:pPr>
      <w:r>
        <w:rPr>
          <w:sz w:val="22"/>
          <w:szCs w:val="22"/>
        </w:rPr>
        <w:t xml:space="preserve">            "paymentMethod": null,</w:t>
      </w:r>
    </w:p>
    <w:p w14:paraId="0C711600">
      <w:pPr>
        <w:shd w:val="clear" w:color="auto" w:fill="DEEAF6"/>
        <w:spacing w:line="240" w:lineRule="auto"/>
        <w:ind w:left="904"/>
        <w:jc w:val="both"/>
        <w:rPr>
          <w:sz w:val="22"/>
          <w:szCs w:val="22"/>
        </w:rPr>
      </w:pPr>
      <w:r>
        <w:rPr>
          <w:sz w:val="22"/>
          <w:szCs w:val="22"/>
        </w:rPr>
        <w:t xml:space="preserve">            "paymentTime": null,</w:t>
      </w:r>
    </w:p>
    <w:p w14:paraId="7C2C3405">
      <w:pPr>
        <w:shd w:val="clear" w:color="auto" w:fill="DEEAF6"/>
        <w:spacing w:line="240" w:lineRule="auto"/>
        <w:ind w:left="904"/>
        <w:jc w:val="both"/>
        <w:rPr>
          <w:sz w:val="22"/>
          <w:szCs w:val="22"/>
        </w:rPr>
      </w:pPr>
      <w:r>
        <w:rPr>
          <w:sz w:val="22"/>
          <w:szCs w:val="22"/>
        </w:rPr>
        <w:t xml:space="preserve">            "customerId": null,</w:t>
      </w:r>
    </w:p>
    <w:p w14:paraId="25D36DDD">
      <w:pPr>
        <w:shd w:val="clear" w:color="auto" w:fill="DEEAF6"/>
        <w:spacing w:line="240" w:lineRule="auto"/>
        <w:ind w:left="904"/>
        <w:jc w:val="both"/>
        <w:rPr>
          <w:sz w:val="22"/>
          <w:szCs w:val="22"/>
        </w:rPr>
      </w:pPr>
      <w:r>
        <w:rPr>
          <w:sz w:val="22"/>
          <w:szCs w:val="22"/>
        </w:rPr>
        <w:t xml:space="preserve">            "buyerName": "Trần Trung Dũng",</w:t>
      </w:r>
    </w:p>
    <w:p w14:paraId="30EBBA07">
      <w:pPr>
        <w:shd w:val="clear" w:color="auto" w:fill="DEEAF6"/>
        <w:spacing w:line="240" w:lineRule="auto"/>
        <w:ind w:left="904"/>
        <w:jc w:val="both"/>
        <w:rPr>
          <w:sz w:val="22"/>
          <w:szCs w:val="22"/>
        </w:rPr>
      </w:pPr>
      <w:r>
        <w:rPr>
          <w:sz w:val="22"/>
          <w:szCs w:val="22"/>
        </w:rPr>
        <w:t xml:space="preserve">            "no": null,</w:t>
      </w:r>
    </w:p>
    <w:p w14:paraId="6A565CD5">
      <w:pPr>
        <w:shd w:val="clear" w:color="auto" w:fill="DEEAF6"/>
        <w:spacing w:line="240" w:lineRule="auto"/>
        <w:ind w:left="904"/>
        <w:jc w:val="both"/>
        <w:rPr>
          <w:sz w:val="22"/>
          <w:szCs w:val="22"/>
        </w:rPr>
      </w:pPr>
      <w:r>
        <w:rPr>
          <w:sz w:val="22"/>
          <w:szCs w:val="22"/>
        </w:rPr>
        <w:t xml:space="preserve">            "paymentStatusName": null</w:t>
      </w:r>
    </w:p>
    <w:p w14:paraId="0C9E722D">
      <w:pPr>
        <w:shd w:val="clear" w:color="auto" w:fill="DEEAF6"/>
        <w:spacing w:line="240" w:lineRule="auto"/>
        <w:ind w:left="904"/>
        <w:jc w:val="both"/>
        <w:rPr>
          <w:sz w:val="22"/>
          <w:szCs w:val="22"/>
        </w:rPr>
      </w:pPr>
      <w:r>
        <w:rPr>
          <w:snapToGrid/>
          <w:color w:val="A31515"/>
          <w:sz w:val="22"/>
          <w:szCs w:val="22"/>
        </w:rPr>
        <w:t xml:space="preserve">             "originalInvoiceId"</w:t>
      </w:r>
      <w:r>
        <w:rPr>
          <w:snapToGrid/>
          <w:color w:val="000000"/>
          <w:sz w:val="22"/>
          <w:szCs w:val="22"/>
        </w:rPr>
        <w:t>: </w:t>
      </w:r>
      <w:r>
        <w:rPr>
          <w:snapToGrid/>
          <w:color w:val="0451A5"/>
          <w:sz w:val="22"/>
          <w:szCs w:val="22"/>
        </w:rPr>
        <w:t>"K22THY32"</w:t>
      </w:r>
    </w:p>
    <w:p w14:paraId="6D3D0217">
      <w:pPr>
        <w:shd w:val="clear" w:color="auto" w:fill="DEEAF6"/>
        <w:spacing w:line="240" w:lineRule="auto"/>
        <w:ind w:left="904"/>
        <w:jc w:val="both"/>
        <w:rPr>
          <w:sz w:val="22"/>
          <w:szCs w:val="22"/>
        </w:rPr>
      </w:pPr>
      <w:r>
        <w:rPr>
          <w:sz w:val="22"/>
          <w:szCs w:val="22"/>
        </w:rPr>
        <w:t xml:space="preserve">        }</w:t>
      </w:r>
    </w:p>
    <w:p w14:paraId="1D2C2771">
      <w:pPr>
        <w:shd w:val="clear" w:color="auto" w:fill="DEEAF6"/>
        <w:spacing w:line="240" w:lineRule="auto"/>
        <w:ind w:left="904"/>
        <w:jc w:val="both"/>
        <w:rPr>
          <w:sz w:val="22"/>
          <w:szCs w:val="22"/>
        </w:rPr>
      </w:pPr>
      <w:r>
        <w:rPr>
          <w:sz w:val="22"/>
          <w:szCs w:val="22"/>
        </w:rPr>
        <w:t>}</w:t>
      </w:r>
    </w:p>
    <w:p w14:paraId="5CF07FF7">
      <w:pPr>
        <w:ind w:left="904"/>
        <w:jc w:val="both"/>
        <w:rPr>
          <w:sz w:val="22"/>
          <w:szCs w:val="22"/>
        </w:rPr>
      </w:pPr>
      <w:r>
        <w:rPr>
          <w:sz w:val="22"/>
          <w:szCs w:val="22"/>
        </w:rPr>
        <w:t>Đối tượng Response với HTTPStatus và output  Entity.</w:t>
      </w:r>
    </w:p>
    <w:tbl>
      <w:tblPr>
        <w:tblStyle w:val="13"/>
        <w:tblW w:w="878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33"/>
        <w:gridCol w:w="6251"/>
      </w:tblGrid>
      <w:tr w14:paraId="2CE7A3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33" w:type="dxa"/>
            <w:shd w:val="clear" w:color="auto" w:fill="D9D9D9"/>
            <w:noWrap w:val="0"/>
            <w:vAlign w:val="top"/>
          </w:tcPr>
          <w:p w14:paraId="07A540F3">
            <w:pPr>
              <w:ind w:left="0"/>
              <w:jc w:val="center"/>
              <w:rPr>
                <w:b/>
                <w:bCs/>
                <w:color w:val="000000"/>
                <w:sz w:val="22"/>
                <w:szCs w:val="22"/>
              </w:rPr>
            </w:pPr>
            <w:r>
              <w:rPr>
                <w:b/>
                <w:bCs/>
                <w:color w:val="000000"/>
                <w:sz w:val="22"/>
                <w:szCs w:val="22"/>
              </w:rPr>
              <w:t>Tên trường</w:t>
            </w:r>
          </w:p>
        </w:tc>
        <w:tc>
          <w:tcPr>
            <w:tcW w:w="6251" w:type="dxa"/>
            <w:shd w:val="clear" w:color="auto" w:fill="D9D9D9"/>
            <w:noWrap w:val="0"/>
            <w:vAlign w:val="top"/>
          </w:tcPr>
          <w:p w14:paraId="11880B1A">
            <w:pPr>
              <w:ind w:left="0"/>
              <w:jc w:val="center"/>
              <w:rPr>
                <w:b/>
                <w:bCs/>
                <w:color w:val="000000"/>
                <w:sz w:val="22"/>
                <w:szCs w:val="22"/>
              </w:rPr>
            </w:pPr>
            <w:r>
              <w:rPr>
                <w:b/>
                <w:bCs/>
                <w:color w:val="000000"/>
                <w:sz w:val="22"/>
                <w:szCs w:val="22"/>
              </w:rPr>
              <w:t>Mô tả</w:t>
            </w:r>
          </w:p>
        </w:tc>
      </w:tr>
      <w:tr w14:paraId="4A4FE1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33" w:type="dxa"/>
            <w:noWrap w:val="0"/>
            <w:vAlign w:val="top"/>
          </w:tcPr>
          <w:p w14:paraId="0E7E3B7D">
            <w:pPr>
              <w:spacing w:before="0"/>
              <w:ind w:left="0"/>
              <w:jc w:val="both"/>
              <w:rPr>
                <w:sz w:val="22"/>
                <w:szCs w:val="22"/>
              </w:rPr>
            </w:pPr>
            <w:r>
              <w:rPr>
                <w:sz w:val="22"/>
                <w:szCs w:val="22"/>
              </w:rPr>
              <w:t>errorCode</w:t>
            </w:r>
          </w:p>
        </w:tc>
        <w:tc>
          <w:tcPr>
            <w:tcW w:w="6251" w:type="dxa"/>
            <w:noWrap w:val="0"/>
            <w:vAlign w:val="top"/>
          </w:tcPr>
          <w:p w14:paraId="3F10F94E">
            <w:pPr>
              <w:spacing w:before="0"/>
              <w:ind w:left="0"/>
              <w:jc w:val="both"/>
              <w:rPr>
                <w:sz w:val="22"/>
                <w:szCs w:val="22"/>
              </w:rPr>
            </w:pPr>
            <w:r>
              <w:rPr>
                <w:sz w:val="22"/>
                <w:szCs w:val="22"/>
              </w:rPr>
              <w:t>Mã lỗi (giá trị là null lấy hóa đơn thành công)</w:t>
            </w:r>
          </w:p>
        </w:tc>
      </w:tr>
      <w:tr w14:paraId="2C865D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33" w:type="dxa"/>
            <w:noWrap w:val="0"/>
            <w:vAlign w:val="top"/>
          </w:tcPr>
          <w:p w14:paraId="748B34BC">
            <w:pPr>
              <w:spacing w:before="0"/>
              <w:ind w:left="0"/>
              <w:jc w:val="both"/>
              <w:rPr>
                <w:sz w:val="22"/>
                <w:szCs w:val="22"/>
              </w:rPr>
            </w:pPr>
            <w:r>
              <w:rPr>
                <w:sz w:val="22"/>
                <w:szCs w:val="22"/>
              </w:rPr>
              <w:t>description</w:t>
            </w:r>
          </w:p>
        </w:tc>
        <w:tc>
          <w:tcPr>
            <w:tcW w:w="6251" w:type="dxa"/>
            <w:noWrap w:val="0"/>
            <w:vAlign w:val="top"/>
          </w:tcPr>
          <w:p w14:paraId="452AF0E7">
            <w:pPr>
              <w:spacing w:before="0"/>
              <w:ind w:left="0"/>
              <w:jc w:val="both"/>
              <w:rPr>
                <w:sz w:val="22"/>
                <w:szCs w:val="22"/>
              </w:rPr>
            </w:pPr>
            <w:r>
              <w:rPr>
                <w:sz w:val="22"/>
                <w:szCs w:val="22"/>
              </w:rPr>
              <w:t>Mô tả lỗi (giá trị là null lấy hóa đơn thành công)</w:t>
            </w:r>
          </w:p>
        </w:tc>
      </w:tr>
      <w:tr w14:paraId="14CD86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33" w:type="dxa"/>
            <w:noWrap w:val="0"/>
            <w:vAlign w:val="top"/>
          </w:tcPr>
          <w:p w14:paraId="41F15117">
            <w:pPr>
              <w:spacing w:before="0"/>
              <w:ind w:left="0"/>
              <w:jc w:val="both"/>
              <w:rPr>
                <w:sz w:val="22"/>
                <w:szCs w:val="22"/>
              </w:rPr>
            </w:pPr>
            <w:r>
              <w:rPr>
                <w:sz w:val="22"/>
                <w:szCs w:val="22"/>
              </w:rPr>
              <w:t>List&lt;InvoiceBean&gt;</w:t>
            </w:r>
          </w:p>
        </w:tc>
        <w:tc>
          <w:tcPr>
            <w:tcW w:w="6251" w:type="dxa"/>
            <w:noWrap w:val="0"/>
            <w:vAlign w:val="top"/>
          </w:tcPr>
          <w:p w14:paraId="3E57B0AC">
            <w:pPr>
              <w:spacing w:before="0"/>
              <w:ind w:left="0"/>
              <w:jc w:val="both"/>
              <w:rPr>
                <w:sz w:val="22"/>
                <w:szCs w:val="22"/>
              </w:rPr>
            </w:pPr>
            <w:r>
              <w:rPr>
                <w:sz w:val="22"/>
                <w:szCs w:val="22"/>
              </w:rPr>
              <w:t xml:space="preserve">Danh sách các bản ghi hóa đơn thỏa mãn điều kiện  </w:t>
            </w:r>
          </w:p>
        </w:tc>
      </w:tr>
    </w:tbl>
    <w:p w14:paraId="0D0AE81B">
      <w:pPr>
        <w:pStyle w:val="33"/>
        <w:shd w:val="clear" w:color="auto" w:fill="FFFFFF"/>
        <w:jc w:val="both"/>
        <w:rPr>
          <w:rFonts w:ascii="Times New Roman" w:hAnsi="Times New Roman" w:cs="Times New Roman"/>
          <w:snapToGrid w:val="0"/>
          <w:sz w:val="22"/>
          <w:szCs w:val="22"/>
        </w:rPr>
      </w:pPr>
    </w:p>
    <w:p w14:paraId="28946DAD">
      <w:pPr>
        <w:pStyle w:val="125"/>
        <w:rPr>
          <w:sz w:val="22"/>
          <w:szCs w:val="22"/>
        </w:rPr>
      </w:pPr>
      <w:r>
        <w:rPr>
          <w:sz w:val="22"/>
          <w:szCs w:val="22"/>
        </w:rPr>
        <w:t xml:space="preserve"> </w:t>
      </w:r>
      <w:bookmarkStart w:id="41" w:name="_Toc115266190"/>
      <w:r>
        <w:rPr>
          <w:sz w:val="22"/>
          <w:szCs w:val="22"/>
        </w:rPr>
        <w:t>Lấy thông tin trường động</w:t>
      </w:r>
      <w:bookmarkEnd w:id="41"/>
    </w:p>
    <w:p w14:paraId="5DA7FFC8">
      <w:pPr>
        <w:pStyle w:val="4"/>
        <w:rPr>
          <w:sz w:val="22"/>
          <w:szCs w:val="22"/>
        </w:rPr>
      </w:pPr>
      <w:r>
        <w:rPr>
          <w:sz w:val="22"/>
          <w:szCs w:val="22"/>
        </w:rPr>
        <w:t>Với mỗi mẫu hóa đơn, có thể có những thông tin trường động khác nhau (các trường thông tin ngoài các trường tĩnh được mô tả ở mục 6). SInvoice cho phép các hệ thống tích hợp có thể lấy thông tin trường động của một mẫu hóa đơn cụ thể mà khách hàng sử dụng.</w:t>
      </w:r>
    </w:p>
    <w:p w14:paraId="0B48ABF0">
      <w:pPr>
        <w:numPr>
          <w:ilvl w:val="0"/>
          <w:numId w:val="21"/>
        </w:numPr>
        <w:jc w:val="both"/>
        <w:rPr>
          <w:b/>
          <w:color w:val="0000FF"/>
          <w:sz w:val="22"/>
          <w:szCs w:val="22"/>
        </w:rPr>
      </w:pPr>
      <w:r>
        <w:rPr>
          <w:b/>
          <w:color w:val="0000FF"/>
          <w:sz w:val="22"/>
          <w:szCs w:val="22"/>
        </w:rPr>
        <w:t>Đầu vào:</w:t>
      </w:r>
    </w:p>
    <w:p w14:paraId="7C2FA536">
      <w:pPr>
        <w:numPr>
          <w:ilvl w:val="0"/>
          <w:numId w:val="17"/>
        </w:numPr>
        <w:snapToGrid w:val="0"/>
        <w:jc w:val="both"/>
        <w:rPr>
          <w:sz w:val="22"/>
          <w:szCs w:val="22"/>
        </w:rPr>
      </w:pPr>
      <w:r>
        <w:rPr>
          <w:sz w:val="22"/>
          <w:szCs w:val="22"/>
        </w:rPr>
        <w:t xml:space="preserve">Action (GET): </w:t>
      </w:r>
      <w:r>
        <w:rPr>
          <w:color w:val="00B050"/>
          <w:sz w:val="22"/>
          <w:szCs w:val="22"/>
        </w:rPr>
        <w:fldChar w:fldCharType="begin"/>
      </w:r>
      <w:r>
        <w:rPr>
          <w:color w:val="00B050"/>
          <w:sz w:val="22"/>
          <w:szCs w:val="22"/>
        </w:rPr>
        <w:instrText xml:space="preserve"> HYPERLINK "https://10.60.108.210:8273/InvoiceAPI/InvoiceWS/getCustomFields?taxCode=&amp;templateCode" </w:instrText>
      </w:r>
      <w:r>
        <w:rPr>
          <w:color w:val="00B050"/>
          <w:sz w:val="22"/>
          <w:szCs w:val="22"/>
        </w:rPr>
        <w:fldChar w:fldCharType="separate"/>
      </w:r>
      <w:r>
        <w:rPr>
          <w:rStyle w:val="34"/>
          <w:sz w:val="22"/>
          <w:szCs w:val="22"/>
        </w:rPr>
        <w:t>/InvoiceAPI/InvoiceWS/getCustomFields?taxCode=&amp;templateCode</w:t>
      </w:r>
      <w:r>
        <w:rPr>
          <w:color w:val="00B050"/>
          <w:sz w:val="22"/>
          <w:szCs w:val="22"/>
        </w:rPr>
        <w:fldChar w:fldCharType="end"/>
      </w:r>
      <w:r>
        <w:rPr>
          <w:color w:val="00B050"/>
          <w:sz w:val="22"/>
          <w:szCs w:val="22"/>
        </w:rPr>
        <w:t>=</w:t>
      </w:r>
    </w:p>
    <w:p w14:paraId="4B33A333">
      <w:pPr>
        <w:numPr>
          <w:ilvl w:val="0"/>
          <w:numId w:val="17"/>
        </w:numPr>
        <w:jc w:val="both"/>
        <w:rPr>
          <w:sz w:val="22"/>
          <w:szCs w:val="22"/>
        </w:rPr>
      </w:pPr>
      <w:r>
        <w:rPr>
          <w:sz w:val="22"/>
          <w:szCs w:val="22"/>
        </w:rPr>
        <w:t>Headers:</w:t>
      </w:r>
    </w:p>
    <w:p w14:paraId="5A2CCA02">
      <w:pPr>
        <w:ind w:left="720"/>
        <w:jc w:val="both"/>
        <w:rPr>
          <w:sz w:val="22"/>
          <w:szCs w:val="22"/>
          <w:lang w:val="en"/>
        </w:rPr>
      </w:pPr>
      <w:r>
        <w:rPr>
          <w:sz w:val="22"/>
          <w:szCs w:val="22"/>
          <w:lang w:val="en"/>
        </w:rPr>
        <w:t>+ Cookie: giá trị access_token hoặc Authorization: username/pass như đăng nhập trên web  hoặc Authorization: username/pass như đăng nhập trên web</w:t>
      </w:r>
    </w:p>
    <w:p w14:paraId="6BB67486">
      <w:pPr>
        <w:ind w:left="720"/>
        <w:rPr>
          <w:sz w:val="22"/>
          <w:szCs w:val="22"/>
        </w:rPr>
      </w:pPr>
      <w:r>
        <w:rPr>
          <w:sz w:val="22"/>
          <w:szCs w:val="22"/>
        </w:rPr>
        <w:t xml:space="preserve">Vị dụ : </w:t>
      </w:r>
      <w:r>
        <w:rPr>
          <w:sz w:val="22"/>
          <w:szCs w:val="22"/>
        </w:rPr>
        <w:fldChar w:fldCharType="begin"/>
      </w:r>
      <w:r>
        <w:rPr>
          <w:sz w:val="22"/>
          <w:szCs w:val="22"/>
        </w:rPr>
        <w:instrText xml:space="preserve"> HYPERLINK "https://10.60.108.210:8273/InvoiceAPI/InvoiceWS/getCustomFields?taxCode=0100109106&amp;templateCode=01GTKT0%2f085" </w:instrText>
      </w:r>
      <w:r>
        <w:rPr>
          <w:sz w:val="22"/>
          <w:szCs w:val="22"/>
        </w:rPr>
        <w:fldChar w:fldCharType="separate"/>
      </w:r>
      <w:r>
        <w:rPr>
          <w:rStyle w:val="34"/>
          <w:sz w:val="22"/>
          <w:szCs w:val="22"/>
        </w:rPr>
        <w:t>/InvoiceAPI/InvoiceWS/getCustomFields?taxCode=0100109106&amp;templateCode=01GTKT0%2f001</w:t>
      </w:r>
      <w:r>
        <w:rPr>
          <w:sz w:val="22"/>
          <w:szCs w:val="22"/>
        </w:rPr>
        <w:fldChar w:fldCharType="end"/>
      </w:r>
    </w:p>
    <w:p w14:paraId="6F3807B7">
      <w:pPr>
        <w:numPr>
          <w:ilvl w:val="0"/>
          <w:numId w:val="17"/>
        </w:numPr>
        <w:snapToGrid w:val="0"/>
        <w:jc w:val="both"/>
        <w:rPr>
          <w:sz w:val="22"/>
          <w:szCs w:val="22"/>
        </w:rPr>
      </w:pPr>
      <w:r>
        <w:rPr>
          <w:sz w:val="22"/>
          <w:szCs w:val="22"/>
        </w:rPr>
        <w:t>Data: dữ liệu truyền vào dạng Query Param gồm các tham số:</w:t>
      </w:r>
    </w:p>
    <w:tbl>
      <w:tblPr>
        <w:tblStyle w:val="13"/>
        <w:tblW w:w="9331" w:type="dxa"/>
        <w:tblInd w:w="55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0"/>
        <w:gridCol w:w="2520"/>
        <w:gridCol w:w="4831"/>
      </w:tblGrid>
      <w:tr w14:paraId="4CF706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0" w:hRule="atLeast"/>
        </w:trPr>
        <w:tc>
          <w:tcPr>
            <w:tcW w:w="1980" w:type="dxa"/>
            <w:shd w:val="clear" w:color="auto" w:fill="D9D9D9"/>
            <w:noWrap w:val="0"/>
            <w:vAlign w:val="top"/>
          </w:tcPr>
          <w:p w14:paraId="58AAC91F">
            <w:pPr>
              <w:ind w:left="0"/>
              <w:jc w:val="center"/>
              <w:rPr>
                <w:b/>
                <w:bCs/>
                <w:color w:val="000000"/>
                <w:sz w:val="22"/>
                <w:szCs w:val="22"/>
              </w:rPr>
            </w:pPr>
            <w:r>
              <w:rPr>
                <w:b/>
                <w:bCs/>
                <w:color w:val="000000"/>
                <w:sz w:val="22"/>
                <w:szCs w:val="22"/>
              </w:rPr>
              <w:t>Tên trường</w:t>
            </w:r>
          </w:p>
        </w:tc>
        <w:tc>
          <w:tcPr>
            <w:tcW w:w="2520" w:type="dxa"/>
            <w:shd w:val="clear" w:color="auto" w:fill="D9D9D9"/>
            <w:noWrap w:val="0"/>
            <w:vAlign w:val="top"/>
          </w:tcPr>
          <w:p w14:paraId="1138CCF8">
            <w:pPr>
              <w:ind w:left="0"/>
              <w:jc w:val="center"/>
              <w:rPr>
                <w:b/>
                <w:bCs/>
                <w:color w:val="000000"/>
                <w:sz w:val="22"/>
                <w:szCs w:val="22"/>
              </w:rPr>
            </w:pPr>
            <w:r>
              <w:rPr>
                <w:b/>
                <w:bCs/>
                <w:color w:val="000000"/>
                <w:sz w:val="22"/>
                <w:szCs w:val="22"/>
              </w:rPr>
              <w:t>Kiểu dữ liệu, ràng buộc</w:t>
            </w:r>
          </w:p>
        </w:tc>
        <w:tc>
          <w:tcPr>
            <w:tcW w:w="4831" w:type="dxa"/>
            <w:shd w:val="clear" w:color="auto" w:fill="D9D9D9"/>
            <w:noWrap w:val="0"/>
            <w:vAlign w:val="top"/>
          </w:tcPr>
          <w:p w14:paraId="693A7F91">
            <w:pPr>
              <w:ind w:left="0"/>
              <w:jc w:val="center"/>
              <w:rPr>
                <w:b/>
                <w:bCs/>
                <w:color w:val="000000"/>
                <w:sz w:val="22"/>
                <w:szCs w:val="22"/>
              </w:rPr>
            </w:pPr>
            <w:r>
              <w:rPr>
                <w:b/>
                <w:bCs/>
                <w:color w:val="000000"/>
                <w:sz w:val="22"/>
                <w:szCs w:val="22"/>
              </w:rPr>
              <w:t>Mô tả</w:t>
            </w:r>
          </w:p>
        </w:tc>
      </w:tr>
      <w:tr w14:paraId="3B1C71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noWrap w:val="0"/>
            <w:vAlign w:val="top"/>
          </w:tcPr>
          <w:p w14:paraId="44266180">
            <w:pPr>
              <w:spacing w:before="0"/>
              <w:ind w:left="0"/>
              <w:jc w:val="both"/>
              <w:rPr>
                <w:sz w:val="22"/>
                <w:szCs w:val="22"/>
              </w:rPr>
            </w:pPr>
            <w:r>
              <w:rPr>
                <w:sz w:val="22"/>
                <w:szCs w:val="22"/>
              </w:rPr>
              <w:t>taxCode</w:t>
            </w:r>
          </w:p>
        </w:tc>
        <w:tc>
          <w:tcPr>
            <w:tcW w:w="2520" w:type="dxa"/>
            <w:noWrap w:val="0"/>
            <w:vAlign w:val="top"/>
          </w:tcPr>
          <w:p w14:paraId="37E6BBA4">
            <w:pPr>
              <w:spacing w:before="0"/>
              <w:ind w:left="0"/>
              <w:jc w:val="both"/>
              <w:rPr>
                <w:sz w:val="22"/>
                <w:szCs w:val="22"/>
              </w:rPr>
            </w:pPr>
            <w:r>
              <w:rPr>
                <w:sz w:val="22"/>
                <w:szCs w:val="22"/>
              </w:rPr>
              <w:t>Required : true</w:t>
            </w:r>
          </w:p>
          <w:p w14:paraId="4D18E4F1">
            <w:pPr>
              <w:spacing w:before="0"/>
              <w:ind w:left="0"/>
              <w:jc w:val="both"/>
              <w:rPr>
                <w:sz w:val="22"/>
                <w:szCs w:val="22"/>
              </w:rPr>
            </w:pPr>
            <w:r>
              <w:rPr>
                <w:sz w:val="22"/>
                <w:szCs w:val="22"/>
              </w:rPr>
              <w:t>DataType: String</w:t>
            </w:r>
          </w:p>
          <w:p w14:paraId="199579F2">
            <w:pPr>
              <w:spacing w:before="0"/>
              <w:ind w:left="0"/>
              <w:jc w:val="both"/>
              <w:rPr>
                <w:sz w:val="22"/>
                <w:szCs w:val="22"/>
              </w:rPr>
            </w:pPr>
            <w:r>
              <w:rPr>
                <w:sz w:val="22"/>
                <w:szCs w:val="22"/>
              </w:rPr>
              <w:t xml:space="preserve">Minlength : </w:t>
            </w:r>
          </w:p>
          <w:p w14:paraId="1325E691">
            <w:pPr>
              <w:spacing w:before="0"/>
              <w:ind w:left="0"/>
              <w:jc w:val="both"/>
              <w:rPr>
                <w:sz w:val="22"/>
                <w:szCs w:val="22"/>
              </w:rPr>
            </w:pPr>
            <w:r>
              <w:rPr>
                <w:sz w:val="22"/>
                <w:szCs w:val="22"/>
              </w:rPr>
              <w:t>Maxlength : 20</w:t>
            </w:r>
          </w:p>
          <w:p w14:paraId="0539DD1A">
            <w:pPr>
              <w:spacing w:before="0"/>
              <w:ind w:left="0"/>
              <w:jc w:val="both"/>
              <w:rPr>
                <w:sz w:val="22"/>
                <w:szCs w:val="22"/>
              </w:rPr>
            </w:pPr>
            <w:r>
              <w:rPr>
                <w:sz w:val="22"/>
                <w:szCs w:val="22"/>
              </w:rPr>
              <w:t>Format : [0-9-]+</w:t>
            </w:r>
          </w:p>
        </w:tc>
        <w:tc>
          <w:tcPr>
            <w:tcW w:w="4831" w:type="dxa"/>
            <w:noWrap w:val="0"/>
            <w:vAlign w:val="top"/>
          </w:tcPr>
          <w:p w14:paraId="65AEB65A">
            <w:pPr>
              <w:spacing w:before="0"/>
              <w:ind w:left="41"/>
              <w:jc w:val="both"/>
              <w:rPr>
                <w:sz w:val="22"/>
                <w:szCs w:val="22"/>
              </w:rPr>
            </w:pPr>
            <w:r>
              <w:rPr>
                <w:sz w:val="22"/>
                <w:szCs w:val="22"/>
              </w:rPr>
              <w:t>Mã số thuế</w:t>
            </w:r>
          </w:p>
        </w:tc>
      </w:tr>
      <w:tr w14:paraId="6BBA14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noWrap w:val="0"/>
            <w:vAlign w:val="top"/>
          </w:tcPr>
          <w:p w14:paraId="13ED6853">
            <w:pPr>
              <w:spacing w:before="0"/>
              <w:ind w:left="0"/>
              <w:jc w:val="both"/>
              <w:rPr>
                <w:sz w:val="22"/>
                <w:szCs w:val="22"/>
              </w:rPr>
            </w:pPr>
            <w:r>
              <w:rPr>
                <w:sz w:val="22"/>
                <w:szCs w:val="22"/>
              </w:rPr>
              <w:t>templateCode</w:t>
            </w:r>
          </w:p>
        </w:tc>
        <w:tc>
          <w:tcPr>
            <w:tcW w:w="2520" w:type="dxa"/>
            <w:noWrap w:val="0"/>
            <w:vAlign w:val="top"/>
          </w:tcPr>
          <w:p w14:paraId="0320AFF1">
            <w:pPr>
              <w:spacing w:before="0"/>
              <w:ind w:left="0"/>
              <w:jc w:val="both"/>
              <w:rPr>
                <w:sz w:val="22"/>
                <w:szCs w:val="22"/>
              </w:rPr>
            </w:pPr>
            <w:r>
              <w:rPr>
                <w:sz w:val="22"/>
                <w:szCs w:val="22"/>
              </w:rPr>
              <w:t>Required : false</w:t>
            </w:r>
          </w:p>
          <w:p w14:paraId="00286098">
            <w:pPr>
              <w:spacing w:before="0"/>
              <w:ind w:left="0"/>
              <w:jc w:val="both"/>
              <w:rPr>
                <w:sz w:val="22"/>
                <w:szCs w:val="22"/>
              </w:rPr>
            </w:pPr>
            <w:r>
              <w:rPr>
                <w:sz w:val="22"/>
                <w:szCs w:val="22"/>
              </w:rPr>
              <w:t>DataType: String</w:t>
            </w:r>
          </w:p>
          <w:p w14:paraId="2B4AF0F3">
            <w:pPr>
              <w:spacing w:before="0"/>
              <w:ind w:left="0"/>
              <w:jc w:val="both"/>
              <w:rPr>
                <w:sz w:val="22"/>
                <w:szCs w:val="22"/>
              </w:rPr>
            </w:pPr>
            <w:r>
              <w:rPr>
                <w:sz w:val="22"/>
                <w:szCs w:val="22"/>
              </w:rPr>
              <w:t xml:space="preserve">Minlength : </w:t>
            </w:r>
          </w:p>
          <w:p w14:paraId="2D303D44">
            <w:pPr>
              <w:spacing w:before="0"/>
              <w:ind w:left="0"/>
              <w:jc w:val="both"/>
              <w:rPr>
                <w:sz w:val="22"/>
                <w:szCs w:val="22"/>
              </w:rPr>
            </w:pPr>
            <w:r>
              <w:rPr>
                <w:sz w:val="22"/>
                <w:szCs w:val="22"/>
              </w:rPr>
              <w:t>Maxlength : 20</w:t>
            </w:r>
          </w:p>
          <w:p w14:paraId="6D264383">
            <w:pPr>
              <w:spacing w:before="0"/>
              <w:ind w:left="0"/>
              <w:jc w:val="both"/>
              <w:rPr>
                <w:sz w:val="22"/>
                <w:szCs w:val="22"/>
              </w:rPr>
            </w:pPr>
            <w:r>
              <w:rPr>
                <w:sz w:val="22"/>
                <w:szCs w:val="22"/>
              </w:rPr>
              <w:t>Format : [a-zA-Z0-9/]+</w:t>
            </w:r>
          </w:p>
        </w:tc>
        <w:tc>
          <w:tcPr>
            <w:tcW w:w="4831" w:type="dxa"/>
            <w:noWrap w:val="0"/>
            <w:vAlign w:val="top"/>
          </w:tcPr>
          <w:p w14:paraId="14F1A163">
            <w:pPr>
              <w:spacing w:before="0"/>
              <w:ind w:left="41"/>
              <w:jc w:val="both"/>
              <w:rPr>
                <w:sz w:val="22"/>
                <w:szCs w:val="22"/>
              </w:rPr>
            </w:pPr>
            <w:r>
              <w:rPr>
                <w:sz w:val="22"/>
                <w:szCs w:val="22"/>
              </w:rPr>
              <w:t>Mã mẫu hóa đơn, tuân thủ theo quy định ký hiệu mẫu hóa đơn của Thông tư hướng dẫn thi hành nghị định số 51/2010/NĐ-CP</w:t>
            </w:r>
          </w:p>
          <w:p w14:paraId="1BD6E4BB">
            <w:pPr>
              <w:spacing w:before="0"/>
              <w:ind w:left="41"/>
              <w:jc w:val="both"/>
              <w:rPr>
                <w:sz w:val="22"/>
                <w:szCs w:val="22"/>
              </w:rPr>
            </w:pPr>
          </w:p>
          <w:p w14:paraId="4944653D">
            <w:pPr>
              <w:spacing w:before="0"/>
              <w:ind w:left="41"/>
              <w:jc w:val="both"/>
              <w:rPr>
                <w:b/>
                <w:sz w:val="22"/>
                <w:szCs w:val="22"/>
              </w:rPr>
            </w:pPr>
            <w:r>
              <w:rPr>
                <w:b/>
                <w:sz w:val="22"/>
                <w:szCs w:val="22"/>
              </w:rPr>
              <w:t xml:space="preserve">Chú ý: </w:t>
            </w:r>
            <w:r>
              <w:rPr>
                <w:b/>
                <w:i/>
                <w:sz w:val="22"/>
                <w:szCs w:val="22"/>
              </w:rPr>
              <w:t>Mẫu hóa đơn có ít nhất 1 thông báo phát hành ở trạng thái dự thảo mới có thể lấy danh sách trường động qua API</w:t>
            </w:r>
          </w:p>
        </w:tc>
      </w:tr>
    </w:tbl>
    <w:p w14:paraId="60BFA1AD">
      <w:pPr>
        <w:numPr>
          <w:ilvl w:val="0"/>
          <w:numId w:val="21"/>
        </w:numPr>
        <w:jc w:val="both"/>
        <w:rPr>
          <w:b/>
          <w:color w:val="0000FF"/>
          <w:sz w:val="22"/>
          <w:szCs w:val="22"/>
        </w:rPr>
      </w:pPr>
      <w:r>
        <w:rPr>
          <w:b/>
          <w:color w:val="0000FF"/>
          <w:sz w:val="22"/>
          <w:szCs w:val="22"/>
        </w:rPr>
        <w:t>Đầu ra:</w:t>
      </w:r>
    </w:p>
    <w:p w14:paraId="15172699">
      <w:pPr>
        <w:ind w:left="0"/>
        <w:jc w:val="both"/>
        <w:rPr>
          <w:color w:val="000000"/>
          <w:sz w:val="22"/>
          <w:szCs w:val="22"/>
        </w:rPr>
      </w:pPr>
      <w:r>
        <w:rPr>
          <w:sz w:val="22"/>
          <w:szCs w:val="22"/>
        </w:rPr>
        <w:t>Đối tượng Response là danh sách trường động tương ứng với mẫu hóa đơn của doanh nghiệp</w:t>
      </w:r>
      <w:r>
        <w:rPr>
          <w:color w:val="000000"/>
          <w:sz w:val="22"/>
          <w:szCs w:val="22"/>
        </w:rPr>
        <w:t>:</w:t>
      </w:r>
    </w:p>
    <w:p w14:paraId="6A14CF09">
      <w:pPr>
        <w:numPr>
          <w:ilvl w:val="0"/>
          <w:numId w:val="21"/>
        </w:numPr>
        <w:jc w:val="both"/>
        <w:rPr>
          <w:b/>
          <w:color w:val="0000FF"/>
          <w:sz w:val="22"/>
          <w:szCs w:val="22"/>
        </w:rPr>
      </w:pPr>
      <w:r>
        <w:rPr>
          <w:b/>
          <w:color w:val="0000FF"/>
          <w:sz w:val="22"/>
          <w:szCs w:val="22"/>
        </w:rPr>
        <w:t>Vị dụ:</w:t>
      </w:r>
    </w:p>
    <w:p w14:paraId="3BB92FFA">
      <w:pPr>
        <w:snapToGrid w:val="0"/>
        <w:ind w:left="720"/>
        <w:jc w:val="both"/>
        <w:rPr>
          <w:sz w:val="22"/>
          <w:szCs w:val="22"/>
        </w:rPr>
      </w:pPr>
      <w:r>
        <w:rPr>
          <w:sz w:val="22"/>
          <w:szCs w:val="22"/>
        </w:rPr>
        <w:drawing>
          <wp:inline distT="0" distB="0" distL="114300" distR="114300">
            <wp:extent cx="6344920" cy="1315085"/>
            <wp:effectExtent l="0" t="0" r="17780" b="18415"/>
            <wp:docPr id="1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26"/>
                    <pic:cNvPicPr>
                      <a:picLocks noChangeAspect="1"/>
                    </pic:cNvPicPr>
                  </pic:nvPicPr>
                  <pic:blipFill>
                    <a:blip r:embed="rId64"/>
                    <a:stretch>
                      <a:fillRect/>
                    </a:stretch>
                  </pic:blipFill>
                  <pic:spPr>
                    <a:xfrm>
                      <a:off x="0" y="0"/>
                      <a:ext cx="6344920" cy="1315085"/>
                    </a:xfrm>
                    <a:prstGeom prst="rect">
                      <a:avLst/>
                    </a:prstGeom>
                    <a:noFill/>
                    <a:ln>
                      <a:noFill/>
                    </a:ln>
                  </pic:spPr>
                </pic:pic>
              </a:graphicData>
            </a:graphic>
          </wp:inline>
        </w:drawing>
      </w:r>
    </w:p>
    <w:p w14:paraId="24729380">
      <w:pPr>
        <w:snapToGrid w:val="0"/>
        <w:ind w:left="720"/>
        <w:jc w:val="both"/>
        <w:rPr>
          <w:sz w:val="22"/>
          <w:szCs w:val="22"/>
          <w:lang w:val="fr-FR"/>
        </w:rPr>
      </w:pPr>
      <w:r>
        <w:rPr>
          <w:sz w:val="22"/>
          <w:szCs w:val="22"/>
          <w:lang w:val="fr-FR"/>
        </w:rPr>
        <w:t>Kết quả:</w:t>
      </w:r>
    </w:p>
    <w:p w14:paraId="33FFD391">
      <w:pPr>
        <w:widowControl/>
        <w:shd w:val="clear" w:color="auto" w:fill="DBE5F1"/>
        <w:spacing w:before="0" w:line="240" w:lineRule="auto"/>
        <w:ind w:left="709"/>
        <w:jc w:val="both"/>
        <w:rPr>
          <w:snapToGrid/>
          <w:color w:val="000000"/>
          <w:sz w:val="22"/>
          <w:szCs w:val="22"/>
          <w:lang w:val="fr-FR"/>
        </w:rPr>
      </w:pPr>
      <w:r>
        <w:rPr>
          <w:snapToGrid/>
          <w:color w:val="000000"/>
          <w:sz w:val="22"/>
          <w:szCs w:val="22"/>
          <w:lang w:val="fr-FR"/>
        </w:rPr>
        <w:t>"errorCode": null,</w:t>
      </w:r>
    </w:p>
    <w:p w14:paraId="7888812A">
      <w:pPr>
        <w:widowControl/>
        <w:shd w:val="clear" w:color="auto" w:fill="DBE5F1"/>
        <w:spacing w:before="0" w:line="240" w:lineRule="auto"/>
        <w:ind w:left="709"/>
        <w:jc w:val="both"/>
        <w:rPr>
          <w:snapToGrid/>
          <w:color w:val="000000"/>
          <w:sz w:val="22"/>
          <w:szCs w:val="22"/>
          <w:lang w:val="fr-FR"/>
        </w:rPr>
      </w:pPr>
      <w:r>
        <w:rPr>
          <w:snapToGrid/>
          <w:color w:val="000000"/>
          <w:sz w:val="22"/>
          <w:szCs w:val="22"/>
          <w:lang w:val="fr-FR"/>
        </w:rPr>
        <w:t xml:space="preserve">    "description": null,</w:t>
      </w:r>
    </w:p>
    <w:p w14:paraId="202652B2">
      <w:pPr>
        <w:widowControl/>
        <w:shd w:val="clear" w:color="auto" w:fill="DBE5F1"/>
        <w:spacing w:before="0" w:line="240" w:lineRule="auto"/>
        <w:ind w:left="709"/>
        <w:jc w:val="both"/>
        <w:rPr>
          <w:snapToGrid/>
          <w:color w:val="000000"/>
          <w:sz w:val="22"/>
          <w:szCs w:val="22"/>
        </w:rPr>
      </w:pPr>
      <w:r>
        <w:rPr>
          <w:snapToGrid/>
          <w:color w:val="000000"/>
          <w:sz w:val="22"/>
          <w:szCs w:val="22"/>
          <w:lang w:val="fr-FR"/>
        </w:rPr>
        <w:t xml:space="preserve">    </w:t>
      </w:r>
      <w:r>
        <w:rPr>
          <w:snapToGrid/>
          <w:color w:val="000000"/>
          <w:sz w:val="22"/>
          <w:szCs w:val="22"/>
        </w:rPr>
        <w:t>"customFields": [</w:t>
      </w:r>
    </w:p>
    <w:p w14:paraId="7309DA26">
      <w:pPr>
        <w:widowControl/>
        <w:shd w:val="clear" w:color="auto" w:fill="DBE5F1"/>
        <w:spacing w:before="0" w:line="240" w:lineRule="auto"/>
        <w:ind w:left="709"/>
        <w:jc w:val="both"/>
        <w:rPr>
          <w:snapToGrid/>
          <w:color w:val="000000"/>
          <w:sz w:val="22"/>
          <w:szCs w:val="22"/>
        </w:rPr>
      </w:pPr>
      <w:r>
        <w:rPr>
          <w:snapToGrid/>
          <w:color w:val="000000"/>
          <w:sz w:val="22"/>
          <w:szCs w:val="22"/>
        </w:rPr>
        <w:t xml:space="preserve">        {</w:t>
      </w:r>
    </w:p>
    <w:p w14:paraId="2614D876">
      <w:pPr>
        <w:widowControl/>
        <w:shd w:val="clear" w:color="auto" w:fill="DBE5F1"/>
        <w:spacing w:before="0" w:line="240" w:lineRule="auto"/>
        <w:ind w:left="709"/>
        <w:jc w:val="both"/>
        <w:rPr>
          <w:snapToGrid/>
          <w:color w:val="000000"/>
          <w:sz w:val="22"/>
          <w:szCs w:val="22"/>
        </w:rPr>
      </w:pPr>
      <w:r>
        <w:rPr>
          <w:snapToGrid/>
          <w:color w:val="000000"/>
          <w:sz w:val="22"/>
          <w:szCs w:val="22"/>
        </w:rPr>
        <w:t xml:space="preserve">            "id": null,</w:t>
      </w:r>
    </w:p>
    <w:p w14:paraId="0BFDCFBF">
      <w:pPr>
        <w:widowControl/>
        <w:shd w:val="clear" w:color="auto" w:fill="DBE5F1"/>
        <w:spacing w:before="0" w:line="240" w:lineRule="auto"/>
        <w:ind w:left="709"/>
        <w:jc w:val="both"/>
        <w:rPr>
          <w:snapToGrid/>
          <w:color w:val="000000"/>
          <w:sz w:val="22"/>
          <w:szCs w:val="22"/>
        </w:rPr>
      </w:pPr>
      <w:r>
        <w:rPr>
          <w:snapToGrid/>
          <w:color w:val="000000"/>
          <w:sz w:val="22"/>
          <w:szCs w:val="22"/>
        </w:rPr>
        <w:t xml:space="preserve">            "invoiceTemplatePrototypeId": 2503,</w:t>
      </w:r>
    </w:p>
    <w:p w14:paraId="1AD819C7">
      <w:pPr>
        <w:widowControl/>
        <w:shd w:val="clear" w:color="auto" w:fill="DBE5F1"/>
        <w:spacing w:before="0" w:line="240" w:lineRule="auto"/>
        <w:ind w:left="709"/>
        <w:jc w:val="both"/>
        <w:rPr>
          <w:snapToGrid/>
          <w:color w:val="000000"/>
          <w:sz w:val="22"/>
          <w:szCs w:val="22"/>
        </w:rPr>
      </w:pPr>
      <w:r>
        <w:rPr>
          <w:snapToGrid/>
          <w:color w:val="000000"/>
          <w:sz w:val="22"/>
          <w:szCs w:val="22"/>
        </w:rPr>
        <w:t xml:space="preserve">            "keyTag": "commandDes",</w:t>
      </w:r>
    </w:p>
    <w:p w14:paraId="25D3B530">
      <w:pPr>
        <w:widowControl/>
        <w:shd w:val="clear" w:color="auto" w:fill="DBE5F1"/>
        <w:spacing w:before="0" w:line="240" w:lineRule="auto"/>
        <w:ind w:left="709"/>
        <w:jc w:val="both"/>
        <w:rPr>
          <w:snapToGrid/>
          <w:color w:val="000000"/>
          <w:sz w:val="22"/>
          <w:szCs w:val="22"/>
        </w:rPr>
      </w:pPr>
      <w:r>
        <w:rPr>
          <w:snapToGrid/>
          <w:color w:val="000000"/>
          <w:sz w:val="22"/>
          <w:szCs w:val="22"/>
        </w:rPr>
        <w:t xml:space="preserve">            "valueType": "text",</w:t>
      </w:r>
    </w:p>
    <w:p w14:paraId="1C6DC2D1">
      <w:pPr>
        <w:widowControl/>
        <w:shd w:val="clear" w:color="auto" w:fill="DBE5F1"/>
        <w:spacing w:before="0" w:line="240" w:lineRule="auto"/>
        <w:ind w:left="709"/>
        <w:jc w:val="both"/>
        <w:rPr>
          <w:snapToGrid/>
          <w:color w:val="000000"/>
          <w:sz w:val="22"/>
          <w:szCs w:val="22"/>
        </w:rPr>
      </w:pPr>
      <w:r>
        <w:rPr>
          <w:snapToGrid/>
          <w:color w:val="000000"/>
          <w:sz w:val="22"/>
          <w:szCs w:val="22"/>
        </w:rPr>
        <w:t xml:space="preserve">            "keyLabel": "về việc",</w:t>
      </w:r>
    </w:p>
    <w:p w14:paraId="0CDE46CD">
      <w:pPr>
        <w:widowControl/>
        <w:shd w:val="clear" w:color="auto" w:fill="DBE5F1"/>
        <w:spacing w:before="0" w:line="240" w:lineRule="auto"/>
        <w:ind w:left="709"/>
        <w:jc w:val="both"/>
        <w:rPr>
          <w:snapToGrid/>
          <w:color w:val="000000"/>
          <w:sz w:val="22"/>
          <w:szCs w:val="22"/>
        </w:rPr>
      </w:pPr>
      <w:r>
        <w:rPr>
          <w:snapToGrid/>
          <w:color w:val="000000"/>
          <w:sz w:val="22"/>
          <w:szCs w:val="22"/>
        </w:rPr>
        <w:t xml:space="preserve">            "isRequired": false,</w:t>
      </w:r>
    </w:p>
    <w:p w14:paraId="56C9CC13">
      <w:pPr>
        <w:widowControl/>
        <w:shd w:val="clear" w:color="auto" w:fill="DBE5F1"/>
        <w:spacing w:before="0" w:line="240" w:lineRule="auto"/>
        <w:ind w:left="709"/>
        <w:jc w:val="both"/>
        <w:rPr>
          <w:snapToGrid/>
          <w:color w:val="000000"/>
          <w:sz w:val="22"/>
          <w:szCs w:val="22"/>
        </w:rPr>
      </w:pPr>
      <w:r>
        <w:rPr>
          <w:snapToGrid/>
          <w:color w:val="000000"/>
          <w:sz w:val="22"/>
          <w:szCs w:val="22"/>
        </w:rPr>
        <w:t xml:space="preserve">            "isSeller": false</w:t>
      </w:r>
    </w:p>
    <w:p w14:paraId="39D36865">
      <w:pPr>
        <w:widowControl/>
        <w:shd w:val="clear" w:color="auto" w:fill="DBE5F1"/>
        <w:spacing w:before="0" w:line="240" w:lineRule="auto"/>
        <w:ind w:left="709"/>
        <w:jc w:val="both"/>
        <w:rPr>
          <w:snapToGrid/>
          <w:color w:val="000000"/>
          <w:sz w:val="22"/>
          <w:szCs w:val="22"/>
        </w:rPr>
      </w:pPr>
      <w:r>
        <w:rPr>
          <w:snapToGrid/>
          <w:color w:val="000000"/>
          <w:sz w:val="22"/>
          <w:szCs w:val="22"/>
        </w:rPr>
        <w:t xml:space="preserve">        },</w:t>
      </w:r>
    </w:p>
    <w:p w14:paraId="48E4B638">
      <w:pPr>
        <w:widowControl/>
        <w:shd w:val="clear" w:color="auto" w:fill="DBE5F1"/>
        <w:spacing w:before="0" w:line="240" w:lineRule="auto"/>
        <w:ind w:left="709"/>
        <w:jc w:val="both"/>
        <w:rPr>
          <w:snapToGrid/>
          <w:color w:val="000000"/>
          <w:sz w:val="22"/>
          <w:szCs w:val="22"/>
        </w:rPr>
      </w:pPr>
      <w:r>
        <w:rPr>
          <w:snapToGrid/>
          <w:color w:val="000000"/>
          <w:sz w:val="22"/>
          <w:szCs w:val="22"/>
        </w:rPr>
        <w:t xml:space="preserve">        {</w:t>
      </w:r>
    </w:p>
    <w:p w14:paraId="46EE5942">
      <w:pPr>
        <w:widowControl/>
        <w:shd w:val="clear" w:color="auto" w:fill="DBE5F1"/>
        <w:spacing w:before="0" w:line="240" w:lineRule="auto"/>
        <w:ind w:left="709"/>
        <w:jc w:val="both"/>
        <w:rPr>
          <w:snapToGrid/>
          <w:color w:val="000000"/>
          <w:sz w:val="22"/>
          <w:szCs w:val="22"/>
        </w:rPr>
      </w:pPr>
      <w:r>
        <w:rPr>
          <w:snapToGrid/>
          <w:color w:val="000000"/>
          <w:sz w:val="22"/>
          <w:szCs w:val="22"/>
        </w:rPr>
        <w:t xml:space="preserve">            "id": null,</w:t>
      </w:r>
    </w:p>
    <w:p w14:paraId="5303A477">
      <w:pPr>
        <w:widowControl/>
        <w:shd w:val="clear" w:color="auto" w:fill="DBE5F1"/>
        <w:spacing w:before="0" w:line="240" w:lineRule="auto"/>
        <w:ind w:left="709"/>
        <w:jc w:val="both"/>
        <w:rPr>
          <w:snapToGrid/>
          <w:color w:val="000000"/>
          <w:sz w:val="22"/>
          <w:szCs w:val="22"/>
        </w:rPr>
      </w:pPr>
      <w:r>
        <w:rPr>
          <w:snapToGrid/>
          <w:color w:val="000000"/>
          <w:sz w:val="22"/>
          <w:szCs w:val="22"/>
        </w:rPr>
        <w:t xml:space="preserve">            "invoiceTemplatePrototypeId": 2503,</w:t>
      </w:r>
    </w:p>
    <w:p w14:paraId="6854F195">
      <w:pPr>
        <w:widowControl/>
        <w:shd w:val="clear" w:color="auto" w:fill="DBE5F1"/>
        <w:spacing w:before="0" w:line="240" w:lineRule="auto"/>
        <w:ind w:left="709"/>
        <w:jc w:val="both"/>
        <w:rPr>
          <w:snapToGrid/>
          <w:color w:val="000000"/>
          <w:sz w:val="22"/>
          <w:szCs w:val="22"/>
        </w:rPr>
      </w:pPr>
      <w:r>
        <w:rPr>
          <w:snapToGrid/>
          <w:color w:val="000000"/>
          <w:sz w:val="22"/>
          <w:szCs w:val="22"/>
        </w:rPr>
        <w:t xml:space="preserve">            "keyTag": "contractNo",</w:t>
      </w:r>
    </w:p>
    <w:p w14:paraId="0DB7E5A5">
      <w:pPr>
        <w:widowControl/>
        <w:shd w:val="clear" w:color="auto" w:fill="DBE5F1"/>
        <w:spacing w:before="0" w:line="240" w:lineRule="auto"/>
        <w:ind w:left="709"/>
        <w:jc w:val="both"/>
        <w:rPr>
          <w:snapToGrid/>
          <w:color w:val="000000"/>
          <w:sz w:val="22"/>
          <w:szCs w:val="22"/>
        </w:rPr>
      </w:pPr>
      <w:r>
        <w:rPr>
          <w:snapToGrid/>
          <w:color w:val="000000"/>
          <w:sz w:val="22"/>
          <w:szCs w:val="22"/>
        </w:rPr>
        <w:t xml:space="preserve">            "valueType": "text",</w:t>
      </w:r>
    </w:p>
    <w:p w14:paraId="6B2F4450">
      <w:pPr>
        <w:widowControl/>
        <w:shd w:val="clear" w:color="auto" w:fill="DBE5F1"/>
        <w:spacing w:before="0" w:line="240" w:lineRule="auto"/>
        <w:ind w:left="709"/>
        <w:jc w:val="both"/>
        <w:rPr>
          <w:snapToGrid/>
          <w:color w:val="000000"/>
          <w:sz w:val="22"/>
          <w:szCs w:val="22"/>
        </w:rPr>
      </w:pPr>
      <w:r>
        <w:rPr>
          <w:snapToGrid/>
          <w:color w:val="000000"/>
          <w:sz w:val="22"/>
          <w:szCs w:val="22"/>
        </w:rPr>
        <w:t xml:space="preserve">            "keyLabel": "Hợp đồng số",</w:t>
      </w:r>
    </w:p>
    <w:p w14:paraId="570934F5">
      <w:pPr>
        <w:widowControl/>
        <w:shd w:val="clear" w:color="auto" w:fill="DBE5F1"/>
        <w:spacing w:before="0" w:line="240" w:lineRule="auto"/>
        <w:ind w:left="709"/>
        <w:jc w:val="both"/>
        <w:rPr>
          <w:snapToGrid/>
          <w:color w:val="000000"/>
          <w:sz w:val="22"/>
          <w:szCs w:val="22"/>
        </w:rPr>
      </w:pPr>
      <w:r>
        <w:rPr>
          <w:snapToGrid/>
          <w:color w:val="000000"/>
          <w:sz w:val="22"/>
          <w:szCs w:val="22"/>
        </w:rPr>
        <w:t xml:space="preserve">            "isRequired": false,</w:t>
      </w:r>
    </w:p>
    <w:p w14:paraId="2EB74C1B">
      <w:pPr>
        <w:widowControl/>
        <w:shd w:val="clear" w:color="auto" w:fill="DBE5F1"/>
        <w:spacing w:before="0" w:line="240" w:lineRule="auto"/>
        <w:ind w:left="709"/>
        <w:jc w:val="both"/>
        <w:rPr>
          <w:snapToGrid/>
          <w:color w:val="000000"/>
          <w:sz w:val="22"/>
          <w:szCs w:val="22"/>
        </w:rPr>
      </w:pPr>
      <w:r>
        <w:rPr>
          <w:snapToGrid/>
          <w:color w:val="000000"/>
          <w:sz w:val="22"/>
          <w:szCs w:val="22"/>
        </w:rPr>
        <w:t xml:space="preserve">            "isSeller": false</w:t>
      </w:r>
    </w:p>
    <w:p w14:paraId="67818FFC">
      <w:pPr>
        <w:widowControl/>
        <w:shd w:val="clear" w:color="auto" w:fill="DBE5F1"/>
        <w:spacing w:before="0" w:line="240" w:lineRule="auto"/>
        <w:ind w:left="709"/>
        <w:jc w:val="both"/>
        <w:rPr>
          <w:snapToGrid/>
          <w:color w:val="000000"/>
          <w:sz w:val="22"/>
          <w:szCs w:val="22"/>
        </w:rPr>
      </w:pPr>
      <w:r>
        <w:rPr>
          <w:snapToGrid/>
          <w:color w:val="000000"/>
          <w:sz w:val="22"/>
          <w:szCs w:val="22"/>
        </w:rPr>
        <w:t xml:space="preserve">        },</w:t>
      </w:r>
    </w:p>
    <w:p w14:paraId="2AA61BED">
      <w:pPr>
        <w:widowControl/>
        <w:shd w:val="clear" w:color="auto" w:fill="DBE5F1"/>
        <w:spacing w:before="0" w:line="240" w:lineRule="auto"/>
        <w:ind w:left="709"/>
        <w:jc w:val="both"/>
        <w:rPr>
          <w:snapToGrid/>
          <w:color w:val="000000"/>
          <w:sz w:val="22"/>
          <w:szCs w:val="22"/>
        </w:rPr>
      </w:pPr>
      <w:r>
        <w:rPr>
          <w:snapToGrid/>
          <w:color w:val="000000"/>
          <w:sz w:val="22"/>
          <w:szCs w:val="22"/>
        </w:rPr>
        <w:t xml:space="preserve">        {</w:t>
      </w:r>
    </w:p>
    <w:p w14:paraId="0E958C22">
      <w:pPr>
        <w:widowControl/>
        <w:shd w:val="clear" w:color="auto" w:fill="DBE5F1"/>
        <w:spacing w:before="0" w:line="240" w:lineRule="auto"/>
        <w:ind w:left="709"/>
        <w:jc w:val="both"/>
        <w:rPr>
          <w:snapToGrid/>
          <w:color w:val="000000"/>
          <w:sz w:val="22"/>
          <w:szCs w:val="22"/>
        </w:rPr>
      </w:pPr>
      <w:r>
        <w:rPr>
          <w:snapToGrid/>
          <w:color w:val="000000"/>
          <w:sz w:val="22"/>
          <w:szCs w:val="22"/>
        </w:rPr>
        <w:t xml:space="preserve">            "id": null,</w:t>
      </w:r>
    </w:p>
    <w:p w14:paraId="750240BE">
      <w:pPr>
        <w:widowControl/>
        <w:shd w:val="clear" w:color="auto" w:fill="DBE5F1"/>
        <w:spacing w:before="0" w:line="240" w:lineRule="auto"/>
        <w:ind w:left="709"/>
        <w:jc w:val="both"/>
        <w:rPr>
          <w:snapToGrid/>
          <w:color w:val="000000"/>
          <w:sz w:val="22"/>
          <w:szCs w:val="22"/>
        </w:rPr>
      </w:pPr>
      <w:r>
        <w:rPr>
          <w:snapToGrid/>
          <w:color w:val="000000"/>
          <w:sz w:val="22"/>
          <w:szCs w:val="22"/>
        </w:rPr>
        <w:t xml:space="preserve">            "invoiceTemplatePrototypeId": 2503,</w:t>
      </w:r>
    </w:p>
    <w:p w14:paraId="2F24D5A5">
      <w:pPr>
        <w:widowControl/>
        <w:shd w:val="clear" w:color="auto" w:fill="DBE5F1"/>
        <w:spacing w:before="0" w:line="240" w:lineRule="auto"/>
        <w:ind w:left="709"/>
        <w:jc w:val="both"/>
        <w:rPr>
          <w:snapToGrid/>
          <w:color w:val="000000"/>
          <w:sz w:val="22"/>
          <w:szCs w:val="22"/>
        </w:rPr>
      </w:pPr>
      <w:r>
        <w:rPr>
          <w:snapToGrid/>
          <w:color w:val="000000"/>
          <w:sz w:val="22"/>
          <w:szCs w:val="22"/>
        </w:rPr>
        <w:t xml:space="preserve">            "keyTag": "vehicle",</w:t>
      </w:r>
    </w:p>
    <w:p w14:paraId="21E01138">
      <w:pPr>
        <w:widowControl/>
        <w:shd w:val="clear" w:color="auto" w:fill="DBE5F1"/>
        <w:spacing w:before="0" w:line="240" w:lineRule="auto"/>
        <w:ind w:left="709"/>
        <w:jc w:val="both"/>
        <w:rPr>
          <w:snapToGrid/>
          <w:color w:val="000000"/>
          <w:sz w:val="22"/>
          <w:szCs w:val="22"/>
        </w:rPr>
      </w:pPr>
      <w:r>
        <w:rPr>
          <w:snapToGrid/>
          <w:color w:val="000000"/>
          <w:sz w:val="22"/>
          <w:szCs w:val="22"/>
        </w:rPr>
        <w:t xml:space="preserve">            "valueType": "text",</w:t>
      </w:r>
    </w:p>
    <w:p w14:paraId="0A3E0AAE">
      <w:pPr>
        <w:widowControl/>
        <w:shd w:val="clear" w:color="auto" w:fill="DBE5F1"/>
        <w:spacing w:before="0" w:line="240" w:lineRule="auto"/>
        <w:ind w:left="709"/>
        <w:jc w:val="both"/>
        <w:rPr>
          <w:snapToGrid/>
          <w:color w:val="000000"/>
          <w:sz w:val="22"/>
          <w:szCs w:val="22"/>
        </w:rPr>
      </w:pPr>
      <w:r>
        <w:rPr>
          <w:snapToGrid/>
          <w:color w:val="000000"/>
          <w:sz w:val="22"/>
          <w:szCs w:val="22"/>
        </w:rPr>
        <w:t xml:space="preserve">            "keyLabel": "Phương tiện vận chuyển",</w:t>
      </w:r>
    </w:p>
    <w:p w14:paraId="7951CD82">
      <w:pPr>
        <w:widowControl/>
        <w:shd w:val="clear" w:color="auto" w:fill="DBE5F1"/>
        <w:spacing w:before="0" w:line="240" w:lineRule="auto"/>
        <w:ind w:left="709"/>
        <w:jc w:val="both"/>
        <w:rPr>
          <w:snapToGrid/>
          <w:color w:val="000000"/>
          <w:sz w:val="22"/>
          <w:szCs w:val="22"/>
        </w:rPr>
      </w:pPr>
      <w:r>
        <w:rPr>
          <w:snapToGrid/>
          <w:color w:val="000000"/>
          <w:sz w:val="22"/>
          <w:szCs w:val="22"/>
        </w:rPr>
        <w:t xml:space="preserve">            "isRequired": false,</w:t>
      </w:r>
    </w:p>
    <w:p w14:paraId="23C3D209">
      <w:pPr>
        <w:widowControl/>
        <w:shd w:val="clear" w:color="auto" w:fill="DBE5F1"/>
        <w:spacing w:before="0" w:line="240" w:lineRule="auto"/>
        <w:ind w:left="709"/>
        <w:jc w:val="both"/>
        <w:rPr>
          <w:snapToGrid/>
          <w:color w:val="000000"/>
          <w:sz w:val="22"/>
          <w:szCs w:val="22"/>
        </w:rPr>
      </w:pPr>
      <w:r>
        <w:rPr>
          <w:snapToGrid/>
          <w:color w:val="000000"/>
          <w:sz w:val="22"/>
          <w:szCs w:val="22"/>
        </w:rPr>
        <w:t xml:space="preserve">            "isSeller": false</w:t>
      </w:r>
    </w:p>
    <w:p w14:paraId="2D4A4B3C">
      <w:pPr>
        <w:widowControl/>
        <w:shd w:val="clear" w:color="auto" w:fill="DBE5F1"/>
        <w:spacing w:before="0" w:line="240" w:lineRule="auto"/>
        <w:ind w:left="709"/>
        <w:jc w:val="both"/>
        <w:rPr>
          <w:snapToGrid/>
          <w:color w:val="000000"/>
          <w:sz w:val="22"/>
          <w:szCs w:val="22"/>
        </w:rPr>
      </w:pPr>
      <w:r>
        <w:rPr>
          <w:snapToGrid/>
          <w:color w:val="000000"/>
          <w:sz w:val="22"/>
          <w:szCs w:val="22"/>
        </w:rPr>
        <w:t xml:space="preserve">        },</w:t>
      </w:r>
    </w:p>
    <w:p w14:paraId="06C6D64A">
      <w:pPr>
        <w:widowControl/>
        <w:shd w:val="clear" w:color="auto" w:fill="DBE5F1"/>
        <w:spacing w:before="0" w:line="240" w:lineRule="auto"/>
        <w:ind w:left="709"/>
        <w:jc w:val="both"/>
        <w:rPr>
          <w:snapToGrid/>
          <w:color w:val="000000"/>
          <w:sz w:val="22"/>
          <w:szCs w:val="22"/>
        </w:rPr>
      </w:pPr>
      <w:r>
        <w:rPr>
          <w:snapToGrid/>
          <w:color w:val="000000"/>
          <w:sz w:val="22"/>
          <w:szCs w:val="22"/>
        </w:rPr>
        <w:t xml:space="preserve">        {</w:t>
      </w:r>
    </w:p>
    <w:p w14:paraId="705AE7EC">
      <w:pPr>
        <w:widowControl/>
        <w:shd w:val="clear" w:color="auto" w:fill="DBE5F1"/>
        <w:spacing w:before="0" w:line="240" w:lineRule="auto"/>
        <w:ind w:left="709"/>
        <w:jc w:val="both"/>
        <w:rPr>
          <w:snapToGrid/>
          <w:color w:val="000000"/>
          <w:sz w:val="22"/>
          <w:szCs w:val="22"/>
        </w:rPr>
      </w:pPr>
      <w:r>
        <w:rPr>
          <w:snapToGrid/>
          <w:color w:val="000000"/>
          <w:sz w:val="22"/>
          <w:szCs w:val="22"/>
        </w:rPr>
        <w:t xml:space="preserve">            "id": null,</w:t>
      </w:r>
    </w:p>
    <w:p w14:paraId="234537C6">
      <w:pPr>
        <w:widowControl/>
        <w:shd w:val="clear" w:color="auto" w:fill="DBE5F1"/>
        <w:spacing w:before="0" w:line="240" w:lineRule="auto"/>
        <w:ind w:left="709"/>
        <w:jc w:val="both"/>
        <w:rPr>
          <w:snapToGrid/>
          <w:color w:val="000000"/>
          <w:sz w:val="22"/>
          <w:szCs w:val="22"/>
        </w:rPr>
      </w:pPr>
      <w:r>
        <w:rPr>
          <w:snapToGrid/>
          <w:color w:val="000000"/>
          <w:sz w:val="22"/>
          <w:szCs w:val="22"/>
        </w:rPr>
        <w:t xml:space="preserve">            "invoiceTemplatePrototypeId": 2503,</w:t>
      </w:r>
    </w:p>
    <w:p w14:paraId="6FD7C7D4">
      <w:pPr>
        <w:widowControl/>
        <w:shd w:val="clear" w:color="auto" w:fill="DBE5F1"/>
        <w:spacing w:before="0" w:line="240" w:lineRule="auto"/>
        <w:ind w:left="709"/>
        <w:jc w:val="both"/>
        <w:rPr>
          <w:snapToGrid/>
          <w:color w:val="000000"/>
          <w:sz w:val="22"/>
          <w:szCs w:val="22"/>
        </w:rPr>
      </w:pPr>
      <w:r>
        <w:rPr>
          <w:snapToGrid/>
          <w:color w:val="000000"/>
          <w:sz w:val="22"/>
          <w:szCs w:val="22"/>
        </w:rPr>
        <w:t xml:space="preserve">            "keyTag": "exportAt",</w:t>
      </w:r>
    </w:p>
    <w:p w14:paraId="7CF6D759">
      <w:pPr>
        <w:widowControl/>
        <w:shd w:val="clear" w:color="auto" w:fill="DBE5F1"/>
        <w:spacing w:before="0" w:line="240" w:lineRule="auto"/>
        <w:ind w:left="709"/>
        <w:jc w:val="both"/>
        <w:rPr>
          <w:snapToGrid/>
          <w:color w:val="000000"/>
          <w:sz w:val="22"/>
          <w:szCs w:val="22"/>
        </w:rPr>
      </w:pPr>
      <w:r>
        <w:rPr>
          <w:snapToGrid/>
          <w:color w:val="000000"/>
          <w:sz w:val="22"/>
          <w:szCs w:val="22"/>
        </w:rPr>
        <w:t xml:space="preserve">            "valueType": "text",</w:t>
      </w:r>
    </w:p>
    <w:p w14:paraId="0B58FF75">
      <w:pPr>
        <w:widowControl/>
        <w:shd w:val="clear" w:color="auto" w:fill="DBE5F1"/>
        <w:spacing w:before="0" w:line="240" w:lineRule="auto"/>
        <w:ind w:left="709"/>
        <w:jc w:val="both"/>
        <w:rPr>
          <w:snapToGrid/>
          <w:color w:val="000000"/>
          <w:sz w:val="22"/>
          <w:szCs w:val="22"/>
        </w:rPr>
      </w:pPr>
      <w:r>
        <w:rPr>
          <w:snapToGrid/>
          <w:color w:val="000000"/>
          <w:sz w:val="22"/>
          <w:szCs w:val="22"/>
        </w:rPr>
        <w:t xml:space="preserve">            "keyLabel": "Xuất tại kho",</w:t>
      </w:r>
    </w:p>
    <w:p w14:paraId="4A25C5FE">
      <w:pPr>
        <w:widowControl/>
        <w:shd w:val="clear" w:color="auto" w:fill="DBE5F1"/>
        <w:spacing w:before="0" w:line="240" w:lineRule="auto"/>
        <w:ind w:left="709"/>
        <w:jc w:val="both"/>
        <w:rPr>
          <w:snapToGrid/>
          <w:color w:val="000000"/>
          <w:sz w:val="22"/>
          <w:szCs w:val="22"/>
        </w:rPr>
      </w:pPr>
      <w:r>
        <w:rPr>
          <w:snapToGrid/>
          <w:color w:val="000000"/>
          <w:sz w:val="22"/>
          <w:szCs w:val="22"/>
        </w:rPr>
        <w:t xml:space="preserve">            "isRequired": false,</w:t>
      </w:r>
    </w:p>
    <w:p w14:paraId="221965C4">
      <w:pPr>
        <w:widowControl/>
        <w:shd w:val="clear" w:color="auto" w:fill="DBE5F1"/>
        <w:spacing w:before="0" w:line="240" w:lineRule="auto"/>
        <w:ind w:left="709"/>
        <w:jc w:val="both"/>
        <w:rPr>
          <w:snapToGrid/>
          <w:color w:val="000000"/>
          <w:sz w:val="22"/>
          <w:szCs w:val="22"/>
        </w:rPr>
      </w:pPr>
      <w:r>
        <w:rPr>
          <w:snapToGrid/>
          <w:color w:val="000000"/>
          <w:sz w:val="22"/>
          <w:szCs w:val="22"/>
        </w:rPr>
        <w:t xml:space="preserve">            "isSeller": false</w:t>
      </w:r>
    </w:p>
    <w:p w14:paraId="5A609064">
      <w:pPr>
        <w:widowControl/>
        <w:shd w:val="clear" w:color="auto" w:fill="DBE5F1"/>
        <w:spacing w:before="0" w:line="240" w:lineRule="auto"/>
        <w:ind w:left="709"/>
        <w:jc w:val="both"/>
        <w:rPr>
          <w:snapToGrid/>
          <w:color w:val="000000"/>
          <w:sz w:val="22"/>
          <w:szCs w:val="22"/>
        </w:rPr>
      </w:pPr>
      <w:r>
        <w:rPr>
          <w:snapToGrid/>
          <w:color w:val="000000"/>
          <w:sz w:val="22"/>
          <w:szCs w:val="22"/>
        </w:rPr>
        <w:t xml:space="preserve">        },</w:t>
      </w:r>
    </w:p>
    <w:p w14:paraId="6FC4FCF4">
      <w:pPr>
        <w:widowControl/>
        <w:shd w:val="clear" w:color="auto" w:fill="DBE5F1"/>
        <w:spacing w:before="0" w:line="240" w:lineRule="auto"/>
        <w:ind w:left="709"/>
        <w:jc w:val="both"/>
        <w:rPr>
          <w:snapToGrid/>
          <w:color w:val="000000"/>
          <w:sz w:val="22"/>
          <w:szCs w:val="22"/>
        </w:rPr>
      </w:pPr>
      <w:r>
        <w:rPr>
          <w:snapToGrid/>
          <w:color w:val="000000"/>
          <w:sz w:val="22"/>
          <w:szCs w:val="22"/>
        </w:rPr>
        <w:t xml:space="preserve">        {</w:t>
      </w:r>
    </w:p>
    <w:p w14:paraId="03167EFF">
      <w:pPr>
        <w:widowControl/>
        <w:shd w:val="clear" w:color="auto" w:fill="DBE5F1"/>
        <w:spacing w:before="0" w:line="240" w:lineRule="auto"/>
        <w:ind w:left="709"/>
        <w:jc w:val="both"/>
        <w:rPr>
          <w:snapToGrid/>
          <w:color w:val="000000"/>
          <w:sz w:val="22"/>
          <w:szCs w:val="22"/>
        </w:rPr>
      </w:pPr>
      <w:r>
        <w:rPr>
          <w:snapToGrid/>
          <w:color w:val="000000"/>
          <w:sz w:val="22"/>
          <w:szCs w:val="22"/>
        </w:rPr>
        <w:t xml:space="preserve">            "id": null,</w:t>
      </w:r>
    </w:p>
    <w:p w14:paraId="68108ACC">
      <w:pPr>
        <w:widowControl/>
        <w:shd w:val="clear" w:color="auto" w:fill="DBE5F1"/>
        <w:spacing w:before="0" w:line="240" w:lineRule="auto"/>
        <w:ind w:left="709"/>
        <w:jc w:val="both"/>
        <w:rPr>
          <w:snapToGrid/>
          <w:color w:val="000000"/>
          <w:sz w:val="22"/>
          <w:szCs w:val="22"/>
        </w:rPr>
      </w:pPr>
      <w:r>
        <w:rPr>
          <w:snapToGrid/>
          <w:color w:val="000000"/>
          <w:sz w:val="22"/>
          <w:szCs w:val="22"/>
        </w:rPr>
        <w:t xml:space="preserve">            "invoiceTemplatePrototypeId": 2503,</w:t>
      </w:r>
    </w:p>
    <w:p w14:paraId="40CC9468">
      <w:pPr>
        <w:widowControl/>
        <w:shd w:val="clear" w:color="auto" w:fill="DBE5F1"/>
        <w:spacing w:before="0" w:line="240" w:lineRule="auto"/>
        <w:ind w:left="709"/>
        <w:jc w:val="both"/>
        <w:rPr>
          <w:snapToGrid/>
          <w:color w:val="000000"/>
          <w:sz w:val="22"/>
          <w:szCs w:val="22"/>
        </w:rPr>
      </w:pPr>
      <w:r>
        <w:rPr>
          <w:snapToGrid/>
          <w:color w:val="000000"/>
          <w:sz w:val="22"/>
          <w:szCs w:val="22"/>
        </w:rPr>
        <w:t xml:space="preserve">            "keyTag": "exportAtNo",</w:t>
      </w:r>
    </w:p>
    <w:p w14:paraId="187A84D1">
      <w:pPr>
        <w:widowControl/>
        <w:shd w:val="clear" w:color="auto" w:fill="DBE5F1"/>
        <w:spacing w:before="0" w:line="240" w:lineRule="auto"/>
        <w:ind w:left="709"/>
        <w:jc w:val="both"/>
        <w:rPr>
          <w:snapToGrid/>
          <w:color w:val="000000"/>
          <w:sz w:val="22"/>
          <w:szCs w:val="22"/>
        </w:rPr>
      </w:pPr>
      <w:r>
        <w:rPr>
          <w:snapToGrid/>
          <w:color w:val="000000"/>
          <w:sz w:val="22"/>
          <w:szCs w:val="22"/>
        </w:rPr>
        <w:t xml:space="preserve">            "valueType": "text",</w:t>
      </w:r>
    </w:p>
    <w:p w14:paraId="07ABF610">
      <w:pPr>
        <w:widowControl/>
        <w:shd w:val="clear" w:color="auto" w:fill="DBE5F1"/>
        <w:spacing w:before="0" w:line="240" w:lineRule="auto"/>
        <w:ind w:left="709"/>
        <w:jc w:val="both"/>
        <w:rPr>
          <w:snapToGrid/>
          <w:color w:val="000000"/>
          <w:sz w:val="22"/>
          <w:szCs w:val="22"/>
        </w:rPr>
      </w:pPr>
      <w:r>
        <w:rPr>
          <w:snapToGrid/>
          <w:color w:val="000000"/>
          <w:sz w:val="22"/>
          <w:szCs w:val="22"/>
        </w:rPr>
        <w:t xml:space="preserve">            "keyLabel": "Mã kho",</w:t>
      </w:r>
    </w:p>
    <w:p w14:paraId="50A94CD6">
      <w:pPr>
        <w:widowControl/>
        <w:shd w:val="clear" w:color="auto" w:fill="DBE5F1"/>
        <w:spacing w:before="0" w:line="240" w:lineRule="auto"/>
        <w:ind w:left="709"/>
        <w:jc w:val="both"/>
        <w:rPr>
          <w:snapToGrid/>
          <w:color w:val="000000"/>
          <w:sz w:val="22"/>
          <w:szCs w:val="22"/>
        </w:rPr>
      </w:pPr>
      <w:r>
        <w:rPr>
          <w:snapToGrid/>
          <w:color w:val="000000"/>
          <w:sz w:val="22"/>
          <w:szCs w:val="22"/>
        </w:rPr>
        <w:t xml:space="preserve">            "isRequired": false,</w:t>
      </w:r>
    </w:p>
    <w:p w14:paraId="0BBCD6AD">
      <w:pPr>
        <w:widowControl/>
        <w:shd w:val="clear" w:color="auto" w:fill="DBE5F1"/>
        <w:spacing w:before="0" w:line="240" w:lineRule="auto"/>
        <w:ind w:left="709"/>
        <w:jc w:val="both"/>
        <w:rPr>
          <w:snapToGrid/>
          <w:color w:val="000000"/>
          <w:sz w:val="22"/>
          <w:szCs w:val="22"/>
        </w:rPr>
      </w:pPr>
      <w:r>
        <w:rPr>
          <w:snapToGrid/>
          <w:color w:val="000000"/>
          <w:sz w:val="22"/>
          <w:szCs w:val="22"/>
        </w:rPr>
        <w:t xml:space="preserve">            "isSeller": false</w:t>
      </w:r>
    </w:p>
    <w:p w14:paraId="57E70A10">
      <w:pPr>
        <w:widowControl/>
        <w:shd w:val="clear" w:color="auto" w:fill="DBE5F1"/>
        <w:spacing w:before="0" w:line="240" w:lineRule="auto"/>
        <w:ind w:left="709"/>
        <w:jc w:val="both"/>
        <w:rPr>
          <w:snapToGrid/>
          <w:color w:val="000000"/>
          <w:sz w:val="22"/>
          <w:szCs w:val="22"/>
        </w:rPr>
      </w:pPr>
      <w:r>
        <w:rPr>
          <w:snapToGrid/>
          <w:color w:val="000000"/>
          <w:sz w:val="22"/>
          <w:szCs w:val="22"/>
        </w:rPr>
        <w:t xml:space="preserve">        },</w:t>
      </w:r>
    </w:p>
    <w:p w14:paraId="69DD6728">
      <w:pPr>
        <w:widowControl/>
        <w:shd w:val="clear" w:color="auto" w:fill="DBE5F1"/>
        <w:spacing w:before="0" w:line="240" w:lineRule="auto"/>
        <w:ind w:left="709"/>
        <w:jc w:val="both"/>
        <w:rPr>
          <w:snapToGrid/>
          <w:color w:val="000000"/>
          <w:sz w:val="22"/>
          <w:szCs w:val="22"/>
        </w:rPr>
      </w:pPr>
      <w:r>
        <w:rPr>
          <w:snapToGrid/>
          <w:color w:val="000000"/>
          <w:sz w:val="22"/>
          <w:szCs w:val="22"/>
        </w:rPr>
        <w:t xml:space="preserve">        {</w:t>
      </w:r>
    </w:p>
    <w:p w14:paraId="641FE7BB">
      <w:pPr>
        <w:widowControl/>
        <w:shd w:val="clear" w:color="auto" w:fill="DBE5F1"/>
        <w:spacing w:before="0" w:line="240" w:lineRule="auto"/>
        <w:ind w:left="709"/>
        <w:jc w:val="both"/>
        <w:rPr>
          <w:snapToGrid/>
          <w:color w:val="000000"/>
          <w:sz w:val="22"/>
          <w:szCs w:val="22"/>
        </w:rPr>
      </w:pPr>
      <w:r>
        <w:rPr>
          <w:snapToGrid/>
          <w:color w:val="000000"/>
          <w:sz w:val="22"/>
          <w:szCs w:val="22"/>
        </w:rPr>
        <w:t xml:space="preserve">            "id": null,</w:t>
      </w:r>
    </w:p>
    <w:p w14:paraId="197BDAAB">
      <w:pPr>
        <w:widowControl/>
        <w:shd w:val="clear" w:color="auto" w:fill="DBE5F1"/>
        <w:spacing w:before="0" w:line="240" w:lineRule="auto"/>
        <w:ind w:left="709"/>
        <w:jc w:val="both"/>
        <w:rPr>
          <w:snapToGrid/>
          <w:color w:val="000000"/>
          <w:sz w:val="22"/>
          <w:szCs w:val="22"/>
        </w:rPr>
      </w:pPr>
      <w:r>
        <w:rPr>
          <w:snapToGrid/>
          <w:color w:val="000000"/>
          <w:sz w:val="22"/>
          <w:szCs w:val="22"/>
        </w:rPr>
        <w:t xml:space="preserve">            "invoiceTemplatePrototypeId": 2503,</w:t>
      </w:r>
    </w:p>
    <w:p w14:paraId="4417B199">
      <w:pPr>
        <w:widowControl/>
        <w:shd w:val="clear" w:color="auto" w:fill="DBE5F1"/>
        <w:spacing w:before="0" w:line="240" w:lineRule="auto"/>
        <w:ind w:left="709"/>
        <w:jc w:val="both"/>
        <w:rPr>
          <w:snapToGrid/>
          <w:color w:val="000000"/>
          <w:sz w:val="22"/>
          <w:szCs w:val="22"/>
        </w:rPr>
      </w:pPr>
      <w:r>
        <w:rPr>
          <w:snapToGrid/>
          <w:color w:val="000000"/>
          <w:sz w:val="22"/>
          <w:szCs w:val="22"/>
        </w:rPr>
        <w:t xml:space="preserve">            "keyTag": "importAt",</w:t>
      </w:r>
    </w:p>
    <w:p w14:paraId="16DD0395">
      <w:pPr>
        <w:widowControl/>
        <w:shd w:val="clear" w:color="auto" w:fill="DBE5F1"/>
        <w:spacing w:before="0" w:line="240" w:lineRule="auto"/>
        <w:ind w:left="709"/>
        <w:jc w:val="both"/>
        <w:rPr>
          <w:snapToGrid/>
          <w:color w:val="000000"/>
          <w:sz w:val="22"/>
          <w:szCs w:val="22"/>
        </w:rPr>
      </w:pPr>
      <w:r>
        <w:rPr>
          <w:snapToGrid/>
          <w:color w:val="000000"/>
          <w:sz w:val="22"/>
          <w:szCs w:val="22"/>
        </w:rPr>
        <w:t xml:space="preserve">            "valueType": "text",</w:t>
      </w:r>
    </w:p>
    <w:p w14:paraId="070D33A5">
      <w:pPr>
        <w:widowControl/>
        <w:shd w:val="clear" w:color="auto" w:fill="DBE5F1"/>
        <w:spacing w:before="0" w:line="240" w:lineRule="auto"/>
        <w:ind w:left="709"/>
        <w:jc w:val="both"/>
        <w:rPr>
          <w:snapToGrid/>
          <w:color w:val="000000"/>
          <w:sz w:val="22"/>
          <w:szCs w:val="22"/>
        </w:rPr>
      </w:pPr>
      <w:r>
        <w:rPr>
          <w:snapToGrid/>
          <w:color w:val="000000"/>
          <w:sz w:val="22"/>
          <w:szCs w:val="22"/>
        </w:rPr>
        <w:t xml:space="preserve">            "keyLabel": "Nhập tại kho",</w:t>
      </w:r>
    </w:p>
    <w:p w14:paraId="5E8F2112">
      <w:pPr>
        <w:widowControl/>
        <w:shd w:val="clear" w:color="auto" w:fill="DBE5F1"/>
        <w:spacing w:before="0" w:line="240" w:lineRule="auto"/>
        <w:ind w:left="709"/>
        <w:jc w:val="both"/>
        <w:rPr>
          <w:snapToGrid/>
          <w:color w:val="000000"/>
          <w:sz w:val="22"/>
          <w:szCs w:val="22"/>
        </w:rPr>
      </w:pPr>
      <w:r>
        <w:rPr>
          <w:snapToGrid/>
          <w:color w:val="000000"/>
          <w:sz w:val="22"/>
          <w:szCs w:val="22"/>
        </w:rPr>
        <w:t xml:space="preserve">            "isRequired": false,</w:t>
      </w:r>
    </w:p>
    <w:p w14:paraId="76162D87">
      <w:pPr>
        <w:widowControl/>
        <w:shd w:val="clear" w:color="auto" w:fill="DBE5F1"/>
        <w:spacing w:before="0" w:line="240" w:lineRule="auto"/>
        <w:ind w:left="709"/>
        <w:jc w:val="both"/>
        <w:rPr>
          <w:snapToGrid/>
          <w:color w:val="000000"/>
          <w:sz w:val="22"/>
          <w:szCs w:val="22"/>
        </w:rPr>
      </w:pPr>
      <w:r>
        <w:rPr>
          <w:snapToGrid/>
          <w:color w:val="000000"/>
          <w:sz w:val="22"/>
          <w:szCs w:val="22"/>
        </w:rPr>
        <w:t xml:space="preserve">            "isSeller": false</w:t>
      </w:r>
    </w:p>
    <w:p w14:paraId="31BB9115">
      <w:pPr>
        <w:widowControl/>
        <w:shd w:val="clear" w:color="auto" w:fill="DBE5F1"/>
        <w:spacing w:before="0" w:line="240" w:lineRule="auto"/>
        <w:ind w:left="709"/>
        <w:jc w:val="both"/>
        <w:rPr>
          <w:snapToGrid/>
          <w:color w:val="000000"/>
          <w:sz w:val="22"/>
          <w:szCs w:val="22"/>
        </w:rPr>
      </w:pPr>
      <w:r>
        <w:rPr>
          <w:snapToGrid/>
          <w:color w:val="000000"/>
          <w:sz w:val="22"/>
          <w:szCs w:val="22"/>
        </w:rPr>
        <w:t xml:space="preserve">        },</w:t>
      </w:r>
    </w:p>
    <w:p w14:paraId="4F909C9B">
      <w:pPr>
        <w:widowControl/>
        <w:shd w:val="clear" w:color="auto" w:fill="DBE5F1"/>
        <w:spacing w:before="0" w:line="240" w:lineRule="auto"/>
        <w:ind w:left="709"/>
        <w:jc w:val="both"/>
        <w:rPr>
          <w:snapToGrid/>
          <w:color w:val="000000"/>
          <w:sz w:val="22"/>
          <w:szCs w:val="22"/>
        </w:rPr>
      </w:pPr>
      <w:r>
        <w:rPr>
          <w:snapToGrid/>
          <w:color w:val="000000"/>
          <w:sz w:val="22"/>
          <w:szCs w:val="22"/>
        </w:rPr>
        <w:t xml:space="preserve">        {</w:t>
      </w:r>
    </w:p>
    <w:p w14:paraId="20C71B41">
      <w:pPr>
        <w:widowControl/>
        <w:shd w:val="clear" w:color="auto" w:fill="DBE5F1"/>
        <w:spacing w:before="0" w:line="240" w:lineRule="auto"/>
        <w:ind w:left="709"/>
        <w:jc w:val="both"/>
        <w:rPr>
          <w:snapToGrid/>
          <w:color w:val="000000"/>
          <w:sz w:val="22"/>
          <w:szCs w:val="22"/>
        </w:rPr>
      </w:pPr>
      <w:r>
        <w:rPr>
          <w:snapToGrid/>
          <w:color w:val="000000"/>
          <w:sz w:val="22"/>
          <w:szCs w:val="22"/>
        </w:rPr>
        <w:t xml:space="preserve">            "id": null,</w:t>
      </w:r>
    </w:p>
    <w:p w14:paraId="7C50AE89">
      <w:pPr>
        <w:widowControl/>
        <w:shd w:val="clear" w:color="auto" w:fill="DBE5F1"/>
        <w:spacing w:before="0" w:line="240" w:lineRule="auto"/>
        <w:ind w:left="709"/>
        <w:jc w:val="both"/>
        <w:rPr>
          <w:snapToGrid/>
          <w:color w:val="000000"/>
          <w:sz w:val="22"/>
          <w:szCs w:val="22"/>
        </w:rPr>
      </w:pPr>
      <w:r>
        <w:rPr>
          <w:snapToGrid/>
          <w:color w:val="000000"/>
          <w:sz w:val="22"/>
          <w:szCs w:val="22"/>
        </w:rPr>
        <w:t xml:space="preserve">            "invoiceTemplatePrototypeId": 2503,</w:t>
      </w:r>
    </w:p>
    <w:p w14:paraId="2311F366">
      <w:pPr>
        <w:widowControl/>
        <w:shd w:val="clear" w:color="auto" w:fill="DBE5F1"/>
        <w:spacing w:before="0" w:line="240" w:lineRule="auto"/>
        <w:ind w:left="709"/>
        <w:jc w:val="both"/>
        <w:rPr>
          <w:snapToGrid/>
          <w:color w:val="000000"/>
          <w:sz w:val="22"/>
          <w:szCs w:val="22"/>
        </w:rPr>
      </w:pPr>
      <w:r>
        <w:rPr>
          <w:snapToGrid/>
          <w:color w:val="000000"/>
          <w:sz w:val="22"/>
          <w:szCs w:val="22"/>
        </w:rPr>
        <w:t xml:space="preserve">            "keyTag": "importAtNo",</w:t>
      </w:r>
    </w:p>
    <w:p w14:paraId="3E713A43">
      <w:pPr>
        <w:widowControl/>
        <w:shd w:val="clear" w:color="auto" w:fill="DBE5F1"/>
        <w:spacing w:before="0" w:line="240" w:lineRule="auto"/>
        <w:ind w:left="709"/>
        <w:jc w:val="both"/>
        <w:rPr>
          <w:snapToGrid/>
          <w:color w:val="000000"/>
          <w:sz w:val="22"/>
          <w:szCs w:val="22"/>
        </w:rPr>
      </w:pPr>
      <w:r>
        <w:rPr>
          <w:snapToGrid/>
          <w:color w:val="000000"/>
          <w:sz w:val="22"/>
          <w:szCs w:val="22"/>
        </w:rPr>
        <w:t xml:space="preserve">            "valueType": "text",</w:t>
      </w:r>
    </w:p>
    <w:p w14:paraId="4468BF13">
      <w:pPr>
        <w:widowControl/>
        <w:shd w:val="clear" w:color="auto" w:fill="DBE5F1"/>
        <w:spacing w:before="0" w:line="240" w:lineRule="auto"/>
        <w:ind w:left="709"/>
        <w:jc w:val="both"/>
        <w:rPr>
          <w:snapToGrid/>
          <w:color w:val="000000"/>
          <w:sz w:val="22"/>
          <w:szCs w:val="22"/>
        </w:rPr>
      </w:pPr>
      <w:r>
        <w:rPr>
          <w:snapToGrid/>
          <w:color w:val="000000"/>
          <w:sz w:val="22"/>
          <w:szCs w:val="22"/>
        </w:rPr>
        <w:t xml:space="preserve">            "keyLabel": "Mã kho",</w:t>
      </w:r>
    </w:p>
    <w:p w14:paraId="778CE519">
      <w:pPr>
        <w:widowControl/>
        <w:shd w:val="clear" w:color="auto" w:fill="DBE5F1"/>
        <w:spacing w:before="0" w:line="240" w:lineRule="auto"/>
        <w:ind w:left="709"/>
        <w:jc w:val="both"/>
        <w:rPr>
          <w:snapToGrid/>
          <w:color w:val="000000"/>
          <w:sz w:val="22"/>
          <w:szCs w:val="22"/>
        </w:rPr>
      </w:pPr>
      <w:r>
        <w:rPr>
          <w:snapToGrid/>
          <w:color w:val="000000"/>
          <w:sz w:val="22"/>
          <w:szCs w:val="22"/>
        </w:rPr>
        <w:t xml:space="preserve">            "isRequired": false,</w:t>
      </w:r>
    </w:p>
    <w:p w14:paraId="0E93575D">
      <w:pPr>
        <w:widowControl/>
        <w:shd w:val="clear" w:color="auto" w:fill="DBE5F1"/>
        <w:spacing w:before="0" w:line="240" w:lineRule="auto"/>
        <w:ind w:left="709"/>
        <w:jc w:val="both"/>
        <w:rPr>
          <w:snapToGrid/>
          <w:color w:val="000000"/>
          <w:sz w:val="22"/>
          <w:szCs w:val="22"/>
        </w:rPr>
      </w:pPr>
      <w:r>
        <w:rPr>
          <w:snapToGrid/>
          <w:color w:val="000000"/>
          <w:sz w:val="22"/>
          <w:szCs w:val="22"/>
        </w:rPr>
        <w:t xml:space="preserve">            "isSeller": false</w:t>
      </w:r>
    </w:p>
    <w:p w14:paraId="299BC35D">
      <w:pPr>
        <w:widowControl/>
        <w:shd w:val="clear" w:color="auto" w:fill="DBE5F1"/>
        <w:spacing w:before="0" w:line="240" w:lineRule="auto"/>
        <w:ind w:left="709"/>
        <w:jc w:val="both"/>
        <w:rPr>
          <w:snapToGrid/>
          <w:color w:val="000000"/>
          <w:sz w:val="22"/>
          <w:szCs w:val="22"/>
        </w:rPr>
      </w:pPr>
      <w:r>
        <w:rPr>
          <w:snapToGrid/>
          <w:color w:val="000000"/>
          <w:sz w:val="22"/>
          <w:szCs w:val="22"/>
        </w:rPr>
        <w:t xml:space="preserve">        },</w:t>
      </w:r>
    </w:p>
    <w:p w14:paraId="4D445A88">
      <w:pPr>
        <w:widowControl/>
        <w:shd w:val="clear" w:color="auto" w:fill="DBE5F1"/>
        <w:spacing w:before="0" w:line="240" w:lineRule="auto"/>
        <w:ind w:left="709"/>
        <w:jc w:val="both"/>
        <w:rPr>
          <w:snapToGrid/>
          <w:color w:val="000000"/>
          <w:sz w:val="22"/>
          <w:szCs w:val="22"/>
        </w:rPr>
      </w:pPr>
      <w:r>
        <w:rPr>
          <w:snapToGrid/>
          <w:color w:val="000000"/>
          <w:sz w:val="22"/>
          <w:szCs w:val="22"/>
        </w:rPr>
        <w:t xml:space="preserve">        {</w:t>
      </w:r>
    </w:p>
    <w:p w14:paraId="55B92515">
      <w:pPr>
        <w:widowControl/>
        <w:shd w:val="clear" w:color="auto" w:fill="DBE5F1"/>
        <w:spacing w:before="0" w:line="240" w:lineRule="auto"/>
        <w:ind w:left="709"/>
        <w:jc w:val="both"/>
        <w:rPr>
          <w:snapToGrid/>
          <w:color w:val="000000"/>
          <w:sz w:val="22"/>
          <w:szCs w:val="22"/>
        </w:rPr>
      </w:pPr>
      <w:r>
        <w:rPr>
          <w:snapToGrid/>
          <w:color w:val="000000"/>
          <w:sz w:val="22"/>
          <w:szCs w:val="22"/>
        </w:rPr>
        <w:t xml:space="preserve">            "id": null,</w:t>
      </w:r>
    </w:p>
    <w:p w14:paraId="39EF0A29">
      <w:pPr>
        <w:widowControl/>
        <w:shd w:val="clear" w:color="auto" w:fill="DBE5F1"/>
        <w:spacing w:before="0" w:line="240" w:lineRule="auto"/>
        <w:ind w:left="709"/>
        <w:jc w:val="both"/>
        <w:rPr>
          <w:snapToGrid/>
          <w:color w:val="000000"/>
          <w:sz w:val="22"/>
          <w:szCs w:val="22"/>
        </w:rPr>
      </w:pPr>
      <w:r>
        <w:rPr>
          <w:snapToGrid/>
          <w:color w:val="000000"/>
          <w:sz w:val="22"/>
          <w:szCs w:val="22"/>
        </w:rPr>
        <w:t xml:space="preserve">            "invoiceTemplatePrototypeId": 2503,</w:t>
      </w:r>
    </w:p>
    <w:p w14:paraId="44F15BBF">
      <w:pPr>
        <w:widowControl/>
        <w:shd w:val="clear" w:color="auto" w:fill="DBE5F1"/>
        <w:spacing w:before="0" w:line="240" w:lineRule="auto"/>
        <w:ind w:left="709"/>
        <w:jc w:val="both"/>
        <w:rPr>
          <w:snapToGrid/>
          <w:color w:val="000000"/>
          <w:sz w:val="22"/>
          <w:szCs w:val="22"/>
        </w:rPr>
      </w:pPr>
      <w:r>
        <w:rPr>
          <w:snapToGrid/>
          <w:color w:val="000000"/>
          <w:sz w:val="22"/>
          <w:szCs w:val="22"/>
        </w:rPr>
        <w:t xml:space="preserve">            "keyTag": "vehicleNo",</w:t>
      </w:r>
    </w:p>
    <w:p w14:paraId="799D0057">
      <w:pPr>
        <w:widowControl/>
        <w:shd w:val="clear" w:color="auto" w:fill="DBE5F1"/>
        <w:spacing w:before="0" w:line="240" w:lineRule="auto"/>
        <w:ind w:left="709"/>
        <w:jc w:val="both"/>
        <w:rPr>
          <w:snapToGrid/>
          <w:color w:val="000000"/>
          <w:sz w:val="22"/>
          <w:szCs w:val="22"/>
        </w:rPr>
      </w:pPr>
      <w:r>
        <w:rPr>
          <w:snapToGrid/>
          <w:color w:val="000000"/>
          <w:sz w:val="22"/>
          <w:szCs w:val="22"/>
        </w:rPr>
        <w:t xml:space="preserve">            "valueType": "text",</w:t>
      </w:r>
    </w:p>
    <w:p w14:paraId="5EBBE82A">
      <w:pPr>
        <w:widowControl/>
        <w:shd w:val="clear" w:color="auto" w:fill="DBE5F1"/>
        <w:spacing w:before="0" w:line="240" w:lineRule="auto"/>
        <w:ind w:left="709"/>
        <w:jc w:val="both"/>
        <w:rPr>
          <w:snapToGrid/>
          <w:color w:val="000000"/>
          <w:sz w:val="22"/>
          <w:szCs w:val="22"/>
        </w:rPr>
      </w:pPr>
      <w:r>
        <w:rPr>
          <w:snapToGrid/>
          <w:color w:val="000000"/>
          <w:sz w:val="22"/>
          <w:szCs w:val="22"/>
        </w:rPr>
        <w:t xml:space="preserve">            "keyLabel": "Số xe",</w:t>
      </w:r>
    </w:p>
    <w:p w14:paraId="3732DDE0">
      <w:pPr>
        <w:widowControl/>
        <w:shd w:val="clear" w:color="auto" w:fill="DBE5F1"/>
        <w:spacing w:before="0" w:line="240" w:lineRule="auto"/>
        <w:ind w:left="709"/>
        <w:jc w:val="both"/>
        <w:rPr>
          <w:snapToGrid/>
          <w:color w:val="000000"/>
          <w:sz w:val="22"/>
          <w:szCs w:val="22"/>
        </w:rPr>
      </w:pPr>
      <w:r>
        <w:rPr>
          <w:snapToGrid/>
          <w:color w:val="000000"/>
          <w:sz w:val="22"/>
          <w:szCs w:val="22"/>
        </w:rPr>
        <w:t xml:space="preserve">            "isRequired": false,</w:t>
      </w:r>
    </w:p>
    <w:p w14:paraId="394173D7">
      <w:pPr>
        <w:widowControl/>
        <w:shd w:val="clear" w:color="auto" w:fill="DBE5F1"/>
        <w:spacing w:before="0" w:line="240" w:lineRule="auto"/>
        <w:ind w:left="709"/>
        <w:jc w:val="both"/>
        <w:rPr>
          <w:snapToGrid/>
          <w:color w:val="000000"/>
          <w:sz w:val="22"/>
          <w:szCs w:val="22"/>
        </w:rPr>
      </w:pPr>
      <w:r>
        <w:rPr>
          <w:snapToGrid/>
          <w:color w:val="000000"/>
          <w:sz w:val="22"/>
          <w:szCs w:val="22"/>
        </w:rPr>
        <w:t xml:space="preserve">            "isSeller": false</w:t>
      </w:r>
    </w:p>
    <w:p w14:paraId="2B050C32">
      <w:pPr>
        <w:widowControl/>
        <w:shd w:val="clear" w:color="auto" w:fill="DBE5F1"/>
        <w:spacing w:before="0" w:line="240" w:lineRule="auto"/>
        <w:ind w:left="709"/>
        <w:jc w:val="both"/>
        <w:rPr>
          <w:snapToGrid/>
          <w:color w:val="000000"/>
          <w:sz w:val="22"/>
          <w:szCs w:val="22"/>
        </w:rPr>
      </w:pPr>
      <w:r>
        <w:rPr>
          <w:snapToGrid/>
          <w:color w:val="000000"/>
          <w:sz w:val="22"/>
          <w:szCs w:val="22"/>
        </w:rPr>
        <w:t xml:space="preserve">        },</w:t>
      </w:r>
    </w:p>
    <w:p w14:paraId="31A1ABB3">
      <w:pPr>
        <w:widowControl/>
        <w:shd w:val="clear" w:color="auto" w:fill="DBE5F1"/>
        <w:spacing w:before="0" w:line="240" w:lineRule="auto"/>
        <w:ind w:left="709"/>
        <w:jc w:val="both"/>
        <w:rPr>
          <w:snapToGrid/>
          <w:color w:val="000000"/>
          <w:sz w:val="22"/>
          <w:szCs w:val="22"/>
        </w:rPr>
      </w:pPr>
      <w:r>
        <w:rPr>
          <w:snapToGrid/>
          <w:color w:val="000000"/>
          <w:sz w:val="22"/>
          <w:szCs w:val="22"/>
        </w:rPr>
        <w:t xml:space="preserve">        {</w:t>
      </w:r>
    </w:p>
    <w:p w14:paraId="66377EC6">
      <w:pPr>
        <w:widowControl/>
        <w:shd w:val="clear" w:color="auto" w:fill="DBE5F1"/>
        <w:spacing w:before="0" w:line="240" w:lineRule="auto"/>
        <w:ind w:left="709"/>
        <w:jc w:val="both"/>
        <w:rPr>
          <w:snapToGrid/>
          <w:color w:val="000000"/>
          <w:sz w:val="22"/>
          <w:szCs w:val="22"/>
        </w:rPr>
      </w:pPr>
      <w:r>
        <w:rPr>
          <w:snapToGrid/>
          <w:color w:val="000000"/>
          <w:sz w:val="22"/>
          <w:szCs w:val="22"/>
        </w:rPr>
        <w:t xml:space="preserve">            "id": null,</w:t>
      </w:r>
    </w:p>
    <w:p w14:paraId="780BAE26">
      <w:pPr>
        <w:widowControl/>
        <w:shd w:val="clear" w:color="auto" w:fill="DBE5F1"/>
        <w:spacing w:before="0" w:line="240" w:lineRule="auto"/>
        <w:ind w:left="709"/>
        <w:jc w:val="both"/>
        <w:rPr>
          <w:snapToGrid/>
          <w:color w:val="000000"/>
          <w:sz w:val="22"/>
          <w:szCs w:val="22"/>
        </w:rPr>
      </w:pPr>
      <w:r>
        <w:rPr>
          <w:snapToGrid/>
          <w:color w:val="000000"/>
          <w:sz w:val="22"/>
          <w:szCs w:val="22"/>
        </w:rPr>
        <w:t xml:space="preserve">            "invoiceTemplatePrototypeId": 2503,</w:t>
      </w:r>
    </w:p>
    <w:p w14:paraId="68182EE9">
      <w:pPr>
        <w:widowControl/>
        <w:shd w:val="clear" w:color="auto" w:fill="DBE5F1"/>
        <w:spacing w:before="0" w:line="240" w:lineRule="auto"/>
        <w:ind w:left="709"/>
        <w:jc w:val="both"/>
        <w:rPr>
          <w:snapToGrid/>
          <w:color w:val="000000"/>
          <w:sz w:val="22"/>
          <w:szCs w:val="22"/>
        </w:rPr>
      </w:pPr>
      <w:r>
        <w:rPr>
          <w:snapToGrid/>
          <w:color w:val="000000"/>
          <w:sz w:val="22"/>
          <w:szCs w:val="22"/>
        </w:rPr>
        <w:t xml:space="preserve">            "keyTag": "economicContractNo",</w:t>
      </w:r>
    </w:p>
    <w:p w14:paraId="009E546D">
      <w:pPr>
        <w:widowControl/>
        <w:shd w:val="clear" w:color="auto" w:fill="DBE5F1"/>
        <w:spacing w:before="0" w:line="240" w:lineRule="auto"/>
        <w:ind w:left="709"/>
        <w:jc w:val="both"/>
        <w:rPr>
          <w:snapToGrid/>
          <w:color w:val="000000"/>
          <w:sz w:val="22"/>
          <w:szCs w:val="22"/>
        </w:rPr>
      </w:pPr>
      <w:r>
        <w:rPr>
          <w:snapToGrid/>
          <w:color w:val="000000"/>
          <w:sz w:val="22"/>
          <w:szCs w:val="22"/>
        </w:rPr>
        <w:t xml:space="preserve">            "valueType": "text",</w:t>
      </w:r>
    </w:p>
    <w:p w14:paraId="146371B5">
      <w:pPr>
        <w:widowControl/>
        <w:shd w:val="clear" w:color="auto" w:fill="DBE5F1"/>
        <w:spacing w:before="0" w:line="240" w:lineRule="auto"/>
        <w:ind w:left="709"/>
        <w:jc w:val="both"/>
        <w:rPr>
          <w:snapToGrid/>
          <w:color w:val="000000"/>
          <w:sz w:val="22"/>
          <w:szCs w:val="22"/>
        </w:rPr>
      </w:pPr>
      <w:r>
        <w:rPr>
          <w:snapToGrid/>
          <w:color w:val="000000"/>
          <w:sz w:val="22"/>
          <w:szCs w:val="22"/>
        </w:rPr>
        <w:t xml:space="preserve">            "keyLabel": "Căn cứ hợp đồng kinh tế số",</w:t>
      </w:r>
    </w:p>
    <w:p w14:paraId="5DFA138E">
      <w:pPr>
        <w:widowControl/>
        <w:shd w:val="clear" w:color="auto" w:fill="DBE5F1"/>
        <w:spacing w:before="0" w:line="240" w:lineRule="auto"/>
        <w:ind w:left="709"/>
        <w:jc w:val="both"/>
        <w:rPr>
          <w:snapToGrid/>
          <w:color w:val="000000"/>
          <w:sz w:val="22"/>
          <w:szCs w:val="22"/>
        </w:rPr>
      </w:pPr>
      <w:r>
        <w:rPr>
          <w:snapToGrid/>
          <w:color w:val="000000"/>
          <w:sz w:val="22"/>
          <w:szCs w:val="22"/>
        </w:rPr>
        <w:t xml:space="preserve">            "isRequired": false,</w:t>
      </w:r>
    </w:p>
    <w:p w14:paraId="4EE24524">
      <w:pPr>
        <w:widowControl/>
        <w:shd w:val="clear" w:color="auto" w:fill="DBE5F1"/>
        <w:spacing w:before="0" w:line="240" w:lineRule="auto"/>
        <w:ind w:left="709"/>
        <w:jc w:val="both"/>
        <w:rPr>
          <w:snapToGrid/>
          <w:color w:val="000000"/>
          <w:sz w:val="22"/>
          <w:szCs w:val="22"/>
        </w:rPr>
      </w:pPr>
      <w:r>
        <w:rPr>
          <w:snapToGrid/>
          <w:color w:val="000000"/>
          <w:sz w:val="22"/>
          <w:szCs w:val="22"/>
        </w:rPr>
        <w:t xml:space="preserve">            "isSeller": false</w:t>
      </w:r>
    </w:p>
    <w:p w14:paraId="43A87B6D">
      <w:pPr>
        <w:widowControl/>
        <w:shd w:val="clear" w:color="auto" w:fill="DBE5F1"/>
        <w:spacing w:before="0" w:line="240" w:lineRule="auto"/>
        <w:ind w:left="709"/>
        <w:jc w:val="both"/>
        <w:rPr>
          <w:snapToGrid/>
          <w:color w:val="000000"/>
          <w:sz w:val="22"/>
          <w:szCs w:val="22"/>
        </w:rPr>
      </w:pPr>
      <w:r>
        <w:rPr>
          <w:snapToGrid/>
          <w:color w:val="000000"/>
          <w:sz w:val="22"/>
          <w:szCs w:val="22"/>
        </w:rPr>
        <w:t xml:space="preserve">        },</w:t>
      </w:r>
    </w:p>
    <w:p w14:paraId="365AD333">
      <w:pPr>
        <w:widowControl/>
        <w:shd w:val="clear" w:color="auto" w:fill="DBE5F1"/>
        <w:spacing w:before="0" w:line="240" w:lineRule="auto"/>
        <w:ind w:left="709"/>
        <w:jc w:val="both"/>
        <w:rPr>
          <w:snapToGrid/>
          <w:color w:val="000000"/>
          <w:sz w:val="22"/>
          <w:szCs w:val="22"/>
        </w:rPr>
      </w:pPr>
      <w:r>
        <w:rPr>
          <w:snapToGrid/>
          <w:color w:val="000000"/>
          <w:sz w:val="22"/>
          <w:szCs w:val="22"/>
        </w:rPr>
        <w:t xml:space="preserve">        {</w:t>
      </w:r>
    </w:p>
    <w:p w14:paraId="49E0F33B">
      <w:pPr>
        <w:widowControl/>
        <w:shd w:val="clear" w:color="auto" w:fill="DBE5F1"/>
        <w:spacing w:before="0" w:line="240" w:lineRule="auto"/>
        <w:ind w:left="709"/>
        <w:jc w:val="both"/>
        <w:rPr>
          <w:snapToGrid/>
          <w:color w:val="000000"/>
          <w:sz w:val="22"/>
          <w:szCs w:val="22"/>
        </w:rPr>
      </w:pPr>
      <w:r>
        <w:rPr>
          <w:snapToGrid/>
          <w:color w:val="000000"/>
          <w:sz w:val="22"/>
          <w:szCs w:val="22"/>
        </w:rPr>
        <w:t xml:space="preserve">            "id": null,</w:t>
      </w:r>
    </w:p>
    <w:p w14:paraId="22FF727B">
      <w:pPr>
        <w:widowControl/>
        <w:shd w:val="clear" w:color="auto" w:fill="DBE5F1"/>
        <w:spacing w:before="0" w:line="240" w:lineRule="auto"/>
        <w:ind w:left="709"/>
        <w:jc w:val="both"/>
        <w:rPr>
          <w:snapToGrid/>
          <w:color w:val="000000"/>
          <w:sz w:val="22"/>
          <w:szCs w:val="22"/>
        </w:rPr>
      </w:pPr>
      <w:r>
        <w:rPr>
          <w:snapToGrid/>
          <w:color w:val="000000"/>
          <w:sz w:val="22"/>
          <w:szCs w:val="22"/>
        </w:rPr>
        <w:t xml:space="preserve">            "invoiceTemplatePrototypeId": 2503,</w:t>
      </w:r>
    </w:p>
    <w:p w14:paraId="0C4946E1">
      <w:pPr>
        <w:widowControl/>
        <w:shd w:val="clear" w:color="auto" w:fill="DBE5F1"/>
        <w:spacing w:before="0" w:line="240" w:lineRule="auto"/>
        <w:ind w:left="709"/>
        <w:jc w:val="both"/>
        <w:rPr>
          <w:snapToGrid/>
          <w:color w:val="000000"/>
          <w:sz w:val="22"/>
          <w:szCs w:val="22"/>
        </w:rPr>
      </w:pPr>
      <w:r>
        <w:rPr>
          <w:snapToGrid/>
          <w:color w:val="000000"/>
          <w:sz w:val="22"/>
          <w:szCs w:val="22"/>
        </w:rPr>
        <w:t xml:space="preserve">            "keyTag": "commandDate",</w:t>
      </w:r>
    </w:p>
    <w:p w14:paraId="2F2FF23D">
      <w:pPr>
        <w:widowControl/>
        <w:shd w:val="clear" w:color="auto" w:fill="DBE5F1"/>
        <w:spacing w:before="0" w:line="240" w:lineRule="auto"/>
        <w:ind w:left="709"/>
        <w:jc w:val="both"/>
        <w:rPr>
          <w:snapToGrid/>
          <w:color w:val="000000"/>
          <w:sz w:val="22"/>
          <w:szCs w:val="22"/>
        </w:rPr>
      </w:pPr>
      <w:r>
        <w:rPr>
          <w:snapToGrid/>
          <w:color w:val="000000"/>
          <w:sz w:val="22"/>
          <w:szCs w:val="22"/>
        </w:rPr>
        <w:t xml:space="preserve">            "valueType": "date",</w:t>
      </w:r>
    </w:p>
    <w:p w14:paraId="502604D0">
      <w:pPr>
        <w:widowControl/>
        <w:shd w:val="clear" w:color="auto" w:fill="DBE5F1"/>
        <w:spacing w:before="0" w:line="240" w:lineRule="auto"/>
        <w:ind w:left="709"/>
        <w:jc w:val="both"/>
        <w:rPr>
          <w:snapToGrid/>
          <w:color w:val="000000"/>
          <w:sz w:val="22"/>
          <w:szCs w:val="22"/>
        </w:rPr>
      </w:pPr>
      <w:r>
        <w:rPr>
          <w:snapToGrid/>
          <w:color w:val="000000"/>
          <w:sz w:val="22"/>
          <w:szCs w:val="22"/>
        </w:rPr>
        <w:t xml:space="preserve">            "keyLabel": "Ngày điều động",</w:t>
      </w:r>
    </w:p>
    <w:p w14:paraId="780CD6F3">
      <w:pPr>
        <w:widowControl/>
        <w:shd w:val="clear" w:color="auto" w:fill="DBE5F1"/>
        <w:spacing w:before="0" w:line="240" w:lineRule="auto"/>
        <w:ind w:left="709"/>
        <w:jc w:val="both"/>
        <w:rPr>
          <w:snapToGrid/>
          <w:color w:val="000000"/>
          <w:sz w:val="22"/>
          <w:szCs w:val="22"/>
        </w:rPr>
      </w:pPr>
      <w:r>
        <w:rPr>
          <w:snapToGrid/>
          <w:color w:val="000000"/>
          <w:sz w:val="22"/>
          <w:szCs w:val="22"/>
        </w:rPr>
        <w:t xml:space="preserve">            "isRequired": false,</w:t>
      </w:r>
    </w:p>
    <w:p w14:paraId="184D24C8">
      <w:pPr>
        <w:widowControl/>
        <w:shd w:val="clear" w:color="auto" w:fill="DBE5F1"/>
        <w:spacing w:before="0" w:line="240" w:lineRule="auto"/>
        <w:ind w:left="709"/>
        <w:jc w:val="both"/>
        <w:rPr>
          <w:snapToGrid/>
          <w:color w:val="000000"/>
          <w:sz w:val="22"/>
          <w:szCs w:val="22"/>
        </w:rPr>
      </w:pPr>
      <w:r>
        <w:rPr>
          <w:snapToGrid/>
          <w:color w:val="000000"/>
          <w:sz w:val="22"/>
          <w:szCs w:val="22"/>
        </w:rPr>
        <w:t xml:space="preserve">            "isSeller": false</w:t>
      </w:r>
    </w:p>
    <w:p w14:paraId="72AF2AE8">
      <w:pPr>
        <w:widowControl/>
        <w:shd w:val="clear" w:color="auto" w:fill="DBE5F1"/>
        <w:spacing w:before="0" w:line="240" w:lineRule="auto"/>
        <w:ind w:left="709"/>
        <w:jc w:val="both"/>
        <w:rPr>
          <w:snapToGrid/>
          <w:color w:val="000000"/>
          <w:sz w:val="22"/>
          <w:szCs w:val="22"/>
        </w:rPr>
      </w:pPr>
      <w:r>
        <w:rPr>
          <w:snapToGrid/>
          <w:color w:val="000000"/>
          <w:sz w:val="22"/>
          <w:szCs w:val="22"/>
        </w:rPr>
        <w:t xml:space="preserve">        },</w:t>
      </w:r>
    </w:p>
    <w:p w14:paraId="406C465C">
      <w:pPr>
        <w:widowControl/>
        <w:shd w:val="clear" w:color="auto" w:fill="DBE5F1"/>
        <w:spacing w:before="0" w:line="240" w:lineRule="auto"/>
        <w:ind w:left="709"/>
        <w:jc w:val="both"/>
        <w:rPr>
          <w:snapToGrid/>
          <w:color w:val="000000"/>
          <w:sz w:val="22"/>
          <w:szCs w:val="22"/>
        </w:rPr>
      </w:pPr>
      <w:r>
        <w:rPr>
          <w:snapToGrid/>
          <w:color w:val="000000"/>
          <w:sz w:val="22"/>
          <w:szCs w:val="22"/>
        </w:rPr>
        <w:t xml:space="preserve">        {</w:t>
      </w:r>
    </w:p>
    <w:p w14:paraId="296FDDC7">
      <w:pPr>
        <w:widowControl/>
        <w:shd w:val="clear" w:color="auto" w:fill="DBE5F1"/>
        <w:spacing w:before="0" w:line="240" w:lineRule="auto"/>
        <w:ind w:left="709"/>
        <w:jc w:val="both"/>
        <w:rPr>
          <w:snapToGrid/>
          <w:color w:val="000000"/>
          <w:sz w:val="22"/>
          <w:szCs w:val="22"/>
        </w:rPr>
      </w:pPr>
      <w:r>
        <w:rPr>
          <w:snapToGrid/>
          <w:color w:val="000000"/>
          <w:sz w:val="22"/>
          <w:szCs w:val="22"/>
        </w:rPr>
        <w:t xml:space="preserve">            "id": null,</w:t>
      </w:r>
    </w:p>
    <w:p w14:paraId="5A43CC3B">
      <w:pPr>
        <w:widowControl/>
        <w:shd w:val="clear" w:color="auto" w:fill="DBE5F1"/>
        <w:spacing w:before="0" w:line="240" w:lineRule="auto"/>
        <w:ind w:left="709"/>
        <w:jc w:val="both"/>
        <w:rPr>
          <w:snapToGrid/>
          <w:color w:val="000000"/>
          <w:sz w:val="22"/>
          <w:szCs w:val="22"/>
        </w:rPr>
      </w:pPr>
      <w:r>
        <w:rPr>
          <w:snapToGrid/>
          <w:color w:val="000000"/>
          <w:sz w:val="22"/>
          <w:szCs w:val="22"/>
        </w:rPr>
        <w:t xml:space="preserve">            "invoiceTemplatePrototypeId": 2503,</w:t>
      </w:r>
    </w:p>
    <w:p w14:paraId="41778EFB">
      <w:pPr>
        <w:widowControl/>
        <w:shd w:val="clear" w:color="auto" w:fill="DBE5F1"/>
        <w:spacing w:before="0" w:line="240" w:lineRule="auto"/>
        <w:ind w:left="709"/>
        <w:jc w:val="both"/>
        <w:rPr>
          <w:snapToGrid/>
          <w:color w:val="000000"/>
          <w:sz w:val="22"/>
          <w:szCs w:val="22"/>
        </w:rPr>
      </w:pPr>
      <w:r>
        <w:rPr>
          <w:snapToGrid/>
          <w:color w:val="000000"/>
          <w:sz w:val="22"/>
          <w:szCs w:val="22"/>
        </w:rPr>
        <w:t xml:space="preserve">            "keyTag": "commandOf",</w:t>
      </w:r>
    </w:p>
    <w:p w14:paraId="468A8EA0">
      <w:pPr>
        <w:widowControl/>
        <w:shd w:val="clear" w:color="auto" w:fill="DBE5F1"/>
        <w:spacing w:before="0" w:line="240" w:lineRule="auto"/>
        <w:ind w:left="709"/>
        <w:jc w:val="both"/>
        <w:rPr>
          <w:snapToGrid/>
          <w:color w:val="000000"/>
          <w:sz w:val="22"/>
          <w:szCs w:val="22"/>
        </w:rPr>
      </w:pPr>
      <w:r>
        <w:rPr>
          <w:snapToGrid/>
          <w:color w:val="000000"/>
          <w:sz w:val="22"/>
          <w:szCs w:val="22"/>
        </w:rPr>
        <w:t xml:space="preserve">            "valueType": "text",</w:t>
      </w:r>
    </w:p>
    <w:p w14:paraId="331C1280">
      <w:pPr>
        <w:widowControl/>
        <w:shd w:val="clear" w:color="auto" w:fill="DBE5F1"/>
        <w:spacing w:before="0" w:line="240" w:lineRule="auto"/>
        <w:ind w:left="709"/>
        <w:jc w:val="both"/>
        <w:rPr>
          <w:snapToGrid/>
          <w:color w:val="000000"/>
          <w:sz w:val="22"/>
          <w:szCs w:val="22"/>
        </w:rPr>
      </w:pPr>
      <w:r>
        <w:rPr>
          <w:snapToGrid/>
          <w:color w:val="000000"/>
          <w:sz w:val="22"/>
          <w:szCs w:val="22"/>
        </w:rPr>
        <w:t xml:space="preserve">            "keyLabel": "của",</w:t>
      </w:r>
    </w:p>
    <w:p w14:paraId="39B33085">
      <w:pPr>
        <w:widowControl/>
        <w:shd w:val="clear" w:color="auto" w:fill="DBE5F1"/>
        <w:spacing w:before="0" w:line="240" w:lineRule="auto"/>
        <w:ind w:left="709"/>
        <w:jc w:val="both"/>
        <w:rPr>
          <w:snapToGrid/>
          <w:color w:val="000000"/>
          <w:sz w:val="22"/>
          <w:szCs w:val="22"/>
        </w:rPr>
      </w:pPr>
      <w:r>
        <w:rPr>
          <w:snapToGrid/>
          <w:color w:val="000000"/>
          <w:sz w:val="22"/>
          <w:szCs w:val="22"/>
        </w:rPr>
        <w:t xml:space="preserve">            "isRequired": false,</w:t>
      </w:r>
    </w:p>
    <w:p w14:paraId="5C2A227B">
      <w:pPr>
        <w:widowControl/>
        <w:shd w:val="clear" w:color="auto" w:fill="DBE5F1"/>
        <w:spacing w:before="0" w:line="240" w:lineRule="auto"/>
        <w:ind w:left="709"/>
        <w:jc w:val="both"/>
        <w:rPr>
          <w:snapToGrid/>
          <w:color w:val="000000"/>
          <w:sz w:val="22"/>
          <w:szCs w:val="22"/>
        </w:rPr>
      </w:pPr>
      <w:r>
        <w:rPr>
          <w:snapToGrid/>
          <w:color w:val="000000"/>
          <w:sz w:val="22"/>
          <w:szCs w:val="22"/>
        </w:rPr>
        <w:t xml:space="preserve">            "isSeller": false</w:t>
      </w:r>
    </w:p>
    <w:p w14:paraId="4C2A7C85">
      <w:pPr>
        <w:widowControl/>
        <w:shd w:val="clear" w:color="auto" w:fill="DBE5F1"/>
        <w:spacing w:before="0" w:line="240" w:lineRule="auto"/>
        <w:ind w:left="709"/>
        <w:jc w:val="both"/>
        <w:rPr>
          <w:snapToGrid/>
          <w:color w:val="000000"/>
          <w:sz w:val="22"/>
          <w:szCs w:val="22"/>
        </w:rPr>
      </w:pPr>
      <w:r>
        <w:rPr>
          <w:snapToGrid/>
          <w:color w:val="000000"/>
          <w:sz w:val="22"/>
          <w:szCs w:val="22"/>
        </w:rPr>
        <w:t xml:space="preserve">        }</w:t>
      </w:r>
    </w:p>
    <w:p w14:paraId="49FF49DF">
      <w:pPr>
        <w:widowControl/>
        <w:shd w:val="clear" w:color="auto" w:fill="DBE5F1"/>
        <w:spacing w:before="0" w:line="240" w:lineRule="auto"/>
        <w:ind w:left="709"/>
        <w:jc w:val="both"/>
        <w:rPr>
          <w:snapToGrid/>
          <w:color w:val="000000"/>
          <w:sz w:val="22"/>
          <w:szCs w:val="22"/>
        </w:rPr>
      </w:pPr>
      <w:r>
        <w:rPr>
          <w:snapToGrid/>
          <w:color w:val="000000"/>
          <w:sz w:val="22"/>
          <w:szCs w:val="22"/>
        </w:rPr>
        <w:t xml:space="preserve">    ]</w:t>
      </w:r>
    </w:p>
    <w:p w14:paraId="3AD084DD">
      <w:pPr>
        <w:widowControl/>
        <w:shd w:val="clear" w:color="auto" w:fill="DBE5F1"/>
        <w:spacing w:before="0" w:line="240" w:lineRule="auto"/>
        <w:ind w:left="709"/>
        <w:jc w:val="both"/>
        <w:rPr>
          <w:color w:val="000000"/>
          <w:sz w:val="22"/>
          <w:szCs w:val="22"/>
        </w:rPr>
      </w:pPr>
      <w:r>
        <w:rPr>
          <w:snapToGrid/>
          <w:color w:val="000000"/>
          <w:sz w:val="22"/>
          <w:szCs w:val="22"/>
        </w:rPr>
        <w:t>}</w:t>
      </w:r>
    </w:p>
    <w:p w14:paraId="049AEA4F">
      <w:pPr>
        <w:widowControl/>
        <w:shd w:val="clear" w:color="auto" w:fill="DBE5F1"/>
        <w:spacing w:before="0" w:line="240" w:lineRule="auto"/>
        <w:ind w:left="709"/>
        <w:jc w:val="both"/>
        <w:rPr>
          <w:color w:val="000000"/>
          <w:sz w:val="22"/>
          <w:szCs w:val="22"/>
        </w:rPr>
      </w:pPr>
    </w:p>
    <w:tbl>
      <w:tblPr>
        <w:tblStyle w:val="13"/>
        <w:tblW w:w="9563" w:type="dxa"/>
        <w:tblInd w:w="46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40"/>
        <w:gridCol w:w="2520"/>
        <w:gridCol w:w="4703"/>
      </w:tblGrid>
      <w:tr w14:paraId="0B9F05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0" w:hRule="atLeast"/>
        </w:trPr>
        <w:tc>
          <w:tcPr>
            <w:tcW w:w="2340" w:type="dxa"/>
            <w:shd w:val="clear" w:color="auto" w:fill="D9D9D9"/>
            <w:noWrap w:val="0"/>
            <w:vAlign w:val="top"/>
          </w:tcPr>
          <w:p w14:paraId="26C7CCF7">
            <w:pPr>
              <w:ind w:left="0"/>
              <w:jc w:val="center"/>
              <w:rPr>
                <w:b/>
                <w:bCs/>
                <w:color w:val="000000"/>
                <w:sz w:val="22"/>
                <w:szCs w:val="22"/>
              </w:rPr>
            </w:pPr>
            <w:r>
              <w:rPr>
                <w:b/>
                <w:bCs/>
                <w:color w:val="000000"/>
                <w:sz w:val="22"/>
                <w:szCs w:val="22"/>
              </w:rPr>
              <w:t>Tên trường</w:t>
            </w:r>
          </w:p>
        </w:tc>
        <w:tc>
          <w:tcPr>
            <w:tcW w:w="2520" w:type="dxa"/>
            <w:shd w:val="clear" w:color="auto" w:fill="D9D9D9"/>
            <w:noWrap w:val="0"/>
            <w:vAlign w:val="top"/>
          </w:tcPr>
          <w:p w14:paraId="14E1E3F2">
            <w:pPr>
              <w:ind w:left="0"/>
              <w:jc w:val="center"/>
              <w:rPr>
                <w:b/>
                <w:bCs/>
                <w:color w:val="000000"/>
                <w:sz w:val="22"/>
                <w:szCs w:val="22"/>
              </w:rPr>
            </w:pPr>
            <w:r>
              <w:rPr>
                <w:b/>
                <w:bCs/>
                <w:color w:val="000000"/>
                <w:sz w:val="22"/>
                <w:szCs w:val="22"/>
              </w:rPr>
              <w:t>Kiểu dữ liệu, ràng buộc</w:t>
            </w:r>
          </w:p>
        </w:tc>
        <w:tc>
          <w:tcPr>
            <w:tcW w:w="4703" w:type="dxa"/>
            <w:shd w:val="clear" w:color="auto" w:fill="D9D9D9"/>
            <w:noWrap w:val="0"/>
            <w:vAlign w:val="top"/>
          </w:tcPr>
          <w:p w14:paraId="7F2A9C9B">
            <w:pPr>
              <w:ind w:left="0"/>
              <w:jc w:val="center"/>
              <w:rPr>
                <w:b/>
                <w:bCs/>
                <w:color w:val="000000"/>
                <w:sz w:val="22"/>
                <w:szCs w:val="22"/>
              </w:rPr>
            </w:pPr>
            <w:r>
              <w:rPr>
                <w:b/>
                <w:bCs/>
                <w:color w:val="000000"/>
                <w:sz w:val="22"/>
                <w:szCs w:val="22"/>
              </w:rPr>
              <w:t>Mô tả</w:t>
            </w:r>
          </w:p>
        </w:tc>
      </w:tr>
      <w:tr w14:paraId="04E439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noWrap w:val="0"/>
            <w:vAlign w:val="top"/>
          </w:tcPr>
          <w:p w14:paraId="58AFD07F">
            <w:pPr>
              <w:spacing w:before="0"/>
              <w:ind w:left="0"/>
              <w:jc w:val="both"/>
              <w:rPr>
                <w:sz w:val="22"/>
                <w:szCs w:val="22"/>
              </w:rPr>
            </w:pPr>
            <w:r>
              <w:rPr>
                <w:sz w:val="22"/>
                <w:szCs w:val="22"/>
              </w:rPr>
              <w:t>id</w:t>
            </w:r>
          </w:p>
        </w:tc>
        <w:tc>
          <w:tcPr>
            <w:tcW w:w="2520" w:type="dxa"/>
            <w:noWrap w:val="0"/>
            <w:vAlign w:val="top"/>
          </w:tcPr>
          <w:p w14:paraId="2C210E3B">
            <w:pPr>
              <w:spacing w:before="0"/>
              <w:ind w:left="0"/>
              <w:jc w:val="both"/>
              <w:rPr>
                <w:sz w:val="22"/>
                <w:szCs w:val="22"/>
              </w:rPr>
            </w:pPr>
            <w:r>
              <w:rPr>
                <w:sz w:val="22"/>
                <w:szCs w:val="22"/>
              </w:rPr>
              <w:t>DataType: Number</w:t>
            </w:r>
          </w:p>
        </w:tc>
        <w:tc>
          <w:tcPr>
            <w:tcW w:w="4703" w:type="dxa"/>
            <w:noWrap w:val="0"/>
            <w:vAlign w:val="top"/>
          </w:tcPr>
          <w:p w14:paraId="5ED79327">
            <w:pPr>
              <w:spacing w:before="0"/>
              <w:ind w:left="41"/>
              <w:jc w:val="both"/>
              <w:rPr>
                <w:sz w:val="22"/>
                <w:szCs w:val="22"/>
              </w:rPr>
            </w:pPr>
            <w:r>
              <w:rPr>
                <w:sz w:val="22"/>
                <w:szCs w:val="22"/>
              </w:rPr>
              <w:t>ID của trường động</w:t>
            </w:r>
          </w:p>
        </w:tc>
      </w:tr>
      <w:tr w14:paraId="38A534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noWrap w:val="0"/>
            <w:vAlign w:val="top"/>
          </w:tcPr>
          <w:p w14:paraId="3723B5B6">
            <w:pPr>
              <w:spacing w:before="0"/>
              <w:ind w:left="0"/>
              <w:jc w:val="both"/>
              <w:rPr>
                <w:sz w:val="22"/>
                <w:szCs w:val="22"/>
              </w:rPr>
            </w:pPr>
            <w:r>
              <w:rPr>
                <w:sz w:val="22"/>
                <w:szCs w:val="22"/>
              </w:rPr>
              <w:t>keyLabel</w:t>
            </w:r>
          </w:p>
        </w:tc>
        <w:tc>
          <w:tcPr>
            <w:tcW w:w="2520" w:type="dxa"/>
            <w:noWrap w:val="0"/>
            <w:vAlign w:val="top"/>
          </w:tcPr>
          <w:p w14:paraId="77EDC921">
            <w:pPr>
              <w:spacing w:before="0"/>
              <w:ind w:left="0"/>
              <w:jc w:val="both"/>
              <w:rPr>
                <w:sz w:val="22"/>
                <w:szCs w:val="22"/>
              </w:rPr>
            </w:pPr>
            <w:r>
              <w:rPr>
                <w:sz w:val="22"/>
                <w:szCs w:val="22"/>
              </w:rPr>
              <w:t>DataType: String</w:t>
            </w:r>
          </w:p>
        </w:tc>
        <w:tc>
          <w:tcPr>
            <w:tcW w:w="4703" w:type="dxa"/>
            <w:noWrap w:val="0"/>
            <w:vAlign w:val="top"/>
          </w:tcPr>
          <w:p w14:paraId="7E8D75C4">
            <w:pPr>
              <w:spacing w:before="0"/>
              <w:ind w:left="41"/>
              <w:jc w:val="both"/>
              <w:rPr>
                <w:sz w:val="22"/>
                <w:szCs w:val="22"/>
              </w:rPr>
            </w:pPr>
            <w:r>
              <w:rPr>
                <w:sz w:val="22"/>
                <w:szCs w:val="22"/>
              </w:rPr>
              <w:t xml:space="preserve">Tên hiển thị của trường động, </w:t>
            </w:r>
          </w:p>
          <w:p w14:paraId="29DCAC4F">
            <w:pPr>
              <w:spacing w:before="0"/>
              <w:ind w:left="41"/>
              <w:jc w:val="both"/>
              <w:rPr>
                <w:sz w:val="22"/>
                <w:szCs w:val="22"/>
              </w:rPr>
            </w:pPr>
            <w:r>
              <w:rPr>
                <w:sz w:val="22"/>
                <w:szCs w:val="22"/>
              </w:rPr>
              <w:t>Hiển thị trên giao diện nhập liệu khi lập hóa đơn</w:t>
            </w:r>
          </w:p>
        </w:tc>
      </w:tr>
      <w:tr w14:paraId="48B7D0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noWrap w:val="0"/>
            <w:vAlign w:val="top"/>
          </w:tcPr>
          <w:p w14:paraId="53263DEB">
            <w:pPr>
              <w:spacing w:before="0"/>
              <w:ind w:left="0"/>
              <w:jc w:val="both"/>
              <w:rPr>
                <w:sz w:val="22"/>
                <w:szCs w:val="22"/>
              </w:rPr>
            </w:pPr>
            <w:r>
              <w:rPr>
                <w:sz w:val="22"/>
                <w:szCs w:val="22"/>
              </w:rPr>
              <w:t>keyTag</w:t>
            </w:r>
          </w:p>
        </w:tc>
        <w:tc>
          <w:tcPr>
            <w:tcW w:w="2520" w:type="dxa"/>
            <w:noWrap w:val="0"/>
            <w:vAlign w:val="top"/>
          </w:tcPr>
          <w:p w14:paraId="0740087F">
            <w:pPr>
              <w:spacing w:before="0"/>
              <w:ind w:left="0"/>
              <w:jc w:val="both"/>
              <w:rPr>
                <w:sz w:val="22"/>
                <w:szCs w:val="22"/>
              </w:rPr>
            </w:pPr>
            <w:r>
              <w:rPr>
                <w:sz w:val="22"/>
                <w:szCs w:val="22"/>
              </w:rPr>
              <w:t>DataType: String</w:t>
            </w:r>
          </w:p>
        </w:tc>
        <w:tc>
          <w:tcPr>
            <w:tcW w:w="4703" w:type="dxa"/>
            <w:noWrap w:val="0"/>
            <w:vAlign w:val="top"/>
          </w:tcPr>
          <w:p w14:paraId="01229663">
            <w:pPr>
              <w:spacing w:before="0"/>
              <w:ind w:left="41"/>
              <w:jc w:val="both"/>
              <w:rPr>
                <w:sz w:val="22"/>
                <w:szCs w:val="22"/>
              </w:rPr>
            </w:pPr>
            <w:r>
              <w:rPr>
                <w:sz w:val="22"/>
                <w:szCs w:val="22"/>
              </w:rPr>
              <w:t>Tên của trường động khi lưu vào dữ liệu</w:t>
            </w:r>
          </w:p>
        </w:tc>
      </w:tr>
      <w:tr w14:paraId="6AF132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noWrap w:val="0"/>
            <w:vAlign w:val="top"/>
          </w:tcPr>
          <w:p w14:paraId="1940A3C0">
            <w:pPr>
              <w:spacing w:before="0"/>
              <w:ind w:left="0"/>
              <w:jc w:val="both"/>
              <w:rPr>
                <w:sz w:val="22"/>
                <w:szCs w:val="22"/>
              </w:rPr>
            </w:pPr>
            <w:r>
              <w:rPr>
                <w:sz w:val="22"/>
                <w:szCs w:val="22"/>
              </w:rPr>
              <w:t>valueType</w:t>
            </w:r>
          </w:p>
        </w:tc>
        <w:tc>
          <w:tcPr>
            <w:tcW w:w="2520" w:type="dxa"/>
            <w:noWrap w:val="0"/>
            <w:vAlign w:val="top"/>
          </w:tcPr>
          <w:p w14:paraId="5E5469EA">
            <w:pPr>
              <w:spacing w:before="0"/>
              <w:ind w:left="0"/>
              <w:jc w:val="both"/>
              <w:rPr>
                <w:sz w:val="22"/>
                <w:szCs w:val="22"/>
              </w:rPr>
            </w:pPr>
            <w:r>
              <w:rPr>
                <w:sz w:val="22"/>
                <w:szCs w:val="22"/>
              </w:rPr>
              <w:t>DataType: String</w:t>
            </w:r>
          </w:p>
          <w:p w14:paraId="06C2F84D">
            <w:pPr>
              <w:spacing w:before="0"/>
              <w:ind w:left="0"/>
              <w:jc w:val="both"/>
              <w:rPr>
                <w:sz w:val="22"/>
                <w:szCs w:val="22"/>
              </w:rPr>
            </w:pPr>
          </w:p>
        </w:tc>
        <w:tc>
          <w:tcPr>
            <w:tcW w:w="4703" w:type="dxa"/>
            <w:noWrap w:val="0"/>
            <w:vAlign w:val="top"/>
          </w:tcPr>
          <w:p w14:paraId="5EB9E8CC">
            <w:pPr>
              <w:spacing w:before="0"/>
              <w:ind w:left="41"/>
              <w:jc w:val="both"/>
              <w:rPr>
                <w:sz w:val="22"/>
                <w:szCs w:val="22"/>
              </w:rPr>
            </w:pPr>
            <w:r>
              <w:rPr>
                <w:sz w:val="22"/>
                <w:szCs w:val="22"/>
              </w:rPr>
              <w:t>Kiểu dữ liệu của trường động. Chỉ bao gồm các giá trị: “text”,  “date”, “number”</w:t>
            </w:r>
          </w:p>
        </w:tc>
      </w:tr>
      <w:tr w14:paraId="32A6BD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noWrap w:val="0"/>
            <w:vAlign w:val="top"/>
          </w:tcPr>
          <w:p w14:paraId="706FC684">
            <w:pPr>
              <w:spacing w:before="0"/>
              <w:ind w:left="0"/>
              <w:jc w:val="both"/>
              <w:rPr>
                <w:sz w:val="22"/>
                <w:szCs w:val="22"/>
              </w:rPr>
            </w:pPr>
            <w:r>
              <w:rPr>
                <w:sz w:val="22"/>
                <w:szCs w:val="22"/>
              </w:rPr>
              <w:t>isRequired</w:t>
            </w:r>
          </w:p>
        </w:tc>
        <w:tc>
          <w:tcPr>
            <w:tcW w:w="2520" w:type="dxa"/>
            <w:noWrap w:val="0"/>
            <w:vAlign w:val="top"/>
          </w:tcPr>
          <w:p w14:paraId="6B910A7D">
            <w:pPr>
              <w:spacing w:before="0"/>
              <w:ind w:left="0"/>
              <w:jc w:val="both"/>
              <w:rPr>
                <w:sz w:val="22"/>
                <w:szCs w:val="22"/>
              </w:rPr>
            </w:pPr>
            <w:r>
              <w:rPr>
                <w:sz w:val="22"/>
                <w:szCs w:val="22"/>
              </w:rPr>
              <w:t>DataType: Boolean</w:t>
            </w:r>
          </w:p>
        </w:tc>
        <w:tc>
          <w:tcPr>
            <w:tcW w:w="4703" w:type="dxa"/>
            <w:noWrap w:val="0"/>
            <w:vAlign w:val="top"/>
          </w:tcPr>
          <w:p w14:paraId="46C025E4">
            <w:pPr>
              <w:spacing w:before="0"/>
              <w:ind w:left="41"/>
              <w:jc w:val="both"/>
              <w:rPr>
                <w:sz w:val="22"/>
                <w:szCs w:val="22"/>
              </w:rPr>
            </w:pPr>
            <w:r>
              <w:rPr>
                <w:sz w:val="22"/>
                <w:szCs w:val="22"/>
              </w:rPr>
              <w:t>Trường có bắt buộc hay không</w:t>
            </w:r>
          </w:p>
        </w:tc>
      </w:tr>
      <w:tr w14:paraId="42A2E9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noWrap w:val="0"/>
            <w:vAlign w:val="top"/>
          </w:tcPr>
          <w:p w14:paraId="413105CC">
            <w:pPr>
              <w:spacing w:before="0"/>
              <w:ind w:left="0"/>
              <w:jc w:val="both"/>
              <w:rPr>
                <w:sz w:val="22"/>
                <w:szCs w:val="22"/>
              </w:rPr>
            </w:pPr>
            <w:r>
              <w:rPr>
                <w:sz w:val="22"/>
                <w:szCs w:val="22"/>
              </w:rPr>
              <w:t>isSeller</w:t>
            </w:r>
          </w:p>
        </w:tc>
        <w:tc>
          <w:tcPr>
            <w:tcW w:w="2520" w:type="dxa"/>
            <w:noWrap w:val="0"/>
            <w:vAlign w:val="top"/>
          </w:tcPr>
          <w:p w14:paraId="6CFFAABA">
            <w:pPr>
              <w:spacing w:before="0"/>
              <w:ind w:left="0"/>
              <w:jc w:val="both"/>
              <w:rPr>
                <w:sz w:val="22"/>
                <w:szCs w:val="22"/>
              </w:rPr>
            </w:pPr>
            <w:r>
              <w:rPr>
                <w:sz w:val="22"/>
                <w:szCs w:val="22"/>
              </w:rPr>
              <w:t>DataType: Boolean</w:t>
            </w:r>
          </w:p>
        </w:tc>
        <w:tc>
          <w:tcPr>
            <w:tcW w:w="4703" w:type="dxa"/>
            <w:noWrap w:val="0"/>
            <w:vAlign w:val="top"/>
          </w:tcPr>
          <w:p w14:paraId="5C35C820">
            <w:pPr>
              <w:spacing w:before="0"/>
              <w:ind w:left="41"/>
              <w:jc w:val="both"/>
              <w:rPr>
                <w:sz w:val="22"/>
                <w:szCs w:val="22"/>
              </w:rPr>
            </w:pPr>
            <w:r>
              <w:rPr>
                <w:sz w:val="22"/>
                <w:szCs w:val="22"/>
              </w:rPr>
              <w:t>isSeller = true: Trường dữ liệu thuộc bên bán</w:t>
            </w:r>
          </w:p>
          <w:p w14:paraId="6C88CA92">
            <w:pPr>
              <w:spacing w:before="0"/>
              <w:ind w:left="41"/>
              <w:jc w:val="both"/>
              <w:rPr>
                <w:sz w:val="22"/>
                <w:szCs w:val="22"/>
              </w:rPr>
            </w:pPr>
            <w:r>
              <w:rPr>
                <w:sz w:val="22"/>
                <w:szCs w:val="22"/>
              </w:rPr>
              <w:t>isSeller = false: Trường dữ liệu thuộc bên mua</w:t>
            </w:r>
          </w:p>
        </w:tc>
      </w:tr>
    </w:tbl>
    <w:p w14:paraId="6E3EA548">
      <w:pPr>
        <w:ind w:left="0"/>
        <w:jc w:val="both"/>
        <w:rPr>
          <w:sz w:val="22"/>
          <w:szCs w:val="22"/>
        </w:rPr>
      </w:pPr>
      <w:r>
        <w:rPr>
          <w:b/>
          <w:sz w:val="22"/>
          <w:szCs w:val="22"/>
        </w:rPr>
        <w:t>Gửi dữ liệu lập hóa đơn với trường động:</w:t>
      </w:r>
      <w:r>
        <w:rPr>
          <w:sz w:val="22"/>
          <w:szCs w:val="22"/>
        </w:rPr>
        <w:t xml:space="preserve"> Thêm vào mảng metadata, mỗi phần tử bao gồm các giá trị được mapping dựa vào customFields nhận từ response như sau</w:t>
      </w:r>
    </w:p>
    <w:tbl>
      <w:tblPr>
        <w:tblStyle w:val="13"/>
        <w:tblW w:w="9705" w:type="dxa"/>
        <w:tblInd w:w="46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67"/>
        <w:gridCol w:w="2193"/>
        <w:gridCol w:w="2610"/>
        <w:gridCol w:w="3135"/>
      </w:tblGrid>
      <w:tr w14:paraId="4839C9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0" w:hRule="atLeast"/>
        </w:trPr>
        <w:tc>
          <w:tcPr>
            <w:tcW w:w="1767" w:type="dxa"/>
            <w:shd w:val="clear" w:color="auto" w:fill="D9D9D9"/>
            <w:noWrap w:val="0"/>
            <w:vAlign w:val="top"/>
          </w:tcPr>
          <w:p w14:paraId="005999CB">
            <w:pPr>
              <w:ind w:left="0"/>
              <w:jc w:val="center"/>
              <w:rPr>
                <w:b/>
                <w:bCs/>
                <w:color w:val="000000"/>
                <w:sz w:val="22"/>
                <w:szCs w:val="22"/>
              </w:rPr>
            </w:pPr>
            <w:r>
              <w:rPr>
                <w:b/>
                <w:bCs/>
                <w:color w:val="000000"/>
                <w:sz w:val="22"/>
                <w:szCs w:val="22"/>
              </w:rPr>
              <w:t>Trường trong</w:t>
            </w:r>
            <w:r>
              <w:rPr>
                <w:b/>
                <w:bCs/>
                <w:color w:val="000000"/>
                <w:sz w:val="22"/>
                <w:szCs w:val="22"/>
              </w:rPr>
              <w:br w:type="textWrapping"/>
            </w:r>
            <w:r>
              <w:rPr>
                <w:b/>
                <w:bCs/>
                <w:color w:val="000000"/>
                <w:sz w:val="22"/>
                <w:szCs w:val="22"/>
              </w:rPr>
              <w:t>(customFields)</w:t>
            </w:r>
          </w:p>
        </w:tc>
        <w:tc>
          <w:tcPr>
            <w:tcW w:w="2193" w:type="dxa"/>
            <w:shd w:val="clear" w:color="auto" w:fill="D9D9D9"/>
            <w:noWrap w:val="0"/>
            <w:vAlign w:val="top"/>
          </w:tcPr>
          <w:p w14:paraId="5C1C1BC8">
            <w:pPr>
              <w:ind w:left="0"/>
              <w:jc w:val="center"/>
              <w:rPr>
                <w:b/>
                <w:bCs/>
                <w:color w:val="000000"/>
                <w:sz w:val="22"/>
                <w:szCs w:val="22"/>
              </w:rPr>
            </w:pPr>
            <w:r>
              <w:rPr>
                <w:b/>
                <w:bCs/>
                <w:color w:val="000000"/>
                <w:sz w:val="22"/>
                <w:szCs w:val="22"/>
              </w:rPr>
              <w:t>Tên trường</w:t>
            </w:r>
            <w:r>
              <w:rPr>
                <w:b/>
                <w:bCs/>
                <w:color w:val="000000"/>
                <w:sz w:val="22"/>
                <w:szCs w:val="22"/>
              </w:rPr>
              <w:br w:type="textWrapping"/>
            </w:r>
            <w:r>
              <w:rPr>
                <w:b/>
                <w:bCs/>
                <w:color w:val="000000"/>
                <w:sz w:val="22"/>
                <w:szCs w:val="22"/>
              </w:rPr>
              <w:t>(metadata)</w:t>
            </w:r>
          </w:p>
        </w:tc>
        <w:tc>
          <w:tcPr>
            <w:tcW w:w="2610" w:type="dxa"/>
            <w:shd w:val="clear" w:color="auto" w:fill="D9D9D9"/>
            <w:noWrap w:val="0"/>
            <w:vAlign w:val="top"/>
          </w:tcPr>
          <w:p w14:paraId="02969B90">
            <w:pPr>
              <w:ind w:left="0"/>
              <w:jc w:val="center"/>
              <w:rPr>
                <w:b/>
                <w:bCs/>
                <w:color w:val="000000"/>
                <w:sz w:val="22"/>
                <w:szCs w:val="22"/>
              </w:rPr>
            </w:pPr>
            <w:r>
              <w:rPr>
                <w:b/>
                <w:bCs/>
                <w:color w:val="000000"/>
                <w:sz w:val="22"/>
                <w:szCs w:val="22"/>
              </w:rPr>
              <w:t>Kiểu dữ liệu, ràng buộc</w:t>
            </w:r>
          </w:p>
        </w:tc>
        <w:tc>
          <w:tcPr>
            <w:tcW w:w="3135" w:type="dxa"/>
            <w:shd w:val="clear" w:color="auto" w:fill="D9D9D9"/>
            <w:noWrap w:val="0"/>
            <w:vAlign w:val="top"/>
          </w:tcPr>
          <w:p w14:paraId="34E75996">
            <w:pPr>
              <w:ind w:left="0"/>
              <w:jc w:val="center"/>
              <w:rPr>
                <w:b/>
                <w:bCs/>
                <w:color w:val="000000"/>
                <w:sz w:val="22"/>
                <w:szCs w:val="22"/>
              </w:rPr>
            </w:pPr>
            <w:r>
              <w:rPr>
                <w:b/>
                <w:bCs/>
                <w:color w:val="000000"/>
                <w:sz w:val="22"/>
                <w:szCs w:val="22"/>
              </w:rPr>
              <w:t>Mô tả</w:t>
            </w:r>
          </w:p>
        </w:tc>
      </w:tr>
      <w:tr w14:paraId="7068FE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7" w:type="dxa"/>
            <w:noWrap w:val="0"/>
            <w:vAlign w:val="top"/>
          </w:tcPr>
          <w:p w14:paraId="19913A26">
            <w:pPr>
              <w:spacing w:before="0"/>
              <w:ind w:left="0"/>
              <w:jc w:val="both"/>
              <w:rPr>
                <w:sz w:val="22"/>
                <w:szCs w:val="22"/>
              </w:rPr>
            </w:pPr>
            <w:r>
              <w:rPr>
                <w:snapToGrid/>
                <w:color w:val="000000"/>
                <w:sz w:val="22"/>
                <w:szCs w:val="22"/>
              </w:rPr>
              <w:t>id</w:t>
            </w:r>
          </w:p>
        </w:tc>
        <w:tc>
          <w:tcPr>
            <w:tcW w:w="2193" w:type="dxa"/>
            <w:noWrap w:val="0"/>
            <w:vAlign w:val="top"/>
          </w:tcPr>
          <w:p w14:paraId="58CD6819">
            <w:pPr>
              <w:spacing w:before="0"/>
              <w:ind w:left="0"/>
              <w:jc w:val="both"/>
              <w:rPr>
                <w:sz w:val="22"/>
                <w:szCs w:val="22"/>
              </w:rPr>
            </w:pPr>
            <w:r>
              <w:rPr>
                <w:sz w:val="22"/>
                <w:szCs w:val="22"/>
              </w:rPr>
              <w:t>invoiceCustomFieldId</w:t>
            </w:r>
          </w:p>
        </w:tc>
        <w:tc>
          <w:tcPr>
            <w:tcW w:w="2610" w:type="dxa"/>
            <w:noWrap w:val="0"/>
            <w:vAlign w:val="top"/>
          </w:tcPr>
          <w:p w14:paraId="53B03058">
            <w:pPr>
              <w:spacing w:before="0"/>
              <w:ind w:left="0"/>
              <w:jc w:val="both"/>
              <w:rPr>
                <w:sz w:val="22"/>
                <w:szCs w:val="22"/>
              </w:rPr>
            </w:pPr>
            <w:r>
              <w:rPr>
                <w:sz w:val="22"/>
                <w:szCs w:val="22"/>
              </w:rPr>
              <w:t>Required : false</w:t>
            </w:r>
          </w:p>
          <w:p w14:paraId="0862D6F9">
            <w:pPr>
              <w:spacing w:before="0"/>
              <w:ind w:left="0"/>
              <w:jc w:val="both"/>
              <w:rPr>
                <w:sz w:val="22"/>
                <w:szCs w:val="22"/>
              </w:rPr>
            </w:pPr>
            <w:r>
              <w:rPr>
                <w:sz w:val="22"/>
                <w:szCs w:val="22"/>
              </w:rPr>
              <w:t>DataType: Number</w:t>
            </w:r>
          </w:p>
          <w:p w14:paraId="3FEF88C2">
            <w:pPr>
              <w:spacing w:before="0"/>
              <w:ind w:left="0"/>
              <w:jc w:val="both"/>
              <w:rPr>
                <w:sz w:val="22"/>
                <w:szCs w:val="22"/>
              </w:rPr>
            </w:pPr>
            <w:r>
              <w:rPr>
                <w:sz w:val="22"/>
                <w:szCs w:val="22"/>
              </w:rPr>
              <w:t xml:space="preserve">Minlength : </w:t>
            </w:r>
          </w:p>
          <w:p w14:paraId="0668BAF0">
            <w:pPr>
              <w:spacing w:before="0"/>
              <w:ind w:left="0"/>
              <w:jc w:val="both"/>
              <w:rPr>
                <w:sz w:val="22"/>
                <w:szCs w:val="22"/>
              </w:rPr>
            </w:pPr>
            <w:r>
              <w:rPr>
                <w:sz w:val="22"/>
                <w:szCs w:val="22"/>
              </w:rPr>
              <w:t>Maxlength : 10</w:t>
            </w:r>
          </w:p>
          <w:p w14:paraId="0C94A368">
            <w:pPr>
              <w:spacing w:before="0"/>
              <w:ind w:left="0"/>
              <w:jc w:val="both"/>
              <w:rPr>
                <w:sz w:val="22"/>
                <w:szCs w:val="22"/>
              </w:rPr>
            </w:pPr>
            <w:r>
              <w:rPr>
                <w:sz w:val="22"/>
                <w:szCs w:val="22"/>
              </w:rPr>
              <w:t xml:space="preserve">Format : </w:t>
            </w:r>
          </w:p>
        </w:tc>
        <w:tc>
          <w:tcPr>
            <w:tcW w:w="3135" w:type="dxa"/>
            <w:noWrap w:val="0"/>
            <w:vAlign w:val="top"/>
          </w:tcPr>
          <w:p w14:paraId="388905DE">
            <w:pPr>
              <w:spacing w:before="0"/>
              <w:ind w:left="41"/>
              <w:jc w:val="both"/>
              <w:rPr>
                <w:sz w:val="22"/>
                <w:szCs w:val="22"/>
              </w:rPr>
            </w:pPr>
            <w:r>
              <w:rPr>
                <w:sz w:val="22"/>
                <w:szCs w:val="22"/>
              </w:rPr>
              <w:t>ID của trường động</w:t>
            </w:r>
          </w:p>
          <w:p w14:paraId="43738DC3">
            <w:pPr>
              <w:spacing w:before="0"/>
              <w:ind w:left="41"/>
              <w:jc w:val="both"/>
              <w:rPr>
                <w:sz w:val="22"/>
                <w:szCs w:val="22"/>
              </w:rPr>
            </w:pPr>
          </w:p>
        </w:tc>
      </w:tr>
      <w:tr w14:paraId="4FDC7C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7" w:type="dxa"/>
            <w:noWrap w:val="0"/>
            <w:vAlign w:val="top"/>
          </w:tcPr>
          <w:p w14:paraId="69259FA7">
            <w:pPr>
              <w:spacing w:before="0"/>
              <w:ind w:left="0"/>
              <w:jc w:val="both"/>
              <w:rPr>
                <w:sz w:val="22"/>
                <w:szCs w:val="22"/>
              </w:rPr>
            </w:pPr>
            <w:r>
              <w:rPr>
                <w:sz w:val="22"/>
                <w:szCs w:val="22"/>
              </w:rPr>
              <w:t>keyTag</w:t>
            </w:r>
          </w:p>
        </w:tc>
        <w:tc>
          <w:tcPr>
            <w:tcW w:w="2193" w:type="dxa"/>
            <w:noWrap w:val="0"/>
            <w:vAlign w:val="top"/>
          </w:tcPr>
          <w:p w14:paraId="43D2AF46">
            <w:pPr>
              <w:spacing w:before="0"/>
              <w:ind w:left="0"/>
              <w:jc w:val="both"/>
              <w:rPr>
                <w:sz w:val="22"/>
                <w:szCs w:val="22"/>
              </w:rPr>
            </w:pPr>
            <w:r>
              <w:rPr>
                <w:sz w:val="22"/>
                <w:szCs w:val="22"/>
              </w:rPr>
              <w:t>keyTag</w:t>
            </w:r>
          </w:p>
        </w:tc>
        <w:tc>
          <w:tcPr>
            <w:tcW w:w="2610" w:type="dxa"/>
            <w:noWrap w:val="0"/>
            <w:vAlign w:val="top"/>
          </w:tcPr>
          <w:p w14:paraId="450B968F">
            <w:pPr>
              <w:spacing w:before="0"/>
              <w:ind w:left="0"/>
              <w:jc w:val="both"/>
              <w:rPr>
                <w:sz w:val="22"/>
                <w:szCs w:val="22"/>
              </w:rPr>
            </w:pPr>
            <w:r>
              <w:rPr>
                <w:sz w:val="22"/>
                <w:szCs w:val="22"/>
              </w:rPr>
              <w:t>Required : true</w:t>
            </w:r>
          </w:p>
          <w:p w14:paraId="6BDC36C6">
            <w:pPr>
              <w:spacing w:before="0"/>
              <w:ind w:left="0"/>
              <w:jc w:val="both"/>
              <w:rPr>
                <w:sz w:val="22"/>
                <w:szCs w:val="22"/>
              </w:rPr>
            </w:pPr>
            <w:r>
              <w:rPr>
                <w:sz w:val="22"/>
                <w:szCs w:val="22"/>
              </w:rPr>
              <w:t>DataType: String</w:t>
            </w:r>
          </w:p>
        </w:tc>
        <w:tc>
          <w:tcPr>
            <w:tcW w:w="3135" w:type="dxa"/>
            <w:noWrap w:val="0"/>
            <w:vAlign w:val="top"/>
          </w:tcPr>
          <w:p w14:paraId="504D204A">
            <w:pPr>
              <w:spacing w:before="0"/>
              <w:ind w:left="41"/>
              <w:jc w:val="both"/>
              <w:rPr>
                <w:sz w:val="22"/>
                <w:szCs w:val="22"/>
              </w:rPr>
            </w:pPr>
            <w:r>
              <w:rPr>
                <w:sz w:val="22"/>
                <w:szCs w:val="22"/>
              </w:rPr>
              <w:t>Tên của trường động khi lưu vào dữ liệu</w:t>
            </w:r>
          </w:p>
        </w:tc>
      </w:tr>
      <w:tr w14:paraId="174F7E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7" w:type="dxa"/>
            <w:noWrap w:val="0"/>
            <w:vAlign w:val="top"/>
          </w:tcPr>
          <w:p w14:paraId="18F7E3B3">
            <w:pPr>
              <w:spacing w:before="0"/>
              <w:ind w:left="0"/>
              <w:jc w:val="both"/>
              <w:rPr>
                <w:sz w:val="22"/>
                <w:szCs w:val="22"/>
              </w:rPr>
            </w:pPr>
            <w:r>
              <w:rPr>
                <w:sz w:val="22"/>
                <w:szCs w:val="22"/>
              </w:rPr>
              <w:t>valueType</w:t>
            </w:r>
          </w:p>
        </w:tc>
        <w:tc>
          <w:tcPr>
            <w:tcW w:w="2193" w:type="dxa"/>
            <w:noWrap w:val="0"/>
            <w:vAlign w:val="top"/>
          </w:tcPr>
          <w:p w14:paraId="611F599D">
            <w:pPr>
              <w:spacing w:before="0"/>
              <w:ind w:left="0"/>
              <w:jc w:val="both"/>
              <w:rPr>
                <w:sz w:val="22"/>
                <w:szCs w:val="22"/>
              </w:rPr>
            </w:pPr>
            <w:r>
              <w:rPr>
                <w:sz w:val="22"/>
                <w:szCs w:val="22"/>
              </w:rPr>
              <w:t>valueType</w:t>
            </w:r>
          </w:p>
        </w:tc>
        <w:tc>
          <w:tcPr>
            <w:tcW w:w="2610" w:type="dxa"/>
            <w:noWrap w:val="0"/>
            <w:vAlign w:val="top"/>
          </w:tcPr>
          <w:p w14:paraId="20280CB0">
            <w:pPr>
              <w:spacing w:before="0"/>
              <w:ind w:left="0"/>
              <w:jc w:val="both"/>
              <w:rPr>
                <w:sz w:val="22"/>
                <w:szCs w:val="22"/>
              </w:rPr>
            </w:pPr>
            <w:r>
              <w:rPr>
                <w:sz w:val="22"/>
                <w:szCs w:val="22"/>
              </w:rPr>
              <w:t>Required : true</w:t>
            </w:r>
          </w:p>
          <w:p w14:paraId="1EA8BB21">
            <w:pPr>
              <w:spacing w:before="0"/>
              <w:ind w:left="0"/>
              <w:jc w:val="both"/>
              <w:rPr>
                <w:sz w:val="22"/>
                <w:szCs w:val="22"/>
              </w:rPr>
            </w:pPr>
            <w:r>
              <w:rPr>
                <w:sz w:val="22"/>
                <w:szCs w:val="22"/>
              </w:rPr>
              <w:t>DataType: String</w:t>
            </w:r>
          </w:p>
          <w:p w14:paraId="46625D3E">
            <w:pPr>
              <w:spacing w:before="0"/>
              <w:ind w:left="0"/>
              <w:jc w:val="both"/>
              <w:rPr>
                <w:sz w:val="22"/>
                <w:szCs w:val="22"/>
              </w:rPr>
            </w:pPr>
          </w:p>
        </w:tc>
        <w:tc>
          <w:tcPr>
            <w:tcW w:w="3135" w:type="dxa"/>
            <w:noWrap w:val="0"/>
            <w:vAlign w:val="top"/>
          </w:tcPr>
          <w:p w14:paraId="76E97AC4">
            <w:pPr>
              <w:spacing w:before="0"/>
              <w:ind w:left="41"/>
              <w:jc w:val="both"/>
              <w:rPr>
                <w:sz w:val="22"/>
                <w:szCs w:val="22"/>
              </w:rPr>
            </w:pPr>
            <w:r>
              <w:rPr>
                <w:sz w:val="22"/>
                <w:szCs w:val="22"/>
              </w:rPr>
              <w:t>Kiểu dữ liệu của trường động. Chỉ bao gồm các giá trị: “text”,  “date”, “number”</w:t>
            </w:r>
          </w:p>
        </w:tc>
      </w:tr>
      <w:tr w14:paraId="315944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7" w:type="dxa"/>
            <w:noWrap w:val="0"/>
            <w:vAlign w:val="top"/>
          </w:tcPr>
          <w:p w14:paraId="37A5408A">
            <w:pPr>
              <w:spacing w:before="0"/>
              <w:ind w:left="0"/>
              <w:jc w:val="both"/>
              <w:rPr>
                <w:sz w:val="22"/>
                <w:szCs w:val="22"/>
              </w:rPr>
            </w:pPr>
            <w:r>
              <w:rPr>
                <w:sz w:val="22"/>
                <w:szCs w:val="22"/>
              </w:rPr>
              <w:t>keyLabel</w:t>
            </w:r>
          </w:p>
        </w:tc>
        <w:tc>
          <w:tcPr>
            <w:tcW w:w="2193" w:type="dxa"/>
            <w:noWrap w:val="0"/>
            <w:vAlign w:val="top"/>
          </w:tcPr>
          <w:p w14:paraId="786637CD">
            <w:pPr>
              <w:spacing w:before="0"/>
              <w:ind w:left="0"/>
              <w:jc w:val="both"/>
              <w:rPr>
                <w:sz w:val="22"/>
                <w:szCs w:val="22"/>
              </w:rPr>
            </w:pPr>
            <w:r>
              <w:rPr>
                <w:sz w:val="22"/>
                <w:szCs w:val="22"/>
              </w:rPr>
              <w:t>keyLabel</w:t>
            </w:r>
          </w:p>
        </w:tc>
        <w:tc>
          <w:tcPr>
            <w:tcW w:w="2610" w:type="dxa"/>
            <w:noWrap w:val="0"/>
            <w:vAlign w:val="top"/>
          </w:tcPr>
          <w:p w14:paraId="4298F64B">
            <w:pPr>
              <w:spacing w:before="0"/>
              <w:ind w:left="0"/>
              <w:jc w:val="both"/>
              <w:rPr>
                <w:sz w:val="22"/>
                <w:szCs w:val="22"/>
              </w:rPr>
            </w:pPr>
            <w:r>
              <w:rPr>
                <w:sz w:val="22"/>
                <w:szCs w:val="22"/>
              </w:rPr>
              <w:t>Required : true</w:t>
            </w:r>
          </w:p>
          <w:p w14:paraId="115579DD">
            <w:pPr>
              <w:spacing w:before="0"/>
              <w:ind w:left="0"/>
              <w:jc w:val="both"/>
              <w:rPr>
                <w:sz w:val="22"/>
                <w:szCs w:val="22"/>
              </w:rPr>
            </w:pPr>
            <w:r>
              <w:rPr>
                <w:sz w:val="22"/>
                <w:szCs w:val="22"/>
              </w:rPr>
              <w:t>DataType: String</w:t>
            </w:r>
          </w:p>
          <w:p w14:paraId="66B3DDB8">
            <w:pPr>
              <w:spacing w:before="0"/>
              <w:ind w:left="0"/>
              <w:jc w:val="both"/>
              <w:rPr>
                <w:sz w:val="22"/>
                <w:szCs w:val="22"/>
              </w:rPr>
            </w:pPr>
          </w:p>
        </w:tc>
        <w:tc>
          <w:tcPr>
            <w:tcW w:w="3135" w:type="dxa"/>
            <w:noWrap w:val="0"/>
            <w:vAlign w:val="top"/>
          </w:tcPr>
          <w:p w14:paraId="187C71EC">
            <w:pPr>
              <w:spacing w:before="0"/>
              <w:ind w:left="41"/>
              <w:jc w:val="both"/>
              <w:rPr>
                <w:sz w:val="22"/>
                <w:szCs w:val="22"/>
              </w:rPr>
            </w:pPr>
            <w:r>
              <w:rPr>
                <w:sz w:val="22"/>
                <w:szCs w:val="22"/>
              </w:rPr>
              <w:t xml:space="preserve">Tên hiển thị của trường động, </w:t>
            </w:r>
          </w:p>
          <w:p w14:paraId="428EE259">
            <w:pPr>
              <w:spacing w:before="0"/>
              <w:ind w:left="41"/>
              <w:jc w:val="both"/>
              <w:rPr>
                <w:sz w:val="22"/>
                <w:szCs w:val="22"/>
              </w:rPr>
            </w:pPr>
            <w:r>
              <w:rPr>
                <w:sz w:val="22"/>
                <w:szCs w:val="22"/>
              </w:rPr>
              <w:t>Hiển thị trên giao diện nhập liệu khi lập hóa đơn</w:t>
            </w:r>
          </w:p>
        </w:tc>
      </w:tr>
      <w:tr w14:paraId="1D4D02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7" w:type="dxa"/>
            <w:noWrap w:val="0"/>
            <w:vAlign w:val="top"/>
          </w:tcPr>
          <w:p w14:paraId="1C909DA8">
            <w:pPr>
              <w:spacing w:before="0"/>
              <w:ind w:left="0"/>
              <w:jc w:val="both"/>
              <w:rPr>
                <w:sz w:val="22"/>
                <w:szCs w:val="22"/>
              </w:rPr>
            </w:pPr>
            <w:r>
              <w:rPr>
                <w:sz w:val="22"/>
                <w:szCs w:val="22"/>
              </w:rPr>
              <w:t>valueType = date</w:t>
            </w:r>
          </w:p>
        </w:tc>
        <w:tc>
          <w:tcPr>
            <w:tcW w:w="2193" w:type="dxa"/>
            <w:noWrap w:val="0"/>
            <w:vAlign w:val="top"/>
          </w:tcPr>
          <w:p w14:paraId="55A8DA90">
            <w:pPr>
              <w:spacing w:before="0"/>
              <w:ind w:left="0"/>
              <w:jc w:val="both"/>
              <w:rPr>
                <w:sz w:val="22"/>
                <w:szCs w:val="22"/>
              </w:rPr>
            </w:pPr>
            <w:r>
              <w:rPr>
                <w:sz w:val="22"/>
                <w:szCs w:val="22"/>
              </w:rPr>
              <w:t>dateValue</w:t>
            </w:r>
          </w:p>
        </w:tc>
        <w:tc>
          <w:tcPr>
            <w:tcW w:w="2610" w:type="dxa"/>
            <w:noWrap w:val="0"/>
            <w:vAlign w:val="top"/>
          </w:tcPr>
          <w:p w14:paraId="3F786DCD">
            <w:pPr>
              <w:spacing w:before="0"/>
              <w:ind w:left="0"/>
              <w:jc w:val="both"/>
              <w:rPr>
                <w:sz w:val="22"/>
                <w:szCs w:val="22"/>
              </w:rPr>
            </w:pPr>
            <w:r>
              <w:rPr>
                <w:sz w:val="22"/>
                <w:szCs w:val="22"/>
              </w:rPr>
              <w:t>Required : false</w:t>
            </w:r>
          </w:p>
          <w:p w14:paraId="2CDB3B10">
            <w:pPr>
              <w:spacing w:before="0"/>
              <w:ind w:left="0"/>
              <w:jc w:val="both"/>
              <w:rPr>
                <w:sz w:val="22"/>
                <w:szCs w:val="22"/>
              </w:rPr>
            </w:pPr>
            <w:r>
              <w:rPr>
                <w:sz w:val="22"/>
                <w:szCs w:val="22"/>
              </w:rPr>
              <w:t>DataType: Date</w:t>
            </w:r>
          </w:p>
        </w:tc>
        <w:tc>
          <w:tcPr>
            <w:tcW w:w="3135" w:type="dxa"/>
            <w:noWrap w:val="0"/>
            <w:vAlign w:val="top"/>
          </w:tcPr>
          <w:p w14:paraId="5F08978A">
            <w:pPr>
              <w:spacing w:before="0"/>
              <w:ind w:left="41"/>
              <w:jc w:val="both"/>
              <w:rPr>
                <w:sz w:val="22"/>
                <w:szCs w:val="22"/>
              </w:rPr>
            </w:pPr>
            <w:r>
              <w:rPr>
                <w:sz w:val="22"/>
                <w:szCs w:val="22"/>
              </w:rPr>
              <w:t>Giá trị của trường dữ liệu trong trường hợp valueType = date</w:t>
            </w:r>
          </w:p>
        </w:tc>
      </w:tr>
      <w:tr w14:paraId="225D2E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7" w:type="dxa"/>
            <w:noWrap w:val="0"/>
            <w:vAlign w:val="top"/>
          </w:tcPr>
          <w:p w14:paraId="25BF8510">
            <w:pPr>
              <w:spacing w:before="0"/>
              <w:ind w:left="0"/>
              <w:jc w:val="both"/>
              <w:rPr>
                <w:sz w:val="22"/>
                <w:szCs w:val="22"/>
              </w:rPr>
            </w:pPr>
            <w:r>
              <w:rPr>
                <w:sz w:val="22"/>
                <w:szCs w:val="22"/>
              </w:rPr>
              <w:t>valueType = number</w:t>
            </w:r>
          </w:p>
        </w:tc>
        <w:tc>
          <w:tcPr>
            <w:tcW w:w="2193" w:type="dxa"/>
            <w:noWrap w:val="0"/>
            <w:vAlign w:val="top"/>
          </w:tcPr>
          <w:p w14:paraId="73C57484">
            <w:pPr>
              <w:spacing w:before="0"/>
              <w:ind w:left="0"/>
              <w:jc w:val="both"/>
              <w:rPr>
                <w:sz w:val="22"/>
                <w:szCs w:val="22"/>
              </w:rPr>
            </w:pPr>
            <w:r>
              <w:rPr>
                <w:sz w:val="22"/>
                <w:szCs w:val="22"/>
              </w:rPr>
              <w:t>numberValue</w:t>
            </w:r>
          </w:p>
        </w:tc>
        <w:tc>
          <w:tcPr>
            <w:tcW w:w="2610" w:type="dxa"/>
            <w:noWrap w:val="0"/>
            <w:vAlign w:val="top"/>
          </w:tcPr>
          <w:p w14:paraId="2780DA89">
            <w:pPr>
              <w:spacing w:before="0"/>
              <w:ind w:left="0"/>
              <w:jc w:val="both"/>
              <w:rPr>
                <w:sz w:val="22"/>
                <w:szCs w:val="22"/>
              </w:rPr>
            </w:pPr>
            <w:r>
              <w:rPr>
                <w:sz w:val="22"/>
                <w:szCs w:val="22"/>
              </w:rPr>
              <w:t>Required : false</w:t>
            </w:r>
          </w:p>
          <w:p w14:paraId="46DC77CA">
            <w:pPr>
              <w:spacing w:before="0"/>
              <w:ind w:left="0"/>
              <w:jc w:val="both"/>
              <w:rPr>
                <w:sz w:val="22"/>
                <w:szCs w:val="22"/>
              </w:rPr>
            </w:pPr>
            <w:r>
              <w:rPr>
                <w:sz w:val="22"/>
                <w:szCs w:val="22"/>
              </w:rPr>
              <w:t>DataType: Number</w:t>
            </w:r>
          </w:p>
        </w:tc>
        <w:tc>
          <w:tcPr>
            <w:tcW w:w="3135" w:type="dxa"/>
            <w:noWrap w:val="0"/>
            <w:vAlign w:val="top"/>
          </w:tcPr>
          <w:p w14:paraId="787F1896">
            <w:pPr>
              <w:spacing w:before="0"/>
              <w:ind w:left="41"/>
              <w:jc w:val="both"/>
              <w:rPr>
                <w:sz w:val="22"/>
                <w:szCs w:val="22"/>
              </w:rPr>
            </w:pPr>
            <w:r>
              <w:rPr>
                <w:sz w:val="22"/>
                <w:szCs w:val="22"/>
              </w:rPr>
              <w:t>Giá trị của trường dữ liệu trong trường hợp valueType = number</w:t>
            </w:r>
          </w:p>
        </w:tc>
      </w:tr>
      <w:tr w14:paraId="2C6EAC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7" w:type="dxa"/>
            <w:noWrap w:val="0"/>
            <w:vAlign w:val="top"/>
          </w:tcPr>
          <w:p w14:paraId="480E18C8">
            <w:pPr>
              <w:spacing w:before="0"/>
              <w:ind w:left="0"/>
              <w:jc w:val="both"/>
              <w:rPr>
                <w:sz w:val="22"/>
                <w:szCs w:val="22"/>
              </w:rPr>
            </w:pPr>
            <w:r>
              <w:rPr>
                <w:sz w:val="22"/>
                <w:szCs w:val="22"/>
              </w:rPr>
              <w:t>valueType = text</w:t>
            </w:r>
          </w:p>
        </w:tc>
        <w:tc>
          <w:tcPr>
            <w:tcW w:w="2193" w:type="dxa"/>
            <w:noWrap w:val="0"/>
            <w:vAlign w:val="top"/>
          </w:tcPr>
          <w:p w14:paraId="3D6D155D">
            <w:pPr>
              <w:spacing w:before="0"/>
              <w:ind w:left="0"/>
              <w:jc w:val="both"/>
              <w:rPr>
                <w:sz w:val="22"/>
                <w:szCs w:val="22"/>
              </w:rPr>
            </w:pPr>
            <w:r>
              <w:rPr>
                <w:sz w:val="22"/>
                <w:szCs w:val="22"/>
              </w:rPr>
              <w:t>stringValue</w:t>
            </w:r>
          </w:p>
        </w:tc>
        <w:tc>
          <w:tcPr>
            <w:tcW w:w="2610" w:type="dxa"/>
            <w:noWrap w:val="0"/>
            <w:vAlign w:val="top"/>
          </w:tcPr>
          <w:p w14:paraId="72C2A3C9">
            <w:pPr>
              <w:spacing w:before="0"/>
              <w:ind w:left="0"/>
              <w:jc w:val="both"/>
              <w:rPr>
                <w:sz w:val="22"/>
                <w:szCs w:val="22"/>
              </w:rPr>
            </w:pPr>
            <w:r>
              <w:rPr>
                <w:sz w:val="22"/>
                <w:szCs w:val="22"/>
              </w:rPr>
              <w:t>Required : false</w:t>
            </w:r>
          </w:p>
          <w:p w14:paraId="65A45AA4">
            <w:pPr>
              <w:spacing w:before="0"/>
              <w:ind w:left="0"/>
              <w:jc w:val="both"/>
              <w:rPr>
                <w:sz w:val="22"/>
                <w:szCs w:val="22"/>
              </w:rPr>
            </w:pPr>
            <w:r>
              <w:rPr>
                <w:sz w:val="22"/>
                <w:szCs w:val="22"/>
              </w:rPr>
              <w:t>DataType: String</w:t>
            </w:r>
          </w:p>
        </w:tc>
        <w:tc>
          <w:tcPr>
            <w:tcW w:w="3135" w:type="dxa"/>
            <w:noWrap w:val="0"/>
            <w:vAlign w:val="top"/>
          </w:tcPr>
          <w:p w14:paraId="6CABC4BE">
            <w:pPr>
              <w:spacing w:before="0"/>
              <w:ind w:left="0"/>
              <w:jc w:val="both"/>
              <w:rPr>
                <w:sz w:val="22"/>
                <w:szCs w:val="22"/>
              </w:rPr>
            </w:pPr>
            <w:r>
              <w:rPr>
                <w:sz w:val="22"/>
                <w:szCs w:val="22"/>
              </w:rPr>
              <w:t>Giá trị của trường dữ liệu trong trường hợp valueType = text</w:t>
            </w:r>
          </w:p>
        </w:tc>
      </w:tr>
    </w:tbl>
    <w:p w14:paraId="174DB164">
      <w:pPr>
        <w:jc w:val="both"/>
        <w:rPr>
          <w:sz w:val="22"/>
          <w:szCs w:val="22"/>
        </w:rPr>
      </w:pPr>
    </w:p>
    <w:p w14:paraId="14B23E73">
      <w:pPr>
        <w:widowControl/>
        <w:shd w:val="clear" w:color="auto" w:fill="DBE5F1"/>
        <w:spacing w:before="0" w:line="240" w:lineRule="auto"/>
        <w:ind w:left="567"/>
        <w:jc w:val="both"/>
        <w:rPr>
          <w:snapToGrid/>
          <w:color w:val="000000"/>
          <w:sz w:val="22"/>
          <w:szCs w:val="22"/>
        </w:rPr>
      </w:pPr>
      <w:r>
        <w:rPr>
          <w:snapToGrid/>
          <w:color w:val="000000"/>
          <w:sz w:val="22"/>
          <w:szCs w:val="22"/>
        </w:rPr>
        <w:t>{</w:t>
      </w:r>
    </w:p>
    <w:p w14:paraId="41B9D1BB">
      <w:pPr>
        <w:widowControl/>
        <w:shd w:val="clear" w:color="auto" w:fill="DBE5F1"/>
        <w:spacing w:before="0" w:line="240" w:lineRule="auto"/>
        <w:ind w:left="567"/>
        <w:jc w:val="both"/>
        <w:rPr>
          <w:snapToGrid/>
          <w:color w:val="000000"/>
          <w:sz w:val="22"/>
          <w:szCs w:val="22"/>
        </w:rPr>
      </w:pPr>
      <w:r>
        <w:rPr>
          <w:snapToGrid/>
          <w:color w:val="000000"/>
          <w:sz w:val="22"/>
          <w:szCs w:val="22"/>
        </w:rPr>
        <w:t xml:space="preserve">   "generalInvoiceInfo": {</w:t>
      </w:r>
    </w:p>
    <w:p w14:paraId="06B67691">
      <w:pPr>
        <w:widowControl/>
        <w:shd w:val="clear" w:color="auto" w:fill="DBE5F1"/>
        <w:spacing w:before="0" w:line="240" w:lineRule="auto"/>
        <w:ind w:left="567"/>
        <w:jc w:val="both"/>
        <w:rPr>
          <w:snapToGrid/>
          <w:color w:val="000000"/>
          <w:sz w:val="22"/>
          <w:szCs w:val="22"/>
        </w:rPr>
      </w:pPr>
      <w:r>
        <w:rPr>
          <w:snapToGrid/>
          <w:color w:val="000000"/>
          <w:sz w:val="22"/>
          <w:szCs w:val="22"/>
        </w:rPr>
        <w:t xml:space="preserve">      "invoiceType": "03XKNB",</w:t>
      </w:r>
    </w:p>
    <w:p w14:paraId="6F0BB545">
      <w:pPr>
        <w:widowControl/>
        <w:shd w:val="clear" w:color="auto" w:fill="DBE5F1"/>
        <w:spacing w:before="0" w:line="240" w:lineRule="auto"/>
        <w:ind w:left="567"/>
        <w:jc w:val="both"/>
        <w:rPr>
          <w:snapToGrid/>
          <w:color w:val="000000"/>
          <w:sz w:val="22"/>
          <w:szCs w:val="22"/>
        </w:rPr>
      </w:pPr>
      <w:r>
        <w:rPr>
          <w:snapToGrid/>
          <w:color w:val="000000"/>
          <w:sz w:val="22"/>
          <w:szCs w:val="22"/>
        </w:rPr>
        <w:t xml:space="preserve">      "templateCode": "03XKNB0/003",</w:t>
      </w:r>
    </w:p>
    <w:p w14:paraId="53E9F0B3">
      <w:pPr>
        <w:widowControl/>
        <w:shd w:val="clear" w:color="auto" w:fill="DBE5F1"/>
        <w:spacing w:before="0" w:line="240" w:lineRule="auto"/>
        <w:ind w:left="567"/>
        <w:jc w:val="both"/>
        <w:rPr>
          <w:snapToGrid/>
          <w:color w:val="000000"/>
          <w:sz w:val="22"/>
          <w:szCs w:val="22"/>
        </w:rPr>
      </w:pPr>
      <w:r>
        <w:rPr>
          <w:snapToGrid/>
          <w:color w:val="000000"/>
          <w:sz w:val="22"/>
          <w:szCs w:val="22"/>
        </w:rPr>
        <w:t xml:space="preserve">      "invoiceSeries": "AA/20E",</w:t>
      </w:r>
    </w:p>
    <w:p w14:paraId="04DBCD36">
      <w:pPr>
        <w:widowControl/>
        <w:shd w:val="clear" w:color="auto" w:fill="DBE5F1"/>
        <w:spacing w:before="0" w:line="240" w:lineRule="auto"/>
        <w:ind w:left="567"/>
        <w:jc w:val="both"/>
        <w:rPr>
          <w:snapToGrid/>
          <w:color w:val="000000"/>
          <w:sz w:val="22"/>
          <w:szCs w:val="22"/>
        </w:rPr>
      </w:pPr>
      <w:r>
        <w:rPr>
          <w:snapToGrid/>
          <w:color w:val="000000"/>
          <w:sz w:val="22"/>
          <w:szCs w:val="22"/>
        </w:rPr>
        <w:t xml:space="preserve">      "currencyCode": "VND",</w:t>
      </w:r>
    </w:p>
    <w:p w14:paraId="0DD478C7">
      <w:pPr>
        <w:widowControl/>
        <w:shd w:val="clear" w:color="auto" w:fill="DBE5F1"/>
        <w:spacing w:before="0" w:line="240" w:lineRule="auto"/>
        <w:ind w:left="567"/>
        <w:jc w:val="both"/>
        <w:rPr>
          <w:snapToGrid/>
          <w:color w:val="000000"/>
          <w:sz w:val="22"/>
          <w:szCs w:val="22"/>
        </w:rPr>
      </w:pPr>
      <w:r>
        <w:rPr>
          <w:snapToGrid/>
          <w:color w:val="000000"/>
          <w:sz w:val="22"/>
          <w:szCs w:val="22"/>
        </w:rPr>
        <w:t xml:space="preserve">      "adjustmentType": "1",</w:t>
      </w:r>
    </w:p>
    <w:p w14:paraId="1F3A9904">
      <w:pPr>
        <w:widowControl/>
        <w:shd w:val="clear" w:color="auto" w:fill="DBE5F1"/>
        <w:spacing w:before="0" w:line="240" w:lineRule="auto"/>
        <w:ind w:left="567"/>
        <w:jc w:val="both"/>
        <w:rPr>
          <w:snapToGrid/>
          <w:color w:val="000000"/>
          <w:sz w:val="22"/>
          <w:szCs w:val="22"/>
        </w:rPr>
      </w:pPr>
      <w:r>
        <w:rPr>
          <w:snapToGrid/>
          <w:color w:val="000000"/>
          <w:sz w:val="22"/>
          <w:szCs w:val="22"/>
        </w:rPr>
        <w:t xml:space="preserve">      "paymentStatus": true,</w:t>
      </w:r>
    </w:p>
    <w:p w14:paraId="24899E3B">
      <w:pPr>
        <w:widowControl/>
        <w:shd w:val="clear" w:color="auto" w:fill="DBE5F1"/>
        <w:spacing w:before="0" w:line="240" w:lineRule="auto"/>
        <w:ind w:left="567"/>
        <w:jc w:val="both"/>
        <w:rPr>
          <w:snapToGrid/>
          <w:color w:val="000000"/>
          <w:sz w:val="22"/>
          <w:szCs w:val="22"/>
        </w:rPr>
      </w:pPr>
      <w:r>
        <w:rPr>
          <w:snapToGrid/>
          <w:color w:val="000000"/>
          <w:sz w:val="22"/>
          <w:szCs w:val="22"/>
        </w:rPr>
        <w:t xml:space="preserve">      "cusGetInvoiceRight": true</w:t>
      </w:r>
    </w:p>
    <w:p w14:paraId="7DFC00DC">
      <w:pPr>
        <w:widowControl/>
        <w:shd w:val="clear" w:color="auto" w:fill="DBE5F1"/>
        <w:spacing w:before="0" w:line="240" w:lineRule="auto"/>
        <w:ind w:left="567"/>
        <w:jc w:val="both"/>
        <w:rPr>
          <w:snapToGrid/>
          <w:color w:val="000000"/>
          <w:sz w:val="22"/>
          <w:szCs w:val="22"/>
        </w:rPr>
      </w:pPr>
      <w:r>
        <w:rPr>
          <w:snapToGrid/>
          <w:color w:val="000000"/>
          <w:sz w:val="22"/>
          <w:szCs w:val="22"/>
        </w:rPr>
        <w:t xml:space="preserve">   },</w:t>
      </w:r>
    </w:p>
    <w:p w14:paraId="6D3225AF">
      <w:pPr>
        <w:widowControl/>
        <w:shd w:val="clear" w:color="auto" w:fill="DBE5F1"/>
        <w:spacing w:before="0" w:line="240" w:lineRule="auto"/>
        <w:ind w:left="567"/>
        <w:jc w:val="both"/>
        <w:rPr>
          <w:snapToGrid/>
          <w:color w:val="000000"/>
          <w:sz w:val="22"/>
          <w:szCs w:val="22"/>
        </w:rPr>
      </w:pPr>
      <w:r>
        <w:rPr>
          <w:snapToGrid/>
          <w:color w:val="000000"/>
          <w:sz w:val="22"/>
          <w:szCs w:val="22"/>
        </w:rPr>
        <w:t xml:space="preserve">   "sellerInfo": {</w:t>
      </w:r>
    </w:p>
    <w:p w14:paraId="7B94D852">
      <w:pPr>
        <w:widowControl/>
        <w:shd w:val="clear" w:color="auto" w:fill="DBE5F1"/>
        <w:spacing w:before="0" w:line="240" w:lineRule="auto"/>
        <w:ind w:left="567"/>
        <w:jc w:val="both"/>
        <w:rPr>
          <w:snapToGrid/>
          <w:color w:val="000000"/>
          <w:sz w:val="22"/>
          <w:szCs w:val="22"/>
        </w:rPr>
      </w:pPr>
      <w:r>
        <w:rPr>
          <w:snapToGrid/>
          <w:color w:val="000000"/>
          <w:sz w:val="22"/>
          <w:szCs w:val="22"/>
        </w:rPr>
        <w:t xml:space="preserve">      "sellerLegalName": "Người bán hàng",</w:t>
      </w:r>
    </w:p>
    <w:p w14:paraId="6AE6DEA2">
      <w:pPr>
        <w:widowControl/>
        <w:shd w:val="clear" w:color="auto" w:fill="DBE5F1"/>
        <w:spacing w:before="0" w:line="240" w:lineRule="auto"/>
        <w:ind w:left="567"/>
        <w:jc w:val="both"/>
        <w:rPr>
          <w:snapToGrid/>
          <w:color w:val="000000"/>
          <w:sz w:val="22"/>
          <w:szCs w:val="22"/>
        </w:rPr>
      </w:pPr>
      <w:r>
        <w:rPr>
          <w:snapToGrid/>
          <w:color w:val="000000"/>
          <w:sz w:val="22"/>
          <w:szCs w:val="22"/>
        </w:rPr>
        <w:t xml:space="preserve">      "sellerTaxCode": "0100109106-712",</w:t>
      </w:r>
    </w:p>
    <w:p w14:paraId="6B8C18EC">
      <w:pPr>
        <w:widowControl/>
        <w:shd w:val="clear" w:color="auto" w:fill="DBE5F1"/>
        <w:spacing w:before="0" w:line="240" w:lineRule="auto"/>
        <w:ind w:left="567"/>
        <w:jc w:val="both"/>
        <w:rPr>
          <w:snapToGrid/>
          <w:color w:val="000000"/>
          <w:sz w:val="22"/>
          <w:szCs w:val="22"/>
        </w:rPr>
      </w:pPr>
      <w:r>
        <w:rPr>
          <w:snapToGrid/>
          <w:color w:val="000000"/>
          <w:sz w:val="22"/>
          <w:szCs w:val="22"/>
        </w:rPr>
        <w:t xml:space="preserve">      "sellerAddressLine": "Thành Phố Hà Nội - Việt Nam",</w:t>
      </w:r>
    </w:p>
    <w:p w14:paraId="1A92F355">
      <w:pPr>
        <w:widowControl/>
        <w:shd w:val="clear" w:color="auto" w:fill="DBE5F1"/>
        <w:spacing w:before="0" w:line="240" w:lineRule="auto"/>
        <w:ind w:left="567"/>
        <w:jc w:val="both"/>
        <w:rPr>
          <w:snapToGrid/>
          <w:color w:val="000000"/>
          <w:sz w:val="22"/>
          <w:szCs w:val="22"/>
        </w:rPr>
      </w:pPr>
      <w:r>
        <w:rPr>
          <w:snapToGrid/>
          <w:color w:val="000000"/>
          <w:sz w:val="22"/>
          <w:szCs w:val="22"/>
        </w:rPr>
        <w:t xml:space="preserve">      "sellerPhoneNumber": "0123456789",</w:t>
      </w:r>
    </w:p>
    <w:p w14:paraId="0DE8029E">
      <w:pPr>
        <w:widowControl/>
        <w:shd w:val="clear" w:color="auto" w:fill="DBE5F1"/>
        <w:spacing w:before="0" w:line="240" w:lineRule="auto"/>
        <w:ind w:left="567"/>
        <w:jc w:val="both"/>
        <w:rPr>
          <w:snapToGrid/>
          <w:color w:val="000000"/>
          <w:sz w:val="22"/>
          <w:szCs w:val="22"/>
        </w:rPr>
      </w:pPr>
      <w:r>
        <w:rPr>
          <w:snapToGrid/>
          <w:color w:val="000000"/>
          <w:sz w:val="22"/>
          <w:szCs w:val="22"/>
        </w:rPr>
        <w:t xml:space="preserve">      "sellerFaxNumber": "0123456789",</w:t>
      </w:r>
    </w:p>
    <w:p w14:paraId="41E4F1B5">
      <w:pPr>
        <w:widowControl/>
        <w:shd w:val="clear" w:color="auto" w:fill="DBE5F1"/>
        <w:spacing w:before="0" w:line="240" w:lineRule="auto"/>
        <w:ind w:left="567"/>
        <w:jc w:val="both"/>
        <w:rPr>
          <w:snapToGrid/>
          <w:color w:val="000000"/>
          <w:sz w:val="22"/>
          <w:szCs w:val="22"/>
        </w:rPr>
      </w:pPr>
      <w:r>
        <w:rPr>
          <w:snapToGrid/>
          <w:color w:val="000000"/>
          <w:sz w:val="22"/>
          <w:szCs w:val="22"/>
        </w:rPr>
        <w:t xml:space="preserve">      "sellerEmail": "email@gmail.com",</w:t>
      </w:r>
    </w:p>
    <w:p w14:paraId="3157BAF6">
      <w:pPr>
        <w:widowControl/>
        <w:shd w:val="clear" w:color="auto" w:fill="DBE5F1"/>
        <w:spacing w:before="0" w:line="240" w:lineRule="auto"/>
        <w:ind w:left="567"/>
        <w:jc w:val="both"/>
        <w:rPr>
          <w:snapToGrid/>
          <w:color w:val="000000"/>
          <w:sz w:val="22"/>
          <w:szCs w:val="22"/>
        </w:rPr>
      </w:pPr>
      <w:r>
        <w:rPr>
          <w:snapToGrid/>
          <w:color w:val="000000"/>
          <w:sz w:val="22"/>
          <w:szCs w:val="22"/>
        </w:rPr>
        <w:t xml:space="preserve">      "sellerBankName": "Ngân hàng ",</w:t>
      </w:r>
    </w:p>
    <w:p w14:paraId="4CF332AA">
      <w:pPr>
        <w:widowControl/>
        <w:shd w:val="clear" w:color="auto" w:fill="DBE5F1"/>
        <w:spacing w:before="0" w:line="240" w:lineRule="auto"/>
        <w:ind w:left="567"/>
        <w:jc w:val="both"/>
        <w:rPr>
          <w:snapToGrid/>
          <w:color w:val="000000"/>
          <w:sz w:val="22"/>
          <w:szCs w:val="22"/>
        </w:rPr>
      </w:pPr>
      <w:r>
        <w:rPr>
          <w:snapToGrid/>
          <w:color w:val="000000"/>
          <w:sz w:val="22"/>
          <w:szCs w:val="22"/>
        </w:rPr>
        <w:t xml:space="preserve">      "sellerBankAccount": "012345678901",</w:t>
      </w:r>
    </w:p>
    <w:p w14:paraId="26903369">
      <w:pPr>
        <w:widowControl/>
        <w:shd w:val="clear" w:color="auto" w:fill="DBE5F1"/>
        <w:spacing w:before="0" w:line="240" w:lineRule="auto"/>
        <w:ind w:left="567"/>
        <w:jc w:val="both"/>
        <w:rPr>
          <w:snapToGrid/>
          <w:color w:val="000000"/>
          <w:sz w:val="22"/>
          <w:szCs w:val="22"/>
        </w:rPr>
      </w:pPr>
      <w:r>
        <w:rPr>
          <w:snapToGrid/>
          <w:color w:val="000000"/>
          <w:sz w:val="22"/>
          <w:szCs w:val="22"/>
        </w:rPr>
        <w:t xml:space="preserve">      "sellerDistrictName": "",</w:t>
      </w:r>
    </w:p>
    <w:p w14:paraId="33D08015">
      <w:pPr>
        <w:widowControl/>
        <w:shd w:val="clear" w:color="auto" w:fill="DBE5F1"/>
        <w:spacing w:before="0" w:line="240" w:lineRule="auto"/>
        <w:ind w:left="567"/>
        <w:jc w:val="both"/>
        <w:rPr>
          <w:snapToGrid/>
          <w:color w:val="000000"/>
          <w:sz w:val="22"/>
          <w:szCs w:val="22"/>
        </w:rPr>
      </w:pPr>
      <w:r>
        <w:rPr>
          <w:snapToGrid/>
          <w:color w:val="000000"/>
          <w:sz w:val="22"/>
          <w:szCs w:val="22"/>
        </w:rPr>
        <w:t xml:space="preserve">      "sellerCityName": "Thành Phố Hà Nội",</w:t>
      </w:r>
    </w:p>
    <w:p w14:paraId="7570BA95">
      <w:pPr>
        <w:widowControl/>
        <w:shd w:val="clear" w:color="auto" w:fill="DBE5F1"/>
        <w:spacing w:before="0" w:line="240" w:lineRule="auto"/>
        <w:ind w:left="567"/>
        <w:jc w:val="both"/>
        <w:rPr>
          <w:snapToGrid/>
          <w:color w:val="000000"/>
          <w:sz w:val="22"/>
          <w:szCs w:val="22"/>
        </w:rPr>
      </w:pPr>
      <w:r>
        <w:rPr>
          <w:snapToGrid/>
          <w:color w:val="000000"/>
          <w:sz w:val="22"/>
          <w:szCs w:val="22"/>
        </w:rPr>
        <w:t xml:space="preserve">      "sellerCountryCode": "84",</w:t>
      </w:r>
    </w:p>
    <w:p w14:paraId="5F5A2423">
      <w:pPr>
        <w:widowControl/>
        <w:shd w:val="clear" w:color="auto" w:fill="DBE5F1"/>
        <w:spacing w:before="0" w:line="240" w:lineRule="auto"/>
        <w:ind w:left="567"/>
        <w:jc w:val="both"/>
        <w:rPr>
          <w:snapToGrid/>
          <w:color w:val="000000"/>
          <w:sz w:val="22"/>
          <w:szCs w:val="22"/>
        </w:rPr>
      </w:pPr>
      <w:r>
        <w:rPr>
          <w:snapToGrid/>
          <w:color w:val="000000"/>
          <w:sz w:val="22"/>
          <w:szCs w:val="22"/>
        </w:rPr>
        <w:t xml:space="preserve">      "sellerWebsite": "sinvoice.viettel.vn"</w:t>
      </w:r>
    </w:p>
    <w:p w14:paraId="1D9FE6FA">
      <w:pPr>
        <w:widowControl/>
        <w:shd w:val="clear" w:color="auto" w:fill="DBE5F1"/>
        <w:spacing w:before="0" w:line="240" w:lineRule="auto"/>
        <w:ind w:left="567"/>
        <w:jc w:val="both"/>
        <w:rPr>
          <w:snapToGrid/>
          <w:color w:val="000000"/>
          <w:sz w:val="22"/>
          <w:szCs w:val="22"/>
        </w:rPr>
      </w:pPr>
      <w:r>
        <w:rPr>
          <w:snapToGrid/>
          <w:color w:val="000000"/>
          <w:sz w:val="22"/>
          <w:szCs w:val="22"/>
        </w:rPr>
        <w:t xml:space="preserve">   },</w:t>
      </w:r>
    </w:p>
    <w:p w14:paraId="06ABE3BF">
      <w:pPr>
        <w:widowControl/>
        <w:shd w:val="clear" w:color="auto" w:fill="DBE5F1"/>
        <w:spacing w:before="0" w:line="240" w:lineRule="auto"/>
        <w:ind w:left="567"/>
        <w:jc w:val="both"/>
        <w:rPr>
          <w:snapToGrid/>
          <w:color w:val="000000"/>
          <w:sz w:val="22"/>
          <w:szCs w:val="22"/>
        </w:rPr>
      </w:pPr>
      <w:r>
        <w:rPr>
          <w:snapToGrid/>
          <w:color w:val="000000"/>
          <w:sz w:val="22"/>
          <w:szCs w:val="22"/>
        </w:rPr>
        <w:t xml:space="preserve">   "buyerInfo": {</w:t>
      </w:r>
    </w:p>
    <w:p w14:paraId="6EBBFE88">
      <w:pPr>
        <w:widowControl/>
        <w:shd w:val="clear" w:color="auto" w:fill="DBE5F1"/>
        <w:spacing w:before="0" w:line="240" w:lineRule="auto"/>
        <w:ind w:left="567"/>
        <w:jc w:val="both"/>
        <w:rPr>
          <w:snapToGrid/>
          <w:color w:val="000000"/>
          <w:sz w:val="22"/>
          <w:szCs w:val="22"/>
        </w:rPr>
      </w:pPr>
      <w:r>
        <w:rPr>
          <w:snapToGrid/>
          <w:color w:val="000000"/>
          <w:sz w:val="22"/>
          <w:szCs w:val="22"/>
        </w:rPr>
        <w:t xml:space="preserve">      "buyerName": "Tên khách hàng",</w:t>
      </w:r>
    </w:p>
    <w:p w14:paraId="43138BEB">
      <w:pPr>
        <w:widowControl/>
        <w:shd w:val="clear" w:color="auto" w:fill="DBE5F1"/>
        <w:spacing w:before="0" w:line="240" w:lineRule="auto"/>
        <w:ind w:left="567"/>
        <w:jc w:val="both"/>
        <w:rPr>
          <w:snapToGrid/>
          <w:color w:val="000000"/>
          <w:sz w:val="22"/>
          <w:szCs w:val="22"/>
        </w:rPr>
      </w:pPr>
      <w:r>
        <w:rPr>
          <w:snapToGrid/>
          <w:color w:val="000000"/>
          <w:sz w:val="22"/>
          <w:szCs w:val="22"/>
        </w:rPr>
        <w:t xml:space="preserve">      "buyerLegalName": "Tên đơn vị",</w:t>
      </w:r>
    </w:p>
    <w:p w14:paraId="7E3B949F">
      <w:pPr>
        <w:widowControl/>
        <w:shd w:val="clear" w:color="auto" w:fill="DBE5F1"/>
        <w:spacing w:before="0" w:line="240" w:lineRule="auto"/>
        <w:ind w:left="567"/>
        <w:jc w:val="both"/>
        <w:rPr>
          <w:snapToGrid/>
          <w:color w:val="000000"/>
          <w:sz w:val="22"/>
          <w:szCs w:val="22"/>
        </w:rPr>
      </w:pPr>
      <w:r>
        <w:rPr>
          <w:snapToGrid/>
          <w:color w:val="000000"/>
          <w:sz w:val="22"/>
          <w:szCs w:val="22"/>
        </w:rPr>
        <w:t xml:space="preserve">      "buyerTaxCode": "0100109106",</w:t>
      </w:r>
    </w:p>
    <w:p w14:paraId="114D32F9">
      <w:pPr>
        <w:widowControl/>
        <w:shd w:val="clear" w:color="auto" w:fill="DBE5F1"/>
        <w:spacing w:before="0" w:line="240" w:lineRule="auto"/>
        <w:ind w:left="567"/>
        <w:jc w:val="both"/>
        <w:rPr>
          <w:snapToGrid/>
          <w:color w:val="000000"/>
          <w:sz w:val="22"/>
          <w:szCs w:val="22"/>
        </w:rPr>
      </w:pPr>
      <w:r>
        <w:rPr>
          <w:snapToGrid/>
          <w:color w:val="000000"/>
          <w:sz w:val="22"/>
          <w:szCs w:val="22"/>
        </w:rPr>
        <w:t xml:space="preserve">      "buyerAddressLine": "An Khánh Hoài Đức Hà Nội",</w:t>
      </w:r>
    </w:p>
    <w:p w14:paraId="6D5B09A0">
      <w:pPr>
        <w:widowControl/>
        <w:shd w:val="clear" w:color="auto" w:fill="DBE5F1"/>
        <w:spacing w:before="0" w:line="240" w:lineRule="auto"/>
        <w:ind w:left="567"/>
        <w:jc w:val="both"/>
        <w:rPr>
          <w:snapToGrid/>
          <w:color w:val="000000"/>
          <w:sz w:val="22"/>
          <w:szCs w:val="22"/>
        </w:rPr>
      </w:pPr>
      <w:r>
        <w:rPr>
          <w:snapToGrid/>
          <w:color w:val="000000"/>
          <w:sz w:val="22"/>
          <w:szCs w:val="22"/>
        </w:rPr>
        <w:t xml:space="preserve">      "buyerDistrictName": "Số 9, đường 11, VSIP Bắc Ninh, Thị xã Từ Sơn, Tỉnh",</w:t>
      </w:r>
    </w:p>
    <w:p w14:paraId="0C0E07F5">
      <w:pPr>
        <w:widowControl/>
        <w:shd w:val="clear" w:color="auto" w:fill="DBE5F1"/>
        <w:spacing w:before="0" w:line="240" w:lineRule="auto"/>
        <w:ind w:left="567"/>
        <w:jc w:val="both"/>
        <w:rPr>
          <w:snapToGrid/>
          <w:color w:val="000000"/>
          <w:sz w:val="22"/>
          <w:szCs w:val="22"/>
        </w:rPr>
      </w:pPr>
      <w:r>
        <w:rPr>
          <w:snapToGrid/>
          <w:color w:val="000000"/>
          <w:sz w:val="22"/>
          <w:szCs w:val="22"/>
        </w:rPr>
        <w:t xml:space="preserve">      "buyerCityName": "Thành Phố Hà Nội",</w:t>
      </w:r>
    </w:p>
    <w:p w14:paraId="74C7B856">
      <w:pPr>
        <w:widowControl/>
        <w:shd w:val="clear" w:color="auto" w:fill="DBE5F1"/>
        <w:spacing w:before="0" w:line="240" w:lineRule="auto"/>
        <w:ind w:left="567"/>
        <w:jc w:val="both"/>
        <w:rPr>
          <w:snapToGrid/>
          <w:color w:val="000000"/>
          <w:sz w:val="22"/>
          <w:szCs w:val="22"/>
        </w:rPr>
      </w:pPr>
      <w:r>
        <w:rPr>
          <w:snapToGrid/>
          <w:color w:val="000000"/>
          <w:sz w:val="22"/>
          <w:szCs w:val="22"/>
        </w:rPr>
        <w:t xml:space="preserve">      "buyerCountryCode": "84",</w:t>
      </w:r>
    </w:p>
    <w:p w14:paraId="149C980F">
      <w:pPr>
        <w:widowControl/>
        <w:shd w:val="clear" w:color="auto" w:fill="DBE5F1"/>
        <w:spacing w:before="0" w:line="240" w:lineRule="auto"/>
        <w:ind w:left="567"/>
        <w:jc w:val="both"/>
        <w:rPr>
          <w:snapToGrid/>
          <w:color w:val="000000"/>
          <w:sz w:val="22"/>
          <w:szCs w:val="22"/>
        </w:rPr>
      </w:pPr>
      <w:r>
        <w:rPr>
          <w:snapToGrid/>
          <w:color w:val="000000"/>
          <w:sz w:val="22"/>
          <w:szCs w:val="22"/>
        </w:rPr>
        <w:t xml:space="preserve">      "buyerPhoneNumber": "987999999",</w:t>
      </w:r>
    </w:p>
    <w:p w14:paraId="635A543E">
      <w:pPr>
        <w:widowControl/>
        <w:shd w:val="clear" w:color="auto" w:fill="DBE5F1"/>
        <w:spacing w:before="0" w:line="240" w:lineRule="auto"/>
        <w:ind w:left="567"/>
        <w:jc w:val="both"/>
        <w:rPr>
          <w:snapToGrid/>
          <w:color w:val="000000"/>
          <w:sz w:val="22"/>
          <w:szCs w:val="22"/>
        </w:rPr>
      </w:pPr>
      <w:r>
        <w:rPr>
          <w:snapToGrid/>
          <w:color w:val="000000"/>
          <w:sz w:val="22"/>
          <w:szCs w:val="22"/>
        </w:rPr>
        <w:t xml:space="preserve">      "buyerFaxNumber": "0458954",</w:t>
      </w:r>
    </w:p>
    <w:p w14:paraId="28E7CEE6">
      <w:pPr>
        <w:widowControl/>
        <w:shd w:val="clear" w:color="auto" w:fill="DBE5F1"/>
        <w:spacing w:before="0" w:line="240" w:lineRule="auto"/>
        <w:ind w:left="567"/>
        <w:jc w:val="both"/>
        <w:rPr>
          <w:snapToGrid/>
          <w:color w:val="000000"/>
          <w:sz w:val="22"/>
          <w:szCs w:val="22"/>
        </w:rPr>
      </w:pPr>
      <w:r>
        <w:rPr>
          <w:snapToGrid/>
          <w:color w:val="000000"/>
          <w:sz w:val="22"/>
          <w:szCs w:val="22"/>
        </w:rPr>
        <w:t xml:space="preserve">      "buyerEmail": "abc@gmail.com",</w:t>
      </w:r>
    </w:p>
    <w:p w14:paraId="15F8238C">
      <w:pPr>
        <w:widowControl/>
        <w:shd w:val="clear" w:color="auto" w:fill="DBE5F1"/>
        <w:spacing w:before="0" w:line="240" w:lineRule="auto"/>
        <w:ind w:left="567"/>
        <w:jc w:val="both"/>
        <w:rPr>
          <w:snapToGrid/>
          <w:color w:val="000000"/>
          <w:sz w:val="22"/>
          <w:szCs w:val="22"/>
        </w:rPr>
      </w:pPr>
      <w:r>
        <w:rPr>
          <w:snapToGrid/>
          <w:color w:val="000000"/>
          <w:sz w:val="22"/>
          <w:szCs w:val="22"/>
        </w:rPr>
        <w:t xml:space="preserve">      "buyerBankName": "Ngân hàng Quân đội MB",</w:t>
      </w:r>
    </w:p>
    <w:p w14:paraId="7689019E">
      <w:pPr>
        <w:widowControl/>
        <w:shd w:val="clear" w:color="auto" w:fill="DBE5F1"/>
        <w:spacing w:before="0" w:line="240" w:lineRule="auto"/>
        <w:ind w:left="567"/>
        <w:jc w:val="both"/>
        <w:rPr>
          <w:snapToGrid/>
          <w:color w:val="000000"/>
          <w:sz w:val="22"/>
          <w:szCs w:val="22"/>
        </w:rPr>
      </w:pPr>
      <w:r>
        <w:rPr>
          <w:snapToGrid/>
          <w:color w:val="000000"/>
          <w:sz w:val="22"/>
          <w:szCs w:val="22"/>
        </w:rPr>
        <w:t xml:space="preserve">      "buyerBankAccount": "01578987871236547",</w:t>
      </w:r>
    </w:p>
    <w:p w14:paraId="21AB387A">
      <w:pPr>
        <w:widowControl/>
        <w:shd w:val="clear" w:color="auto" w:fill="DBE5F1"/>
        <w:spacing w:before="0" w:line="240" w:lineRule="auto"/>
        <w:ind w:left="567"/>
        <w:jc w:val="both"/>
        <w:rPr>
          <w:snapToGrid/>
          <w:color w:val="000000"/>
          <w:sz w:val="22"/>
          <w:szCs w:val="22"/>
        </w:rPr>
      </w:pPr>
      <w:r>
        <w:rPr>
          <w:snapToGrid/>
          <w:color w:val="000000"/>
          <w:sz w:val="22"/>
          <w:szCs w:val="22"/>
        </w:rPr>
        <w:t xml:space="preserve">      "buyerIdType": "3",</w:t>
      </w:r>
    </w:p>
    <w:p w14:paraId="77EDEBE8">
      <w:pPr>
        <w:widowControl/>
        <w:shd w:val="clear" w:color="auto" w:fill="DBE5F1"/>
        <w:spacing w:before="0" w:line="240" w:lineRule="auto"/>
        <w:ind w:left="567"/>
        <w:jc w:val="both"/>
        <w:rPr>
          <w:snapToGrid/>
          <w:color w:val="000000"/>
          <w:sz w:val="22"/>
          <w:szCs w:val="22"/>
        </w:rPr>
      </w:pPr>
      <w:r>
        <w:rPr>
          <w:snapToGrid/>
          <w:color w:val="000000"/>
          <w:sz w:val="22"/>
          <w:szCs w:val="22"/>
        </w:rPr>
        <w:t xml:space="preserve">      "buyerIdNo": "8888899999",</w:t>
      </w:r>
    </w:p>
    <w:p w14:paraId="3C551F50">
      <w:pPr>
        <w:widowControl/>
        <w:shd w:val="clear" w:color="auto" w:fill="DBE5F1"/>
        <w:spacing w:before="0" w:line="240" w:lineRule="auto"/>
        <w:ind w:left="567"/>
        <w:jc w:val="both"/>
        <w:rPr>
          <w:snapToGrid/>
          <w:color w:val="000000"/>
          <w:sz w:val="22"/>
          <w:szCs w:val="22"/>
        </w:rPr>
      </w:pPr>
      <w:r>
        <w:rPr>
          <w:snapToGrid/>
          <w:color w:val="000000"/>
          <w:sz w:val="22"/>
          <w:szCs w:val="22"/>
        </w:rPr>
        <w:t xml:space="preserve">      "buyerCode": "832472343b_b",</w:t>
      </w:r>
    </w:p>
    <w:p w14:paraId="66E06010">
      <w:pPr>
        <w:widowControl/>
        <w:shd w:val="clear" w:color="auto" w:fill="DBE5F1"/>
        <w:spacing w:before="0" w:line="240" w:lineRule="auto"/>
        <w:ind w:left="567"/>
        <w:jc w:val="both"/>
        <w:rPr>
          <w:snapToGrid/>
          <w:color w:val="000000"/>
          <w:sz w:val="22"/>
          <w:szCs w:val="22"/>
        </w:rPr>
      </w:pPr>
      <w:r>
        <w:rPr>
          <w:snapToGrid/>
          <w:color w:val="000000"/>
          <w:sz w:val="22"/>
          <w:szCs w:val="22"/>
        </w:rPr>
        <w:t xml:space="preserve">      "buyerBirthDay": ""</w:t>
      </w:r>
    </w:p>
    <w:p w14:paraId="36E94DDF">
      <w:pPr>
        <w:widowControl/>
        <w:shd w:val="clear" w:color="auto" w:fill="DBE5F1"/>
        <w:spacing w:before="0" w:line="240" w:lineRule="auto"/>
        <w:ind w:left="567"/>
        <w:jc w:val="both"/>
        <w:rPr>
          <w:snapToGrid/>
          <w:color w:val="000000"/>
          <w:sz w:val="22"/>
          <w:szCs w:val="22"/>
        </w:rPr>
      </w:pPr>
      <w:r>
        <w:rPr>
          <w:snapToGrid/>
          <w:color w:val="000000"/>
          <w:sz w:val="22"/>
          <w:szCs w:val="22"/>
        </w:rPr>
        <w:t xml:space="preserve">   },</w:t>
      </w:r>
    </w:p>
    <w:p w14:paraId="4E52295D">
      <w:pPr>
        <w:widowControl/>
        <w:shd w:val="clear" w:color="auto" w:fill="DBE5F1"/>
        <w:spacing w:before="0" w:line="240" w:lineRule="auto"/>
        <w:ind w:left="567"/>
        <w:jc w:val="both"/>
        <w:rPr>
          <w:snapToGrid/>
          <w:color w:val="000000"/>
          <w:sz w:val="22"/>
          <w:szCs w:val="22"/>
        </w:rPr>
      </w:pPr>
      <w:r>
        <w:rPr>
          <w:snapToGrid/>
          <w:color w:val="000000"/>
          <w:sz w:val="22"/>
          <w:szCs w:val="22"/>
        </w:rPr>
        <w:t xml:space="preserve">   "payments": [</w:t>
      </w:r>
    </w:p>
    <w:p w14:paraId="4F7CBC57">
      <w:pPr>
        <w:widowControl/>
        <w:shd w:val="clear" w:color="auto" w:fill="DBE5F1"/>
        <w:spacing w:before="0" w:line="240" w:lineRule="auto"/>
        <w:ind w:left="567"/>
        <w:jc w:val="both"/>
        <w:rPr>
          <w:snapToGrid/>
          <w:color w:val="000000"/>
          <w:sz w:val="22"/>
          <w:szCs w:val="22"/>
        </w:rPr>
      </w:pPr>
      <w:r>
        <w:rPr>
          <w:snapToGrid/>
          <w:color w:val="000000"/>
          <w:sz w:val="22"/>
          <w:szCs w:val="22"/>
        </w:rPr>
        <w:t xml:space="preserve">      {</w:t>
      </w:r>
    </w:p>
    <w:p w14:paraId="1087BFFE">
      <w:pPr>
        <w:widowControl/>
        <w:shd w:val="clear" w:color="auto" w:fill="DBE5F1"/>
        <w:spacing w:before="0" w:line="240" w:lineRule="auto"/>
        <w:ind w:left="567"/>
        <w:jc w:val="both"/>
        <w:rPr>
          <w:snapToGrid/>
          <w:color w:val="000000"/>
          <w:sz w:val="22"/>
          <w:szCs w:val="22"/>
        </w:rPr>
      </w:pPr>
      <w:r>
        <w:rPr>
          <w:snapToGrid/>
          <w:color w:val="000000"/>
          <w:sz w:val="22"/>
          <w:szCs w:val="22"/>
        </w:rPr>
        <w:t xml:space="preserve">         "paymentMethodName": "Truyền trực tiếp giá trị mong muốn vào đây"</w:t>
      </w:r>
    </w:p>
    <w:p w14:paraId="6CE275F7">
      <w:pPr>
        <w:widowControl/>
        <w:shd w:val="clear" w:color="auto" w:fill="DBE5F1"/>
        <w:spacing w:before="0" w:line="240" w:lineRule="auto"/>
        <w:ind w:left="567"/>
        <w:jc w:val="both"/>
        <w:rPr>
          <w:snapToGrid/>
          <w:color w:val="000000"/>
          <w:sz w:val="22"/>
          <w:szCs w:val="22"/>
        </w:rPr>
      </w:pPr>
      <w:r>
        <w:rPr>
          <w:snapToGrid/>
          <w:color w:val="000000"/>
          <w:sz w:val="22"/>
          <w:szCs w:val="22"/>
        </w:rPr>
        <w:t xml:space="preserve">      }</w:t>
      </w:r>
    </w:p>
    <w:p w14:paraId="65415D7A">
      <w:pPr>
        <w:widowControl/>
        <w:shd w:val="clear" w:color="auto" w:fill="DBE5F1"/>
        <w:spacing w:before="0" w:line="240" w:lineRule="auto"/>
        <w:ind w:left="567"/>
        <w:jc w:val="both"/>
        <w:rPr>
          <w:snapToGrid/>
          <w:color w:val="000000"/>
          <w:sz w:val="22"/>
          <w:szCs w:val="22"/>
        </w:rPr>
      </w:pPr>
      <w:r>
        <w:rPr>
          <w:snapToGrid/>
          <w:color w:val="000000"/>
          <w:sz w:val="22"/>
          <w:szCs w:val="22"/>
        </w:rPr>
        <w:t xml:space="preserve">   ],</w:t>
      </w:r>
    </w:p>
    <w:p w14:paraId="189F866D">
      <w:pPr>
        <w:widowControl/>
        <w:shd w:val="clear" w:color="auto" w:fill="DBE5F1"/>
        <w:spacing w:before="0" w:line="240" w:lineRule="auto"/>
        <w:ind w:left="567"/>
        <w:jc w:val="both"/>
        <w:rPr>
          <w:snapToGrid/>
          <w:color w:val="000000"/>
          <w:sz w:val="22"/>
          <w:szCs w:val="22"/>
        </w:rPr>
      </w:pPr>
      <w:r>
        <w:rPr>
          <w:snapToGrid/>
          <w:color w:val="000000"/>
          <w:sz w:val="22"/>
          <w:szCs w:val="22"/>
        </w:rPr>
        <w:t xml:space="preserve">     "taxBreakdowns": [</w:t>
      </w:r>
    </w:p>
    <w:p w14:paraId="1F861214">
      <w:pPr>
        <w:widowControl/>
        <w:shd w:val="clear" w:color="auto" w:fill="DBE5F1"/>
        <w:spacing w:before="0" w:line="240" w:lineRule="auto"/>
        <w:ind w:left="567"/>
        <w:jc w:val="both"/>
        <w:rPr>
          <w:snapToGrid/>
          <w:color w:val="000000"/>
          <w:sz w:val="22"/>
          <w:szCs w:val="22"/>
        </w:rPr>
      </w:pPr>
      <w:r>
        <w:rPr>
          <w:snapToGrid/>
          <w:color w:val="000000"/>
          <w:sz w:val="22"/>
          <w:szCs w:val="22"/>
        </w:rPr>
        <w:t xml:space="preserve">    {</w:t>
      </w:r>
    </w:p>
    <w:p w14:paraId="64AA33F7">
      <w:pPr>
        <w:widowControl/>
        <w:shd w:val="clear" w:color="auto" w:fill="DBE5F1"/>
        <w:spacing w:before="0" w:line="240" w:lineRule="auto"/>
        <w:ind w:left="567"/>
        <w:jc w:val="both"/>
        <w:rPr>
          <w:snapToGrid/>
          <w:color w:val="000000"/>
          <w:sz w:val="22"/>
          <w:szCs w:val="22"/>
        </w:rPr>
      </w:pPr>
      <w:r>
        <w:rPr>
          <w:snapToGrid/>
          <w:color w:val="000000"/>
          <w:sz w:val="22"/>
          <w:szCs w:val="22"/>
        </w:rPr>
        <w:t xml:space="preserve">      "taxPercentage": -1,</w:t>
      </w:r>
    </w:p>
    <w:p w14:paraId="3D929C1A">
      <w:pPr>
        <w:widowControl/>
        <w:shd w:val="clear" w:color="auto" w:fill="DBE5F1"/>
        <w:spacing w:before="0" w:line="240" w:lineRule="auto"/>
        <w:ind w:left="567"/>
        <w:jc w:val="both"/>
        <w:rPr>
          <w:snapToGrid/>
          <w:color w:val="000000"/>
          <w:sz w:val="22"/>
          <w:szCs w:val="22"/>
        </w:rPr>
      </w:pPr>
      <w:r>
        <w:rPr>
          <w:snapToGrid/>
          <w:color w:val="000000"/>
          <w:sz w:val="22"/>
          <w:szCs w:val="22"/>
        </w:rPr>
        <w:t xml:space="preserve">      "taxableAmount": 27286150,</w:t>
      </w:r>
    </w:p>
    <w:p w14:paraId="10085E19">
      <w:pPr>
        <w:widowControl/>
        <w:shd w:val="clear" w:color="auto" w:fill="DBE5F1"/>
        <w:spacing w:before="0" w:line="240" w:lineRule="auto"/>
        <w:ind w:left="567"/>
        <w:jc w:val="both"/>
        <w:rPr>
          <w:snapToGrid/>
          <w:color w:val="000000"/>
          <w:sz w:val="22"/>
          <w:szCs w:val="22"/>
        </w:rPr>
      </w:pPr>
      <w:r>
        <w:rPr>
          <w:snapToGrid/>
          <w:color w:val="000000"/>
          <w:sz w:val="22"/>
          <w:szCs w:val="22"/>
        </w:rPr>
        <w:t xml:space="preserve">      "taxAmount": 0</w:t>
      </w:r>
    </w:p>
    <w:p w14:paraId="7618C8F6">
      <w:pPr>
        <w:widowControl/>
        <w:shd w:val="clear" w:color="auto" w:fill="DBE5F1"/>
        <w:spacing w:before="0" w:line="240" w:lineRule="auto"/>
        <w:ind w:left="567"/>
        <w:jc w:val="both"/>
        <w:rPr>
          <w:snapToGrid/>
          <w:color w:val="000000"/>
          <w:sz w:val="22"/>
          <w:szCs w:val="22"/>
        </w:rPr>
      </w:pPr>
      <w:r>
        <w:rPr>
          <w:snapToGrid/>
          <w:color w:val="000000"/>
          <w:sz w:val="22"/>
          <w:szCs w:val="22"/>
        </w:rPr>
        <w:t xml:space="preserve">    }</w:t>
      </w:r>
    </w:p>
    <w:p w14:paraId="5E88894E">
      <w:pPr>
        <w:widowControl/>
        <w:shd w:val="clear" w:color="auto" w:fill="DBE5F1"/>
        <w:spacing w:before="0" w:line="240" w:lineRule="auto"/>
        <w:ind w:left="567"/>
        <w:jc w:val="both"/>
        <w:rPr>
          <w:snapToGrid/>
          <w:color w:val="000000"/>
          <w:sz w:val="22"/>
          <w:szCs w:val="22"/>
        </w:rPr>
      </w:pPr>
      <w:r>
        <w:rPr>
          <w:snapToGrid/>
          <w:color w:val="000000"/>
          <w:sz w:val="22"/>
          <w:szCs w:val="22"/>
        </w:rPr>
        <w:t xml:space="preserve">  ],</w:t>
      </w:r>
    </w:p>
    <w:p w14:paraId="469B4B37">
      <w:pPr>
        <w:widowControl/>
        <w:shd w:val="clear" w:color="auto" w:fill="DBE5F1"/>
        <w:spacing w:before="0" w:line="240" w:lineRule="auto"/>
        <w:ind w:left="567"/>
        <w:jc w:val="both"/>
        <w:rPr>
          <w:snapToGrid/>
          <w:color w:val="000000"/>
          <w:sz w:val="22"/>
          <w:szCs w:val="22"/>
        </w:rPr>
      </w:pPr>
      <w:r>
        <w:rPr>
          <w:snapToGrid/>
          <w:color w:val="000000"/>
          <w:sz w:val="22"/>
          <w:szCs w:val="22"/>
        </w:rPr>
        <w:t xml:space="preserve">  "itemInfo": [</w:t>
      </w:r>
    </w:p>
    <w:p w14:paraId="407191BC">
      <w:pPr>
        <w:widowControl/>
        <w:shd w:val="clear" w:color="auto" w:fill="DBE5F1"/>
        <w:spacing w:before="0" w:line="240" w:lineRule="auto"/>
        <w:ind w:left="567"/>
        <w:jc w:val="both"/>
        <w:rPr>
          <w:snapToGrid/>
          <w:color w:val="000000"/>
          <w:sz w:val="22"/>
          <w:szCs w:val="22"/>
        </w:rPr>
      </w:pPr>
      <w:r>
        <w:rPr>
          <w:snapToGrid/>
          <w:color w:val="000000"/>
          <w:sz w:val="22"/>
          <w:szCs w:val="22"/>
        </w:rPr>
        <w:t xml:space="preserve">    {</w:t>
      </w:r>
    </w:p>
    <w:p w14:paraId="65CC4720">
      <w:pPr>
        <w:widowControl/>
        <w:shd w:val="clear" w:color="auto" w:fill="DBE5F1"/>
        <w:spacing w:before="0" w:line="240" w:lineRule="auto"/>
        <w:ind w:left="567"/>
        <w:jc w:val="both"/>
        <w:rPr>
          <w:snapToGrid/>
          <w:color w:val="000000"/>
          <w:sz w:val="22"/>
          <w:szCs w:val="22"/>
        </w:rPr>
      </w:pPr>
      <w:r>
        <w:rPr>
          <w:snapToGrid/>
          <w:color w:val="000000"/>
          <w:sz w:val="22"/>
          <w:szCs w:val="22"/>
        </w:rPr>
        <w:t xml:space="preserve">      "lineNumber": 1,</w:t>
      </w:r>
    </w:p>
    <w:p w14:paraId="33BF215E">
      <w:pPr>
        <w:widowControl/>
        <w:shd w:val="clear" w:color="auto" w:fill="DBE5F1"/>
        <w:spacing w:before="0" w:line="240" w:lineRule="auto"/>
        <w:ind w:left="567"/>
        <w:jc w:val="both"/>
        <w:rPr>
          <w:snapToGrid/>
          <w:color w:val="000000"/>
          <w:sz w:val="22"/>
          <w:szCs w:val="22"/>
        </w:rPr>
      </w:pPr>
      <w:r>
        <w:rPr>
          <w:snapToGrid/>
          <w:color w:val="000000"/>
          <w:sz w:val="22"/>
          <w:szCs w:val="22"/>
        </w:rPr>
        <w:t xml:space="preserve">      "itemCode": "HH0001",</w:t>
      </w:r>
    </w:p>
    <w:p w14:paraId="4021161A">
      <w:pPr>
        <w:widowControl/>
        <w:shd w:val="clear" w:color="auto" w:fill="DBE5F1"/>
        <w:spacing w:before="0" w:line="240" w:lineRule="auto"/>
        <w:ind w:left="567"/>
        <w:jc w:val="both"/>
        <w:rPr>
          <w:snapToGrid/>
          <w:color w:val="000000"/>
          <w:sz w:val="22"/>
          <w:szCs w:val="22"/>
        </w:rPr>
      </w:pPr>
      <w:r>
        <w:rPr>
          <w:snapToGrid/>
          <w:color w:val="000000"/>
          <w:sz w:val="22"/>
          <w:szCs w:val="22"/>
        </w:rPr>
        <w:t xml:space="preserve">      "itemName": "Hàng hóa 01",</w:t>
      </w:r>
    </w:p>
    <w:p w14:paraId="36D606E9">
      <w:pPr>
        <w:widowControl/>
        <w:shd w:val="clear" w:color="auto" w:fill="DBE5F1"/>
        <w:spacing w:before="0" w:line="240" w:lineRule="auto"/>
        <w:ind w:left="567"/>
        <w:jc w:val="both"/>
        <w:rPr>
          <w:snapToGrid/>
          <w:color w:val="000000"/>
          <w:sz w:val="22"/>
          <w:szCs w:val="22"/>
        </w:rPr>
      </w:pPr>
      <w:r>
        <w:rPr>
          <w:snapToGrid/>
          <w:color w:val="000000"/>
          <w:sz w:val="22"/>
          <w:szCs w:val="22"/>
        </w:rPr>
        <w:t xml:space="preserve">      "unitCode": null,</w:t>
      </w:r>
    </w:p>
    <w:p w14:paraId="21BB16E0">
      <w:pPr>
        <w:widowControl/>
        <w:shd w:val="clear" w:color="auto" w:fill="DBE5F1"/>
        <w:spacing w:before="0" w:line="240" w:lineRule="auto"/>
        <w:ind w:left="567"/>
        <w:jc w:val="both"/>
        <w:rPr>
          <w:snapToGrid/>
          <w:color w:val="000000"/>
          <w:sz w:val="22"/>
          <w:szCs w:val="22"/>
        </w:rPr>
      </w:pPr>
      <w:r>
        <w:rPr>
          <w:snapToGrid/>
          <w:color w:val="000000"/>
          <w:sz w:val="22"/>
          <w:szCs w:val="22"/>
        </w:rPr>
        <w:t xml:space="preserve">      "unitName": "Chiếc",</w:t>
      </w:r>
    </w:p>
    <w:p w14:paraId="4758FD97">
      <w:pPr>
        <w:widowControl/>
        <w:shd w:val="clear" w:color="auto" w:fill="DBE5F1"/>
        <w:spacing w:before="0" w:line="240" w:lineRule="auto"/>
        <w:ind w:left="567"/>
        <w:jc w:val="both"/>
        <w:rPr>
          <w:snapToGrid/>
          <w:color w:val="000000"/>
          <w:sz w:val="22"/>
          <w:szCs w:val="22"/>
        </w:rPr>
      </w:pPr>
      <w:r>
        <w:rPr>
          <w:snapToGrid/>
          <w:color w:val="000000"/>
          <w:sz w:val="22"/>
          <w:szCs w:val="22"/>
        </w:rPr>
        <w:t xml:space="preserve">      "unitPrice": 150450,</w:t>
      </w:r>
    </w:p>
    <w:p w14:paraId="5B3D39C5">
      <w:pPr>
        <w:widowControl/>
        <w:shd w:val="clear" w:color="auto" w:fill="DBE5F1"/>
        <w:spacing w:before="0" w:line="240" w:lineRule="auto"/>
        <w:ind w:left="567"/>
        <w:jc w:val="both"/>
        <w:rPr>
          <w:snapToGrid/>
          <w:color w:val="000000"/>
          <w:sz w:val="22"/>
          <w:szCs w:val="22"/>
        </w:rPr>
      </w:pPr>
      <w:r>
        <w:rPr>
          <w:snapToGrid/>
          <w:color w:val="000000"/>
          <w:sz w:val="22"/>
          <w:szCs w:val="22"/>
        </w:rPr>
        <w:t xml:space="preserve">      "quantity": 100,</w:t>
      </w:r>
    </w:p>
    <w:p w14:paraId="12CC3C21">
      <w:pPr>
        <w:widowControl/>
        <w:shd w:val="clear" w:color="auto" w:fill="DBE5F1"/>
        <w:spacing w:before="0" w:line="240" w:lineRule="auto"/>
        <w:ind w:left="567"/>
        <w:jc w:val="both"/>
        <w:rPr>
          <w:snapToGrid/>
          <w:color w:val="000000"/>
          <w:sz w:val="22"/>
          <w:szCs w:val="22"/>
        </w:rPr>
      </w:pPr>
      <w:r>
        <w:rPr>
          <w:snapToGrid/>
          <w:color w:val="000000"/>
          <w:sz w:val="22"/>
          <w:szCs w:val="22"/>
        </w:rPr>
        <w:t xml:space="preserve">      "selection": 1,</w:t>
      </w:r>
    </w:p>
    <w:p w14:paraId="55EC26CC">
      <w:pPr>
        <w:widowControl/>
        <w:shd w:val="clear" w:color="auto" w:fill="DBE5F1"/>
        <w:spacing w:before="0" w:line="240" w:lineRule="auto"/>
        <w:ind w:left="567"/>
        <w:jc w:val="both"/>
        <w:rPr>
          <w:snapToGrid/>
          <w:color w:val="000000"/>
          <w:sz w:val="22"/>
          <w:szCs w:val="22"/>
        </w:rPr>
      </w:pPr>
      <w:r>
        <w:rPr>
          <w:snapToGrid/>
          <w:color w:val="000000"/>
          <w:sz w:val="22"/>
          <w:szCs w:val="22"/>
        </w:rPr>
        <w:t xml:space="preserve">      "itemTotalAmountWithoutTax": 15045000,</w:t>
      </w:r>
    </w:p>
    <w:p w14:paraId="7AB47D82">
      <w:pPr>
        <w:widowControl/>
        <w:shd w:val="clear" w:color="auto" w:fill="DBE5F1"/>
        <w:spacing w:before="0" w:line="240" w:lineRule="auto"/>
        <w:ind w:left="567"/>
        <w:jc w:val="both"/>
        <w:rPr>
          <w:snapToGrid/>
          <w:color w:val="000000"/>
          <w:sz w:val="22"/>
          <w:szCs w:val="22"/>
        </w:rPr>
      </w:pPr>
      <w:r>
        <w:rPr>
          <w:snapToGrid/>
          <w:color w:val="000000"/>
          <w:sz w:val="22"/>
          <w:szCs w:val="22"/>
        </w:rPr>
        <w:t xml:space="preserve">      "taxPercentage": -1,</w:t>
      </w:r>
    </w:p>
    <w:p w14:paraId="119D0112">
      <w:pPr>
        <w:widowControl/>
        <w:shd w:val="clear" w:color="auto" w:fill="DBE5F1"/>
        <w:spacing w:before="0" w:line="240" w:lineRule="auto"/>
        <w:ind w:left="567"/>
        <w:jc w:val="both"/>
        <w:rPr>
          <w:snapToGrid/>
          <w:color w:val="000000"/>
          <w:sz w:val="22"/>
          <w:szCs w:val="22"/>
        </w:rPr>
      </w:pPr>
      <w:r>
        <w:rPr>
          <w:snapToGrid/>
          <w:color w:val="000000"/>
          <w:sz w:val="22"/>
          <w:szCs w:val="22"/>
        </w:rPr>
        <w:t xml:space="preserve">      "taxAmount": 0,</w:t>
      </w:r>
    </w:p>
    <w:p w14:paraId="7BDD92A1">
      <w:pPr>
        <w:widowControl/>
        <w:shd w:val="clear" w:color="auto" w:fill="DBE5F1"/>
        <w:spacing w:before="0" w:line="240" w:lineRule="auto"/>
        <w:ind w:left="567"/>
        <w:jc w:val="both"/>
        <w:rPr>
          <w:snapToGrid/>
          <w:color w:val="000000"/>
          <w:sz w:val="22"/>
          <w:szCs w:val="22"/>
        </w:rPr>
      </w:pPr>
      <w:r>
        <w:rPr>
          <w:snapToGrid/>
          <w:color w:val="000000"/>
          <w:sz w:val="22"/>
          <w:szCs w:val="22"/>
        </w:rPr>
        <w:t xml:space="preserve">      "discount": null,</w:t>
      </w:r>
    </w:p>
    <w:p w14:paraId="1CE39ED7">
      <w:pPr>
        <w:widowControl/>
        <w:shd w:val="clear" w:color="auto" w:fill="DBE5F1"/>
        <w:spacing w:before="0" w:line="240" w:lineRule="auto"/>
        <w:ind w:left="567"/>
        <w:jc w:val="both"/>
        <w:rPr>
          <w:snapToGrid/>
          <w:color w:val="000000"/>
          <w:sz w:val="22"/>
          <w:szCs w:val="22"/>
        </w:rPr>
      </w:pPr>
      <w:r>
        <w:rPr>
          <w:snapToGrid/>
          <w:color w:val="000000"/>
          <w:sz w:val="22"/>
          <w:szCs w:val="22"/>
        </w:rPr>
        <w:t xml:space="preserve">      "discount2": null,</w:t>
      </w:r>
    </w:p>
    <w:p w14:paraId="21488F0E">
      <w:pPr>
        <w:widowControl/>
        <w:shd w:val="clear" w:color="auto" w:fill="DBE5F1"/>
        <w:spacing w:before="0" w:line="240" w:lineRule="auto"/>
        <w:ind w:left="567"/>
        <w:jc w:val="both"/>
        <w:rPr>
          <w:snapToGrid/>
          <w:color w:val="000000"/>
          <w:sz w:val="22"/>
          <w:szCs w:val="22"/>
        </w:rPr>
      </w:pPr>
      <w:r>
        <w:rPr>
          <w:snapToGrid/>
          <w:color w:val="000000"/>
          <w:sz w:val="22"/>
          <w:szCs w:val="22"/>
        </w:rPr>
        <w:t xml:space="preserve">      "itemDiscount": 0,</w:t>
      </w:r>
    </w:p>
    <w:p w14:paraId="5DEEFB7C">
      <w:pPr>
        <w:widowControl/>
        <w:shd w:val="clear" w:color="auto" w:fill="DBE5F1"/>
        <w:spacing w:before="0" w:line="240" w:lineRule="auto"/>
        <w:ind w:left="567"/>
        <w:jc w:val="both"/>
        <w:rPr>
          <w:snapToGrid/>
          <w:color w:val="000000"/>
          <w:sz w:val="22"/>
          <w:szCs w:val="22"/>
        </w:rPr>
      </w:pPr>
      <w:r>
        <w:rPr>
          <w:snapToGrid/>
          <w:color w:val="000000"/>
          <w:sz w:val="22"/>
          <w:szCs w:val="22"/>
        </w:rPr>
        <w:t xml:space="preserve">      "itemNote": null,</w:t>
      </w:r>
    </w:p>
    <w:p w14:paraId="6FB094C7">
      <w:pPr>
        <w:widowControl/>
        <w:shd w:val="clear" w:color="auto" w:fill="DBE5F1"/>
        <w:spacing w:before="0" w:line="240" w:lineRule="auto"/>
        <w:ind w:left="567"/>
        <w:jc w:val="both"/>
        <w:rPr>
          <w:snapToGrid/>
          <w:color w:val="000000"/>
          <w:sz w:val="22"/>
          <w:szCs w:val="22"/>
        </w:rPr>
      </w:pPr>
      <w:r>
        <w:rPr>
          <w:snapToGrid/>
          <w:color w:val="000000"/>
          <w:sz w:val="22"/>
          <w:szCs w:val="22"/>
        </w:rPr>
        <w:t xml:space="preserve">      "batchNo": null,</w:t>
      </w:r>
    </w:p>
    <w:p w14:paraId="406CC8BF">
      <w:pPr>
        <w:widowControl/>
        <w:shd w:val="clear" w:color="auto" w:fill="DBE5F1"/>
        <w:spacing w:before="0" w:line="240" w:lineRule="auto"/>
        <w:ind w:left="567"/>
        <w:jc w:val="both"/>
        <w:rPr>
          <w:snapToGrid/>
          <w:color w:val="000000"/>
          <w:sz w:val="22"/>
          <w:szCs w:val="22"/>
        </w:rPr>
      </w:pPr>
      <w:r>
        <w:rPr>
          <w:snapToGrid/>
          <w:color w:val="000000"/>
          <w:sz w:val="22"/>
          <w:szCs w:val="22"/>
        </w:rPr>
        <w:t xml:space="preserve">      "expDate": null,</w:t>
      </w:r>
    </w:p>
    <w:p w14:paraId="274513BC">
      <w:pPr>
        <w:widowControl/>
        <w:shd w:val="clear" w:color="auto" w:fill="DBE5F1"/>
        <w:spacing w:before="0" w:line="240" w:lineRule="auto"/>
        <w:ind w:left="567"/>
        <w:jc w:val="both"/>
        <w:rPr>
          <w:snapToGrid/>
          <w:color w:val="000000"/>
          <w:sz w:val="22"/>
          <w:szCs w:val="22"/>
        </w:rPr>
      </w:pPr>
      <w:r>
        <w:rPr>
          <w:snapToGrid/>
          <w:color w:val="000000"/>
          <w:sz w:val="22"/>
          <w:szCs w:val="22"/>
        </w:rPr>
        <w:t xml:space="preserve">      "isIncreaseItem": null</w:t>
      </w:r>
    </w:p>
    <w:p w14:paraId="52E965FA">
      <w:pPr>
        <w:widowControl/>
        <w:shd w:val="clear" w:color="auto" w:fill="DBE5F1"/>
        <w:spacing w:before="0" w:line="240" w:lineRule="auto"/>
        <w:ind w:left="567"/>
        <w:jc w:val="both"/>
        <w:rPr>
          <w:snapToGrid/>
          <w:color w:val="000000"/>
          <w:sz w:val="22"/>
          <w:szCs w:val="22"/>
        </w:rPr>
      </w:pPr>
      <w:r>
        <w:rPr>
          <w:snapToGrid/>
          <w:color w:val="000000"/>
          <w:sz w:val="22"/>
          <w:szCs w:val="22"/>
        </w:rPr>
        <w:t xml:space="preserve">    },</w:t>
      </w:r>
    </w:p>
    <w:p w14:paraId="0BADCE5C">
      <w:pPr>
        <w:widowControl/>
        <w:shd w:val="clear" w:color="auto" w:fill="DBE5F1"/>
        <w:spacing w:before="0" w:line="240" w:lineRule="auto"/>
        <w:ind w:left="567"/>
        <w:jc w:val="both"/>
        <w:rPr>
          <w:snapToGrid/>
          <w:color w:val="000000"/>
          <w:sz w:val="22"/>
          <w:szCs w:val="22"/>
        </w:rPr>
      </w:pPr>
      <w:r>
        <w:rPr>
          <w:snapToGrid/>
          <w:color w:val="000000"/>
          <w:sz w:val="22"/>
          <w:szCs w:val="22"/>
        </w:rPr>
        <w:t xml:space="preserve">    {</w:t>
      </w:r>
    </w:p>
    <w:p w14:paraId="3A3C6BA1">
      <w:pPr>
        <w:widowControl/>
        <w:shd w:val="clear" w:color="auto" w:fill="DBE5F1"/>
        <w:spacing w:before="0" w:line="240" w:lineRule="auto"/>
        <w:ind w:left="567"/>
        <w:jc w:val="both"/>
        <w:rPr>
          <w:snapToGrid/>
          <w:color w:val="000000"/>
          <w:sz w:val="22"/>
          <w:szCs w:val="22"/>
        </w:rPr>
      </w:pPr>
      <w:r>
        <w:rPr>
          <w:snapToGrid/>
          <w:color w:val="000000"/>
          <w:sz w:val="22"/>
          <w:szCs w:val="22"/>
        </w:rPr>
        <w:t xml:space="preserve">      "lineNumber": 2,</w:t>
      </w:r>
    </w:p>
    <w:p w14:paraId="0CB517C8">
      <w:pPr>
        <w:widowControl/>
        <w:shd w:val="clear" w:color="auto" w:fill="DBE5F1"/>
        <w:spacing w:before="0" w:line="240" w:lineRule="auto"/>
        <w:ind w:left="567"/>
        <w:jc w:val="both"/>
        <w:rPr>
          <w:snapToGrid/>
          <w:color w:val="000000"/>
          <w:sz w:val="22"/>
          <w:szCs w:val="22"/>
        </w:rPr>
      </w:pPr>
      <w:r>
        <w:rPr>
          <w:snapToGrid/>
          <w:color w:val="000000"/>
          <w:sz w:val="22"/>
          <w:szCs w:val="22"/>
        </w:rPr>
        <w:t xml:space="preserve">      "itemCode": "HH00002",</w:t>
      </w:r>
    </w:p>
    <w:p w14:paraId="232711B6">
      <w:pPr>
        <w:widowControl/>
        <w:shd w:val="clear" w:color="auto" w:fill="DBE5F1"/>
        <w:spacing w:before="0" w:line="240" w:lineRule="auto"/>
        <w:ind w:left="567"/>
        <w:jc w:val="both"/>
        <w:rPr>
          <w:snapToGrid/>
          <w:color w:val="000000"/>
          <w:sz w:val="22"/>
          <w:szCs w:val="22"/>
        </w:rPr>
      </w:pPr>
      <w:r>
        <w:rPr>
          <w:snapToGrid/>
          <w:color w:val="000000"/>
          <w:sz w:val="22"/>
          <w:szCs w:val="22"/>
        </w:rPr>
        <w:t xml:space="preserve">      "itemName": "Hàng hóa 02",</w:t>
      </w:r>
    </w:p>
    <w:p w14:paraId="486A6E07">
      <w:pPr>
        <w:widowControl/>
        <w:shd w:val="clear" w:color="auto" w:fill="DBE5F1"/>
        <w:spacing w:before="0" w:line="240" w:lineRule="auto"/>
        <w:ind w:left="567"/>
        <w:jc w:val="both"/>
        <w:rPr>
          <w:snapToGrid/>
          <w:color w:val="000000"/>
          <w:sz w:val="22"/>
          <w:szCs w:val="22"/>
        </w:rPr>
      </w:pPr>
      <w:r>
        <w:rPr>
          <w:snapToGrid/>
          <w:color w:val="000000"/>
          <w:sz w:val="22"/>
          <w:szCs w:val="22"/>
        </w:rPr>
        <w:t xml:space="preserve">      "unitCode": null,</w:t>
      </w:r>
    </w:p>
    <w:p w14:paraId="6A174B9A">
      <w:pPr>
        <w:widowControl/>
        <w:shd w:val="clear" w:color="auto" w:fill="DBE5F1"/>
        <w:spacing w:before="0" w:line="240" w:lineRule="auto"/>
        <w:ind w:left="567"/>
        <w:jc w:val="both"/>
        <w:rPr>
          <w:snapToGrid/>
          <w:color w:val="000000"/>
          <w:sz w:val="22"/>
          <w:szCs w:val="22"/>
        </w:rPr>
      </w:pPr>
      <w:r>
        <w:rPr>
          <w:snapToGrid/>
          <w:color w:val="000000"/>
          <w:sz w:val="22"/>
          <w:szCs w:val="22"/>
        </w:rPr>
        <w:t xml:space="preserve">      "unitName": "Cái",</w:t>
      </w:r>
    </w:p>
    <w:p w14:paraId="48BDD3F9">
      <w:pPr>
        <w:widowControl/>
        <w:shd w:val="clear" w:color="auto" w:fill="DBE5F1"/>
        <w:spacing w:before="0" w:line="240" w:lineRule="auto"/>
        <w:ind w:left="567"/>
        <w:jc w:val="both"/>
        <w:rPr>
          <w:snapToGrid/>
          <w:color w:val="000000"/>
          <w:sz w:val="22"/>
          <w:szCs w:val="22"/>
        </w:rPr>
      </w:pPr>
      <w:r>
        <w:rPr>
          <w:snapToGrid/>
          <w:color w:val="000000"/>
          <w:sz w:val="22"/>
          <w:szCs w:val="22"/>
        </w:rPr>
        <w:t xml:space="preserve">      "unitPrice": 244823,</w:t>
      </w:r>
    </w:p>
    <w:p w14:paraId="739BCE31">
      <w:pPr>
        <w:widowControl/>
        <w:shd w:val="clear" w:color="auto" w:fill="DBE5F1"/>
        <w:spacing w:before="0" w:line="240" w:lineRule="auto"/>
        <w:ind w:left="567"/>
        <w:jc w:val="both"/>
        <w:rPr>
          <w:snapToGrid/>
          <w:color w:val="000000"/>
          <w:sz w:val="22"/>
          <w:szCs w:val="22"/>
        </w:rPr>
      </w:pPr>
      <w:r>
        <w:rPr>
          <w:snapToGrid/>
          <w:color w:val="000000"/>
          <w:sz w:val="22"/>
          <w:szCs w:val="22"/>
        </w:rPr>
        <w:t xml:space="preserve">      "quantity": 50,</w:t>
      </w:r>
    </w:p>
    <w:p w14:paraId="4C799A2A">
      <w:pPr>
        <w:widowControl/>
        <w:shd w:val="clear" w:color="auto" w:fill="DBE5F1"/>
        <w:spacing w:before="0" w:line="240" w:lineRule="auto"/>
        <w:ind w:left="567"/>
        <w:jc w:val="both"/>
        <w:rPr>
          <w:snapToGrid/>
          <w:color w:val="000000"/>
          <w:sz w:val="22"/>
          <w:szCs w:val="22"/>
        </w:rPr>
      </w:pPr>
      <w:r>
        <w:rPr>
          <w:snapToGrid/>
          <w:color w:val="000000"/>
          <w:sz w:val="22"/>
          <w:szCs w:val="22"/>
        </w:rPr>
        <w:t xml:space="preserve">      "selection": 1,</w:t>
      </w:r>
    </w:p>
    <w:p w14:paraId="2D781580">
      <w:pPr>
        <w:widowControl/>
        <w:shd w:val="clear" w:color="auto" w:fill="DBE5F1"/>
        <w:spacing w:before="0" w:line="240" w:lineRule="auto"/>
        <w:ind w:left="567"/>
        <w:jc w:val="both"/>
        <w:rPr>
          <w:snapToGrid/>
          <w:color w:val="000000"/>
          <w:sz w:val="22"/>
          <w:szCs w:val="22"/>
        </w:rPr>
      </w:pPr>
      <w:r>
        <w:rPr>
          <w:snapToGrid/>
          <w:color w:val="000000"/>
          <w:sz w:val="22"/>
          <w:szCs w:val="22"/>
        </w:rPr>
        <w:t xml:space="preserve">      "itemTotalAmountWithoutTax": 12241150,</w:t>
      </w:r>
    </w:p>
    <w:p w14:paraId="4E7D5A7D">
      <w:pPr>
        <w:widowControl/>
        <w:shd w:val="clear" w:color="auto" w:fill="DBE5F1"/>
        <w:spacing w:before="0" w:line="240" w:lineRule="auto"/>
        <w:ind w:left="567"/>
        <w:jc w:val="both"/>
        <w:rPr>
          <w:snapToGrid/>
          <w:color w:val="000000"/>
          <w:sz w:val="22"/>
          <w:szCs w:val="22"/>
        </w:rPr>
      </w:pPr>
      <w:r>
        <w:rPr>
          <w:snapToGrid/>
          <w:color w:val="000000"/>
          <w:sz w:val="22"/>
          <w:szCs w:val="22"/>
        </w:rPr>
        <w:t xml:space="preserve">      "taxPercentage": -1,</w:t>
      </w:r>
    </w:p>
    <w:p w14:paraId="377E7B50">
      <w:pPr>
        <w:widowControl/>
        <w:shd w:val="clear" w:color="auto" w:fill="DBE5F1"/>
        <w:spacing w:before="0" w:line="240" w:lineRule="auto"/>
        <w:ind w:left="567"/>
        <w:jc w:val="both"/>
        <w:rPr>
          <w:snapToGrid/>
          <w:color w:val="000000"/>
          <w:sz w:val="22"/>
          <w:szCs w:val="22"/>
        </w:rPr>
      </w:pPr>
      <w:r>
        <w:rPr>
          <w:snapToGrid/>
          <w:color w:val="000000"/>
          <w:sz w:val="22"/>
          <w:szCs w:val="22"/>
        </w:rPr>
        <w:t xml:space="preserve">      "taxAmount": 0,</w:t>
      </w:r>
    </w:p>
    <w:p w14:paraId="2AFA2B54">
      <w:pPr>
        <w:widowControl/>
        <w:shd w:val="clear" w:color="auto" w:fill="DBE5F1"/>
        <w:spacing w:before="0" w:line="240" w:lineRule="auto"/>
        <w:ind w:left="567"/>
        <w:jc w:val="both"/>
        <w:rPr>
          <w:snapToGrid/>
          <w:color w:val="000000"/>
          <w:sz w:val="22"/>
          <w:szCs w:val="22"/>
        </w:rPr>
      </w:pPr>
      <w:r>
        <w:rPr>
          <w:snapToGrid/>
          <w:color w:val="000000"/>
          <w:sz w:val="22"/>
          <w:szCs w:val="22"/>
        </w:rPr>
        <w:t xml:space="preserve">      "discount": null,</w:t>
      </w:r>
    </w:p>
    <w:p w14:paraId="5FA1DD2A">
      <w:pPr>
        <w:widowControl/>
        <w:shd w:val="clear" w:color="auto" w:fill="DBE5F1"/>
        <w:spacing w:before="0" w:line="240" w:lineRule="auto"/>
        <w:ind w:left="567"/>
        <w:jc w:val="both"/>
        <w:rPr>
          <w:snapToGrid/>
          <w:color w:val="000000"/>
          <w:sz w:val="22"/>
          <w:szCs w:val="22"/>
        </w:rPr>
      </w:pPr>
      <w:r>
        <w:rPr>
          <w:snapToGrid/>
          <w:color w:val="000000"/>
          <w:sz w:val="22"/>
          <w:szCs w:val="22"/>
        </w:rPr>
        <w:t xml:space="preserve">      "discount2": null,</w:t>
      </w:r>
    </w:p>
    <w:p w14:paraId="7CEC4B3A">
      <w:pPr>
        <w:widowControl/>
        <w:shd w:val="clear" w:color="auto" w:fill="DBE5F1"/>
        <w:spacing w:before="0" w:line="240" w:lineRule="auto"/>
        <w:ind w:left="567"/>
        <w:jc w:val="both"/>
        <w:rPr>
          <w:snapToGrid/>
          <w:color w:val="000000"/>
          <w:sz w:val="22"/>
          <w:szCs w:val="22"/>
        </w:rPr>
      </w:pPr>
      <w:r>
        <w:rPr>
          <w:snapToGrid/>
          <w:color w:val="000000"/>
          <w:sz w:val="22"/>
          <w:szCs w:val="22"/>
        </w:rPr>
        <w:t xml:space="preserve">      "itemDiscount": 0,</w:t>
      </w:r>
    </w:p>
    <w:p w14:paraId="029F98B0">
      <w:pPr>
        <w:widowControl/>
        <w:shd w:val="clear" w:color="auto" w:fill="DBE5F1"/>
        <w:spacing w:before="0" w:line="240" w:lineRule="auto"/>
        <w:ind w:left="567"/>
        <w:jc w:val="both"/>
        <w:rPr>
          <w:snapToGrid/>
          <w:color w:val="000000"/>
          <w:sz w:val="22"/>
          <w:szCs w:val="22"/>
        </w:rPr>
      </w:pPr>
      <w:r>
        <w:rPr>
          <w:snapToGrid/>
          <w:color w:val="000000"/>
          <w:sz w:val="22"/>
          <w:szCs w:val="22"/>
        </w:rPr>
        <w:t xml:space="preserve">      "itemNote": null,</w:t>
      </w:r>
    </w:p>
    <w:p w14:paraId="7C23510A">
      <w:pPr>
        <w:widowControl/>
        <w:shd w:val="clear" w:color="auto" w:fill="DBE5F1"/>
        <w:spacing w:before="0" w:line="240" w:lineRule="auto"/>
        <w:ind w:left="567"/>
        <w:jc w:val="both"/>
        <w:rPr>
          <w:snapToGrid/>
          <w:color w:val="000000"/>
          <w:sz w:val="22"/>
          <w:szCs w:val="22"/>
        </w:rPr>
      </w:pPr>
      <w:r>
        <w:rPr>
          <w:snapToGrid/>
          <w:color w:val="000000"/>
          <w:sz w:val="22"/>
          <w:szCs w:val="22"/>
        </w:rPr>
        <w:t xml:space="preserve">      "batchNo": null,</w:t>
      </w:r>
    </w:p>
    <w:p w14:paraId="36A350AC">
      <w:pPr>
        <w:widowControl/>
        <w:shd w:val="clear" w:color="auto" w:fill="DBE5F1"/>
        <w:spacing w:before="0" w:line="240" w:lineRule="auto"/>
        <w:ind w:left="567"/>
        <w:jc w:val="both"/>
        <w:rPr>
          <w:snapToGrid/>
          <w:color w:val="000000"/>
          <w:sz w:val="22"/>
          <w:szCs w:val="22"/>
        </w:rPr>
      </w:pPr>
      <w:r>
        <w:rPr>
          <w:snapToGrid/>
          <w:color w:val="000000"/>
          <w:sz w:val="22"/>
          <w:szCs w:val="22"/>
        </w:rPr>
        <w:t xml:space="preserve">      "expDate": null,</w:t>
      </w:r>
    </w:p>
    <w:p w14:paraId="09EF3289">
      <w:pPr>
        <w:widowControl/>
        <w:shd w:val="clear" w:color="auto" w:fill="DBE5F1"/>
        <w:spacing w:before="0" w:line="240" w:lineRule="auto"/>
        <w:ind w:left="567"/>
        <w:jc w:val="both"/>
        <w:rPr>
          <w:snapToGrid/>
          <w:color w:val="000000"/>
          <w:sz w:val="22"/>
          <w:szCs w:val="22"/>
        </w:rPr>
      </w:pPr>
      <w:r>
        <w:rPr>
          <w:snapToGrid/>
          <w:color w:val="000000"/>
          <w:sz w:val="22"/>
          <w:szCs w:val="22"/>
        </w:rPr>
        <w:t xml:space="preserve">      "isIncreaseItem": null</w:t>
      </w:r>
    </w:p>
    <w:p w14:paraId="244DFECB">
      <w:pPr>
        <w:widowControl/>
        <w:shd w:val="clear" w:color="auto" w:fill="DBE5F1"/>
        <w:spacing w:before="0" w:line="240" w:lineRule="auto"/>
        <w:ind w:left="567"/>
        <w:jc w:val="both"/>
        <w:rPr>
          <w:snapToGrid/>
          <w:color w:val="000000"/>
          <w:sz w:val="22"/>
          <w:szCs w:val="22"/>
        </w:rPr>
      </w:pPr>
      <w:r>
        <w:rPr>
          <w:snapToGrid/>
          <w:color w:val="000000"/>
          <w:sz w:val="22"/>
          <w:szCs w:val="22"/>
        </w:rPr>
        <w:t xml:space="preserve">    }</w:t>
      </w:r>
    </w:p>
    <w:p w14:paraId="4A48A839">
      <w:pPr>
        <w:widowControl/>
        <w:shd w:val="clear" w:color="auto" w:fill="DBE5F1"/>
        <w:spacing w:before="0" w:line="240" w:lineRule="auto"/>
        <w:ind w:left="567"/>
        <w:jc w:val="both"/>
        <w:rPr>
          <w:snapToGrid/>
          <w:color w:val="000000"/>
          <w:sz w:val="22"/>
          <w:szCs w:val="22"/>
        </w:rPr>
      </w:pPr>
      <w:r>
        <w:rPr>
          <w:snapToGrid/>
          <w:color w:val="000000"/>
          <w:sz w:val="22"/>
          <w:szCs w:val="22"/>
        </w:rPr>
        <w:t xml:space="preserve">  ],</w:t>
      </w:r>
    </w:p>
    <w:p w14:paraId="4BB1AAF1">
      <w:pPr>
        <w:widowControl/>
        <w:shd w:val="clear" w:color="auto" w:fill="DBE5F1"/>
        <w:spacing w:before="0" w:line="240" w:lineRule="auto"/>
        <w:ind w:left="567"/>
        <w:jc w:val="both"/>
        <w:rPr>
          <w:snapToGrid/>
          <w:color w:val="000000"/>
          <w:sz w:val="22"/>
          <w:szCs w:val="22"/>
        </w:rPr>
      </w:pPr>
      <w:r>
        <w:rPr>
          <w:snapToGrid/>
          <w:color w:val="000000"/>
          <w:sz w:val="22"/>
          <w:szCs w:val="22"/>
        </w:rPr>
        <w:t xml:space="preserve">  "metadata": [</w:t>
      </w:r>
    </w:p>
    <w:p w14:paraId="2CED0159">
      <w:pPr>
        <w:widowControl/>
        <w:shd w:val="clear" w:color="auto" w:fill="DBE5F1"/>
        <w:spacing w:before="0" w:line="240" w:lineRule="auto"/>
        <w:ind w:left="567"/>
        <w:jc w:val="both"/>
        <w:rPr>
          <w:snapToGrid/>
          <w:color w:val="000000"/>
          <w:sz w:val="22"/>
          <w:szCs w:val="22"/>
        </w:rPr>
      </w:pPr>
      <w:r>
        <w:rPr>
          <w:snapToGrid/>
          <w:color w:val="000000"/>
          <w:sz w:val="22"/>
          <w:szCs w:val="22"/>
        </w:rPr>
        <w:t xml:space="preserve">  {</w:t>
      </w:r>
    </w:p>
    <w:p w14:paraId="138A1A33">
      <w:pPr>
        <w:widowControl/>
        <w:shd w:val="clear" w:color="auto" w:fill="DBE5F1"/>
        <w:spacing w:before="0" w:line="240" w:lineRule="auto"/>
        <w:ind w:left="567"/>
        <w:jc w:val="both"/>
        <w:rPr>
          <w:snapToGrid/>
          <w:color w:val="000000"/>
          <w:sz w:val="22"/>
          <w:szCs w:val="22"/>
        </w:rPr>
      </w:pPr>
      <w:r>
        <w:rPr>
          <w:snapToGrid/>
          <w:color w:val="000000"/>
          <w:sz w:val="22"/>
          <w:szCs w:val="22"/>
        </w:rPr>
        <w:t xml:space="preserve">    "keyTag": "commandDes",</w:t>
      </w:r>
    </w:p>
    <w:p w14:paraId="0E914264">
      <w:pPr>
        <w:widowControl/>
        <w:shd w:val="clear" w:color="auto" w:fill="DBE5F1"/>
        <w:spacing w:before="0" w:line="240" w:lineRule="auto"/>
        <w:ind w:left="567"/>
        <w:jc w:val="both"/>
        <w:rPr>
          <w:snapToGrid/>
          <w:color w:val="000000"/>
          <w:sz w:val="22"/>
          <w:szCs w:val="22"/>
        </w:rPr>
      </w:pPr>
      <w:r>
        <w:rPr>
          <w:snapToGrid/>
          <w:color w:val="000000"/>
          <w:sz w:val="22"/>
          <w:szCs w:val="22"/>
        </w:rPr>
        <w:t xml:space="preserve">    "keyLabel": "về việc",</w:t>
      </w:r>
    </w:p>
    <w:p w14:paraId="75211D89">
      <w:pPr>
        <w:widowControl/>
        <w:shd w:val="clear" w:color="auto" w:fill="DBE5F1"/>
        <w:spacing w:before="0" w:line="240" w:lineRule="auto"/>
        <w:ind w:left="567"/>
        <w:jc w:val="both"/>
        <w:rPr>
          <w:snapToGrid/>
          <w:color w:val="000000"/>
          <w:sz w:val="22"/>
          <w:szCs w:val="22"/>
        </w:rPr>
      </w:pPr>
      <w:r>
        <w:rPr>
          <w:snapToGrid/>
          <w:color w:val="000000"/>
          <w:sz w:val="22"/>
          <w:szCs w:val="22"/>
        </w:rPr>
        <w:t xml:space="preserve">    "dateValue": null,</w:t>
      </w:r>
    </w:p>
    <w:p w14:paraId="69521047">
      <w:pPr>
        <w:widowControl/>
        <w:shd w:val="clear" w:color="auto" w:fill="DBE5F1"/>
        <w:spacing w:before="0" w:line="240" w:lineRule="auto"/>
        <w:ind w:left="567"/>
        <w:jc w:val="both"/>
        <w:rPr>
          <w:snapToGrid/>
          <w:color w:val="000000"/>
          <w:sz w:val="22"/>
          <w:szCs w:val="22"/>
        </w:rPr>
      </w:pPr>
      <w:r>
        <w:rPr>
          <w:snapToGrid/>
          <w:color w:val="000000"/>
          <w:sz w:val="22"/>
          <w:szCs w:val="22"/>
        </w:rPr>
        <w:t xml:space="preserve">    "stringValue": "điều chuyển nội bộ",</w:t>
      </w:r>
    </w:p>
    <w:p w14:paraId="38054DA0">
      <w:pPr>
        <w:widowControl/>
        <w:shd w:val="clear" w:color="auto" w:fill="DBE5F1"/>
        <w:spacing w:before="0" w:line="240" w:lineRule="auto"/>
        <w:ind w:left="567"/>
        <w:jc w:val="both"/>
        <w:rPr>
          <w:snapToGrid/>
          <w:color w:val="000000"/>
          <w:sz w:val="22"/>
          <w:szCs w:val="22"/>
        </w:rPr>
      </w:pPr>
      <w:r>
        <w:rPr>
          <w:snapToGrid/>
          <w:color w:val="000000"/>
          <w:sz w:val="22"/>
          <w:szCs w:val="22"/>
        </w:rPr>
        <w:t xml:space="preserve">    "numberValue": null,</w:t>
      </w:r>
    </w:p>
    <w:p w14:paraId="6E196541">
      <w:pPr>
        <w:widowControl/>
        <w:shd w:val="clear" w:color="auto" w:fill="DBE5F1"/>
        <w:spacing w:before="0" w:line="240" w:lineRule="auto"/>
        <w:ind w:left="567"/>
        <w:jc w:val="both"/>
        <w:rPr>
          <w:snapToGrid/>
          <w:color w:val="000000"/>
          <w:sz w:val="22"/>
          <w:szCs w:val="22"/>
        </w:rPr>
      </w:pPr>
      <w:r>
        <w:rPr>
          <w:snapToGrid/>
          <w:color w:val="000000"/>
          <w:sz w:val="22"/>
          <w:szCs w:val="22"/>
        </w:rPr>
        <w:t xml:space="preserve">    "valueType": "text",</w:t>
      </w:r>
    </w:p>
    <w:p w14:paraId="14B8C89E">
      <w:pPr>
        <w:widowControl/>
        <w:shd w:val="clear" w:color="auto" w:fill="DBE5F1"/>
        <w:spacing w:before="0" w:line="240" w:lineRule="auto"/>
        <w:ind w:left="567"/>
        <w:jc w:val="both"/>
        <w:rPr>
          <w:snapToGrid/>
          <w:color w:val="000000"/>
          <w:sz w:val="22"/>
          <w:szCs w:val="22"/>
        </w:rPr>
      </w:pPr>
      <w:r>
        <w:rPr>
          <w:snapToGrid/>
          <w:color w:val="000000"/>
          <w:sz w:val="22"/>
          <w:szCs w:val="22"/>
        </w:rPr>
        <w:t xml:space="preserve">    "isRequired": false,</w:t>
      </w:r>
    </w:p>
    <w:p w14:paraId="314F381F">
      <w:pPr>
        <w:widowControl/>
        <w:shd w:val="clear" w:color="auto" w:fill="DBE5F1"/>
        <w:spacing w:before="0" w:line="240" w:lineRule="auto"/>
        <w:ind w:left="567"/>
        <w:jc w:val="both"/>
        <w:rPr>
          <w:snapToGrid/>
          <w:color w:val="000000"/>
          <w:sz w:val="22"/>
          <w:szCs w:val="22"/>
        </w:rPr>
      </w:pPr>
      <w:r>
        <w:rPr>
          <w:snapToGrid/>
          <w:color w:val="000000"/>
          <w:sz w:val="22"/>
          <w:szCs w:val="22"/>
        </w:rPr>
        <w:t xml:space="preserve">    "isSeller": false,</w:t>
      </w:r>
    </w:p>
    <w:p w14:paraId="3026E5D3">
      <w:pPr>
        <w:widowControl/>
        <w:shd w:val="clear" w:color="auto" w:fill="DBE5F1"/>
        <w:spacing w:before="0" w:line="240" w:lineRule="auto"/>
        <w:ind w:left="567"/>
        <w:jc w:val="both"/>
        <w:rPr>
          <w:snapToGrid/>
          <w:color w:val="000000"/>
          <w:sz w:val="22"/>
          <w:szCs w:val="22"/>
        </w:rPr>
      </w:pPr>
      <w:r>
        <w:rPr>
          <w:snapToGrid/>
          <w:color w:val="000000"/>
          <w:sz w:val="22"/>
          <w:szCs w:val="22"/>
        </w:rPr>
        <w:t xml:space="preserve">    "required": false</w:t>
      </w:r>
    </w:p>
    <w:p w14:paraId="3DF413AB">
      <w:pPr>
        <w:widowControl/>
        <w:shd w:val="clear" w:color="auto" w:fill="DBE5F1"/>
        <w:spacing w:before="0" w:line="240" w:lineRule="auto"/>
        <w:ind w:left="567"/>
        <w:jc w:val="both"/>
        <w:rPr>
          <w:snapToGrid/>
          <w:color w:val="000000"/>
          <w:sz w:val="22"/>
          <w:szCs w:val="22"/>
        </w:rPr>
      </w:pPr>
      <w:r>
        <w:rPr>
          <w:snapToGrid/>
          <w:color w:val="000000"/>
          <w:sz w:val="22"/>
          <w:szCs w:val="22"/>
        </w:rPr>
        <w:t xml:space="preserve">  },</w:t>
      </w:r>
    </w:p>
    <w:p w14:paraId="3EE9A986">
      <w:pPr>
        <w:widowControl/>
        <w:shd w:val="clear" w:color="auto" w:fill="DBE5F1"/>
        <w:spacing w:before="0" w:line="240" w:lineRule="auto"/>
        <w:ind w:left="567"/>
        <w:jc w:val="both"/>
        <w:rPr>
          <w:snapToGrid/>
          <w:color w:val="000000"/>
          <w:sz w:val="22"/>
          <w:szCs w:val="22"/>
        </w:rPr>
      </w:pPr>
      <w:r>
        <w:rPr>
          <w:snapToGrid/>
          <w:color w:val="000000"/>
          <w:sz w:val="22"/>
          <w:szCs w:val="22"/>
        </w:rPr>
        <w:t xml:space="preserve">  {</w:t>
      </w:r>
    </w:p>
    <w:p w14:paraId="5767CF89">
      <w:pPr>
        <w:widowControl/>
        <w:shd w:val="clear" w:color="auto" w:fill="DBE5F1"/>
        <w:spacing w:before="0" w:line="240" w:lineRule="auto"/>
        <w:ind w:left="567"/>
        <w:jc w:val="both"/>
        <w:rPr>
          <w:snapToGrid/>
          <w:color w:val="000000"/>
          <w:sz w:val="22"/>
          <w:szCs w:val="22"/>
        </w:rPr>
      </w:pPr>
      <w:r>
        <w:rPr>
          <w:snapToGrid/>
          <w:color w:val="000000"/>
          <w:sz w:val="22"/>
          <w:szCs w:val="22"/>
        </w:rPr>
        <w:t xml:space="preserve">    "keyTag": "contractNo",</w:t>
      </w:r>
    </w:p>
    <w:p w14:paraId="427A140F">
      <w:pPr>
        <w:widowControl/>
        <w:shd w:val="clear" w:color="auto" w:fill="DBE5F1"/>
        <w:spacing w:before="0" w:line="240" w:lineRule="auto"/>
        <w:ind w:left="567"/>
        <w:jc w:val="both"/>
        <w:rPr>
          <w:snapToGrid/>
          <w:color w:val="000000"/>
          <w:sz w:val="22"/>
          <w:szCs w:val="22"/>
        </w:rPr>
      </w:pPr>
      <w:r>
        <w:rPr>
          <w:snapToGrid/>
          <w:color w:val="000000"/>
          <w:sz w:val="22"/>
          <w:szCs w:val="22"/>
        </w:rPr>
        <w:t xml:space="preserve">    "keyLabel": "Hợp đồng số",</w:t>
      </w:r>
    </w:p>
    <w:p w14:paraId="605A678D">
      <w:pPr>
        <w:widowControl/>
        <w:shd w:val="clear" w:color="auto" w:fill="DBE5F1"/>
        <w:spacing w:before="0" w:line="240" w:lineRule="auto"/>
        <w:ind w:left="567"/>
        <w:jc w:val="both"/>
        <w:rPr>
          <w:snapToGrid/>
          <w:color w:val="000000"/>
          <w:sz w:val="22"/>
          <w:szCs w:val="22"/>
        </w:rPr>
      </w:pPr>
      <w:r>
        <w:rPr>
          <w:snapToGrid/>
          <w:color w:val="000000"/>
          <w:sz w:val="22"/>
          <w:szCs w:val="22"/>
        </w:rPr>
        <w:t xml:space="preserve">    "dateValue": null,</w:t>
      </w:r>
    </w:p>
    <w:p w14:paraId="4AAB8BA9">
      <w:pPr>
        <w:widowControl/>
        <w:shd w:val="clear" w:color="auto" w:fill="DBE5F1"/>
        <w:spacing w:before="0" w:line="240" w:lineRule="auto"/>
        <w:ind w:left="567"/>
        <w:jc w:val="both"/>
        <w:rPr>
          <w:snapToGrid/>
          <w:color w:val="000000"/>
          <w:sz w:val="22"/>
          <w:szCs w:val="22"/>
        </w:rPr>
      </w:pPr>
      <w:r>
        <w:rPr>
          <w:snapToGrid/>
          <w:color w:val="000000"/>
          <w:sz w:val="22"/>
          <w:szCs w:val="22"/>
        </w:rPr>
        <w:t xml:space="preserve">    "stringValue": "Hợp đồng số",</w:t>
      </w:r>
    </w:p>
    <w:p w14:paraId="1690AC46">
      <w:pPr>
        <w:widowControl/>
        <w:shd w:val="clear" w:color="auto" w:fill="DBE5F1"/>
        <w:spacing w:before="0" w:line="240" w:lineRule="auto"/>
        <w:ind w:left="567"/>
        <w:jc w:val="both"/>
        <w:rPr>
          <w:snapToGrid/>
          <w:color w:val="000000"/>
          <w:sz w:val="22"/>
          <w:szCs w:val="22"/>
        </w:rPr>
      </w:pPr>
      <w:r>
        <w:rPr>
          <w:snapToGrid/>
          <w:color w:val="000000"/>
          <w:sz w:val="22"/>
          <w:szCs w:val="22"/>
        </w:rPr>
        <w:t xml:space="preserve">    "numberValue": null,</w:t>
      </w:r>
    </w:p>
    <w:p w14:paraId="34780F77">
      <w:pPr>
        <w:widowControl/>
        <w:shd w:val="clear" w:color="auto" w:fill="DBE5F1"/>
        <w:spacing w:before="0" w:line="240" w:lineRule="auto"/>
        <w:ind w:left="567"/>
        <w:jc w:val="both"/>
        <w:rPr>
          <w:snapToGrid/>
          <w:color w:val="000000"/>
          <w:sz w:val="22"/>
          <w:szCs w:val="22"/>
        </w:rPr>
      </w:pPr>
      <w:r>
        <w:rPr>
          <w:snapToGrid/>
          <w:color w:val="000000"/>
          <w:sz w:val="22"/>
          <w:szCs w:val="22"/>
        </w:rPr>
        <w:t xml:space="preserve">    "valueType": "text",</w:t>
      </w:r>
    </w:p>
    <w:p w14:paraId="4FC615FD">
      <w:pPr>
        <w:widowControl/>
        <w:shd w:val="clear" w:color="auto" w:fill="DBE5F1"/>
        <w:spacing w:before="0" w:line="240" w:lineRule="auto"/>
        <w:ind w:left="567"/>
        <w:jc w:val="both"/>
        <w:rPr>
          <w:snapToGrid/>
          <w:color w:val="000000"/>
          <w:sz w:val="22"/>
          <w:szCs w:val="22"/>
        </w:rPr>
      </w:pPr>
      <w:r>
        <w:rPr>
          <w:snapToGrid/>
          <w:color w:val="000000"/>
          <w:sz w:val="22"/>
          <w:szCs w:val="22"/>
        </w:rPr>
        <w:t xml:space="preserve">    "isRequired": false,</w:t>
      </w:r>
    </w:p>
    <w:p w14:paraId="3A89F940">
      <w:pPr>
        <w:widowControl/>
        <w:shd w:val="clear" w:color="auto" w:fill="DBE5F1"/>
        <w:spacing w:before="0" w:line="240" w:lineRule="auto"/>
        <w:ind w:left="567"/>
        <w:jc w:val="both"/>
        <w:rPr>
          <w:snapToGrid/>
          <w:color w:val="000000"/>
          <w:sz w:val="22"/>
          <w:szCs w:val="22"/>
        </w:rPr>
      </w:pPr>
      <w:r>
        <w:rPr>
          <w:snapToGrid/>
          <w:color w:val="000000"/>
          <w:sz w:val="22"/>
          <w:szCs w:val="22"/>
        </w:rPr>
        <w:t xml:space="preserve">    "isSeller": false,</w:t>
      </w:r>
    </w:p>
    <w:p w14:paraId="74436776">
      <w:pPr>
        <w:widowControl/>
        <w:shd w:val="clear" w:color="auto" w:fill="DBE5F1"/>
        <w:spacing w:before="0" w:line="240" w:lineRule="auto"/>
        <w:ind w:left="567"/>
        <w:jc w:val="both"/>
        <w:rPr>
          <w:snapToGrid/>
          <w:color w:val="000000"/>
          <w:sz w:val="22"/>
          <w:szCs w:val="22"/>
        </w:rPr>
      </w:pPr>
      <w:r>
        <w:rPr>
          <w:snapToGrid/>
          <w:color w:val="000000"/>
          <w:sz w:val="22"/>
          <w:szCs w:val="22"/>
        </w:rPr>
        <w:t xml:space="preserve">    "required": false</w:t>
      </w:r>
    </w:p>
    <w:p w14:paraId="705EC523">
      <w:pPr>
        <w:widowControl/>
        <w:shd w:val="clear" w:color="auto" w:fill="DBE5F1"/>
        <w:spacing w:before="0" w:line="240" w:lineRule="auto"/>
        <w:ind w:left="567"/>
        <w:jc w:val="both"/>
        <w:rPr>
          <w:snapToGrid/>
          <w:color w:val="000000"/>
          <w:sz w:val="22"/>
          <w:szCs w:val="22"/>
        </w:rPr>
      </w:pPr>
      <w:r>
        <w:rPr>
          <w:snapToGrid/>
          <w:color w:val="000000"/>
          <w:sz w:val="22"/>
          <w:szCs w:val="22"/>
        </w:rPr>
        <w:t xml:space="preserve">  },</w:t>
      </w:r>
    </w:p>
    <w:p w14:paraId="346C7E10">
      <w:pPr>
        <w:widowControl/>
        <w:shd w:val="clear" w:color="auto" w:fill="DBE5F1"/>
        <w:spacing w:before="0" w:line="240" w:lineRule="auto"/>
        <w:ind w:left="567"/>
        <w:jc w:val="both"/>
        <w:rPr>
          <w:snapToGrid/>
          <w:color w:val="000000"/>
          <w:sz w:val="22"/>
          <w:szCs w:val="22"/>
        </w:rPr>
      </w:pPr>
      <w:r>
        <w:rPr>
          <w:snapToGrid/>
          <w:color w:val="000000"/>
          <w:sz w:val="22"/>
          <w:szCs w:val="22"/>
        </w:rPr>
        <w:t xml:space="preserve">  {</w:t>
      </w:r>
    </w:p>
    <w:p w14:paraId="71AF7791">
      <w:pPr>
        <w:widowControl/>
        <w:shd w:val="clear" w:color="auto" w:fill="DBE5F1"/>
        <w:spacing w:before="0" w:line="240" w:lineRule="auto"/>
        <w:ind w:left="567"/>
        <w:jc w:val="both"/>
        <w:rPr>
          <w:snapToGrid/>
          <w:color w:val="000000"/>
          <w:sz w:val="22"/>
          <w:szCs w:val="22"/>
        </w:rPr>
      </w:pPr>
      <w:r>
        <w:rPr>
          <w:snapToGrid/>
          <w:color w:val="000000"/>
          <w:sz w:val="22"/>
          <w:szCs w:val="22"/>
        </w:rPr>
        <w:t xml:space="preserve">    "keyTag": "vehicle",</w:t>
      </w:r>
    </w:p>
    <w:p w14:paraId="55EAF003">
      <w:pPr>
        <w:widowControl/>
        <w:shd w:val="clear" w:color="auto" w:fill="DBE5F1"/>
        <w:spacing w:before="0" w:line="240" w:lineRule="auto"/>
        <w:ind w:left="567"/>
        <w:jc w:val="both"/>
        <w:rPr>
          <w:snapToGrid/>
          <w:color w:val="000000"/>
          <w:sz w:val="22"/>
          <w:szCs w:val="22"/>
        </w:rPr>
      </w:pPr>
      <w:r>
        <w:rPr>
          <w:snapToGrid/>
          <w:color w:val="000000"/>
          <w:sz w:val="22"/>
          <w:szCs w:val="22"/>
        </w:rPr>
        <w:t xml:space="preserve">    "keyLabel": "Phương tiện vận chuyển",</w:t>
      </w:r>
    </w:p>
    <w:p w14:paraId="50D4E3EA">
      <w:pPr>
        <w:widowControl/>
        <w:shd w:val="clear" w:color="auto" w:fill="DBE5F1"/>
        <w:spacing w:before="0" w:line="240" w:lineRule="auto"/>
        <w:ind w:left="567"/>
        <w:jc w:val="both"/>
        <w:rPr>
          <w:snapToGrid/>
          <w:color w:val="000000"/>
          <w:sz w:val="22"/>
          <w:szCs w:val="22"/>
        </w:rPr>
      </w:pPr>
      <w:r>
        <w:rPr>
          <w:snapToGrid/>
          <w:color w:val="000000"/>
          <w:sz w:val="22"/>
          <w:szCs w:val="22"/>
        </w:rPr>
        <w:t xml:space="preserve">    "dateValue": null,</w:t>
      </w:r>
    </w:p>
    <w:p w14:paraId="46B9A578">
      <w:pPr>
        <w:widowControl/>
        <w:shd w:val="clear" w:color="auto" w:fill="DBE5F1"/>
        <w:spacing w:before="0" w:line="240" w:lineRule="auto"/>
        <w:ind w:left="567"/>
        <w:jc w:val="both"/>
        <w:rPr>
          <w:snapToGrid/>
          <w:color w:val="000000"/>
          <w:sz w:val="22"/>
          <w:szCs w:val="22"/>
        </w:rPr>
      </w:pPr>
      <w:r>
        <w:rPr>
          <w:snapToGrid/>
          <w:color w:val="000000"/>
          <w:sz w:val="22"/>
          <w:szCs w:val="22"/>
        </w:rPr>
        <w:t xml:space="preserve">    "stringValue": "xe tải",</w:t>
      </w:r>
    </w:p>
    <w:p w14:paraId="7E1D262B">
      <w:pPr>
        <w:widowControl/>
        <w:shd w:val="clear" w:color="auto" w:fill="DBE5F1"/>
        <w:spacing w:before="0" w:line="240" w:lineRule="auto"/>
        <w:ind w:left="567"/>
        <w:jc w:val="both"/>
        <w:rPr>
          <w:snapToGrid/>
          <w:color w:val="000000"/>
          <w:sz w:val="22"/>
          <w:szCs w:val="22"/>
        </w:rPr>
      </w:pPr>
      <w:r>
        <w:rPr>
          <w:snapToGrid/>
          <w:color w:val="000000"/>
          <w:sz w:val="22"/>
          <w:szCs w:val="22"/>
        </w:rPr>
        <w:t xml:space="preserve">    "numberValue": null,</w:t>
      </w:r>
    </w:p>
    <w:p w14:paraId="3010E2D2">
      <w:pPr>
        <w:widowControl/>
        <w:shd w:val="clear" w:color="auto" w:fill="DBE5F1"/>
        <w:spacing w:before="0" w:line="240" w:lineRule="auto"/>
        <w:ind w:left="567"/>
        <w:jc w:val="both"/>
        <w:rPr>
          <w:snapToGrid/>
          <w:color w:val="000000"/>
          <w:sz w:val="22"/>
          <w:szCs w:val="22"/>
        </w:rPr>
      </w:pPr>
      <w:r>
        <w:rPr>
          <w:snapToGrid/>
          <w:color w:val="000000"/>
          <w:sz w:val="22"/>
          <w:szCs w:val="22"/>
        </w:rPr>
        <w:t xml:space="preserve">    "valueType": "text",</w:t>
      </w:r>
    </w:p>
    <w:p w14:paraId="69572DA8">
      <w:pPr>
        <w:widowControl/>
        <w:shd w:val="clear" w:color="auto" w:fill="DBE5F1"/>
        <w:spacing w:before="0" w:line="240" w:lineRule="auto"/>
        <w:ind w:left="567"/>
        <w:jc w:val="both"/>
        <w:rPr>
          <w:snapToGrid/>
          <w:color w:val="000000"/>
          <w:sz w:val="22"/>
          <w:szCs w:val="22"/>
        </w:rPr>
      </w:pPr>
      <w:r>
        <w:rPr>
          <w:snapToGrid/>
          <w:color w:val="000000"/>
          <w:sz w:val="22"/>
          <w:szCs w:val="22"/>
        </w:rPr>
        <w:t xml:space="preserve">    "isRequired": false,</w:t>
      </w:r>
    </w:p>
    <w:p w14:paraId="5698C767">
      <w:pPr>
        <w:widowControl/>
        <w:shd w:val="clear" w:color="auto" w:fill="DBE5F1"/>
        <w:spacing w:before="0" w:line="240" w:lineRule="auto"/>
        <w:ind w:left="567"/>
        <w:jc w:val="both"/>
        <w:rPr>
          <w:snapToGrid/>
          <w:color w:val="000000"/>
          <w:sz w:val="22"/>
          <w:szCs w:val="22"/>
        </w:rPr>
      </w:pPr>
      <w:r>
        <w:rPr>
          <w:snapToGrid/>
          <w:color w:val="000000"/>
          <w:sz w:val="22"/>
          <w:szCs w:val="22"/>
        </w:rPr>
        <w:t xml:space="preserve">    "isSeller": false,</w:t>
      </w:r>
    </w:p>
    <w:p w14:paraId="75987294">
      <w:pPr>
        <w:widowControl/>
        <w:shd w:val="clear" w:color="auto" w:fill="DBE5F1"/>
        <w:spacing w:before="0" w:line="240" w:lineRule="auto"/>
        <w:ind w:left="567"/>
        <w:jc w:val="both"/>
        <w:rPr>
          <w:snapToGrid/>
          <w:color w:val="000000"/>
          <w:sz w:val="22"/>
          <w:szCs w:val="22"/>
        </w:rPr>
      </w:pPr>
      <w:r>
        <w:rPr>
          <w:snapToGrid/>
          <w:color w:val="000000"/>
          <w:sz w:val="22"/>
          <w:szCs w:val="22"/>
        </w:rPr>
        <w:t xml:space="preserve">    "required": false</w:t>
      </w:r>
    </w:p>
    <w:p w14:paraId="5C447BE7">
      <w:pPr>
        <w:widowControl/>
        <w:shd w:val="clear" w:color="auto" w:fill="DBE5F1"/>
        <w:spacing w:before="0" w:line="240" w:lineRule="auto"/>
        <w:ind w:left="567"/>
        <w:jc w:val="both"/>
        <w:rPr>
          <w:snapToGrid/>
          <w:color w:val="000000"/>
          <w:sz w:val="22"/>
          <w:szCs w:val="22"/>
        </w:rPr>
      </w:pPr>
      <w:r>
        <w:rPr>
          <w:snapToGrid/>
          <w:color w:val="000000"/>
          <w:sz w:val="22"/>
          <w:szCs w:val="22"/>
        </w:rPr>
        <w:t xml:space="preserve">  },</w:t>
      </w:r>
    </w:p>
    <w:p w14:paraId="1D05545B">
      <w:pPr>
        <w:widowControl/>
        <w:shd w:val="clear" w:color="auto" w:fill="DBE5F1"/>
        <w:spacing w:before="0" w:line="240" w:lineRule="auto"/>
        <w:ind w:left="567"/>
        <w:jc w:val="both"/>
        <w:rPr>
          <w:snapToGrid/>
          <w:color w:val="000000"/>
          <w:sz w:val="22"/>
          <w:szCs w:val="22"/>
        </w:rPr>
      </w:pPr>
      <w:r>
        <w:rPr>
          <w:snapToGrid/>
          <w:color w:val="000000"/>
          <w:sz w:val="22"/>
          <w:szCs w:val="22"/>
        </w:rPr>
        <w:t xml:space="preserve">  {</w:t>
      </w:r>
    </w:p>
    <w:p w14:paraId="206F53B1">
      <w:pPr>
        <w:widowControl/>
        <w:shd w:val="clear" w:color="auto" w:fill="DBE5F1"/>
        <w:spacing w:before="0" w:line="240" w:lineRule="auto"/>
        <w:ind w:left="567"/>
        <w:jc w:val="both"/>
        <w:rPr>
          <w:snapToGrid/>
          <w:color w:val="000000"/>
          <w:sz w:val="22"/>
          <w:szCs w:val="22"/>
        </w:rPr>
      </w:pPr>
      <w:r>
        <w:rPr>
          <w:snapToGrid/>
          <w:color w:val="000000"/>
          <w:sz w:val="22"/>
          <w:szCs w:val="22"/>
        </w:rPr>
        <w:t xml:space="preserve">    "keyTag": "exportAt",</w:t>
      </w:r>
    </w:p>
    <w:p w14:paraId="59472F73">
      <w:pPr>
        <w:widowControl/>
        <w:shd w:val="clear" w:color="auto" w:fill="DBE5F1"/>
        <w:spacing w:before="0" w:line="240" w:lineRule="auto"/>
        <w:ind w:left="567"/>
        <w:jc w:val="both"/>
        <w:rPr>
          <w:snapToGrid/>
          <w:color w:val="000000"/>
          <w:sz w:val="22"/>
          <w:szCs w:val="22"/>
        </w:rPr>
      </w:pPr>
      <w:r>
        <w:rPr>
          <w:snapToGrid/>
          <w:color w:val="000000"/>
          <w:sz w:val="22"/>
          <w:szCs w:val="22"/>
        </w:rPr>
        <w:t xml:space="preserve">    "keyLabel": "Xuất tại kho",</w:t>
      </w:r>
    </w:p>
    <w:p w14:paraId="55375818">
      <w:pPr>
        <w:widowControl/>
        <w:shd w:val="clear" w:color="auto" w:fill="DBE5F1"/>
        <w:spacing w:before="0" w:line="240" w:lineRule="auto"/>
        <w:ind w:left="567"/>
        <w:jc w:val="both"/>
        <w:rPr>
          <w:snapToGrid/>
          <w:color w:val="000000"/>
          <w:sz w:val="22"/>
          <w:szCs w:val="22"/>
        </w:rPr>
      </w:pPr>
      <w:r>
        <w:rPr>
          <w:snapToGrid/>
          <w:color w:val="000000"/>
          <w:sz w:val="22"/>
          <w:szCs w:val="22"/>
        </w:rPr>
        <w:t xml:space="preserve">    "dateValue": null,</w:t>
      </w:r>
    </w:p>
    <w:p w14:paraId="0E21C95A">
      <w:pPr>
        <w:widowControl/>
        <w:shd w:val="clear" w:color="auto" w:fill="DBE5F1"/>
        <w:spacing w:before="0" w:line="240" w:lineRule="auto"/>
        <w:ind w:left="567"/>
        <w:jc w:val="both"/>
        <w:rPr>
          <w:snapToGrid/>
          <w:color w:val="000000"/>
          <w:sz w:val="22"/>
          <w:szCs w:val="22"/>
        </w:rPr>
      </w:pPr>
      <w:r>
        <w:rPr>
          <w:snapToGrid/>
          <w:color w:val="000000"/>
          <w:sz w:val="22"/>
          <w:szCs w:val="22"/>
        </w:rPr>
        <w:t xml:space="preserve">    "stringValue": "Kho 1",</w:t>
      </w:r>
    </w:p>
    <w:p w14:paraId="709C71BF">
      <w:pPr>
        <w:widowControl/>
        <w:shd w:val="clear" w:color="auto" w:fill="DBE5F1"/>
        <w:spacing w:before="0" w:line="240" w:lineRule="auto"/>
        <w:ind w:left="567"/>
        <w:jc w:val="both"/>
        <w:rPr>
          <w:snapToGrid/>
          <w:color w:val="000000"/>
          <w:sz w:val="22"/>
          <w:szCs w:val="22"/>
        </w:rPr>
      </w:pPr>
      <w:r>
        <w:rPr>
          <w:snapToGrid/>
          <w:color w:val="000000"/>
          <w:sz w:val="22"/>
          <w:szCs w:val="22"/>
        </w:rPr>
        <w:t xml:space="preserve">    "numberValue": null,</w:t>
      </w:r>
    </w:p>
    <w:p w14:paraId="1A3A8C56">
      <w:pPr>
        <w:widowControl/>
        <w:shd w:val="clear" w:color="auto" w:fill="DBE5F1"/>
        <w:spacing w:before="0" w:line="240" w:lineRule="auto"/>
        <w:ind w:left="567"/>
        <w:jc w:val="both"/>
        <w:rPr>
          <w:snapToGrid/>
          <w:color w:val="000000"/>
          <w:sz w:val="22"/>
          <w:szCs w:val="22"/>
        </w:rPr>
      </w:pPr>
      <w:r>
        <w:rPr>
          <w:snapToGrid/>
          <w:color w:val="000000"/>
          <w:sz w:val="22"/>
          <w:szCs w:val="22"/>
        </w:rPr>
        <w:t xml:space="preserve">    "valueType": "text",</w:t>
      </w:r>
    </w:p>
    <w:p w14:paraId="66702151">
      <w:pPr>
        <w:widowControl/>
        <w:shd w:val="clear" w:color="auto" w:fill="DBE5F1"/>
        <w:spacing w:before="0" w:line="240" w:lineRule="auto"/>
        <w:ind w:left="567"/>
        <w:jc w:val="both"/>
        <w:rPr>
          <w:snapToGrid/>
          <w:color w:val="000000"/>
          <w:sz w:val="22"/>
          <w:szCs w:val="22"/>
        </w:rPr>
      </w:pPr>
      <w:r>
        <w:rPr>
          <w:snapToGrid/>
          <w:color w:val="000000"/>
          <w:sz w:val="22"/>
          <w:szCs w:val="22"/>
        </w:rPr>
        <w:t xml:space="preserve">    "isRequired": false,</w:t>
      </w:r>
    </w:p>
    <w:p w14:paraId="4EEC7062">
      <w:pPr>
        <w:widowControl/>
        <w:shd w:val="clear" w:color="auto" w:fill="DBE5F1"/>
        <w:spacing w:before="0" w:line="240" w:lineRule="auto"/>
        <w:ind w:left="567"/>
        <w:jc w:val="both"/>
        <w:rPr>
          <w:snapToGrid/>
          <w:color w:val="000000"/>
          <w:sz w:val="22"/>
          <w:szCs w:val="22"/>
        </w:rPr>
      </w:pPr>
      <w:r>
        <w:rPr>
          <w:snapToGrid/>
          <w:color w:val="000000"/>
          <w:sz w:val="22"/>
          <w:szCs w:val="22"/>
        </w:rPr>
        <w:t xml:space="preserve">    "isSeller": false,</w:t>
      </w:r>
    </w:p>
    <w:p w14:paraId="47C3ECA2">
      <w:pPr>
        <w:widowControl/>
        <w:shd w:val="clear" w:color="auto" w:fill="DBE5F1"/>
        <w:spacing w:before="0" w:line="240" w:lineRule="auto"/>
        <w:ind w:left="567"/>
        <w:jc w:val="both"/>
        <w:rPr>
          <w:snapToGrid/>
          <w:color w:val="000000"/>
          <w:sz w:val="22"/>
          <w:szCs w:val="22"/>
        </w:rPr>
      </w:pPr>
      <w:r>
        <w:rPr>
          <w:snapToGrid/>
          <w:color w:val="000000"/>
          <w:sz w:val="22"/>
          <w:szCs w:val="22"/>
        </w:rPr>
        <w:t xml:space="preserve">    "required": false</w:t>
      </w:r>
    </w:p>
    <w:p w14:paraId="2B36F493">
      <w:pPr>
        <w:widowControl/>
        <w:shd w:val="clear" w:color="auto" w:fill="DBE5F1"/>
        <w:spacing w:before="0" w:line="240" w:lineRule="auto"/>
        <w:ind w:left="567"/>
        <w:jc w:val="both"/>
        <w:rPr>
          <w:snapToGrid/>
          <w:color w:val="000000"/>
          <w:sz w:val="22"/>
          <w:szCs w:val="22"/>
        </w:rPr>
      </w:pPr>
      <w:r>
        <w:rPr>
          <w:snapToGrid/>
          <w:color w:val="000000"/>
          <w:sz w:val="22"/>
          <w:szCs w:val="22"/>
        </w:rPr>
        <w:t xml:space="preserve">  },</w:t>
      </w:r>
    </w:p>
    <w:p w14:paraId="50FAFD43">
      <w:pPr>
        <w:widowControl/>
        <w:shd w:val="clear" w:color="auto" w:fill="DBE5F1"/>
        <w:spacing w:before="0" w:line="240" w:lineRule="auto"/>
        <w:ind w:left="567"/>
        <w:jc w:val="both"/>
        <w:rPr>
          <w:snapToGrid/>
          <w:color w:val="000000"/>
          <w:sz w:val="22"/>
          <w:szCs w:val="22"/>
        </w:rPr>
      </w:pPr>
      <w:r>
        <w:rPr>
          <w:snapToGrid/>
          <w:color w:val="000000"/>
          <w:sz w:val="22"/>
          <w:szCs w:val="22"/>
        </w:rPr>
        <w:t xml:space="preserve">  {</w:t>
      </w:r>
    </w:p>
    <w:p w14:paraId="23F592F3">
      <w:pPr>
        <w:widowControl/>
        <w:shd w:val="clear" w:color="auto" w:fill="DBE5F1"/>
        <w:spacing w:before="0" w:line="240" w:lineRule="auto"/>
        <w:ind w:left="567"/>
        <w:jc w:val="both"/>
        <w:rPr>
          <w:snapToGrid/>
          <w:color w:val="000000"/>
          <w:sz w:val="22"/>
          <w:szCs w:val="22"/>
        </w:rPr>
      </w:pPr>
      <w:r>
        <w:rPr>
          <w:snapToGrid/>
          <w:color w:val="000000"/>
          <w:sz w:val="22"/>
          <w:szCs w:val="22"/>
        </w:rPr>
        <w:t xml:space="preserve">    "keyTag": "importAtNo",</w:t>
      </w:r>
    </w:p>
    <w:p w14:paraId="232FF879">
      <w:pPr>
        <w:widowControl/>
        <w:shd w:val="clear" w:color="auto" w:fill="DBE5F1"/>
        <w:spacing w:before="0" w:line="240" w:lineRule="auto"/>
        <w:ind w:left="567"/>
        <w:jc w:val="both"/>
        <w:rPr>
          <w:snapToGrid/>
          <w:color w:val="000000"/>
          <w:sz w:val="22"/>
          <w:szCs w:val="22"/>
        </w:rPr>
      </w:pPr>
      <w:r>
        <w:rPr>
          <w:snapToGrid/>
          <w:color w:val="000000"/>
          <w:sz w:val="22"/>
          <w:szCs w:val="22"/>
        </w:rPr>
        <w:t xml:space="preserve">    "keyLabel": "Mã kho",</w:t>
      </w:r>
    </w:p>
    <w:p w14:paraId="0F2AE7D5">
      <w:pPr>
        <w:widowControl/>
        <w:shd w:val="clear" w:color="auto" w:fill="DBE5F1"/>
        <w:spacing w:before="0" w:line="240" w:lineRule="auto"/>
        <w:ind w:left="567"/>
        <w:jc w:val="both"/>
        <w:rPr>
          <w:snapToGrid/>
          <w:color w:val="000000"/>
          <w:sz w:val="22"/>
          <w:szCs w:val="22"/>
        </w:rPr>
      </w:pPr>
      <w:r>
        <w:rPr>
          <w:snapToGrid/>
          <w:color w:val="000000"/>
          <w:sz w:val="22"/>
          <w:szCs w:val="22"/>
        </w:rPr>
        <w:t xml:space="preserve">    "dateValue": null,</w:t>
      </w:r>
    </w:p>
    <w:p w14:paraId="7CE2763D">
      <w:pPr>
        <w:widowControl/>
        <w:shd w:val="clear" w:color="auto" w:fill="DBE5F1"/>
        <w:spacing w:before="0" w:line="240" w:lineRule="auto"/>
        <w:ind w:left="567"/>
        <w:jc w:val="both"/>
        <w:rPr>
          <w:snapToGrid/>
          <w:color w:val="000000"/>
          <w:sz w:val="22"/>
          <w:szCs w:val="22"/>
        </w:rPr>
      </w:pPr>
      <w:r>
        <w:rPr>
          <w:snapToGrid/>
          <w:color w:val="000000"/>
          <w:sz w:val="22"/>
          <w:szCs w:val="22"/>
        </w:rPr>
        <w:t xml:space="preserve">    "stringValue": "KH2",</w:t>
      </w:r>
    </w:p>
    <w:p w14:paraId="74371F5B">
      <w:pPr>
        <w:widowControl/>
        <w:shd w:val="clear" w:color="auto" w:fill="DBE5F1"/>
        <w:spacing w:before="0" w:line="240" w:lineRule="auto"/>
        <w:ind w:left="567"/>
        <w:jc w:val="both"/>
        <w:rPr>
          <w:snapToGrid/>
          <w:color w:val="000000"/>
          <w:sz w:val="22"/>
          <w:szCs w:val="22"/>
        </w:rPr>
      </w:pPr>
      <w:r>
        <w:rPr>
          <w:snapToGrid/>
          <w:color w:val="000000"/>
          <w:sz w:val="22"/>
          <w:szCs w:val="22"/>
        </w:rPr>
        <w:t xml:space="preserve">    "numberValue": null,</w:t>
      </w:r>
    </w:p>
    <w:p w14:paraId="0FC46162">
      <w:pPr>
        <w:widowControl/>
        <w:shd w:val="clear" w:color="auto" w:fill="DBE5F1"/>
        <w:spacing w:before="0" w:line="240" w:lineRule="auto"/>
        <w:ind w:left="567"/>
        <w:jc w:val="both"/>
        <w:rPr>
          <w:snapToGrid/>
          <w:color w:val="000000"/>
          <w:sz w:val="22"/>
          <w:szCs w:val="22"/>
        </w:rPr>
      </w:pPr>
      <w:r>
        <w:rPr>
          <w:snapToGrid/>
          <w:color w:val="000000"/>
          <w:sz w:val="22"/>
          <w:szCs w:val="22"/>
        </w:rPr>
        <w:t xml:space="preserve">    "valueType": "text",</w:t>
      </w:r>
    </w:p>
    <w:p w14:paraId="0F582633">
      <w:pPr>
        <w:widowControl/>
        <w:shd w:val="clear" w:color="auto" w:fill="DBE5F1"/>
        <w:spacing w:before="0" w:line="240" w:lineRule="auto"/>
        <w:ind w:left="567"/>
        <w:jc w:val="both"/>
        <w:rPr>
          <w:snapToGrid/>
          <w:color w:val="000000"/>
          <w:sz w:val="22"/>
          <w:szCs w:val="22"/>
        </w:rPr>
      </w:pPr>
      <w:r>
        <w:rPr>
          <w:snapToGrid/>
          <w:color w:val="000000"/>
          <w:sz w:val="22"/>
          <w:szCs w:val="22"/>
        </w:rPr>
        <w:t xml:space="preserve">    "isRequired": false,</w:t>
      </w:r>
    </w:p>
    <w:p w14:paraId="38A19716">
      <w:pPr>
        <w:widowControl/>
        <w:shd w:val="clear" w:color="auto" w:fill="DBE5F1"/>
        <w:spacing w:before="0" w:line="240" w:lineRule="auto"/>
        <w:ind w:left="567"/>
        <w:jc w:val="both"/>
        <w:rPr>
          <w:snapToGrid/>
          <w:color w:val="000000"/>
          <w:sz w:val="22"/>
          <w:szCs w:val="22"/>
        </w:rPr>
      </w:pPr>
      <w:r>
        <w:rPr>
          <w:snapToGrid/>
          <w:color w:val="000000"/>
          <w:sz w:val="22"/>
          <w:szCs w:val="22"/>
        </w:rPr>
        <w:t xml:space="preserve">    "isSeller": false,</w:t>
      </w:r>
    </w:p>
    <w:p w14:paraId="424DC6CE">
      <w:pPr>
        <w:widowControl/>
        <w:shd w:val="clear" w:color="auto" w:fill="DBE5F1"/>
        <w:spacing w:before="0" w:line="240" w:lineRule="auto"/>
        <w:ind w:left="567"/>
        <w:jc w:val="both"/>
        <w:rPr>
          <w:snapToGrid/>
          <w:color w:val="000000"/>
          <w:sz w:val="22"/>
          <w:szCs w:val="22"/>
        </w:rPr>
      </w:pPr>
      <w:r>
        <w:rPr>
          <w:snapToGrid/>
          <w:color w:val="000000"/>
          <w:sz w:val="22"/>
          <w:szCs w:val="22"/>
        </w:rPr>
        <w:t xml:space="preserve">    "required": false</w:t>
      </w:r>
    </w:p>
    <w:p w14:paraId="75982D39">
      <w:pPr>
        <w:widowControl/>
        <w:shd w:val="clear" w:color="auto" w:fill="DBE5F1"/>
        <w:spacing w:before="0" w:line="240" w:lineRule="auto"/>
        <w:ind w:left="567"/>
        <w:jc w:val="both"/>
        <w:rPr>
          <w:snapToGrid/>
          <w:color w:val="000000"/>
          <w:sz w:val="22"/>
          <w:szCs w:val="22"/>
        </w:rPr>
      </w:pPr>
      <w:r>
        <w:rPr>
          <w:snapToGrid/>
          <w:color w:val="000000"/>
          <w:sz w:val="22"/>
          <w:szCs w:val="22"/>
        </w:rPr>
        <w:t xml:space="preserve">  },</w:t>
      </w:r>
    </w:p>
    <w:p w14:paraId="4A862E47">
      <w:pPr>
        <w:widowControl/>
        <w:shd w:val="clear" w:color="auto" w:fill="DBE5F1"/>
        <w:spacing w:before="0" w:line="240" w:lineRule="auto"/>
        <w:ind w:left="567"/>
        <w:jc w:val="both"/>
        <w:rPr>
          <w:snapToGrid/>
          <w:color w:val="000000"/>
          <w:sz w:val="22"/>
          <w:szCs w:val="22"/>
        </w:rPr>
      </w:pPr>
      <w:r>
        <w:rPr>
          <w:snapToGrid/>
          <w:color w:val="000000"/>
          <w:sz w:val="22"/>
          <w:szCs w:val="22"/>
        </w:rPr>
        <w:t xml:space="preserve">  {</w:t>
      </w:r>
    </w:p>
    <w:p w14:paraId="284D0068">
      <w:pPr>
        <w:widowControl/>
        <w:shd w:val="clear" w:color="auto" w:fill="DBE5F1"/>
        <w:spacing w:before="0" w:line="240" w:lineRule="auto"/>
        <w:ind w:left="567"/>
        <w:jc w:val="both"/>
        <w:rPr>
          <w:snapToGrid/>
          <w:color w:val="000000"/>
          <w:sz w:val="22"/>
          <w:szCs w:val="22"/>
        </w:rPr>
      </w:pPr>
      <w:r>
        <w:rPr>
          <w:snapToGrid/>
          <w:color w:val="000000"/>
          <w:sz w:val="22"/>
          <w:szCs w:val="22"/>
        </w:rPr>
        <w:t xml:space="preserve">    "keyTag": "importAt",</w:t>
      </w:r>
    </w:p>
    <w:p w14:paraId="09068F7F">
      <w:pPr>
        <w:widowControl/>
        <w:shd w:val="clear" w:color="auto" w:fill="DBE5F1"/>
        <w:spacing w:before="0" w:line="240" w:lineRule="auto"/>
        <w:ind w:left="567"/>
        <w:jc w:val="both"/>
        <w:rPr>
          <w:snapToGrid/>
          <w:color w:val="000000"/>
          <w:sz w:val="22"/>
          <w:szCs w:val="22"/>
        </w:rPr>
      </w:pPr>
      <w:r>
        <w:rPr>
          <w:snapToGrid/>
          <w:color w:val="000000"/>
          <w:sz w:val="22"/>
          <w:szCs w:val="22"/>
        </w:rPr>
        <w:t xml:space="preserve">    "keyLabel": "Nhập tại kho",</w:t>
      </w:r>
    </w:p>
    <w:p w14:paraId="7F33D23C">
      <w:pPr>
        <w:widowControl/>
        <w:shd w:val="clear" w:color="auto" w:fill="DBE5F1"/>
        <w:spacing w:before="0" w:line="240" w:lineRule="auto"/>
        <w:ind w:left="567"/>
        <w:jc w:val="both"/>
        <w:rPr>
          <w:snapToGrid/>
          <w:color w:val="000000"/>
          <w:sz w:val="22"/>
          <w:szCs w:val="22"/>
        </w:rPr>
      </w:pPr>
      <w:r>
        <w:rPr>
          <w:snapToGrid/>
          <w:color w:val="000000"/>
          <w:sz w:val="22"/>
          <w:szCs w:val="22"/>
        </w:rPr>
        <w:t xml:space="preserve">    "dateValue": null,</w:t>
      </w:r>
    </w:p>
    <w:p w14:paraId="56CE1AE2">
      <w:pPr>
        <w:widowControl/>
        <w:shd w:val="clear" w:color="auto" w:fill="DBE5F1"/>
        <w:spacing w:before="0" w:line="240" w:lineRule="auto"/>
        <w:ind w:left="567"/>
        <w:jc w:val="both"/>
        <w:rPr>
          <w:snapToGrid/>
          <w:color w:val="000000"/>
          <w:sz w:val="22"/>
          <w:szCs w:val="22"/>
        </w:rPr>
      </w:pPr>
      <w:r>
        <w:rPr>
          <w:snapToGrid/>
          <w:color w:val="000000"/>
          <w:sz w:val="22"/>
          <w:szCs w:val="22"/>
        </w:rPr>
        <w:t xml:space="preserve">    "stringValue": "Kho 2",</w:t>
      </w:r>
    </w:p>
    <w:p w14:paraId="512BBB89">
      <w:pPr>
        <w:widowControl/>
        <w:shd w:val="clear" w:color="auto" w:fill="DBE5F1"/>
        <w:spacing w:before="0" w:line="240" w:lineRule="auto"/>
        <w:ind w:left="567"/>
        <w:jc w:val="both"/>
        <w:rPr>
          <w:snapToGrid/>
          <w:color w:val="000000"/>
          <w:sz w:val="22"/>
          <w:szCs w:val="22"/>
        </w:rPr>
      </w:pPr>
      <w:r>
        <w:rPr>
          <w:snapToGrid/>
          <w:color w:val="000000"/>
          <w:sz w:val="22"/>
          <w:szCs w:val="22"/>
        </w:rPr>
        <w:t xml:space="preserve">    "numberValue": null,</w:t>
      </w:r>
    </w:p>
    <w:p w14:paraId="6D0423D2">
      <w:pPr>
        <w:widowControl/>
        <w:shd w:val="clear" w:color="auto" w:fill="DBE5F1"/>
        <w:spacing w:before="0" w:line="240" w:lineRule="auto"/>
        <w:ind w:left="567"/>
        <w:jc w:val="both"/>
        <w:rPr>
          <w:snapToGrid/>
          <w:color w:val="000000"/>
          <w:sz w:val="22"/>
          <w:szCs w:val="22"/>
        </w:rPr>
      </w:pPr>
      <w:r>
        <w:rPr>
          <w:snapToGrid/>
          <w:color w:val="000000"/>
          <w:sz w:val="22"/>
          <w:szCs w:val="22"/>
        </w:rPr>
        <w:t xml:space="preserve">    "valueType": "text",</w:t>
      </w:r>
    </w:p>
    <w:p w14:paraId="23B017F9">
      <w:pPr>
        <w:widowControl/>
        <w:shd w:val="clear" w:color="auto" w:fill="DBE5F1"/>
        <w:spacing w:before="0" w:line="240" w:lineRule="auto"/>
        <w:ind w:left="567"/>
        <w:jc w:val="both"/>
        <w:rPr>
          <w:snapToGrid/>
          <w:color w:val="000000"/>
          <w:sz w:val="22"/>
          <w:szCs w:val="22"/>
        </w:rPr>
      </w:pPr>
      <w:r>
        <w:rPr>
          <w:snapToGrid/>
          <w:color w:val="000000"/>
          <w:sz w:val="22"/>
          <w:szCs w:val="22"/>
        </w:rPr>
        <w:t xml:space="preserve">    "isRequired": false,</w:t>
      </w:r>
    </w:p>
    <w:p w14:paraId="1B4149F3">
      <w:pPr>
        <w:widowControl/>
        <w:shd w:val="clear" w:color="auto" w:fill="DBE5F1"/>
        <w:spacing w:before="0" w:line="240" w:lineRule="auto"/>
        <w:ind w:left="567"/>
        <w:jc w:val="both"/>
        <w:rPr>
          <w:snapToGrid/>
          <w:color w:val="000000"/>
          <w:sz w:val="22"/>
          <w:szCs w:val="22"/>
        </w:rPr>
      </w:pPr>
      <w:r>
        <w:rPr>
          <w:snapToGrid/>
          <w:color w:val="000000"/>
          <w:sz w:val="22"/>
          <w:szCs w:val="22"/>
        </w:rPr>
        <w:t xml:space="preserve">    "isSeller": false,</w:t>
      </w:r>
    </w:p>
    <w:p w14:paraId="69F6134A">
      <w:pPr>
        <w:widowControl/>
        <w:shd w:val="clear" w:color="auto" w:fill="DBE5F1"/>
        <w:spacing w:before="0" w:line="240" w:lineRule="auto"/>
        <w:ind w:left="567"/>
        <w:jc w:val="both"/>
        <w:rPr>
          <w:snapToGrid/>
          <w:color w:val="000000"/>
          <w:sz w:val="22"/>
          <w:szCs w:val="22"/>
        </w:rPr>
      </w:pPr>
      <w:r>
        <w:rPr>
          <w:snapToGrid/>
          <w:color w:val="000000"/>
          <w:sz w:val="22"/>
          <w:szCs w:val="22"/>
        </w:rPr>
        <w:t xml:space="preserve">    "required": false</w:t>
      </w:r>
    </w:p>
    <w:p w14:paraId="52AB168B">
      <w:pPr>
        <w:widowControl/>
        <w:shd w:val="clear" w:color="auto" w:fill="DBE5F1"/>
        <w:spacing w:before="0" w:line="240" w:lineRule="auto"/>
        <w:ind w:left="567"/>
        <w:jc w:val="both"/>
        <w:rPr>
          <w:snapToGrid/>
          <w:color w:val="000000"/>
          <w:sz w:val="22"/>
          <w:szCs w:val="22"/>
        </w:rPr>
      </w:pPr>
      <w:r>
        <w:rPr>
          <w:snapToGrid/>
          <w:color w:val="000000"/>
          <w:sz w:val="22"/>
          <w:szCs w:val="22"/>
        </w:rPr>
        <w:t xml:space="preserve">  },</w:t>
      </w:r>
    </w:p>
    <w:p w14:paraId="262E3D60">
      <w:pPr>
        <w:widowControl/>
        <w:shd w:val="clear" w:color="auto" w:fill="DBE5F1"/>
        <w:spacing w:before="0" w:line="240" w:lineRule="auto"/>
        <w:ind w:left="567"/>
        <w:jc w:val="both"/>
        <w:rPr>
          <w:snapToGrid/>
          <w:color w:val="000000"/>
          <w:sz w:val="22"/>
          <w:szCs w:val="22"/>
        </w:rPr>
      </w:pPr>
      <w:r>
        <w:rPr>
          <w:snapToGrid/>
          <w:color w:val="000000"/>
          <w:sz w:val="22"/>
          <w:szCs w:val="22"/>
        </w:rPr>
        <w:t xml:space="preserve">  {</w:t>
      </w:r>
    </w:p>
    <w:p w14:paraId="117A8C95">
      <w:pPr>
        <w:widowControl/>
        <w:shd w:val="clear" w:color="auto" w:fill="DBE5F1"/>
        <w:spacing w:before="0" w:line="240" w:lineRule="auto"/>
        <w:ind w:left="567"/>
        <w:jc w:val="both"/>
        <w:rPr>
          <w:snapToGrid/>
          <w:color w:val="000000"/>
          <w:sz w:val="22"/>
          <w:szCs w:val="22"/>
        </w:rPr>
      </w:pPr>
      <w:r>
        <w:rPr>
          <w:snapToGrid/>
          <w:color w:val="000000"/>
          <w:sz w:val="22"/>
          <w:szCs w:val="22"/>
        </w:rPr>
        <w:t xml:space="preserve">    "keyTag": "importAtNo",</w:t>
      </w:r>
    </w:p>
    <w:p w14:paraId="65519EAA">
      <w:pPr>
        <w:widowControl/>
        <w:shd w:val="clear" w:color="auto" w:fill="DBE5F1"/>
        <w:spacing w:before="0" w:line="240" w:lineRule="auto"/>
        <w:ind w:left="567"/>
        <w:jc w:val="both"/>
        <w:rPr>
          <w:snapToGrid/>
          <w:color w:val="000000"/>
          <w:sz w:val="22"/>
          <w:szCs w:val="22"/>
        </w:rPr>
      </w:pPr>
      <w:r>
        <w:rPr>
          <w:snapToGrid/>
          <w:color w:val="000000"/>
          <w:sz w:val="22"/>
          <w:szCs w:val="22"/>
        </w:rPr>
        <w:t xml:space="preserve">    "keyLabel": "Mã kho",</w:t>
      </w:r>
    </w:p>
    <w:p w14:paraId="7B01A01D">
      <w:pPr>
        <w:widowControl/>
        <w:shd w:val="clear" w:color="auto" w:fill="DBE5F1"/>
        <w:spacing w:before="0" w:line="240" w:lineRule="auto"/>
        <w:ind w:left="567"/>
        <w:jc w:val="both"/>
        <w:rPr>
          <w:snapToGrid/>
          <w:color w:val="000000"/>
          <w:sz w:val="22"/>
          <w:szCs w:val="22"/>
        </w:rPr>
      </w:pPr>
      <w:r>
        <w:rPr>
          <w:snapToGrid/>
          <w:color w:val="000000"/>
          <w:sz w:val="22"/>
          <w:szCs w:val="22"/>
        </w:rPr>
        <w:t xml:space="preserve">    "dateValue": null,</w:t>
      </w:r>
    </w:p>
    <w:p w14:paraId="0390623E">
      <w:pPr>
        <w:widowControl/>
        <w:shd w:val="clear" w:color="auto" w:fill="DBE5F1"/>
        <w:spacing w:before="0" w:line="240" w:lineRule="auto"/>
        <w:ind w:left="567"/>
        <w:jc w:val="both"/>
        <w:rPr>
          <w:snapToGrid/>
          <w:color w:val="000000"/>
          <w:sz w:val="22"/>
          <w:szCs w:val="22"/>
        </w:rPr>
      </w:pPr>
      <w:r>
        <w:rPr>
          <w:snapToGrid/>
          <w:color w:val="000000"/>
          <w:sz w:val="22"/>
          <w:szCs w:val="22"/>
        </w:rPr>
        <w:t xml:space="preserve">    "stringValue": "KH0",</w:t>
      </w:r>
    </w:p>
    <w:p w14:paraId="525EC725">
      <w:pPr>
        <w:widowControl/>
        <w:shd w:val="clear" w:color="auto" w:fill="DBE5F1"/>
        <w:spacing w:before="0" w:line="240" w:lineRule="auto"/>
        <w:ind w:left="567"/>
        <w:jc w:val="both"/>
        <w:rPr>
          <w:snapToGrid/>
          <w:color w:val="000000"/>
          <w:sz w:val="22"/>
          <w:szCs w:val="22"/>
        </w:rPr>
      </w:pPr>
      <w:r>
        <w:rPr>
          <w:snapToGrid/>
          <w:color w:val="000000"/>
          <w:sz w:val="22"/>
          <w:szCs w:val="22"/>
        </w:rPr>
        <w:t xml:space="preserve">    "numberValue": null,</w:t>
      </w:r>
    </w:p>
    <w:p w14:paraId="2CD6B415">
      <w:pPr>
        <w:widowControl/>
        <w:shd w:val="clear" w:color="auto" w:fill="DBE5F1"/>
        <w:spacing w:before="0" w:line="240" w:lineRule="auto"/>
        <w:ind w:left="567"/>
        <w:jc w:val="both"/>
        <w:rPr>
          <w:snapToGrid/>
          <w:color w:val="000000"/>
          <w:sz w:val="22"/>
          <w:szCs w:val="22"/>
        </w:rPr>
      </w:pPr>
      <w:r>
        <w:rPr>
          <w:snapToGrid/>
          <w:color w:val="000000"/>
          <w:sz w:val="22"/>
          <w:szCs w:val="22"/>
        </w:rPr>
        <w:t xml:space="preserve">    "valueType": "text",</w:t>
      </w:r>
    </w:p>
    <w:p w14:paraId="1315EA16">
      <w:pPr>
        <w:widowControl/>
        <w:shd w:val="clear" w:color="auto" w:fill="DBE5F1"/>
        <w:spacing w:before="0" w:line="240" w:lineRule="auto"/>
        <w:ind w:left="567"/>
        <w:jc w:val="both"/>
        <w:rPr>
          <w:snapToGrid/>
          <w:color w:val="000000"/>
          <w:sz w:val="22"/>
          <w:szCs w:val="22"/>
        </w:rPr>
      </w:pPr>
      <w:r>
        <w:rPr>
          <w:snapToGrid/>
          <w:color w:val="000000"/>
          <w:sz w:val="22"/>
          <w:szCs w:val="22"/>
        </w:rPr>
        <w:t xml:space="preserve">    "isRequired": false,</w:t>
      </w:r>
    </w:p>
    <w:p w14:paraId="4DF32DAD">
      <w:pPr>
        <w:widowControl/>
        <w:shd w:val="clear" w:color="auto" w:fill="DBE5F1"/>
        <w:spacing w:before="0" w:line="240" w:lineRule="auto"/>
        <w:ind w:left="567"/>
        <w:jc w:val="both"/>
        <w:rPr>
          <w:snapToGrid/>
          <w:color w:val="000000"/>
          <w:sz w:val="22"/>
          <w:szCs w:val="22"/>
        </w:rPr>
      </w:pPr>
      <w:r>
        <w:rPr>
          <w:snapToGrid/>
          <w:color w:val="000000"/>
          <w:sz w:val="22"/>
          <w:szCs w:val="22"/>
        </w:rPr>
        <w:t xml:space="preserve">    "isSeller": false,</w:t>
      </w:r>
    </w:p>
    <w:p w14:paraId="7E6F55F3">
      <w:pPr>
        <w:widowControl/>
        <w:shd w:val="clear" w:color="auto" w:fill="DBE5F1"/>
        <w:spacing w:before="0" w:line="240" w:lineRule="auto"/>
        <w:ind w:left="567"/>
        <w:jc w:val="both"/>
        <w:rPr>
          <w:snapToGrid/>
          <w:color w:val="000000"/>
          <w:sz w:val="22"/>
          <w:szCs w:val="22"/>
        </w:rPr>
      </w:pPr>
      <w:r>
        <w:rPr>
          <w:snapToGrid/>
          <w:color w:val="000000"/>
          <w:sz w:val="22"/>
          <w:szCs w:val="22"/>
        </w:rPr>
        <w:t xml:space="preserve">    "required": false</w:t>
      </w:r>
    </w:p>
    <w:p w14:paraId="4AFA122A">
      <w:pPr>
        <w:widowControl/>
        <w:shd w:val="clear" w:color="auto" w:fill="DBE5F1"/>
        <w:spacing w:before="0" w:line="240" w:lineRule="auto"/>
        <w:ind w:left="567"/>
        <w:jc w:val="both"/>
        <w:rPr>
          <w:snapToGrid/>
          <w:color w:val="000000"/>
          <w:sz w:val="22"/>
          <w:szCs w:val="22"/>
        </w:rPr>
      </w:pPr>
      <w:r>
        <w:rPr>
          <w:snapToGrid/>
          <w:color w:val="000000"/>
          <w:sz w:val="22"/>
          <w:szCs w:val="22"/>
        </w:rPr>
        <w:t xml:space="preserve">  },</w:t>
      </w:r>
    </w:p>
    <w:p w14:paraId="3110AEF2">
      <w:pPr>
        <w:widowControl/>
        <w:shd w:val="clear" w:color="auto" w:fill="DBE5F1"/>
        <w:spacing w:before="0" w:line="240" w:lineRule="auto"/>
        <w:ind w:left="567"/>
        <w:jc w:val="both"/>
        <w:rPr>
          <w:snapToGrid/>
          <w:color w:val="000000"/>
          <w:sz w:val="22"/>
          <w:szCs w:val="22"/>
        </w:rPr>
      </w:pPr>
      <w:r>
        <w:rPr>
          <w:snapToGrid/>
          <w:color w:val="000000"/>
          <w:sz w:val="22"/>
          <w:szCs w:val="22"/>
        </w:rPr>
        <w:t xml:space="preserve">  {</w:t>
      </w:r>
    </w:p>
    <w:p w14:paraId="4798FF2D">
      <w:pPr>
        <w:widowControl/>
        <w:shd w:val="clear" w:color="auto" w:fill="DBE5F1"/>
        <w:spacing w:before="0" w:line="240" w:lineRule="auto"/>
        <w:ind w:left="567"/>
        <w:jc w:val="both"/>
        <w:rPr>
          <w:snapToGrid/>
          <w:color w:val="000000"/>
          <w:sz w:val="22"/>
          <w:szCs w:val="22"/>
        </w:rPr>
      </w:pPr>
      <w:r>
        <w:rPr>
          <w:snapToGrid/>
          <w:color w:val="000000"/>
          <w:sz w:val="22"/>
          <w:szCs w:val="22"/>
        </w:rPr>
        <w:t xml:space="preserve">    "keyTag": "vehicleNo",</w:t>
      </w:r>
    </w:p>
    <w:p w14:paraId="54D80454">
      <w:pPr>
        <w:widowControl/>
        <w:shd w:val="clear" w:color="auto" w:fill="DBE5F1"/>
        <w:spacing w:before="0" w:line="240" w:lineRule="auto"/>
        <w:ind w:left="567"/>
        <w:jc w:val="both"/>
        <w:rPr>
          <w:snapToGrid/>
          <w:color w:val="000000"/>
          <w:sz w:val="22"/>
          <w:szCs w:val="22"/>
        </w:rPr>
      </w:pPr>
      <w:r>
        <w:rPr>
          <w:snapToGrid/>
          <w:color w:val="000000"/>
          <w:sz w:val="22"/>
          <w:szCs w:val="22"/>
        </w:rPr>
        <w:t xml:space="preserve">    "keyLabel": "Số xe",</w:t>
      </w:r>
    </w:p>
    <w:p w14:paraId="5D1797B4">
      <w:pPr>
        <w:widowControl/>
        <w:shd w:val="clear" w:color="auto" w:fill="DBE5F1"/>
        <w:spacing w:before="0" w:line="240" w:lineRule="auto"/>
        <w:ind w:left="567"/>
        <w:jc w:val="both"/>
        <w:rPr>
          <w:snapToGrid/>
          <w:color w:val="000000"/>
          <w:sz w:val="22"/>
          <w:szCs w:val="22"/>
        </w:rPr>
      </w:pPr>
      <w:r>
        <w:rPr>
          <w:snapToGrid/>
          <w:color w:val="000000"/>
          <w:sz w:val="22"/>
          <w:szCs w:val="22"/>
        </w:rPr>
        <w:t xml:space="preserve">    "dateValue": null,</w:t>
      </w:r>
    </w:p>
    <w:p w14:paraId="3C092D09">
      <w:pPr>
        <w:widowControl/>
        <w:shd w:val="clear" w:color="auto" w:fill="DBE5F1"/>
        <w:spacing w:before="0" w:line="240" w:lineRule="auto"/>
        <w:ind w:left="567"/>
        <w:jc w:val="both"/>
        <w:rPr>
          <w:snapToGrid/>
          <w:color w:val="000000"/>
          <w:sz w:val="22"/>
          <w:szCs w:val="22"/>
        </w:rPr>
      </w:pPr>
      <w:r>
        <w:rPr>
          <w:snapToGrid/>
          <w:color w:val="000000"/>
          <w:sz w:val="22"/>
          <w:szCs w:val="22"/>
        </w:rPr>
        <w:t xml:space="preserve">    "stringValue": "1524-jhh",</w:t>
      </w:r>
    </w:p>
    <w:p w14:paraId="3E6DCBED">
      <w:pPr>
        <w:widowControl/>
        <w:shd w:val="clear" w:color="auto" w:fill="DBE5F1"/>
        <w:spacing w:before="0" w:line="240" w:lineRule="auto"/>
        <w:ind w:left="567"/>
        <w:jc w:val="both"/>
        <w:rPr>
          <w:snapToGrid/>
          <w:color w:val="000000"/>
          <w:sz w:val="22"/>
          <w:szCs w:val="22"/>
        </w:rPr>
      </w:pPr>
      <w:r>
        <w:rPr>
          <w:snapToGrid/>
          <w:color w:val="000000"/>
          <w:sz w:val="22"/>
          <w:szCs w:val="22"/>
        </w:rPr>
        <w:t xml:space="preserve">    "numberValue": null,</w:t>
      </w:r>
    </w:p>
    <w:p w14:paraId="69593DEC">
      <w:pPr>
        <w:widowControl/>
        <w:shd w:val="clear" w:color="auto" w:fill="DBE5F1"/>
        <w:spacing w:before="0" w:line="240" w:lineRule="auto"/>
        <w:ind w:left="567"/>
        <w:jc w:val="both"/>
        <w:rPr>
          <w:snapToGrid/>
          <w:color w:val="000000"/>
          <w:sz w:val="22"/>
          <w:szCs w:val="22"/>
        </w:rPr>
      </w:pPr>
      <w:r>
        <w:rPr>
          <w:snapToGrid/>
          <w:color w:val="000000"/>
          <w:sz w:val="22"/>
          <w:szCs w:val="22"/>
        </w:rPr>
        <w:t xml:space="preserve">    "valueType": "text",</w:t>
      </w:r>
    </w:p>
    <w:p w14:paraId="073D3473">
      <w:pPr>
        <w:widowControl/>
        <w:shd w:val="clear" w:color="auto" w:fill="DBE5F1"/>
        <w:spacing w:before="0" w:line="240" w:lineRule="auto"/>
        <w:ind w:left="567"/>
        <w:jc w:val="both"/>
        <w:rPr>
          <w:snapToGrid/>
          <w:color w:val="000000"/>
          <w:sz w:val="22"/>
          <w:szCs w:val="22"/>
        </w:rPr>
      </w:pPr>
      <w:r>
        <w:rPr>
          <w:snapToGrid/>
          <w:color w:val="000000"/>
          <w:sz w:val="22"/>
          <w:szCs w:val="22"/>
        </w:rPr>
        <w:t xml:space="preserve">    "isRequired": false,</w:t>
      </w:r>
    </w:p>
    <w:p w14:paraId="44CCB605">
      <w:pPr>
        <w:widowControl/>
        <w:shd w:val="clear" w:color="auto" w:fill="DBE5F1"/>
        <w:spacing w:before="0" w:line="240" w:lineRule="auto"/>
        <w:ind w:left="567"/>
        <w:jc w:val="both"/>
        <w:rPr>
          <w:snapToGrid/>
          <w:color w:val="000000"/>
          <w:sz w:val="22"/>
          <w:szCs w:val="22"/>
        </w:rPr>
      </w:pPr>
      <w:r>
        <w:rPr>
          <w:snapToGrid/>
          <w:color w:val="000000"/>
          <w:sz w:val="22"/>
          <w:szCs w:val="22"/>
        </w:rPr>
        <w:t xml:space="preserve">    "isSeller": false,</w:t>
      </w:r>
    </w:p>
    <w:p w14:paraId="17449040">
      <w:pPr>
        <w:widowControl/>
        <w:shd w:val="clear" w:color="auto" w:fill="DBE5F1"/>
        <w:spacing w:before="0" w:line="240" w:lineRule="auto"/>
        <w:ind w:left="567"/>
        <w:jc w:val="both"/>
        <w:rPr>
          <w:snapToGrid/>
          <w:color w:val="000000"/>
          <w:sz w:val="22"/>
          <w:szCs w:val="22"/>
        </w:rPr>
      </w:pPr>
      <w:r>
        <w:rPr>
          <w:snapToGrid/>
          <w:color w:val="000000"/>
          <w:sz w:val="22"/>
          <w:szCs w:val="22"/>
        </w:rPr>
        <w:t xml:space="preserve">    "required": false</w:t>
      </w:r>
    </w:p>
    <w:p w14:paraId="372983D7">
      <w:pPr>
        <w:widowControl/>
        <w:shd w:val="clear" w:color="auto" w:fill="DBE5F1"/>
        <w:spacing w:before="0" w:line="240" w:lineRule="auto"/>
        <w:ind w:left="567"/>
        <w:jc w:val="both"/>
        <w:rPr>
          <w:snapToGrid/>
          <w:color w:val="000000"/>
          <w:sz w:val="22"/>
          <w:szCs w:val="22"/>
        </w:rPr>
      </w:pPr>
      <w:r>
        <w:rPr>
          <w:snapToGrid/>
          <w:color w:val="000000"/>
          <w:sz w:val="22"/>
          <w:szCs w:val="22"/>
        </w:rPr>
        <w:t xml:space="preserve">  },</w:t>
      </w:r>
    </w:p>
    <w:p w14:paraId="5B9F6CB5">
      <w:pPr>
        <w:widowControl/>
        <w:shd w:val="clear" w:color="auto" w:fill="DBE5F1"/>
        <w:spacing w:before="0" w:line="240" w:lineRule="auto"/>
        <w:ind w:left="567"/>
        <w:jc w:val="both"/>
        <w:rPr>
          <w:snapToGrid/>
          <w:color w:val="000000"/>
          <w:sz w:val="22"/>
          <w:szCs w:val="22"/>
        </w:rPr>
      </w:pPr>
      <w:r>
        <w:rPr>
          <w:snapToGrid/>
          <w:color w:val="000000"/>
          <w:sz w:val="22"/>
          <w:szCs w:val="22"/>
        </w:rPr>
        <w:t xml:space="preserve">  {</w:t>
      </w:r>
    </w:p>
    <w:p w14:paraId="42E8F11B">
      <w:pPr>
        <w:widowControl/>
        <w:shd w:val="clear" w:color="auto" w:fill="DBE5F1"/>
        <w:spacing w:before="0" w:line="240" w:lineRule="auto"/>
        <w:ind w:left="567"/>
        <w:jc w:val="both"/>
        <w:rPr>
          <w:snapToGrid/>
          <w:color w:val="000000"/>
          <w:sz w:val="22"/>
          <w:szCs w:val="22"/>
        </w:rPr>
      </w:pPr>
      <w:r>
        <w:rPr>
          <w:snapToGrid/>
          <w:color w:val="000000"/>
          <w:sz w:val="22"/>
          <w:szCs w:val="22"/>
        </w:rPr>
        <w:t xml:space="preserve">    "keyTag": "economicContractNo",</w:t>
      </w:r>
    </w:p>
    <w:p w14:paraId="53EF3B91">
      <w:pPr>
        <w:widowControl/>
        <w:shd w:val="clear" w:color="auto" w:fill="DBE5F1"/>
        <w:spacing w:before="0" w:line="240" w:lineRule="auto"/>
        <w:ind w:left="567"/>
        <w:jc w:val="both"/>
        <w:rPr>
          <w:snapToGrid/>
          <w:color w:val="000000"/>
          <w:sz w:val="22"/>
          <w:szCs w:val="22"/>
        </w:rPr>
      </w:pPr>
      <w:r>
        <w:rPr>
          <w:snapToGrid/>
          <w:color w:val="000000"/>
          <w:sz w:val="22"/>
          <w:szCs w:val="22"/>
        </w:rPr>
        <w:t xml:space="preserve">    "keyLabel": "Căn cứ hợp đồng kinh tế số",</w:t>
      </w:r>
    </w:p>
    <w:p w14:paraId="769C7DC6">
      <w:pPr>
        <w:widowControl/>
        <w:shd w:val="clear" w:color="auto" w:fill="DBE5F1"/>
        <w:spacing w:before="0" w:line="240" w:lineRule="auto"/>
        <w:ind w:left="567"/>
        <w:jc w:val="both"/>
        <w:rPr>
          <w:snapToGrid/>
          <w:color w:val="000000"/>
          <w:sz w:val="22"/>
          <w:szCs w:val="22"/>
        </w:rPr>
      </w:pPr>
      <w:r>
        <w:rPr>
          <w:snapToGrid/>
          <w:color w:val="000000"/>
          <w:sz w:val="22"/>
          <w:szCs w:val="22"/>
        </w:rPr>
        <w:t xml:space="preserve">    "dateValue": null,</w:t>
      </w:r>
    </w:p>
    <w:p w14:paraId="702E9634">
      <w:pPr>
        <w:widowControl/>
        <w:shd w:val="clear" w:color="auto" w:fill="DBE5F1"/>
        <w:spacing w:before="0" w:line="240" w:lineRule="auto"/>
        <w:ind w:left="567"/>
        <w:jc w:val="both"/>
        <w:rPr>
          <w:snapToGrid/>
          <w:color w:val="000000"/>
          <w:sz w:val="22"/>
          <w:szCs w:val="22"/>
        </w:rPr>
      </w:pPr>
      <w:r>
        <w:rPr>
          <w:snapToGrid/>
          <w:color w:val="000000"/>
          <w:sz w:val="22"/>
          <w:szCs w:val="22"/>
        </w:rPr>
        <w:t xml:space="preserve">    "stringValue": "123456",</w:t>
      </w:r>
    </w:p>
    <w:p w14:paraId="70375208">
      <w:pPr>
        <w:widowControl/>
        <w:shd w:val="clear" w:color="auto" w:fill="DBE5F1"/>
        <w:spacing w:before="0" w:line="240" w:lineRule="auto"/>
        <w:ind w:left="567"/>
        <w:jc w:val="both"/>
        <w:rPr>
          <w:snapToGrid/>
          <w:color w:val="000000"/>
          <w:sz w:val="22"/>
          <w:szCs w:val="22"/>
        </w:rPr>
      </w:pPr>
      <w:r>
        <w:rPr>
          <w:snapToGrid/>
          <w:color w:val="000000"/>
          <w:sz w:val="22"/>
          <w:szCs w:val="22"/>
        </w:rPr>
        <w:t xml:space="preserve">    "numberValue": null,</w:t>
      </w:r>
    </w:p>
    <w:p w14:paraId="7D7DE4C7">
      <w:pPr>
        <w:widowControl/>
        <w:shd w:val="clear" w:color="auto" w:fill="DBE5F1"/>
        <w:spacing w:before="0" w:line="240" w:lineRule="auto"/>
        <w:ind w:left="567"/>
        <w:jc w:val="both"/>
        <w:rPr>
          <w:snapToGrid/>
          <w:color w:val="000000"/>
          <w:sz w:val="22"/>
          <w:szCs w:val="22"/>
        </w:rPr>
      </w:pPr>
      <w:r>
        <w:rPr>
          <w:snapToGrid/>
          <w:color w:val="000000"/>
          <w:sz w:val="22"/>
          <w:szCs w:val="22"/>
        </w:rPr>
        <w:t xml:space="preserve">    "valueType": "text",</w:t>
      </w:r>
    </w:p>
    <w:p w14:paraId="209D2D1B">
      <w:pPr>
        <w:widowControl/>
        <w:shd w:val="clear" w:color="auto" w:fill="DBE5F1"/>
        <w:spacing w:before="0" w:line="240" w:lineRule="auto"/>
        <w:ind w:left="567"/>
        <w:jc w:val="both"/>
        <w:rPr>
          <w:snapToGrid/>
          <w:color w:val="000000"/>
          <w:sz w:val="22"/>
          <w:szCs w:val="22"/>
        </w:rPr>
      </w:pPr>
      <w:r>
        <w:rPr>
          <w:snapToGrid/>
          <w:color w:val="000000"/>
          <w:sz w:val="22"/>
          <w:szCs w:val="22"/>
        </w:rPr>
        <w:t xml:space="preserve">    "isRequired": false,</w:t>
      </w:r>
    </w:p>
    <w:p w14:paraId="2AFA8343">
      <w:pPr>
        <w:widowControl/>
        <w:shd w:val="clear" w:color="auto" w:fill="DBE5F1"/>
        <w:spacing w:before="0" w:line="240" w:lineRule="auto"/>
        <w:ind w:left="567"/>
        <w:jc w:val="both"/>
        <w:rPr>
          <w:snapToGrid/>
          <w:color w:val="000000"/>
          <w:sz w:val="22"/>
          <w:szCs w:val="22"/>
        </w:rPr>
      </w:pPr>
      <w:r>
        <w:rPr>
          <w:snapToGrid/>
          <w:color w:val="000000"/>
          <w:sz w:val="22"/>
          <w:szCs w:val="22"/>
        </w:rPr>
        <w:t xml:space="preserve">    "isSeller": false,</w:t>
      </w:r>
    </w:p>
    <w:p w14:paraId="14000C26">
      <w:pPr>
        <w:widowControl/>
        <w:shd w:val="clear" w:color="auto" w:fill="DBE5F1"/>
        <w:spacing w:before="0" w:line="240" w:lineRule="auto"/>
        <w:ind w:left="567"/>
        <w:jc w:val="both"/>
        <w:rPr>
          <w:snapToGrid/>
          <w:color w:val="000000"/>
          <w:sz w:val="22"/>
          <w:szCs w:val="22"/>
        </w:rPr>
      </w:pPr>
      <w:r>
        <w:rPr>
          <w:snapToGrid/>
          <w:color w:val="000000"/>
          <w:sz w:val="22"/>
          <w:szCs w:val="22"/>
        </w:rPr>
        <w:t xml:space="preserve">    "required": false</w:t>
      </w:r>
    </w:p>
    <w:p w14:paraId="7031BB40">
      <w:pPr>
        <w:widowControl/>
        <w:shd w:val="clear" w:color="auto" w:fill="DBE5F1"/>
        <w:spacing w:before="0" w:line="240" w:lineRule="auto"/>
        <w:ind w:left="567"/>
        <w:jc w:val="both"/>
        <w:rPr>
          <w:snapToGrid/>
          <w:color w:val="000000"/>
          <w:sz w:val="22"/>
          <w:szCs w:val="22"/>
        </w:rPr>
      </w:pPr>
      <w:r>
        <w:rPr>
          <w:snapToGrid/>
          <w:color w:val="000000"/>
          <w:sz w:val="22"/>
          <w:szCs w:val="22"/>
        </w:rPr>
        <w:t xml:space="preserve">  },</w:t>
      </w:r>
    </w:p>
    <w:p w14:paraId="2E677884">
      <w:pPr>
        <w:widowControl/>
        <w:shd w:val="clear" w:color="auto" w:fill="DBE5F1"/>
        <w:spacing w:before="0" w:line="240" w:lineRule="auto"/>
        <w:ind w:left="567"/>
        <w:jc w:val="both"/>
        <w:rPr>
          <w:snapToGrid/>
          <w:color w:val="000000"/>
          <w:sz w:val="22"/>
          <w:szCs w:val="22"/>
        </w:rPr>
      </w:pPr>
      <w:r>
        <w:rPr>
          <w:snapToGrid/>
          <w:color w:val="000000"/>
          <w:sz w:val="22"/>
          <w:szCs w:val="22"/>
        </w:rPr>
        <w:t xml:space="preserve">  {</w:t>
      </w:r>
    </w:p>
    <w:p w14:paraId="322CB36D">
      <w:pPr>
        <w:widowControl/>
        <w:shd w:val="clear" w:color="auto" w:fill="DBE5F1"/>
        <w:spacing w:before="0" w:line="240" w:lineRule="auto"/>
        <w:ind w:left="567"/>
        <w:jc w:val="both"/>
        <w:rPr>
          <w:snapToGrid/>
          <w:color w:val="000000"/>
          <w:sz w:val="22"/>
          <w:szCs w:val="22"/>
        </w:rPr>
      </w:pPr>
      <w:r>
        <w:rPr>
          <w:snapToGrid/>
          <w:color w:val="000000"/>
          <w:sz w:val="22"/>
          <w:szCs w:val="22"/>
        </w:rPr>
        <w:t xml:space="preserve">    "keyTag": "commandDate",</w:t>
      </w:r>
    </w:p>
    <w:p w14:paraId="5421370C">
      <w:pPr>
        <w:widowControl/>
        <w:shd w:val="clear" w:color="auto" w:fill="DBE5F1"/>
        <w:spacing w:before="0" w:line="240" w:lineRule="auto"/>
        <w:ind w:left="567"/>
        <w:jc w:val="both"/>
        <w:rPr>
          <w:snapToGrid/>
          <w:color w:val="000000"/>
          <w:sz w:val="22"/>
          <w:szCs w:val="22"/>
        </w:rPr>
      </w:pPr>
      <w:r>
        <w:rPr>
          <w:snapToGrid/>
          <w:color w:val="000000"/>
          <w:sz w:val="22"/>
          <w:szCs w:val="22"/>
        </w:rPr>
        <w:t xml:space="preserve">    "keyLabel": "Ngày điều động",</w:t>
      </w:r>
    </w:p>
    <w:p w14:paraId="22155702">
      <w:pPr>
        <w:widowControl/>
        <w:shd w:val="clear" w:color="auto" w:fill="DBE5F1"/>
        <w:spacing w:before="0" w:line="240" w:lineRule="auto"/>
        <w:ind w:left="567"/>
        <w:jc w:val="both"/>
        <w:rPr>
          <w:snapToGrid/>
          <w:color w:val="000000"/>
          <w:sz w:val="22"/>
          <w:szCs w:val="22"/>
        </w:rPr>
      </w:pPr>
      <w:r>
        <w:rPr>
          <w:snapToGrid/>
          <w:color w:val="000000"/>
          <w:sz w:val="22"/>
          <w:szCs w:val="22"/>
        </w:rPr>
        <w:t xml:space="preserve">    "dateValue": "1605752798000",</w:t>
      </w:r>
    </w:p>
    <w:p w14:paraId="236E9820">
      <w:pPr>
        <w:widowControl/>
        <w:shd w:val="clear" w:color="auto" w:fill="DBE5F1"/>
        <w:spacing w:before="0" w:line="240" w:lineRule="auto"/>
        <w:ind w:left="567"/>
        <w:jc w:val="both"/>
        <w:rPr>
          <w:snapToGrid/>
          <w:color w:val="000000"/>
          <w:sz w:val="22"/>
          <w:szCs w:val="22"/>
        </w:rPr>
      </w:pPr>
      <w:r>
        <w:rPr>
          <w:snapToGrid/>
          <w:color w:val="000000"/>
          <w:sz w:val="22"/>
          <w:szCs w:val="22"/>
        </w:rPr>
        <w:t xml:space="preserve">    "stringValue": null,</w:t>
      </w:r>
    </w:p>
    <w:p w14:paraId="4E19CAD0">
      <w:pPr>
        <w:widowControl/>
        <w:shd w:val="clear" w:color="auto" w:fill="DBE5F1"/>
        <w:spacing w:before="0" w:line="240" w:lineRule="auto"/>
        <w:ind w:left="567"/>
        <w:jc w:val="both"/>
        <w:rPr>
          <w:snapToGrid/>
          <w:color w:val="000000"/>
          <w:sz w:val="22"/>
          <w:szCs w:val="22"/>
        </w:rPr>
      </w:pPr>
      <w:r>
        <w:rPr>
          <w:snapToGrid/>
          <w:color w:val="000000"/>
          <w:sz w:val="22"/>
          <w:szCs w:val="22"/>
        </w:rPr>
        <w:t xml:space="preserve">    "numberValue": null,</w:t>
      </w:r>
    </w:p>
    <w:p w14:paraId="21CA480C">
      <w:pPr>
        <w:widowControl/>
        <w:shd w:val="clear" w:color="auto" w:fill="DBE5F1"/>
        <w:spacing w:before="0" w:line="240" w:lineRule="auto"/>
        <w:ind w:left="567"/>
        <w:jc w:val="both"/>
        <w:rPr>
          <w:snapToGrid/>
          <w:color w:val="000000"/>
          <w:sz w:val="22"/>
          <w:szCs w:val="22"/>
        </w:rPr>
      </w:pPr>
      <w:r>
        <w:rPr>
          <w:snapToGrid/>
          <w:color w:val="000000"/>
          <w:sz w:val="22"/>
          <w:szCs w:val="22"/>
        </w:rPr>
        <w:t xml:space="preserve">    "valueType": "date",</w:t>
      </w:r>
    </w:p>
    <w:p w14:paraId="1B9D2E9F">
      <w:pPr>
        <w:widowControl/>
        <w:shd w:val="clear" w:color="auto" w:fill="DBE5F1"/>
        <w:spacing w:before="0" w:line="240" w:lineRule="auto"/>
        <w:ind w:left="567"/>
        <w:jc w:val="both"/>
        <w:rPr>
          <w:snapToGrid/>
          <w:color w:val="000000"/>
          <w:sz w:val="22"/>
          <w:szCs w:val="22"/>
        </w:rPr>
      </w:pPr>
      <w:r>
        <w:rPr>
          <w:snapToGrid/>
          <w:color w:val="000000"/>
          <w:sz w:val="22"/>
          <w:szCs w:val="22"/>
        </w:rPr>
        <w:t xml:space="preserve">    "isRequired": false,</w:t>
      </w:r>
    </w:p>
    <w:p w14:paraId="3C572331">
      <w:pPr>
        <w:widowControl/>
        <w:shd w:val="clear" w:color="auto" w:fill="DBE5F1"/>
        <w:spacing w:before="0" w:line="240" w:lineRule="auto"/>
        <w:ind w:left="567"/>
        <w:jc w:val="both"/>
        <w:rPr>
          <w:snapToGrid/>
          <w:color w:val="000000"/>
          <w:sz w:val="22"/>
          <w:szCs w:val="22"/>
        </w:rPr>
      </w:pPr>
      <w:r>
        <w:rPr>
          <w:snapToGrid/>
          <w:color w:val="000000"/>
          <w:sz w:val="22"/>
          <w:szCs w:val="22"/>
        </w:rPr>
        <w:t xml:space="preserve">    "isSeller": false,</w:t>
      </w:r>
    </w:p>
    <w:p w14:paraId="1894C9F4">
      <w:pPr>
        <w:widowControl/>
        <w:shd w:val="clear" w:color="auto" w:fill="DBE5F1"/>
        <w:spacing w:before="0" w:line="240" w:lineRule="auto"/>
        <w:ind w:left="567"/>
        <w:jc w:val="both"/>
        <w:rPr>
          <w:snapToGrid/>
          <w:color w:val="000000"/>
          <w:sz w:val="22"/>
          <w:szCs w:val="22"/>
        </w:rPr>
      </w:pPr>
      <w:r>
        <w:rPr>
          <w:snapToGrid/>
          <w:color w:val="000000"/>
          <w:sz w:val="22"/>
          <w:szCs w:val="22"/>
        </w:rPr>
        <w:t xml:space="preserve">    "required": false</w:t>
      </w:r>
    </w:p>
    <w:p w14:paraId="71C181B1">
      <w:pPr>
        <w:widowControl/>
        <w:shd w:val="clear" w:color="auto" w:fill="DBE5F1"/>
        <w:spacing w:before="0" w:line="240" w:lineRule="auto"/>
        <w:ind w:left="567"/>
        <w:jc w:val="both"/>
        <w:rPr>
          <w:snapToGrid/>
          <w:color w:val="000000"/>
          <w:sz w:val="22"/>
          <w:szCs w:val="22"/>
        </w:rPr>
      </w:pPr>
      <w:r>
        <w:rPr>
          <w:snapToGrid/>
          <w:color w:val="000000"/>
          <w:sz w:val="22"/>
          <w:szCs w:val="22"/>
        </w:rPr>
        <w:t xml:space="preserve">  },</w:t>
      </w:r>
    </w:p>
    <w:p w14:paraId="7AC8F6B2">
      <w:pPr>
        <w:widowControl/>
        <w:shd w:val="clear" w:color="auto" w:fill="DBE5F1"/>
        <w:spacing w:before="0" w:line="240" w:lineRule="auto"/>
        <w:ind w:left="567"/>
        <w:jc w:val="both"/>
        <w:rPr>
          <w:snapToGrid/>
          <w:color w:val="000000"/>
          <w:sz w:val="22"/>
          <w:szCs w:val="22"/>
        </w:rPr>
      </w:pPr>
      <w:r>
        <w:rPr>
          <w:snapToGrid/>
          <w:color w:val="000000"/>
          <w:sz w:val="22"/>
          <w:szCs w:val="22"/>
        </w:rPr>
        <w:t xml:space="preserve">  {</w:t>
      </w:r>
    </w:p>
    <w:p w14:paraId="69E2823C">
      <w:pPr>
        <w:widowControl/>
        <w:shd w:val="clear" w:color="auto" w:fill="DBE5F1"/>
        <w:spacing w:before="0" w:line="240" w:lineRule="auto"/>
        <w:ind w:left="567"/>
        <w:jc w:val="both"/>
        <w:rPr>
          <w:snapToGrid/>
          <w:color w:val="000000"/>
          <w:sz w:val="22"/>
          <w:szCs w:val="22"/>
        </w:rPr>
      </w:pPr>
      <w:r>
        <w:rPr>
          <w:snapToGrid/>
          <w:color w:val="000000"/>
          <w:sz w:val="22"/>
          <w:szCs w:val="22"/>
        </w:rPr>
        <w:t xml:space="preserve">    "keyTag": "commandOf",</w:t>
      </w:r>
    </w:p>
    <w:p w14:paraId="6C753C53">
      <w:pPr>
        <w:widowControl/>
        <w:shd w:val="clear" w:color="auto" w:fill="DBE5F1"/>
        <w:spacing w:before="0" w:line="240" w:lineRule="auto"/>
        <w:ind w:left="567"/>
        <w:jc w:val="both"/>
        <w:rPr>
          <w:snapToGrid/>
          <w:color w:val="000000"/>
          <w:sz w:val="22"/>
          <w:szCs w:val="22"/>
        </w:rPr>
      </w:pPr>
      <w:r>
        <w:rPr>
          <w:snapToGrid/>
          <w:color w:val="000000"/>
          <w:sz w:val="22"/>
          <w:szCs w:val="22"/>
        </w:rPr>
        <w:t xml:space="preserve">    "keyLabel": "của",</w:t>
      </w:r>
    </w:p>
    <w:p w14:paraId="69226252">
      <w:pPr>
        <w:widowControl/>
        <w:shd w:val="clear" w:color="auto" w:fill="DBE5F1"/>
        <w:spacing w:before="0" w:line="240" w:lineRule="auto"/>
        <w:ind w:left="567"/>
        <w:jc w:val="both"/>
        <w:rPr>
          <w:snapToGrid/>
          <w:color w:val="000000"/>
          <w:sz w:val="22"/>
          <w:szCs w:val="22"/>
        </w:rPr>
      </w:pPr>
      <w:r>
        <w:rPr>
          <w:snapToGrid/>
          <w:color w:val="000000"/>
          <w:sz w:val="22"/>
          <w:szCs w:val="22"/>
        </w:rPr>
        <w:t xml:space="preserve">    "dateValue": null,</w:t>
      </w:r>
    </w:p>
    <w:p w14:paraId="085EC4C9">
      <w:pPr>
        <w:widowControl/>
        <w:shd w:val="clear" w:color="auto" w:fill="DBE5F1"/>
        <w:spacing w:before="0" w:line="240" w:lineRule="auto"/>
        <w:ind w:left="567"/>
        <w:jc w:val="both"/>
        <w:rPr>
          <w:snapToGrid/>
          <w:color w:val="000000"/>
          <w:sz w:val="22"/>
          <w:szCs w:val="22"/>
        </w:rPr>
      </w:pPr>
      <w:r>
        <w:rPr>
          <w:snapToGrid/>
          <w:color w:val="000000"/>
          <w:sz w:val="22"/>
          <w:szCs w:val="22"/>
        </w:rPr>
        <w:t xml:space="preserve">    "stringValue": "Công ty ABC",</w:t>
      </w:r>
    </w:p>
    <w:p w14:paraId="0F7B0692">
      <w:pPr>
        <w:widowControl/>
        <w:shd w:val="clear" w:color="auto" w:fill="DBE5F1"/>
        <w:spacing w:before="0" w:line="240" w:lineRule="auto"/>
        <w:ind w:left="567"/>
        <w:jc w:val="both"/>
        <w:rPr>
          <w:snapToGrid/>
          <w:color w:val="000000"/>
          <w:sz w:val="22"/>
          <w:szCs w:val="22"/>
        </w:rPr>
      </w:pPr>
      <w:r>
        <w:rPr>
          <w:snapToGrid/>
          <w:color w:val="000000"/>
          <w:sz w:val="22"/>
          <w:szCs w:val="22"/>
        </w:rPr>
        <w:t xml:space="preserve">    "numberValue": null,</w:t>
      </w:r>
    </w:p>
    <w:p w14:paraId="3FC14FD7">
      <w:pPr>
        <w:widowControl/>
        <w:shd w:val="clear" w:color="auto" w:fill="DBE5F1"/>
        <w:spacing w:before="0" w:line="240" w:lineRule="auto"/>
        <w:ind w:left="567"/>
        <w:jc w:val="both"/>
        <w:rPr>
          <w:snapToGrid/>
          <w:color w:val="000000"/>
          <w:sz w:val="22"/>
          <w:szCs w:val="22"/>
        </w:rPr>
      </w:pPr>
      <w:r>
        <w:rPr>
          <w:snapToGrid/>
          <w:color w:val="000000"/>
          <w:sz w:val="22"/>
          <w:szCs w:val="22"/>
        </w:rPr>
        <w:t xml:space="preserve">    "valueType": "text",</w:t>
      </w:r>
    </w:p>
    <w:p w14:paraId="4D79BAE7">
      <w:pPr>
        <w:widowControl/>
        <w:shd w:val="clear" w:color="auto" w:fill="DBE5F1"/>
        <w:spacing w:before="0" w:line="240" w:lineRule="auto"/>
        <w:ind w:left="567"/>
        <w:jc w:val="both"/>
        <w:rPr>
          <w:snapToGrid/>
          <w:color w:val="000000"/>
          <w:sz w:val="22"/>
          <w:szCs w:val="22"/>
        </w:rPr>
      </w:pPr>
      <w:r>
        <w:rPr>
          <w:snapToGrid/>
          <w:color w:val="000000"/>
          <w:sz w:val="22"/>
          <w:szCs w:val="22"/>
        </w:rPr>
        <w:t xml:space="preserve">    "isRequired": false,</w:t>
      </w:r>
    </w:p>
    <w:p w14:paraId="7E99496C">
      <w:pPr>
        <w:widowControl/>
        <w:shd w:val="clear" w:color="auto" w:fill="DBE5F1"/>
        <w:spacing w:before="0" w:line="240" w:lineRule="auto"/>
        <w:ind w:left="567"/>
        <w:jc w:val="both"/>
        <w:rPr>
          <w:snapToGrid/>
          <w:color w:val="000000"/>
          <w:sz w:val="22"/>
          <w:szCs w:val="22"/>
        </w:rPr>
      </w:pPr>
      <w:r>
        <w:rPr>
          <w:snapToGrid/>
          <w:color w:val="000000"/>
          <w:sz w:val="22"/>
          <w:szCs w:val="22"/>
        </w:rPr>
        <w:t xml:space="preserve">    "isSeller": false,</w:t>
      </w:r>
    </w:p>
    <w:p w14:paraId="3FBC8A45">
      <w:pPr>
        <w:widowControl/>
        <w:shd w:val="clear" w:color="auto" w:fill="DBE5F1"/>
        <w:spacing w:before="0" w:line="240" w:lineRule="auto"/>
        <w:ind w:left="567"/>
        <w:jc w:val="both"/>
        <w:rPr>
          <w:snapToGrid/>
          <w:color w:val="000000"/>
          <w:sz w:val="22"/>
          <w:szCs w:val="22"/>
        </w:rPr>
      </w:pPr>
      <w:r>
        <w:rPr>
          <w:snapToGrid/>
          <w:color w:val="000000"/>
          <w:sz w:val="22"/>
          <w:szCs w:val="22"/>
        </w:rPr>
        <w:t xml:space="preserve">    "required": false</w:t>
      </w:r>
    </w:p>
    <w:p w14:paraId="50230A10">
      <w:pPr>
        <w:widowControl/>
        <w:shd w:val="clear" w:color="auto" w:fill="DBE5F1"/>
        <w:spacing w:before="0" w:line="240" w:lineRule="auto"/>
        <w:ind w:left="567"/>
        <w:jc w:val="both"/>
        <w:rPr>
          <w:snapToGrid/>
          <w:color w:val="000000"/>
          <w:sz w:val="22"/>
          <w:szCs w:val="22"/>
        </w:rPr>
      </w:pPr>
      <w:r>
        <w:rPr>
          <w:snapToGrid/>
          <w:color w:val="000000"/>
          <w:sz w:val="22"/>
          <w:szCs w:val="22"/>
        </w:rPr>
        <w:t xml:space="preserve">  }</w:t>
      </w:r>
    </w:p>
    <w:p w14:paraId="44C654CE">
      <w:pPr>
        <w:widowControl/>
        <w:shd w:val="clear" w:color="auto" w:fill="DBE5F1"/>
        <w:spacing w:before="0" w:line="240" w:lineRule="auto"/>
        <w:ind w:left="567"/>
        <w:jc w:val="both"/>
        <w:rPr>
          <w:snapToGrid/>
          <w:color w:val="000000"/>
          <w:sz w:val="22"/>
          <w:szCs w:val="22"/>
        </w:rPr>
      </w:pPr>
      <w:r>
        <w:rPr>
          <w:snapToGrid/>
          <w:color w:val="000000"/>
          <w:sz w:val="22"/>
          <w:szCs w:val="22"/>
        </w:rPr>
        <w:t>]</w:t>
      </w:r>
    </w:p>
    <w:p w14:paraId="31A82FBC">
      <w:pPr>
        <w:widowControl/>
        <w:shd w:val="clear" w:color="auto" w:fill="DBE5F1"/>
        <w:spacing w:before="0" w:line="240" w:lineRule="auto"/>
        <w:ind w:left="567"/>
        <w:jc w:val="both"/>
        <w:rPr>
          <w:snapToGrid/>
          <w:color w:val="000000"/>
          <w:sz w:val="22"/>
          <w:szCs w:val="22"/>
        </w:rPr>
      </w:pPr>
      <w:r>
        <w:rPr>
          <w:snapToGrid/>
          <w:color w:val="000000"/>
          <w:sz w:val="22"/>
          <w:szCs w:val="22"/>
        </w:rPr>
        <w:t>}</w:t>
      </w:r>
    </w:p>
    <w:p w14:paraId="3381F448">
      <w:pPr>
        <w:widowControl/>
        <w:shd w:val="clear" w:color="auto" w:fill="DBE5F1"/>
        <w:spacing w:before="0" w:line="240" w:lineRule="auto"/>
        <w:ind w:left="567"/>
        <w:jc w:val="both"/>
        <w:rPr>
          <w:snapToGrid/>
          <w:sz w:val="22"/>
          <w:szCs w:val="22"/>
        </w:rPr>
      </w:pPr>
    </w:p>
    <w:p w14:paraId="70402332">
      <w:pPr>
        <w:ind w:left="720"/>
        <w:jc w:val="both"/>
        <w:rPr>
          <w:sz w:val="22"/>
          <w:szCs w:val="22"/>
          <w:lang w:val="fr-FR"/>
        </w:rPr>
      </w:pPr>
    </w:p>
    <w:p w14:paraId="6D9F6D25">
      <w:pPr>
        <w:pStyle w:val="124"/>
        <w:rPr>
          <w:sz w:val="22"/>
          <w:szCs w:val="22"/>
        </w:rPr>
      </w:pPr>
      <w:r>
        <w:rPr>
          <w:sz w:val="22"/>
          <w:szCs w:val="22"/>
        </w:rPr>
        <w:t xml:space="preserve"> </w:t>
      </w:r>
      <w:bookmarkStart w:id="42" w:name="_Toc115266191"/>
      <w:r>
        <w:rPr>
          <w:sz w:val="22"/>
          <w:szCs w:val="22"/>
        </w:rPr>
        <w:t>Lập hóa đơn nháp</w:t>
      </w:r>
      <w:bookmarkEnd w:id="42"/>
    </w:p>
    <w:p w14:paraId="0D8E30AF">
      <w:pPr>
        <w:numPr>
          <w:ilvl w:val="0"/>
          <w:numId w:val="21"/>
        </w:numPr>
        <w:jc w:val="both"/>
        <w:rPr>
          <w:b/>
          <w:color w:val="0000FF"/>
          <w:sz w:val="22"/>
          <w:szCs w:val="22"/>
        </w:rPr>
      </w:pPr>
      <w:r>
        <w:rPr>
          <w:b/>
          <w:color w:val="0000FF"/>
          <w:sz w:val="22"/>
          <w:szCs w:val="22"/>
        </w:rPr>
        <w:t>Đầu vào:</w:t>
      </w:r>
    </w:p>
    <w:p w14:paraId="0F4D9DC5">
      <w:pPr>
        <w:jc w:val="both"/>
        <w:rPr>
          <w:sz w:val="22"/>
          <w:szCs w:val="22"/>
        </w:rPr>
      </w:pPr>
      <w:r>
        <w:rPr>
          <w:sz w:val="22"/>
          <w:szCs w:val="22"/>
        </w:rPr>
        <w:t>Webservice dùng để lưu dữ liệu hóa đơn nháp lên hệ thống SInvoice. Các hóa đơn nháp này không có số hóa đơn hay kí số, chỉ có thể xem/phát hành trên website của SInvoice. Khi phát hành thì các số hóa đơn sẽ không được cập nhật lại phần mềm tích hợp.</w:t>
      </w:r>
    </w:p>
    <w:p w14:paraId="3D38CD4C">
      <w:pPr>
        <w:numPr>
          <w:ilvl w:val="0"/>
          <w:numId w:val="17"/>
        </w:numPr>
        <w:snapToGrid w:val="0"/>
        <w:jc w:val="both"/>
        <w:rPr>
          <w:sz w:val="22"/>
          <w:szCs w:val="22"/>
        </w:rPr>
      </w:pPr>
      <w:r>
        <w:rPr>
          <w:sz w:val="22"/>
          <w:szCs w:val="22"/>
        </w:rPr>
        <w:t xml:space="preserve">Action (POST): </w:t>
      </w:r>
      <w:r>
        <w:rPr>
          <w:color w:val="0070C0"/>
          <w:sz w:val="22"/>
          <w:szCs w:val="22"/>
        </w:rPr>
        <w:t>InvoiceAPI/InvoiceWS/createOrUpdateInvoiceDraft/{supplierTaxCode}</w:t>
      </w:r>
    </w:p>
    <w:p w14:paraId="0D997884">
      <w:pPr>
        <w:numPr>
          <w:ilvl w:val="0"/>
          <w:numId w:val="17"/>
        </w:numPr>
        <w:jc w:val="both"/>
        <w:rPr>
          <w:sz w:val="22"/>
          <w:szCs w:val="22"/>
        </w:rPr>
      </w:pPr>
      <w:r>
        <w:rPr>
          <w:sz w:val="22"/>
          <w:szCs w:val="22"/>
        </w:rPr>
        <w:t>Headers:</w:t>
      </w:r>
    </w:p>
    <w:p w14:paraId="42C7E954">
      <w:pPr>
        <w:ind w:left="720"/>
        <w:jc w:val="both"/>
        <w:rPr>
          <w:sz w:val="22"/>
          <w:szCs w:val="22"/>
          <w:lang w:val="en"/>
        </w:rPr>
      </w:pPr>
      <w:r>
        <w:rPr>
          <w:sz w:val="22"/>
          <w:szCs w:val="22"/>
          <w:lang w:val="en"/>
        </w:rPr>
        <w:t>+ Cookie: giá trị access_token hoặc Authorization: username/pass như đăng nhập trên web hoặc Authorization: username/pass như đăng nhập trên web</w:t>
      </w:r>
    </w:p>
    <w:p w14:paraId="56C8842F">
      <w:pPr>
        <w:ind w:left="720"/>
        <w:jc w:val="both"/>
        <w:rPr>
          <w:sz w:val="22"/>
          <w:szCs w:val="22"/>
          <w:lang w:val="fr-FR"/>
        </w:rPr>
      </w:pPr>
      <w:r>
        <w:rPr>
          <w:sz w:val="22"/>
          <w:szCs w:val="22"/>
          <w:lang w:val="fr-FR"/>
        </w:rPr>
        <w:t xml:space="preserve">+ Content-Type : application/json </w:t>
      </w:r>
    </w:p>
    <w:tbl>
      <w:tblPr>
        <w:tblStyle w:val="13"/>
        <w:tblW w:w="9355" w:type="dxa"/>
        <w:tblInd w:w="5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40"/>
        <w:gridCol w:w="2454"/>
        <w:gridCol w:w="4561"/>
      </w:tblGrid>
      <w:tr w14:paraId="536D91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0" w:hRule="atLeast"/>
        </w:trPr>
        <w:tc>
          <w:tcPr>
            <w:tcW w:w="2340" w:type="dxa"/>
            <w:shd w:val="clear" w:color="auto" w:fill="D9D9D9"/>
            <w:noWrap w:val="0"/>
            <w:vAlign w:val="top"/>
          </w:tcPr>
          <w:p w14:paraId="2ADF2B3E">
            <w:pPr>
              <w:ind w:left="0"/>
              <w:jc w:val="center"/>
              <w:rPr>
                <w:b/>
                <w:bCs/>
                <w:color w:val="000000"/>
                <w:sz w:val="22"/>
                <w:szCs w:val="22"/>
              </w:rPr>
            </w:pPr>
            <w:r>
              <w:rPr>
                <w:b/>
                <w:bCs/>
                <w:color w:val="000000"/>
                <w:sz w:val="22"/>
                <w:szCs w:val="22"/>
              </w:rPr>
              <w:t>Tên trường</w:t>
            </w:r>
          </w:p>
        </w:tc>
        <w:tc>
          <w:tcPr>
            <w:tcW w:w="2454" w:type="dxa"/>
            <w:shd w:val="clear" w:color="auto" w:fill="D9D9D9"/>
            <w:noWrap w:val="0"/>
            <w:vAlign w:val="top"/>
          </w:tcPr>
          <w:p w14:paraId="4D790FA0">
            <w:pPr>
              <w:ind w:left="0"/>
              <w:jc w:val="center"/>
              <w:rPr>
                <w:b/>
                <w:bCs/>
                <w:color w:val="000000"/>
                <w:sz w:val="22"/>
                <w:szCs w:val="22"/>
              </w:rPr>
            </w:pPr>
            <w:r>
              <w:rPr>
                <w:b/>
                <w:bCs/>
                <w:color w:val="000000"/>
                <w:sz w:val="22"/>
                <w:szCs w:val="22"/>
              </w:rPr>
              <w:t>Kiểu dữ liệu, ràng buộc</w:t>
            </w:r>
          </w:p>
        </w:tc>
        <w:tc>
          <w:tcPr>
            <w:tcW w:w="4561" w:type="dxa"/>
            <w:shd w:val="clear" w:color="auto" w:fill="D9D9D9"/>
            <w:noWrap w:val="0"/>
            <w:vAlign w:val="top"/>
          </w:tcPr>
          <w:p w14:paraId="67D8607C">
            <w:pPr>
              <w:ind w:left="0"/>
              <w:jc w:val="center"/>
              <w:rPr>
                <w:b/>
                <w:bCs/>
                <w:color w:val="000000"/>
                <w:sz w:val="22"/>
                <w:szCs w:val="22"/>
              </w:rPr>
            </w:pPr>
            <w:r>
              <w:rPr>
                <w:b/>
                <w:bCs/>
                <w:color w:val="000000"/>
                <w:sz w:val="22"/>
                <w:szCs w:val="22"/>
              </w:rPr>
              <w:t>Mô tả</w:t>
            </w:r>
          </w:p>
        </w:tc>
      </w:tr>
      <w:tr w14:paraId="731A6F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noWrap w:val="0"/>
            <w:vAlign w:val="top"/>
          </w:tcPr>
          <w:p w14:paraId="5A27E3DA">
            <w:pPr>
              <w:spacing w:before="0"/>
              <w:ind w:left="0"/>
              <w:jc w:val="both"/>
              <w:rPr>
                <w:sz w:val="22"/>
                <w:szCs w:val="22"/>
              </w:rPr>
            </w:pPr>
            <w:r>
              <w:rPr>
                <w:sz w:val="22"/>
                <w:szCs w:val="22"/>
              </w:rPr>
              <w:t>supplierTaxCode</w:t>
            </w:r>
          </w:p>
        </w:tc>
        <w:tc>
          <w:tcPr>
            <w:tcW w:w="2454" w:type="dxa"/>
            <w:noWrap w:val="0"/>
            <w:vAlign w:val="top"/>
          </w:tcPr>
          <w:p w14:paraId="084398B8">
            <w:pPr>
              <w:spacing w:before="0"/>
              <w:ind w:left="0"/>
              <w:jc w:val="both"/>
              <w:rPr>
                <w:sz w:val="22"/>
                <w:szCs w:val="22"/>
              </w:rPr>
            </w:pPr>
            <w:r>
              <w:rPr>
                <w:sz w:val="22"/>
                <w:szCs w:val="22"/>
              </w:rPr>
              <w:t>Required: true</w:t>
            </w:r>
          </w:p>
          <w:p w14:paraId="6DB95F75">
            <w:pPr>
              <w:spacing w:before="0"/>
              <w:ind w:left="0"/>
              <w:jc w:val="both"/>
              <w:rPr>
                <w:sz w:val="22"/>
                <w:szCs w:val="22"/>
              </w:rPr>
            </w:pPr>
            <w:r>
              <w:rPr>
                <w:sz w:val="22"/>
                <w:szCs w:val="22"/>
              </w:rPr>
              <w:t>DataType: String</w:t>
            </w:r>
          </w:p>
          <w:p w14:paraId="2C1C459A">
            <w:pPr>
              <w:spacing w:before="0"/>
              <w:ind w:left="0"/>
              <w:jc w:val="both"/>
              <w:rPr>
                <w:sz w:val="22"/>
                <w:szCs w:val="22"/>
              </w:rPr>
            </w:pPr>
            <w:r>
              <w:rPr>
                <w:sz w:val="22"/>
                <w:szCs w:val="22"/>
              </w:rPr>
              <w:t xml:space="preserve">Minlength: </w:t>
            </w:r>
          </w:p>
          <w:p w14:paraId="1E6A7A5D">
            <w:pPr>
              <w:spacing w:before="0"/>
              <w:ind w:left="0"/>
              <w:jc w:val="both"/>
              <w:rPr>
                <w:sz w:val="22"/>
                <w:szCs w:val="22"/>
              </w:rPr>
            </w:pPr>
            <w:r>
              <w:rPr>
                <w:sz w:val="22"/>
                <w:szCs w:val="22"/>
              </w:rPr>
              <w:t>Maxlength: 20</w:t>
            </w:r>
          </w:p>
          <w:p w14:paraId="1C5EDB9D">
            <w:pPr>
              <w:spacing w:before="0"/>
              <w:ind w:left="0"/>
              <w:jc w:val="both"/>
              <w:rPr>
                <w:sz w:val="22"/>
                <w:szCs w:val="22"/>
              </w:rPr>
            </w:pPr>
            <w:r>
              <w:rPr>
                <w:sz w:val="22"/>
                <w:szCs w:val="22"/>
              </w:rPr>
              <w:t>Format: [0-9-]+</w:t>
            </w:r>
          </w:p>
        </w:tc>
        <w:tc>
          <w:tcPr>
            <w:tcW w:w="4561" w:type="dxa"/>
            <w:noWrap w:val="0"/>
            <w:vAlign w:val="top"/>
          </w:tcPr>
          <w:p w14:paraId="4A761412">
            <w:pPr>
              <w:spacing w:before="0"/>
              <w:ind w:left="0"/>
              <w:jc w:val="both"/>
              <w:rPr>
                <w:sz w:val="22"/>
                <w:szCs w:val="22"/>
              </w:rPr>
            </w:pPr>
            <w:r>
              <w:rPr>
                <w:sz w:val="22"/>
                <w:szCs w:val="22"/>
              </w:rPr>
              <w:t>Mã số thuế của doanh nghiệp/chi nhánh phát hành hóa đơn. Một doanh nghiệp có thể có nhiều mã số thuế</w:t>
            </w:r>
          </w:p>
          <w:p w14:paraId="1574FB5A">
            <w:pPr>
              <w:spacing w:before="0"/>
              <w:ind w:left="0"/>
              <w:jc w:val="both"/>
              <w:rPr>
                <w:sz w:val="22"/>
                <w:szCs w:val="22"/>
              </w:rPr>
            </w:pPr>
            <w:r>
              <w:rPr>
                <w:sz w:val="22"/>
                <w:szCs w:val="22"/>
              </w:rPr>
              <w:t xml:space="preserve">Mẫu 1: 0312770607 </w:t>
            </w:r>
          </w:p>
          <w:p w14:paraId="02293039">
            <w:pPr>
              <w:spacing w:before="0"/>
              <w:ind w:left="0"/>
              <w:jc w:val="both"/>
              <w:rPr>
                <w:sz w:val="22"/>
                <w:szCs w:val="22"/>
              </w:rPr>
            </w:pPr>
            <w:r>
              <w:rPr>
                <w:sz w:val="22"/>
                <w:szCs w:val="22"/>
              </w:rPr>
              <w:t>Mẫu 2: 0312770607-001</w:t>
            </w:r>
          </w:p>
        </w:tc>
      </w:tr>
    </w:tbl>
    <w:p w14:paraId="7595F30D">
      <w:pPr>
        <w:numPr>
          <w:ilvl w:val="0"/>
          <w:numId w:val="17"/>
        </w:numPr>
        <w:snapToGrid w:val="0"/>
        <w:jc w:val="both"/>
        <w:rPr>
          <w:sz w:val="22"/>
          <w:szCs w:val="22"/>
        </w:rPr>
      </w:pPr>
      <w:r>
        <w:rPr>
          <w:sz w:val="22"/>
          <w:szCs w:val="22"/>
        </w:rPr>
        <w:t>Data: Định dạng JSON</w:t>
      </w:r>
    </w:p>
    <w:p w14:paraId="77990858">
      <w:pPr>
        <w:numPr>
          <w:ilvl w:val="0"/>
          <w:numId w:val="17"/>
        </w:numPr>
        <w:snapToGrid w:val="0"/>
        <w:jc w:val="both"/>
        <w:rPr>
          <w:sz w:val="22"/>
          <w:szCs w:val="22"/>
        </w:rPr>
      </w:pPr>
      <w:r>
        <w:rPr>
          <w:sz w:val="22"/>
          <w:szCs w:val="22"/>
        </w:rPr>
        <w:t>Thông số dữ liệu truyền vào tương tự phần Lập hóa đơn. Tham khảo json tại phần 6.2</w:t>
      </w:r>
    </w:p>
    <w:p w14:paraId="2A7E0385">
      <w:pPr>
        <w:ind w:left="450"/>
        <w:rPr>
          <w:b/>
          <w:sz w:val="22"/>
          <w:szCs w:val="22"/>
        </w:rPr>
      </w:pPr>
      <w:r>
        <w:rPr>
          <w:b/>
          <w:sz w:val="22"/>
          <w:szCs w:val="22"/>
        </w:rPr>
        <w:t>Lưu ý:</w:t>
      </w:r>
    </w:p>
    <w:p w14:paraId="51488351">
      <w:pPr>
        <w:ind w:left="450"/>
        <w:rPr>
          <w:sz w:val="22"/>
          <w:szCs w:val="22"/>
        </w:rPr>
      </w:pPr>
      <w:r>
        <w:rPr>
          <w:sz w:val="22"/>
          <w:szCs w:val="22"/>
        </w:rPr>
        <w:t xml:space="preserve">Trong trường hợp lập hóa đơn điều chỉnh/thay thế cho hóa đơn giấy thì bổ sung thêm trong generalInvoiceInfo hai thẻ như sau: </w:t>
      </w:r>
    </w:p>
    <w:p w14:paraId="6895D387">
      <w:pPr>
        <w:ind w:left="450"/>
        <w:rPr>
          <w:sz w:val="22"/>
          <w:szCs w:val="22"/>
        </w:rPr>
      </w:pPr>
    </w:p>
    <w:tbl>
      <w:tblPr>
        <w:tblStyle w:val="13"/>
        <w:tblW w:w="9270" w:type="dxa"/>
        <w:tblInd w:w="55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30"/>
        <w:gridCol w:w="2106"/>
        <w:gridCol w:w="4734"/>
      </w:tblGrid>
      <w:tr w14:paraId="73B114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5" w:hRule="atLeast"/>
        </w:trPr>
        <w:tc>
          <w:tcPr>
            <w:tcW w:w="2430" w:type="dxa"/>
            <w:shd w:val="clear" w:color="auto" w:fill="D9D9D9"/>
            <w:noWrap w:val="0"/>
            <w:vAlign w:val="top"/>
          </w:tcPr>
          <w:p w14:paraId="6679CBCB">
            <w:pPr>
              <w:jc w:val="both"/>
              <w:rPr>
                <w:b/>
                <w:sz w:val="22"/>
                <w:szCs w:val="22"/>
              </w:rPr>
            </w:pPr>
            <w:r>
              <w:rPr>
                <w:b/>
                <w:sz w:val="22"/>
                <w:szCs w:val="22"/>
              </w:rPr>
              <w:t>Tên trường</w:t>
            </w:r>
          </w:p>
        </w:tc>
        <w:tc>
          <w:tcPr>
            <w:tcW w:w="2106" w:type="dxa"/>
            <w:shd w:val="clear" w:color="auto" w:fill="D9D9D9"/>
            <w:noWrap w:val="0"/>
            <w:vAlign w:val="top"/>
          </w:tcPr>
          <w:p w14:paraId="119C8E71">
            <w:pPr>
              <w:jc w:val="both"/>
              <w:rPr>
                <w:b/>
                <w:sz w:val="22"/>
                <w:szCs w:val="22"/>
              </w:rPr>
            </w:pPr>
            <w:r>
              <w:rPr>
                <w:b/>
                <w:sz w:val="22"/>
                <w:szCs w:val="22"/>
              </w:rPr>
              <w:t>Kiểu dữ liệu</w:t>
            </w:r>
          </w:p>
        </w:tc>
        <w:tc>
          <w:tcPr>
            <w:tcW w:w="4734" w:type="dxa"/>
            <w:shd w:val="clear" w:color="auto" w:fill="D9D9D9"/>
            <w:noWrap w:val="0"/>
            <w:vAlign w:val="top"/>
          </w:tcPr>
          <w:p w14:paraId="165AE6C3">
            <w:pPr>
              <w:jc w:val="both"/>
              <w:rPr>
                <w:b/>
                <w:sz w:val="22"/>
                <w:szCs w:val="22"/>
              </w:rPr>
            </w:pPr>
            <w:r>
              <w:rPr>
                <w:b/>
                <w:sz w:val="22"/>
                <w:szCs w:val="22"/>
              </w:rPr>
              <w:t>Mô tả</w:t>
            </w:r>
          </w:p>
        </w:tc>
      </w:tr>
      <w:tr w14:paraId="1482CF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30" w:type="dxa"/>
            <w:noWrap w:val="0"/>
            <w:vAlign w:val="top"/>
          </w:tcPr>
          <w:p w14:paraId="7EEBF6EA">
            <w:pPr>
              <w:spacing w:before="0"/>
              <w:ind w:left="0"/>
              <w:jc w:val="both"/>
              <w:rPr>
                <w:sz w:val="22"/>
                <w:szCs w:val="22"/>
              </w:rPr>
            </w:pPr>
            <w:r>
              <w:rPr>
                <w:sz w:val="22"/>
                <w:szCs w:val="22"/>
              </w:rPr>
              <w:t>originalInvoiceType</w:t>
            </w:r>
          </w:p>
        </w:tc>
        <w:tc>
          <w:tcPr>
            <w:tcW w:w="2106" w:type="dxa"/>
            <w:noWrap w:val="0"/>
            <w:vAlign w:val="top"/>
          </w:tcPr>
          <w:p w14:paraId="1BC80657">
            <w:pPr>
              <w:spacing w:before="0"/>
              <w:ind w:left="0"/>
              <w:jc w:val="both"/>
              <w:rPr>
                <w:sz w:val="22"/>
                <w:szCs w:val="22"/>
              </w:rPr>
            </w:pPr>
            <w:r>
              <w:rPr>
                <w:sz w:val="22"/>
                <w:szCs w:val="22"/>
              </w:rPr>
              <w:t>Required:</w:t>
            </w:r>
            <w:r>
              <w:rPr>
                <w:sz w:val="22"/>
                <w:szCs w:val="22"/>
                <w:lang w:val="vi-VN"/>
              </w:rPr>
              <w:t xml:space="preserve"> </w:t>
            </w:r>
            <w:r>
              <w:rPr>
                <w:sz w:val="22"/>
                <w:szCs w:val="22"/>
              </w:rPr>
              <w:t>false</w:t>
            </w:r>
          </w:p>
          <w:p w14:paraId="682C8F12">
            <w:pPr>
              <w:spacing w:before="0"/>
              <w:ind w:left="0"/>
              <w:jc w:val="both"/>
              <w:rPr>
                <w:sz w:val="22"/>
                <w:szCs w:val="22"/>
              </w:rPr>
            </w:pPr>
            <w:r>
              <w:rPr>
                <w:sz w:val="22"/>
                <w:szCs w:val="22"/>
              </w:rPr>
              <w:t>DataType: String</w:t>
            </w:r>
          </w:p>
          <w:p w14:paraId="158EA1E9">
            <w:pPr>
              <w:spacing w:before="0"/>
              <w:ind w:left="0"/>
              <w:jc w:val="both"/>
              <w:rPr>
                <w:sz w:val="22"/>
                <w:szCs w:val="22"/>
              </w:rPr>
            </w:pPr>
            <w:r>
              <w:rPr>
                <w:sz w:val="22"/>
                <w:szCs w:val="22"/>
              </w:rPr>
              <w:t>Minlength: N/A</w:t>
            </w:r>
          </w:p>
          <w:p w14:paraId="587A75A4">
            <w:pPr>
              <w:spacing w:before="0"/>
              <w:ind w:left="0"/>
              <w:jc w:val="both"/>
              <w:rPr>
                <w:sz w:val="22"/>
                <w:szCs w:val="22"/>
              </w:rPr>
            </w:pPr>
            <w:r>
              <w:rPr>
                <w:sz w:val="22"/>
                <w:szCs w:val="22"/>
              </w:rPr>
              <w:t xml:space="preserve">Maxlength: </w:t>
            </w:r>
          </w:p>
          <w:p w14:paraId="6ED0B9D1">
            <w:pPr>
              <w:spacing w:before="0"/>
              <w:ind w:left="0"/>
              <w:jc w:val="both"/>
              <w:rPr>
                <w:sz w:val="22"/>
                <w:szCs w:val="22"/>
              </w:rPr>
            </w:pPr>
            <w:r>
              <w:rPr>
                <w:sz w:val="22"/>
                <w:szCs w:val="22"/>
              </w:rPr>
              <w:t>Format:</w:t>
            </w:r>
          </w:p>
        </w:tc>
        <w:tc>
          <w:tcPr>
            <w:tcW w:w="4734" w:type="dxa"/>
            <w:noWrap w:val="0"/>
            <w:vAlign w:val="top"/>
          </w:tcPr>
          <w:p w14:paraId="54359ECC">
            <w:pPr>
              <w:spacing w:before="0"/>
              <w:ind w:left="41"/>
              <w:jc w:val="both"/>
              <w:rPr>
                <w:bCs/>
                <w:sz w:val="22"/>
                <w:szCs w:val="22"/>
              </w:rPr>
            </w:pPr>
            <w:r>
              <w:rPr>
                <w:bCs/>
                <w:sz w:val="22"/>
                <w:szCs w:val="22"/>
              </w:rPr>
              <w:t>Loại hóa đơn gốc</w:t>
            </w:r>
          </w:p>
          <w:p w14:paraId="2075FAEE">
            <w:pPr>
              <w:spacing w:before="0"/>
              <w:ind w:left="41"/>
              <w:jc w:val="both"/>
              <w:rPr>
                <w:bCs/>
                <w:sz w:val="22"/>
                <w:szCs w:val="22"/>
              </w:rPr>
            </w:pPr>
            <w:r>
              <w:rPr>
                <w:bCs/>
                <w:sz w:val="22"/>
                <w:szCs w:val="22"/>
              </w:rPr>
              <w:t xml:space="preserve">Truyền giá trị số với ý nghĩa như sau </w:t>
            </w:r>
          </w:p>
          <w:p w14:paraId="12229204">
            <w:pPr>
              <w:spacing w:before="0"/>
              <w:ind w:left="41"/>
              <w:jc w:val="both"/>
              <w:rPr>
                <w:bCs/>
                <w:sz w:val="22"/>
                <w:szCs w:val="22"/>
              </w:rPr>
            </w:pPr>
            <w:r>
              <w:rPr>
                <w:bCs/>
                <w:sz w:val="22"/>
                <w:szCs w:val="22"/>
              </w:rPr>
              <w:t xml:space="preserve">0- Không phải hóa đơn giấy/hóa đơn không tồn tại trên hệ thống </w:t>
            </w:r>
          </w:p>
          <w:p w14:paraId="06C09382">
            <w:pPr>
              <w:spacing w:before="0"/>
              <w:ind w:left="41"/>
              <w:jc w:val="both"/>
              <w:rPr>
                <w:bCs/>
                <w:sz w:val="22"/>
                <w:szCs w:val="22"/>
              </w:rPr>
            </w:pPr>
            <w:r>
              <w:rPr>
                <w:bCs/>
                <w:sz w:val="22"/>
                <w:szCs w:val="22"/>
              </w:rPr>
              <w:t xml:space="preserve">1-Hóa đơn TT78 </w:t>
            </w:r>
          </w:p>
          <w:p w14:paraId="35DF1171">
            <w:pPr>
              <w:spacing w:before="0"/>
              <w:ind w:left="41"/>
              <w:jc w:val="both"/>
              <w:rPr>
                <w:bCs/>
                <w:sz w:val="22"/>
                <w:szCs w:val="22"/>
              </w:rPr>
            </w:pPr>
            <w:r>
              <w:rPr>
                <w:bCs/>
                <w:sz w:val="22"/>
                <w:szCs w:val="22"/>
              </w:rPr>
              <w:t xml:space="preserve">2-Hóa đơn theo QĐ 1209 </w:t>
            </w:r>
          </w:p>
          <w:p w14:paraId="5A5DF582">
            <w:pPr>
              <w:spacing w:before="0"/>
              <w:ind w:left="41"/>
              <w:jc w:val="both"/>
              <w:rPr>
                <w:bCs/>
                <w:sz w:val="22"/>
                <w:szCs w:val="22"/>
              </w:rPr>
            </w:pPr>
            <w:r>
              <w:rPr>
                <w:bCs/>
                <w:sz w:val="22"/>
                <w:szCs w:val="22"/>
              </w:rPr>
              <w:t>3-Hóa đơn điện tử/giấy TT32</w:t>
            </w:r>
          </w:p>
          <w:p w14:paraId="64B63793">
            <w:pPr>
              <w:spacing w:before="0"/>
              <w:ind w:left="41"/>
              <w:jc w:val="both"/>
              <w:rPr>
                <w:bCs/>
                <w:sz w:val="22"/>
                <w:szCs w:val="22"/>
              </w:rPr>
            </w:pPr>
            <w:r>
              <w:rPr>
                <w:bCs/>
                <w:sz w:val="22"/>
                <w:szCs w:val="22"/>
              </w:rPr>
              <w:t>4-Hóa đơn giấy TT 78</w:t>
            </w:r>
          </w:p>
        </w:tc>
      </w:tr>
      <w:tr w14:paraId="1BBF77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30" w:type="dxa"/>
            <w:noWrap w:val="0"/>
            <w:vAlign w:val="top"/>
          </w:tcPr>
          <w:p w14:paraId="014C0A50">
            <w:pPr>
              <w:spacing w:before="0"/>
              <w:ind w:left="0"/>
              <w:jc w:val="both"/>
              <w:rPr>
                <w:sz w:val="22"/>
                <w:szCs w:val="22"/>
              </w:rPr>
            </w:pPr>
            <w:r>
              <w:rPr>
                <w:sz w:val="22"/>
                <w:szCs w:val="22"/>
              </w:rPr>
              <w:t>originalTemplateCode</w:t>
            </w:r>
          </w:p>
        </w:tc>
        <w:tc>
          <w:tcPr>
            <w:tcW w:w="2106" w:type="dxa"/>
            <w:noWrap w:val="0"/>
            <w:vAlign w:val="top"/>
          </w:tcPr>
          <w:p w14:paraId="0D649BC9">
            <w:pPr>
              <w:spacing w:before="0"/>
              <w:ind w:left="0"/>
              <w:jc w:val="both"/>
              <w:rPr>
                <w:sz w:val="22"/>
                <w:szCs w:val="22"/>
              </w:rPr>
            </w:pPr>
            <w:r>
              <w:rPr>
                <w:sz w:val="22"/>
                <w:szCs w:val="22"/>
              </w:rPr>
              <w:t xml:space="preserve">Required: </w:t>
            </w:r>
          </w:p>
          <w:p w14:paraId="5922B948">
            <w:pPr>
              <w:spacing w:before="0"/>
              <w:ind w:left="0"/>
              <w:jc w:val="both"/>
              <w:rPr>
                <w:sz w:val="22"/>
                <w:szCs w:val="22"/>
              </w:rPr>
            </w:pPr>
            <w:r>
              <w:rPr>
                <w:sz w:val="22"/>
                <w:szCs w:val="22"/>
              </w:rPr>
              <w:t>DataType: String</w:t>
            </w:r>
          </w:p>
          <w:p w14:paraId="2CE375A3">
            <w:pPr>
              <w:spacing w:before="0"/>
              <w:ind w:left="0"/>
              <w:jc w:val="both"/>
              <w:rPr>
                <w:sz w:val="22"/>
                <w:szCs w:val="22"/>
              </w:rPr>
            </w:pPr>
            <w:r>
              <w:rPr>
                <w:sz w:val="22"/>
                <w:szCs w:val="22"/>
              </w:rPr>
              <w:t>Minlength: N/A</w:t>
            </w:r>
          </w:p>
          <w:p w14:paraId="48B69758">
            <w:pPr>
              <w:spacing w:before="0"/>
              <w:ind w:left="0"/>
              <w:jc w:val="both"/>
              <w:rPr>
                <w:sz w:val="22"/>
                <w:szCs w:val="22"/>
              </w:rPr>
            </w:pPr>
            <w:r>
              <w:rPr>
                <w:sz w:val="22"/>
                <w:szCs w:val="22"/>
              </w:rPr>
              <w:t>Maxlength: 20</w:t>
            </w:r>
          </w:p>
          <w:p w14:paraId="68569312">
            <w:pPr>
              <w:spacing w:before="0"/>
              <w:ind w:left="0"/>
              <w:jc w:val="both"/>
              <w:rPr>
                <w:sz w:val="22"/>
                <w:szCs w:val="22"/>
              </w:rPr>
            </w:pPr>
            <w:r>
              <w:rPr>
                <w:sz w:val="22"/>
                <w:szCs w:val="22"/>
              </w:rPr>
              <w:t>Format:</w:t>
            </w:r>
          </w:p>
        </w:tc>
        <w:tc>
          <w:tcPr>
            <w:tcW w:w="4734" w:type="dxa"/>
            <w:noWrap w:val="0"/>
            <w:vAlign w:val="top"/>
          </w:tcPr>
          <w:p w14:paraId="6105CC1A">
            <w:pPr>
              <w:spacing w:before="0"/>
              <w:ind w:left="41"/>
              <w:jc w:val="both"/>
              <w:rPr>
                <w:bCs/>
                <w:sz w:val="22"/>
                <w:szCs w:val="22"/>
              </w:rPr>
            </w:pPr>
            <w:r>
              <w:rPr>
                <w:bCs/>
                <w:sz w:val="22"/>
                <w:szCs w:val="22"/>
              </w:rPr>
              <w:t>Bắt buộc truyền nếu originalInvoiceType là 1, 2, 3 hoặc 4</w:t>
            </w:r>
          </w:p>
          <w:p w14:paraId="61FB3E39">
            <w:pPr>
              <w:spacing w:before="0"/>
              <w:ind w:left="41"/>
              <w:jc w:val="both"/>
              <w:rPr>
                <w:bCs/>
                <w:sz w:val="22"/>
                <w:szCs w:val="22"/>
                <w:lang w:val="vi-VN"/>
              </w:rPr>
            </w:pPr>
            <w:r>
              <w:rPr>
                <w:bCs/>
                <w:sz w:val="22"/>
                <w:szCs w:val="22"/>
                <w:lang w:val="vi-VN"/>
              </w:rPr>
              <w:t>Ví dụ mẫu TT32: 01GTKT0/001</w:t>
            </w:r>
          </w:p>
          <w:p w14:paraId="2C023A52">
            <w:pPr>
              <w:spacing w:before="0"/>
              <w:ind w:left="41"/>
              <w:jc w:val="both"/>
              <w:rPr>
                <w:bCs/>
                <w:sz w:val="22"/>
                <w:szCs w:val="22"/>
                <w:lang w:val="vi-VN"/>
              </w:rPr>
            </w:pPr>
            <w:r>
              <w:rPr>
                <w:bCs/>
                <w:sz w:val="22"/>
                <w:szCs w:val="22"/>
                <w:lang w:val="vi-VN"/>
              </w:rPr>
              <w:t>Ví dụ mẫu TT78: 1/0224</w:t>
            </w:r>
          </w:p>
        </w:tc>
      </w:tr>
    </w:tbl>
    <w:p w14:paraId="21B318EF">
      <w:pPr>
        <w:snapToGrid w:val="0"/>
        <w:ind w:left="450"/>
        <w:jc w:val="both"/>
        <w:rPr>
          <w:sz w:val="22"/>
          <w:szCs w:val="22"/>
        </w:rPr>
      </w:pPr>
      <w:r>
        <w:rPr>
          <w:sz w:val="22"/>
          <w:szCs w:val="22"/>
        </w:rPr>
        <w:t xml:space="preserve">Khi lập hóa đơn, hệ thống </w:t>
      </w:r>
      <w:r>
        <w:rPr>
          <w:b/>
          <w:bCs/>
          <w:sz w:val="22"/>
          <w:szCs w:val="22"/>
        </w:rPr>
        <w:t>không kiểm tra tính tồn tại</w:t>
      </w:r>
      <w:r>
        <w:rPr>
          <w:sz w:val="22"/>
          <w:szCs w:val="22"/>
        </w:rPr>
        <w:t xml:space="preserve"> của hóa đơn gốc trên hệ thống, các quy tắc xác thực khác giữ nguyên hiện trạng</w:t>
      </w:r>
    </w:p>
    <w:p w14:paraId="34B48819">
      <w:pPr>
        <w:numPr>
          <w:ilvl w:val="0"/>
          <w:numId w:val="21"/>
        </w:numPr>
        <w:jc w:val="both"/>
        <w:rPr>
          <w:b/>
          <w:color w:val="0000FF"/>
          <w:sz w:val="22"/>
          <w:szCs w:val="22"/>
        </w:rPr>
      </w:pPr>
      <w:r>
        <w:rPr>
          <w:b/>
          <w:color w:val="0000FF"/>
          <w:sz w:val="22"/>
          <w:szCs w:val="22"/>
        </w:rPr>
        <w:t>Đầu ra:</w:t>
      </w:r>
    </w:p>
    <w:p w14:paraId="7BB02379">
      <w:pPr>
        <w:ind w:left="540"/>
        <w:jc w:val="both"/>
        <w:rPr>
          <w:color w:val="000000"/>
          <w:sz w:val="22"/>
          <w:szCs w:val="22"/>
        </w:rPr>
      </w:pPr>
      <w:r>
        <w:rPr>
          <w:sz w:val="22"/>
          <w:szCs w:val="22"/>
        </w:rPr>
        <w:t>Đối tượng Response mô tả trạng thái lỗi Webservice trả về và đối tượng dữ</w:t>
      </w:r>
      <w:r>
        <w:rPr>
          <w:color w:val="000000"/>
          <w:sz w:val="22"/>
          <w:szCs w:val="22"/>
        </w:rPr>
        <w:t xml:space="preserve"> liệu Webservice trả về:</w:t>
      </w:r>
    </w:p>
    <w:p w14:paraId="6DB48EF6">
      <w:pPr>
        <w:numPr>
          <w:ilvl w:val="2"/>
          <w:numId w:val="17"/>
        </w:numPr>
        <w:snapToGrid w:val="0"/>
        <w:ind w:left="1276"/>
        <w:jc w:val="both"/>
        <w:rPr>
          <w:sz w:val="22"/>
          <w:szCs w:val="22"/>
        </w:rPr>
      </w:pPr>
      <w:r>
        <w:rPr>
          <w:sz w:val="22"/>
          <w:szCs w:val="22"/>
        </w:rPr>
        <w:t>Dữ liệu về thông tin về hóa đơn nháp lập thành công</w:t>
      </w:r>
    </w:p>
    <w:p w14:paraId="75DE8BF1">
      <w:pPr>
        <w:widowControl/>
        <w:shd w:val="clear" w:color="auto" w:fill="DBE5F1"/>
        <w:spacing w:before="0" w:line="240" w:lineRule="auto"/>
        <w:ind w:left="1276"/>
        <w:jc w:val="both"/>
        <w:rPr>
          <w:snapToGrid/>
          <w:color w:val="000000"/>
          <w:sz w:val="22"/>
          <w:szCs w:val="22"/>
        </w:rPr>
      </w:pPr>
      <w:r>
        <w:rPr>
          <w:b/>
          <w:bCs/>
          <w:snapToGrid/>
          <w:color w:val="8000FF"/>
          <w:sz w:val="22"/>
          <w:szCs w:val="22"/>
        </w:rPr>
        <w:t>{</w:t>
      </w:r>
    </w:p>
    <w:p w14:paraId="72347342">
      <w:pPr>
        <w:widowControl/>
        <w:shd w:val="clear" w:color="auto" w:fill="DBE5F1"/>
        <w:spacing w:before="0" w:line="240" w:lineRule="auto"/>
        <w:ind w:left="1276"/>
        <w:jc w:val="both"/>
        <w:rPr>
          <w:snapToGrid/>
          <w:color w:val="000000"/>
          <w:sz w:val="22"/>
          <w:szCs w:val="22"/>
        </w:rPr>
      </w:pPr>
      <w:r>
        <w:rPr>
          <w:snapToGrid/>
          <w:color w:val="000000"/>
          <w:sz w:val="22"/>
          <w:szCs w:val="22"/>
        </w:rPr>
        <w:t xml:space="preserve">  </w:t>
      </w:r>
      <w:r>
        <w:rPr>
          <w:snapToGrid/>
          <w:color w:val="800000"/>
          <w:sz w:val="22"/>
          <w:szCs w:val="22"/>
        </w:rPr>
        <w:t>"errorCode"</w:t>
      </w:r>
      <w:r>
        <w:rPr>
          <w:snapToGrid/>
          <w:color w:val="000000"/>
          <w:sz w:val="22"/>
          <w:szCs w:val="22"/>
        </w:rPr>
        <w:t xml:space="preserve">: </w:t>
      </w:r>
      <w:r>
        <w:rPr>
          <w:snapToGrid/>
          <w:color w:val="800000"/>
          <w:sz w:val="22"/>
          <w:szCs w:val="22"/>
        </w:rPr>
        <w:t>""</w:t>
      </w:r>
      <w:r>
        <w:rPr>
          <w:b/>
          <w:bCs/>
          <w:snapToGrid/>
          <w:color w:val="8000FF"/>
          <w:sz w:val="22"/>
          <w:szCs w:val="22"/>
        </w:rPr>
        <w:t>,</w:t>
      </w:r>
    </w:p>
    <w:p w14:paraId="57C5126C">
      <w:pPr>
        <w:widowControl/>
        <w:shd w:val="clear" w:color="auto" w:fill="DBE5F1"/>
        <w:spacing w:before="0" w:line="240" w:lineRule="auto"/>
        <w:ind w:left="1276"/>
        <w:jc w:val="both"/>
        <w:rPr>
          <w:snapToGrid/>
          <w:color w:val="000000"/>
          <w:sz w:val="22"/>
          <w:szCs w:val="22"/>
        </w:rPr>
      </w:pPr>
      <w:r>
        <w:rPr>
          <w:snapToGrid/>
          <w:color w:val="000000"/>
          <w:sz w:val="22"/>
          <w:szCs w:val="22"/>
        </w:rPr>
        <w:t xml:space="preserve">  </w:t>
      </w:r>
      <w:r>
        <w:rPr>
          <w:snapToGrid/>
          <w:color w:val="800000"/>
          <w:sz w:val="22"/>
          <w:szCs w:val="22"/>
        </w:rPr>
        <w:t>"description"</w:t>
      </w:r>
      <w:r>
        <w:rPr>
          <w:snapToGrid/>
          <w:color w:val="000000"/>
          <w:sz w:val="22"/>
          <w:szCs w:val="22"/>
        </w:rPr>
        <w:t xml:space="preserve">: </w:t>
      </w:r>
      <w:r>
        <w:rPr>
          <w:snapToGrid/>
          <w:color w:val="800000"/>
          <w:sz w:val="22"/>
          <w:szCs w:val="22"/>
        </w:rPr>
        <w:t>""</w:t>
      </w:r>
      <w:r>
        <w:rPr>
          <w:b/>
          <w:bCs/>
          <w:snapToGrid/>
          <w:color w:val="8000FF"/>
          <w:sz w:val="22"/>
          <w:szCs w:val="22"/>
        </w:rPr>
        <w:t>,</w:t>
      </w:r>
    </w:p>
    <w:p w14:paraId="43B2F666">
      <w:pPr>
        <w:widowControl/>
        <w:shd w:val="clear" w:color="auto" w:fill="DBE5F1"/>
        <w:spacing w:before="0" w:line="240" w:lineRule="auto"/>
        <w:ind w:left="1276"/>
        <w:jc w:val="both"/>
        <w:rPr>
          <w:snapToGrid/>
          <w:color w:val="000000"/>
          <w:sz w:val="22"/>
          <w:szCs w:val="22"/>
        </w:rPr>
      </w:pPr>
      <w:r>
        <w:rPr>
          <w:snapToGrid/>
          <w:color w:val="000000"/>
          <w:sz w:val="22"/>
          <w:szCs w:val="22"/>
        </w:rPr>
        <w:t xml:space="preserve">  </w:t>
      </w:r>
      <w:r>
        <w:rPr>
          <w:snapToGrid/>
          <w:color w:val="800000"/>
          <w:sz w:val="22"/>
          <w:szCs w:val="22"/>
        </w:rPr>
        <w:t>"result"</w:t>
      </w:r>
      <w:r>
        <w:rPr>
          <w:snapToGrid/>
          <w:color w:val="000000"/>
          <w:sz w:val="22"/>
          <w:szCs w:val="22"/>
        </w:rPr>
        <w:t xml:space="preserve">: </w:t>
      </w:r>
      <w:r>
        <w:rPr>
          <w:b/>
          <w:bCs/>
          <w:snapToGrid/>
          <w:color w:val="8000FF"/>
          <w:sz w:val="22"/>
          <w:szCs w:val="22"/>
        </w:rPr>
        <w:t>{</w:t>
      </w:r>
      <w:r>
        <w:rPr>
          <w:snapToGrid/>
          <w:color w:val="000000"/>
          <w:sz w:val="22"/>
          <w:szCs w:val="22"/>
        </w:rPr>
        <w:t xml:space="preserve">    </w:t>
      </w:r>
    </w:p>
    <w:p w14:paraId="2FB08CAC">
      <w:pPr>
        <w:widowControl/>
        <w:shd w:val="clear" w:color="auto" w:fill="DBE5F1"/>
        <w:spacing w:before="0" w:line="240" w:lineRule="auto"/>
        <w:ind w:left="1276"/>
        <w:jc w:val="both"/>
        <w:rPr>
          <w:snapToGrid/>
          <w:color w:val="000000"/>
          <w:sz w:val="22"/>
          <w:szCs w:val="22"/>
        </w:rPr>
      </w:pPr>
      <w:r>
        <w:rPr>
          <w:snapToGrid/>
          <w:color w:val="000000"/>
          <w:sz w:val="22"/>
          <w:szCs w:val="22"/>
        </w:rPr>
        <w:t xml:space="preserve">  </w:t>
      </w:r>
      <w:r>
        <w:rPr>
          <w:b/>
          <w:bCs/>
          <w:snapToGrid/>
          <w:color w:val="8000FF"/>
          <w:sz w:val="22"/>
          <w:szCs w:val="22"/>
        </w:rPr>
        <w:t>}</w:t>
      </w:r>
    </w:p>
    <w:p w14:paraId="312942B5">
      <w:pPr>
        <w:widowControl/>
        <w:shd w:val="clear" w:color="auto" w:fill="DBE5F1"/>
        <w:spacing w:before="0" w:line="240" w:lineRule="auto"/>
        <w:ind w:left="1276"/>
        <w:jc w:val="both"/>
        <w:rPr>
          <w:b/>
          <w:bCs/>
          <w:snapToGrid/>
          <w:color w:val="8000FF"/>
          <w:sz w:val="22"/>
          <w:szCs w:val="22"/>
        </w:rPr>
      </w:pPr>
      <w:r>
        <w:rPr>
          <w:b/>
          <w:bCs/>
          <w:snapToGrid/>
          <w:color w:val="8000FF"/>
          <w:sz w:val="22"/>
          <w:szCs w:val="22"/>
        </w:rPr>
        <w:t>}</w:t>
      </w:r>
      <w:r>
        <w:rPr>
          <w:b/>
          <w:bCs/>
          <w:snapToGrid/>
          <w:color w:val="8000FF"/>
          <w:sz w:val="22"/>
          <w:szCs w:val="22"/>
        </w:rPr>
        <w:br w:type="textWrapping"/>
      </w:r>
    </w:p>
    <w:p w14:paraId="5DDFEB91">
      <w:pPr>
        <w:snapToGrid w:val="0"/>
        <w:jc w:val="both"/>
        <w:rPr>
          <w:sz w:val="22"/>
          <w:szCs w:val="22"/>
        </w:rPr>
      </w:pPr>
      <w:r>
        <w:rPr>
          <w:sz w:val="22"/>
          <w:szCs w:val="22"/>
        </w:rPr>
        <w:t>Mô tả</w:t>
      </w:r>
    </w:p>
    <w:tbl>
      <w:tblPr>
        <w:tblStyle w:val="13"/>
        <w:tblW w:w="8784" w:type="dxa"/>
        <w:tblInd w:w="67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33"/>
        <w:gridCol w:w="6251"/>
      </w:tblGrid>
      <w:tr w14:paraId="3DAEA9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2533" w:type="dxa"/>
            <w:shd w:val="clear" w:color="auto" w:fill="D9D9D9"/>
            <w:noWrap w:val="0"/>
            <w:vAlign w:val="top"/>
          </w:tcPr>
          <w:p w14:paraId="0EA1DF9A">
            <w:pPr>
              <w:ind w:left="0"/>
              <w:jc w:val="center"/>
              <w:rPr>
                <w:b/>
                <w:bCs/>
                <w:color w:val="000000"/>
                <w:sz w:val="22"/>
                <w:szCs w:val="22"/>
              </w:rPr>
            </w:pPr>
            <w:r>
              <w:rPr>
                <w:b/>
                <w:bCs/>
                <w:color w:val="000000"/>
                <w:sz w:val="22"/>
                <w:szCs w:val="22"/>
              </w:rPr>
              <w:t>Tên trường</w:t>
            </w:r>
          </w:p>
        </w:tc>
        <w:tc>
          <w:tcPr>
            <w:tcW w:w="6251" w:type="dxa"/>
            <w:shd w:val="clear" w:color="auto" w:fill="D9D9D9"/>
            <w:noWrap w:val="0"/>
            <w:vAlign w:val="top"/>
          </w:tcPr>
          <w:p w14:paraId="33A5B27D">
            <w:pPr>
              <w:ind w:left="0"/>
              <w:jc w:val="center"/>
              <w:rPr>
                <w:b/>
                <w:bCs/>
                <w:color w:val="000000"/>
                <w:sz w:val="22"/>
                <w:szCs w:val="22"/>
              </w:rPr>
            </w:pPr>
            <w:r>
              <w:rPr>
                <w:b/>
                <w:bCs/>
                <w:color w:val="000000"/>
                <w:sz w:val="22"/>
                <w:szCs w:val="22"/>
              </w:rPr>
              <w:t>Mô tả</w:t>
            </w:r>
          </w:p>
        </w:tc>
      </w:tr>
      <w:tr w14:paraId="580ED8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33" w:type="dxa"/>
            <w:noWrap w:val="0"/>
            <w:vAlign w:val="top"/>
          </w:tcPr>
          <w:p w14:paraId="5B4CA186">
            <w:pPr>
              <w:spacing w:before="0"/>
              <w:ind w:left="0"/>
              <w:jc w:val="both"/>
              <w:rPr>
                <w:sz w:val="22"/>
                <w:szCs w:val="22"/>
              </w:rPr>
            </w:pPr>
            <w:r>
              <w:rPr>
                <w:sz w:val="22"/>
                <w:szCs w:val="22"/>
              </w:rPr>
              <w:t>errorCode</w:t>
            </w:r>
          </w:p>
        </w:tc>
        <w:tc>
          <w:tcPr>
            <w:tcW w:w="6251" w:type="dxa"/>
            <w:noWrap w:val="0"/>
            <w:vAlign w:val="top"/>
          </w:tcPr>
          <w:p w14:paraId="09257141">
            <w:pPr>
              <w:spacing w:before="0"/>
              <w:ind w:left="0"/>
              <w:jc w:val="both"/>
              <w:rPr>
                <w:sz w:val="22"/>
                <w:szCs w:val="22"/>
              </w:rPr>
            </w:pPr>
            <w:r>
              <w:rPr>
                <w:sz w:val="22"/>
                <w:szCs w:val="22"/>
              </w:rPr>
              <w:t>Mã lỗi (giá trị là null nếu lập hóa đơn thành công)</w:t>
            </w:r>
          </w:p>
        </w:tc>
      </w:tr>
      <w:tr w14:paraId="34BD5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33" w:type="dxa"/>
            <w:noWrap w:val="0"/>
            <w:vAlign w:val="top"/>
          </w:tcPr>
          <w:p w14:paraId="605039B9">
            <w:pPr>
              <w:spacing w:before="0"/>
              <w:ind w:left="0"/>
              <w:jc w:val="both"/>
              <w:rPr>
                <w:sz w:val="22"/>
                <w:szCs w:val="22"/>
              </w:rPr>
            </w:pPr>
            <w:r>
              <w:rPr>
                <w:sz w:val="22"/>
                <w:szCs w:val="22"/>
              </w:rPr>
              <w:t>description</w:t>
            </w:r>
          </w:p>
        </w:tc>
        <w:tc>
          <w:tcPr>
            <w:tcW w:w="6251" w:type="dxa"/>
            <w:noWrap w:val="0"/>
            <w:vAlign w:val="top"/>
          </w:tcPr>
          <w:p w14:paraId="6DF51AC6">
            <w:pPr>
              <w:spacing w:before="0"/>
              <w:ind w:left="0"/>
              <w:jc w:val="both"/>
              <w:rPr>
                <w:sz w:val="22"/>
                <w:szCs w:val="22"/>
              </w:rPr>
            </w:pPr>
            <w:r>
              <w:rPr>
                <w:sz w:val="22"/>
                <w:szCs w:val="22"/>
              </w:rPr>
              <w:t>Mô tả lỗi (giá trị là null nếu lập hóa đơn thành công)</w:t>
            </w:r>
          </w:p>
        </w:tc>
      </w:tr>
    </w:tbl>
    <w:p w14:paraId="7F73A657">
      <w:pPr>
        <w:pStyle w:val="33"/>
        <w:shd w:val="clear" w:color="auto" w:fill="FFFFFF"/>
        <w:jc w:val="both"/>
        <w:rPr>
          <w:rFonts w:ascii="Times New Roman" w:hAnsi="Times New Roman" w:cs="Times New Roman"/>
          <w:snapToGrid w:val="0"/>
          <w:sz w:val="22"/>
          <w:szCs w:val="22"/>
        </w:rPr>
      </w:pPr>
    </w:p>
    <w:p w14:paraId="736195F9">
      <w:pPr>
        <w:widowControl/>
        <w:shd w:val="clear" w:color="auto" w:fill="FFFFFE"/>
        <w:spacing w:before="0" w:line="270" w:lineRule="atLeast"/>
        <w:ind w:left="170"/>
        <w:jc w:val="both"/>
        <w:rPr>
          <w:sz w:val="22"/>
          <w:szCs w:val="22"/>
        </w:rPr>
      </w:pPr>
      <w:r>
        <w:rPr>
          <w:b/>
          <w:bCs/>
          <w:snapToGrid/>
          <w:color w:val="000000"/>
          <w:sz w:val="22"/>
          <w:szCs w:val="22"/>
        </w:rPr>
        <w:t>Lưu ý:</w:t>
      </w:r>
    </w:p>
    <w:p w14:paraId="7F62D05D">
      <w:pPr>
        <w:ind w:left="720"/>
        <w:rPr>
          <w:sz w:val="22"/>
          <w:szCs w:val="22"/>
        </w:rPr>
      </w:pPr>
      <w:r>
        <w:rPr>
          <w:sz w:val="22"/>
          <w:szCs w:val="22"/>
        </w:rPr>
        <w:t xml:space="preserve">Nếu người dùng truyền giá trị 0 hoặc “0” cho tham số validation trong phần generalInvoiceInfo thì </w:t>
      </w:r>
      <w:r>
        <w:rPr>
          <w:bCs/>
          <w:sz w:val="22"/>
          <w:szCs w:val="22"/>
          <w:lang w:val="en"/>
        </w:rPr>
        <w:t>các thông tin được truyền trong phần itemInfo, taxBreakdowns, summarizeInfo sẽ được giữ nguyên mà không thực hiện kiểm tra ràng buộc và tính toán lại.</w:t>
      </w:r>
    </w:p>
    <w:p w14:paraId="7769A93C">
      <w:pPr>
        <w:pStyle w:val="124"/>
        <w:rPr>
          <w:sz w:val="22"/>
          <w:szCs w:val="22"/>
        </w:rPr>
      </w:pPr>
      <w:bookmarkStart w:id="43" w:name="_Toc115266188"/>
      <w:bookmarkStart w:id="44" w:name="_Toc115266193"/>
      <w:r>
        <w:rPr>
          <w:sz w:val="22"/>
          <w:szCs w:val="22"/>
        </w:rPr>
        <w:t>Hủy hóa đơn</w:t>
      </w:r>
      <w:bookmarkEnd w:id="43"/>
    </w:p>
    <w:p w14:paraId="17C503F9">
      <w:pPr>
        <w:pStyle w:val="4"/>
        <w:rPr>
          <w:sz w:val="22"/>
          <w:szCs w:val="22"/>
        </w:rPr>
      </w:pPr>
      <w:r>
        <w:rPr>
          <w:sz w:val="22"/>
          <w:szCs w:val="22"/>
        </w:rPr>
        <w:t>Cho phép xóa bỏ hóa đơn (chuyển hóa đơn sang trạng thái xóa bỏ) từ hệ thống tích hợp.</w:t>
      </w:r>
    </w:p>
    <w:p w14:paraId="6D24C459">
      <w:pPr>
        <w:numPr>
          <w:ilvl w:val="0"/>
          <w:numId w:val="21"/>
        </w:numPr>
        <w:jc w:val="both"/>
        <w:rPr>
          <w:b/>
          <w:color w:val="0000FF"/>
          <w:sz w:val="22"/>
          <w:szCs w:val="22"/>
        </w:rPr>
      </w:pPr>
      <w:r>
        <w:rPr>
          <w:b/>
          <w:color w:val="0000FF"/>
          <w:sz w:val="22"/>
          <w:szCs w:val="22"/>
        </w:rPr>
        <w:t>Đầu vào:</w:t>
      </w:r>
    </w:p>
    <w:p w14:paraId="5053DBC5">
      <w:pPr>
        <w:numPr>
          <w:ilvl w:val="0"/>
          <w:numId w:val="17"/>
        </w:numPr>
        <w:snapToGrid w:val="0"/>
        <w:jc w:val="both"/>
        <w:rPr>
          <w:sz w:val="22"/>
          <w:szCs w:val="22"/>
        </w:rPr>
      </w:pPr>
      <w:r>
        <w:rPr>
          <w:sz w:val="22"/>
          <w:szCs w:val="22"/>
        </w:rPr>
        <w:t>Action (POST): InvoiceAPI/InvoiceWS/cancelTransactionInvoice</w:t>
      </w:r>
    </w:p>
    <w:p w14:paraId="3024B5E2">
      <w:pPr>
        <w:numPr>
          <w:ilvl w:val="0"/>
          <w:numId w:val="17"/>
        </w:numPr>
        <w:jc w:val="both"/>
        <w:rPr>
          <w:sz w:val="22"/>
          <w:szCs w:val="22"/>
        </w:rPr>
      </w:pPr>
      <w:r>
        <w:rPr>
          <w:sz w:val="22"/>
          <w:szCs w:val="22"/>
        </w:rPr>
        <w:t>Headers:</w:t>
      </w:r>
    </w:p>
    <w:p w14:paraId="18327224">
      <w:pPr>
        <w:snapToGrid w:val="0"/>
        <w:ind w:firstLine="176"/>
        <w:jc w:val="both"/>
        <w:rPr>
          <w:sz w:val="22"/>
          <w:szCs w:val="22"/>
          <w:lang w:val="en"/>
        </w:rPr>
      </w:pPr>
      <w:r>
        <w:rPr>
          <w:sz w:val="22"/>
          <w:szCs w:val="22"/>
          <w:lang w:val="en"/>
        </w:rPr>
        <w:t>+ Cookie: giá trị access_token hoặc Authorization: username/pass như đăng nhập trên web  hoặc Authorization: username/pass như đăng nhập trên web</w:t>
      </w:r>
    </w:p>
    <w:p w14:paraId="76B1D7C2">
      <w:pPr>
        <w:snapToGrid w:val="0"/>
        <w:ind w:firstLine="176"/>
        <w:jc w:val="both"/>
        <w:rPr>
          <w:sz w:val="22"/>
          <w:szCs w:val="22"/>
          <w:lang w:val="fr-FR"/>
        </w:rPr>
      </w:pPr>
      <w:r>
        <w:rPr>
          <w:sz w:val="22"/>
          <w:szCs w:val="22"/>
          <w:lang w:val="fr-FR"/>
        </w:rPr>
        <w:t>+ Content-Type : application/x-www-form-urlencoded</w:t>
      </w:r>
    </w:p>
    <w:p w14:paraId="31EB3783">
      <w:pPr>
        <w:snapToGrid w:val="0"/>
        <w:ind w:left="0"/>
        <w:jc w:val="both"/>
        <w:rPr>
          <w:sz w:val="22"/>
          <w:szCs w:val="22"/>
          <w:lang w:val="fr-FR"/>
        </w:rPr>
      </w:pPr>
    </w:p>
    <w:tbl>
      <w:tblPr>
        <w:tblStyle w:val="13"/>
        <w:tblW w:w="9497" w:type="dxa"/>
        <w:tblInd w:w="5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78"/>
        <w:gridCol w:w="2566"/>
        <w:gridCol w:w="5153"/>
      </w:tblGrid>
      <w:tr w14:paraId="3C93F4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0" w:hRule="atLeast"/>
        </w:trPr>
        <w:tc>
          <w:tcPr>
            <w:tcW w:w="1778" w:type="dxa"/>
            <w:shd w:val="clear" w:color="auto" w:fill="D9D9D9"/>
            <w:noWrap w:val="0"/>
            <w:vAlign w:val="top"/>
          </w:tcPr>
          <w:p w14:paraId="4A4A00FE">
            <w:pPr>
              <w:ind w:left="0"/>
              <w:jc w:val="center"/>
              <w:rPr>
                <w:b/>
                <w:bCs/>
                <w:color w:val="000000"/>
                <w:sz w:val="22"/>
                <w:szCs w:val="22"/>
              </w:rPr>
            </w:pPr>
            <w:r>
              <w:rPr>
                <w:b/>
                <w:bCs/>
                <w:color w:val="000000"/>
                <w:sz w:val="22"/>
                <w:szCs w:val="22"/>
              </w:rPr>
              <w:t>Tên trường</w:t>
            </w:r>
          </w:p>
        </w:tc>
        <w:tc>
          <w:tcPr>
            <w:tcW w:w="2566" w:type="dxa"/>
            <w:shd w:val="clear" w:color="auto" w:fill="D9D9D9"/>
            <w:noWrap w:val="0"/>
            <w:vAlign w:val="top"/>
          </w:tcPr>
          <w:p w14:paraId="2B0687A7">
            <w:pPr>
              <w:ind w:left="0"/>
              <w:jc w:val="center"/>
              <w:rPr>
                <w:b/>
                <w:bCs/>
                <w:color w:val="000000"/>
                <w:sz w:val="22"/>
                <w:szCs w:val="22"/>
              </w:rPr>
            </w:pPr>
            <w:r>
              <w:rPr>
                <w:b/>
                <w:bCs/>
                <w:color w:val="000000"/>
                <w:sz w:val="22"/>
                <w:szCs w:val="22"/>
              </w:rPr>
              <w:t>Kiểu dữ liệu, ràng buộc</w:t>
            </w:r>
          </w:p>
        </w:tc>
        <w:tc>
          <w:tcPr>
            <w:tcW w:w="5153" w:type="dxa"/>
            <w:shd w:val="clear" w:color="auto" w:fill="D9D9D9"/>
            <w:noWrap w:val="0"/>
            <w:vAlign w:val="top"/>
          </w:tcPr>
          <w:p w14:paraId="5DA3CACF">
            <w:pPr>
              <w:ind w:left="0"/>
              <w:jc w:val="center"/>
              <w:rPr>
                <w:b/>
                <w:bCs/>
                <w:color w:val="000000"/>
                <w:sz w:val="22"/>
                <w:szCs w:val="22"/>
              </w:rPr>
            </w:pPr>
            <w:r>
              <w:rPr>
                <w:b/>
                <w:bCs/>
                <w:color w:val="000000"/>
                <w:sz w:val="22"/>
                <w:szCs w:val="22"/>
              </w:rPr>
              <w:t>Mô tả</w:t>
            </w:r>
          </w:p>
        </w:tc>
      </w:tr>
      <w:tr w14:paraId="5D0B03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8" w:type="dxa"/>
            <w:noWrap w:val="0"/>
            <w:vAlign w:val="top"/>
          </w:tcPr>
          <w:p w14:paraId="3165C86D">
            <w:pPr>
              <w:spacing w:before="0"/>
              <w:ind w:left="0"/>
              <w:jc w:val="both"/>
              <w:rPr>
                <w:sz w:val="22"/>
                <w:szCs w:val="22"/>
              </w:rPr>
            </w:pPr>
            <w:r>
              <w:rPr>
                <w:sz w:val="22"/>
                <w:szCs w:val="22"/>
              </w:rPr>
              <w:t>supplierTaxCode</w:t>
            </w:r>
          </w:p>
        </w:tc>
        <w:tc>
          <w:tcPr>
            <w:tcW w:w="2566" w:type="dxa"/>
            <w:noWrap w:val="0"/>
            <w:vAlign w:val="top"/>
          </w:tcPr>
          <w:p w14:paraId="2BBCDC97">
            <w:pPr>
              <w:spacing w:before="0"/>
              <w:ind w:left="0"/>
              <w:jc w:val="both"/>
              <w:rPr>
                <w:sz w:val="22"/>
                <w:szCs w:val="22"/>
              </w:rPr>
            </w:pPr>
            <w:r>
              <w:rPr>
                <w:sz w:val="22"/>
                <w:szCs w:val="22"/>
              </w:rPr>
              <w:t>Required : true</w:t>
            </w:r>
          </w:p>
          <w:p w14:paraId="31010A22">
            <w:pPr>
              <w:spacing w:before="0"/>
              <w:ind w:left="0"/>
              <w:jc w:val="both"/>
              <w:rPr>
                <w:sz w:val="22"/>
                <w:szCs w:val="22"/>
              </w:rPr>
            </w:pPr>
            <w:r>
              <w:rPr>
                <w:sz w:val="22"/>
                <w:szCs w:val="22"/>
              </w:rPr>
              <w:t>DataType: String</w:t>
            </w:r>
          </w:p>
          <w:p w14:paraId="2440CA36">
            <w:pPr>
              <w:spacing w:before="0"/>
              <w:ind w:left="0"/>
              <w:jc w:val="both"/>
              <w:rPr>
                <w:sz w:val="22"/>
                <w:szCs w:val="22"/>
              </w:rPr>
            </w:pPr>
            <w:r>
              <w:rPr>
                <w:sz w:val="22"/>
                <w:szCs w:val="22"/>
              </w:rPr>
              <w:t xml:space="preserve">Minlength : </w:t>
            </w:r>
          </w:p>
          <w:p w14:paraId="0CB9A44C">
            <w:pPr>
              <w:spacing w:before="0"/>
              <w:ind w:left="0"/>
              <w:jc w:val="both"/>
              <w:rPr>
                <w:sz w:val="22"/>
                <w:szCs w:val="22"/>
              </w:rPr>
            </w:pPr>
            <w:r>
              <w:rPr>
                <w:sz w:val="22"/>
                <w:szCs w:val="22"/>
              </w:rPr>
              <w:t>Maxlength : 20</w:t>
            </w:r>
          </w:p>
          <w:p w14:paraId="08FD2092">
            <w:pPr>
              <w:spacing w:before="0"/>
              <w:ind w:left="0"/>
              <w:jc w:val="both"/>
              <w:rPr>
                <w:sz w:val="22"/>
                <w:szCs w:val="22"/>
              </w:rPr>
            </w:pPr>
            <w:r>
              <w:rPr>
                <w:sz w:val="22"/>
                <w:szCs w:val="22"/>
              </w:rPr>
              <w:t>Format : [0-9-]+</w:t>
            </w:r>
          </w:p>
        </w:tc>
        <w:tc>
          <w:tcPr>
            <w:tcW w:w="5153" w:type="dxa"/>
            <w:noWrap w:val="0"/>
            <w:vAlign w:val="top"/>
          </w:tcPr>
          <w:p w14:paraId="1F8F10F3">
            <w:pPr>
              <w:spacing w:before="0"/>
              <w:ind w:left="0"/>
              <w:jc w:val="both"/>
              <w:rPr>
                <w:sz w:val="22"/>
                <w:szCs w:val="22"/>
              </w:rPr>
            </w:pPr>
            <w:r>
              <w:rPr>
                <w:sz w:val="22"/>
                <w:szCs w:val="22"/>
              </w:rPr>
              <w:t>Mã số thuế của doanh nghiệp/chi nhánh phát hành hóa đơn. Một doanh nghiệp có thể có nhiều mã số thuế</w:t>
            </w:r>
          </w:p>
          <w:p w14:paraId="2DB80861">
            <w:pPr>
              <w:spacing w:before="0"/>
              <w:ind w:left="0"/>
              <w:jc w:val="both"/>
              <w:rPr>
                <w:sz w:val="22"/>
                <w:szCs w:val="22"/>
              </w:rPr>
            </w:pPr>
            <w:r>
              <w:rPr>
                <w:sz w:val="22"/>
                <w:szCs w:val="22"/>
              </w:rPr>
              <w:t xml:space="preserve">Mẫu 1: 0312770607 </w:t>
            </w:r>
          </w:p>
          <w:p w14:paraId="0245E973">
            <w:pPr>
              <w:spacing w:before="0"/>
              <w:ind w:left="0"/>
              <w:jc w:val="both"/>
              <w:rPr>
                <w:sz w:val="22"/>
                <w:szCs w:val="22"/>
              </w:rPr>
            </w:pPr>
            <w:r>
              <w:rPr>
                <w:sz w:val="22"/>
                <w:szCs w:val="22"/>
              </w:rPr>
              <w:t>Mẫu 2: 0312770607-001</w:t>
            </w:r>
          </w:p>
          <w:p w14:paraId="5B06170E">
            <w:pPr>
              <w:spacing w:before="0"/>
              <w:ind w:left="0"/>
              <w:jc w:val="both"/>
              <w:rPr>
                <w:sz w:val="22"/>
                <w:szCs w:val="22"/>
              </w:rPr>
            </w:pPr>
          </w:p>
        </w:tc>
      </w:tr>
      <w:tr w14:paraId="13D7B0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8" w:type="dxa"/>
            <w:noWrap w:val="0"/>
            <w:vAlign w:val="top"/>
          </w:tcPr>
          <w:p w14:paraId="4019C8AA">
            <w:pPr>
              <w:spacing w:before="0"/>
              <w:ind w:left="0"/>
              <w:jc w:val="both"/>
              <w:rPr>
                <w:sz w:val="22"/>
                <w:szCs w:val="22"/>
              </w:rPr>
            </w:pPr>
            <w:r>
              <w:rPr>
                <w:sz w:val="22"/>
                <w:szCs w:val="22"/>
              </w:rPr>
              <w:t>templateCode</w:t>
            </w:r>
          </w:p>
        </w:tc>
        <w:tc>
          <w:tcPr>
            <w:tcW w:w="2566" w:type="dxa"/>
            <w:noWrap w:val="0"/>
            <w:vAlign w:val="top"/>
          </w:tcPr>
          <w:p w14:paraId="113FE052">
            <w:pPr>
              <w:spacing w:before="0"/>
              <w:ind w:left="0"/>
              <w:jc w:val="both"/>
              <w:rPr>
                <w:sz w:val="22"/>
                <w:szCs w:val="22"/>
              </w:rPr>
            </w:pPr>
            <w:r>
              <w:rPr>
                <w:sz w:val="22"/>
                <w:szCs w:val="22"/>
              </w:rPr>
              <w:t>Required : false</w:t>
            </w:r>
          </w:p>
          <w:p w14:paraId="021CE56D">
            <w:pPr>
              <w:spacing w:before="0"/>
              <w:ind w:left="0"/>
              <w:jc w:val="both"/>
              <w:rPr>
                <w:sz w:val="22"/>
                <w:szCs w:val="22"/>
              </w:rPr>
            </w:pPr>
            <w:r>
              <w:rPr>
                <w:sz w:val="22"/>
                <w:szCs w:val="22"/>
              </w:rPr>
              <w:t>DataType: String</w:t>
            </w:r>
          </w:p>
          <w:p w14:paraId="6B832149">
            <w:pPr>
              <w:spacing w:before="0"/>
              <w:ind w:left="0"/>
              <w:jc w:val="both"/>
              <w:rPr>
                <w:sz w:val="22"/>
                <w:szCs w:val="22"/>
              </w:rPr>
            </w:pPr>
            <w:r>
              <w:rPr>
                <w:sz w:val="22"/>
                <w:szCs w:val="22"/>
              </w:rPr>
              <w:t xml:space="preserve">Minlength : </w:t>
            </w:r>
          </w:p>
          <w:p w14:paraId="421C3CEF">
            <w:pPr>
              <w:spacing w:before="0"/>
              <w:ind w:left="0"/>
              <w:jc w:val="both"/>
              <w:rPr>
                <w:sz w:val="22"/>
                <w:szCs w:val="22"/>
              </w:rPr>
            </w:pPr>
            <w:r>
              <w:rPr>
                <w:sz w:val="22"/>
                <w:szCs w:val="22"/>
              </w:rPr>
              <w:t>Maxlength : 20</w:t>
            </w:r>
          </w:p>
          <w:p w14:paraId="3072D22D">
            <w:pPr>
              <w:spacing w:before="0"/>
              <w:ind w:left="0"/>
              <w:jc w:val="both"/>
              <w:rPr>
                <w:sz w:val="22"/>
                <w:szCs w:val="22"/>
              </w:rPr>
            </w:pPr>
            <w:r>
              <w:rPr>
                <w:sz w:val="22"/>
                <w:szCs w:val="22"/>
              </w:rPr>
              <w:t xml:space="preserve">Format : </w:t>
            </w:r>
          </w:p>
        </w:tc>
        <w:tc>
          <w:tcPr>
            <w:tcW w:w="5153" w:type="dxa"/>
            <w:noWrap w:val="0"/>
            <w:vAlign w:val="top"/>
          </w:tcPr>
          <w:p w14:paraId="638A9838">
            <w:pPr>
              <w:spacing w:before="0"/>
              <w:ind w:left="0"/>
              <w:jc w:val="both"/>
              <w:rPr>
                <w:sz w:val="22"/>
                <w:szCs w:val="22"/>
              </w:rPr>
            </w:pPr>
            <w:r>
              <w:rPr>
                <w:sz w:val="22"/>
                <w:szCs w:val="22"/>
              </w:rPr>
              <w:t>Mã mẫu hóa đơn</w:t>
            </w:r>
          </w:p>
          <w:p w14:paraId="5D05ADCE">
            <w:pPr>
              <w:spacing w:before="0"/>
              <w:ind w:left="0"/>
              <w:jc w:val="both"/>
              <w:rPr>
                <w:sz w:val="22"/>
                <w:szCs w:val="22"/>
              </w:rPr>
            </w:pPr>
            <w:r>
              <w:rPr>
                <w:sz w:val="22"/>
                <w:szCs w:val="22"/>
              </w:rPr>
              <w:t xml:space="preserve">VD: </w:t>
            </w:r>
          </w:p>
          <w:p w14:paraId="312AA58E">
            <w:pPr>
              <w:spacing w:before="0"/>
              <w:ind w:left="0"/>
              <w:jc w:val="both"/>
              <w:rPr>
                <w:sz w:val="22"/>
                <w:szCs w:val="22"/>
              </w:rPr>
            </w:pPr>
            <w:r>
              <w:rPr>
                <w:sz w:val="22"/>
                <w:szCs w:val="22"/>
              </w:rPr>
              <w:t>01GTKT0/001</w:t>
            </w:r>
          </w:p>
          <w:p w14:paraId="635A3F4D">
            <w:pPr>
              <w:spacing w:before="0"/>
              <w:ind w:left="0"/>
              <w:jc w:val="both"/>
              <w:rPr>
                <w:sz w:val="22"/>
                <w:szCs w:val="22"/>
              </w:rPr>
            </w:pPr>
            <w:r>
              <w:rPr>
                <w:sz w:val="22"/>
                <w:szCs w:val="22"/>
              </w:rPr>
              <w:t>1/001</w:t>
            </w:r>
          </w:p>
        </w:tc>
      </w:tr>
      <w:tr w14:paraId="2A844D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8" w:type="dxa"/>
            <w:noWrap w:val="0"/>
            <w:vAlign w:val="top"/>
          </w:tcPr>
          <w:p w14:paraId="7A251126">
            <w:pPr>
              <w:spacing w:before="0"/>
              <w:ind w:left="0"/>
              <w:jc w:val="both"/>
              <w:rPr>
                <w:sz w:val="22"/>
                <w:szCs w:val="22"/>
              </w:rPr>
            </w:pPr>
            <w:r>
              <w:rPr>
                <w:sz w:val="22"/>
                <w:szCs w:val="22"/>
              </w:rPr>
              <w:t>invoiceNo</w:t>
            </w:r>
          </w:p>
        </w:tc>
        <w:tc>
          <w:tcPr>
            <w:tcW w:w="2566" w:type="dxa"/>
            <w:noWrap w:val="0"/>
            <w:vAlign w:val="top"/>
          </w:tcPr>
          <w:p w14:paraId="6948C892">
            <w:pPr>
              <w:spacing w:before="0"/>
              <w:ind w:left="0"/>
              <w:jc w:val="both"/>
              <w:rPr>
                <w:sz w:val="22"/>
                <w:szCs w:val="22"/>
              </w:rPr>
            </w:pPr>
            <w:r>
              <w:rPr>
                <w:sz w:val="22"/>
                <w:szCs w:val="22"/>
              </w:rPr>
              <w:t>Required : true</w:t>
            </w:r>
          </w:p>
          <w:p w14:paraId="3214C79F">
            <w:pPr>
              <w:spacing w:before="0"/>
              <w:ind w:left="0"/>
              <w:jc w:val="both"/>
              <w:rPr>
                <w:sz w:val="22"/>
                <w:szCs w:val="22"/>
              </w:rPr>
            </w:pPr>
            <w:r>
              <w:rPr>
                <w:sz w:val="22"/>
                <w:szCs w:val="22"/>
              </w:rPr>
              <w:t>DataType: String</w:t>
            </w:r>
          </w:p>
          <w:p w14:paraId="20E846AF">
            <w:pPr>
              <w:spacing w:before="0"/>
              <w:ind w:left="0"/>
              <w:jc w:val="both"/>
              <w:rPr>
                <w:sz w:val="22"/>
                <w:szCs w:val="22"/>
              </w:rPr>
            </w:pPr>
            <w:r>
              <w:rPr>
                <w:sz w:val="22"/>
                <w:szCs w:val="22"/>
              </w:rPr>
              <w:t>Minlength : 7</w:t>
            </w:r>
          </w:p>
          <w:p w14:paraId="1DF9CCC4">
            <w:pPr>
              <w:spacing w:before="0"/>
              <w:ind w:left="0"/>
              <w:jc w:val="both"/>
              <w:rPr>
                <w:sz w:val="22"/>
                <w:szCs w:val="22"/>
              </w:rPr>
            </w:pPr>
            <w:r>
              <w:rPr>
                <w:sz w:val="22"/>
                <w:szCs w:val="22"/>
              </w:rPr>
              <w:t>Maxlength : 35</w:t>
            </w:r>
          </w:p>
          <w:p w14:paraId="35DCBA1D">
            <w:pPr>
              <w:spacing w:before="0"/>
              <w:ind w:left="0"/>
              <w:jc w:val="both"/>
              <w:rPr>
                <w:sz w:val="22"/>
                <w:szCs w:val="22"/>
              </w:rPr>
            </w:pPr>
            <w:r>
              <w:rPr>
                <w:sz w:val="22"/>
                <w:szCs w:val="22"/>
              </w:rPr>
              <w:t>Format :  [a-zA-Z0-9/]+</w:t>
            </w:r>
          </w:p>
        </w:tc>
        <w:tc>
          <w:tcPr>
            <w:tcW w:w="5153" w:type="dxa"/>
            <w:noWrap w:val="0"/>
            <w:vAlign w:val="top"/>
          </w:tcPr>
          <w:p w14:paraId="41503C64">
            <w:pPr>
              <w:spacing w:before="0"/>
              <w:ind w:left="41"/>
              <w:jc w:val="both"/>
              <w:rPr>
                <w:sz w:val="22"/>
                <w:szCs w:val="22"/>
                <w:lang w:val="en"/>
              </w:rPr>
            </w:pPr>
            <w:r>
              <w:rPr>
                <w:sz w:val="22"/>
                <w:szCs w:val="22"/>
              </w:rPr>
              <w:t>Là</w:t>
            </w:r>
            <w:r>
              <w:rPr>
                <w:sz w:val="22"/>
                <w:szCs w:val="22"/>
                <w:lang w:val="en"/>
              </w:rPr>
              <w:t xml:space="preserve"> số hóa đơn =</w:t>
            </w:r>
            <w:r>
              <w:rPr>
                <w:sz w:val="22"/>
                <w:szCs w:val="22"/>
              </w:rPr>
              <w:t xml:space="preserve"> ký hiệu hóa đơn + số hóa đơn</w:t>
            </w:r>
            <w:r>
              <w:rPr>
                <w:sz w:val="22"/>
                <w:szCs w:val="22"/>
                <w:lang w:val="en"/>
              </w:rPr>
              <w:t>.</w:t>
            </w:r>
          </w:p>
          <w:p w14:paraId="1CF4EB83">
            <w:pPr>
              <w:spacing w:before="0"/>
              <w:ind w:left="41"/>
              <w:jc w:val="both"/>
              <w:rPr>
                <w:sz w:val="22"/>
                <w:szCs w:val="22"/>
              </w:rPr>
            </w:pPr>
            <w:r>
              <w:rPr>
                <w:sz w:val="22"/>
                <w:szCs w:val="22"/>
              </w:rPr>
              <w:t xml:space="preserve"> vd : AA/20E0000001</w:t>
            </w:r>
          </w:p>
          <w:p w14:paraId="43E61B07">
            <w:pPr>
              <w:spacing w:before="0"/>
              <w:ind w:left="41"/>
              <w:jc w:val="both"/>
              <w:rPr>
                <w:sz w:val="22"/>
                <w:szCs w:val="22"/>
              </w:rPr>
            </w:pPr>
          </w:p>
        </w:tc>
      </w:tr>
      <w:tr w14:paraId="71B68B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8" w:type="dxa"/>
            <w:noWrap w:val="0"/>
            <w:vAlign w:val="top"/>
          </w:tcPr>
          <w:p w14:paraId="075C95C4">
            <w:pPr>
              <w:spacing w:before="0"/>
              <w:ind w:left="0"/>
              <w:jc w:val="both"/>
              <w:rPr>
                <w:sz w:val="22"/>
                <w:szCs w:val="22"/>
              </w:rPr>
            </w:pPr>
            <w:r>
              <w:rPr>
                <w:sz w:val="22"/>
                <w:szCs w:val="22"/>
              </w:rPr>
              <w:t>strIssueDate</w:t>
            </w:r>
          </w:p>
        </w:tc>
        <w:tc>
          <w:tcPr>
            <w:tcW w:w="2566" w:type="dxa"/>
            <w:noWrap w:val="0"/>
            <w:vAlign w:val="top"/>
          </w:tcPr>
          <w:p w14:paraId="2409E5CA">
            <w:pPr>
              <w:spacing w:before="0"/>
              <w:ind w:left="0"/>
              <w:jc w:val="both"/>
              <w:rPr>
                <w:sz w:val="22"/>
                <w:szCs w:val="22"/>
              </w:rPr>
            </w:pPr>
            <w:r>
              <w:rPr>
                <w:sz w:val="22"/>
                <w:szCs w:val="22"/>
              </w:rPr>
              <w:t>Required : true</w:t>
            </w:r>
          </w:p>
          <w:p w14:paraId="1CF61B1D">
            <w:pPr>
              <w:spacing w:before="0"/>
              <w:ind w:left="0"/>
              <w:jc w:val="both"/>
              <w:rPr>
                <w:sz w:val="22"/>
                <w:szCs w:val="22"/>
                <w:lang w:val="vi-VN"/>
              </w:rPr>
            </w:pPr>
            <w:r>
              <w:rPr>
                <w:sz w:val="22"/>
                <w:szCs w:val="22"/>
              </w:rPr>
              <w:t>DataType:</w:t>
            </w:r>
            <w:r>
              <w:rPr>
                <w:sz w:val="22"/>
                <w:szCs w:val="22"/>
                <w:lang w:val="vi-VN"/>
              </w:rPr>
              <w:t xml:space="preserve"> milisecond since epoch</w:t>
            </w:r>
          </w:p>
          <w:p w14:paraId="1E797F73">
            <w:pPr>
              <w:spacing w:before="0"/>
              <w:ind w:left="0"/>
              <w:jc w:val="both"/>
              <w:rPr>
                <w:sz w:val="22"/>
                <w:szCs w:val="22"/>
              </w:rPr>
            </w:pPr>
            <w:r>
              <w:rPr>
                <w:sz w:val="22"/>
                <w:szCs w:val="22"/>
              </w:rPr>
              <w:t xml:space="preserve">Minlength : </w:t>
            </w:r>
          </w:p>
          <w:p w14:paraId="52328570">
            <w:pPr>
              <w:spacing w:before="0"/>
              <w:ind w:left="0"/>
              <w:jc w:val="both"/>
              <w:rPr>
                <w:sz w:val="22"/>
                <w:szCs w:val="22"/>
              </w:rPr>
            </w:pPr>
            <w:r>
              <w:rPr>
                <w:sz w:val="22"/>
                <w:szCs w:val="22"/>
              </w:rPr>
              <w:t xml:space="preserve">Maxlength : </w:t>
            </w:r>
          </w:p>
          <w:p w14:paraId="60D1E553">
            <w:pPr>
              <w:spacing w:before="0"/>
              <w:ind w:left="0"/>
              <w:jc w:val="both"/>
              <w:rPr>
                <w:sz w:val="22"/>
                <w:szCs w:val="22"/>
                <w:lang w:val="en"/>
              </w:rPr>
            </w:pPr>
            <w:r>
              <w:rPr>
                <w:sz w:val="22"/>
                <w:szCs w:val="22"/>
              </w:rPr>
              <w:t xml:space="preserve">Format: </w:t>
            </w:r>
            <w:r>
              <w:rPr>
                <w:sz w:val="22"/>
                <w:szCs w:val="22"/>
                <w:lang w:val="en"/>
              </w:rPr>
              <w:t>Tiêu chuẩn 5.1</w:t>
            </w:r>
          </w:p>
        </w:tc>
        <w:tc>
          <w:tcPr>
            <w:tcW w:w="5153" w:type="dxa"/>
            <w:noWrap w:val="0"/>
            <w:vAlign w:val="top"/>
          </w:tcPr>
          <w:p w14:paraId="22D4AE4C">
            <w:pPr>
              <w:spacing w:before="0"/>
              <w:ind w:left="41"/>
              <w:jc w:val="both"/>
              <w:rPr>
                <w:sz w:val="22"/>
                <w:szCs w:val="22"/>
              </w:rPr>
            </w:pPr>
            <w:r>
              <w:rPr>
                <w:sz w:val="22"/>
                <w:szCs w:val="22"/>
              </w:rPr>
              <w:t xml:space="preserve">Ngày phát hành hóa đơn </w:t>
            </w:r>
          </w:p>
          <w:p w14:paraId="4D2C2EFE">
            <w:pPr>
              <w:spacing w:before="0"/>
              <w:ind w:left="41"/>
              <w:jc w:val="both"/>
              <w:rPr>
                <w:sz w:val="22"/>
                <w:szCs w:val="22"/>
              </w:rPr>
            </w:pPr>
            <w:r>
              <w:rPr>
                <w:sz w:val="22"/>
                <w:szCs w:val="22"/>
              </w:rPr>
              <w:t>(không vượt quá ngày hiện tại)</w:t>
            </w:r>
          </w:p>
          <w:p w14:paraId="04D5BEB0">
            <w:pPr>
              <w:spacing w:before="0"/>
              <w:ind w:left="41"/>
              <w:jc w:val="both"/>
              <w:rPr>
                <w:sz w:val="22"/>
                <w:szCs w:val="22"/>
              </w:rPr>
            </w:pPr>
          </w:p>
        </w:tc>
      </w:tr>
      <w:tr w14:paraId="068EB8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8" w:type="dxa"/>
            <w:noWrap w:val="0"/>
            <w:vAlign w:val="top"/>
          </w:tcPr>
          <w:p w14:paraId="6E3EDAAD">
            <w:pPr>
              <w:spacing w:before="0"/>
              <w:ind w:left="0"/>
              <w:jc w:val="both"/>
              <w:rPr>
                <w:sz w:val="22"/>
                <w:szCs w:val="22"/>
              </w:rPr>
            </w:pPr>
            <w:r>
              <w:rPr>
                <w:sz w:val="22"/>
                <w:szCs w:val="22"/>
              </w:rPr>
              <w:t>additionalReferenceDesc</w:t>
            </w:r>
          </w:p>
        </w:tc>
        <w:tc>
          <w:tcPr>
            <w:tcW w:w="2566" w:type="dxa"/>
            <w:noWrap w:val="0"/>
            <w:vAlign w:val="top"/>
          </w:tcPr>
          <w:p w14:paraId="73B79C02">
            <w:pPr>
              <w:spacing w:before="0"/>
              <w:ind w:left="0"/>
              <w:jc w:val="both"/>
              <w:rPr>
                <w:sz w:val="22"/>
                <w:szCs w:val="22"/>
              </w:rPr>
            </w:pPr>
            <w:r>
              <w:rPr>
                <w:sz w:val="22"/>
                <w:szCs w:val="22"/>
              </w:rPr>
              <w:t>Required : true</w:t>
            </w:r>
          </w:p>
          <w:p w14:paraId="617B8325">
            <w:pPr>
              <w:spacing w:before="0"/>
              <w:ind w:left="0"/>
              <w:jc w:val="both"/>
              <w:rPr>
                <w:sz w:val="22"/>
                <w:szCs w:val="22"/>
              </w:rPr>
            </w:pPr>
            <w:r>
              <w:rPr>
                <w:sz w:val="22"/>
                <w:szCs w:val="22"/>
              </w:rPr>
              <w:t>DataType: String</w:t>
            </w:r>
          </w:p>
          <w:p w14:paraId="6C0BD083">
            <w:pPr>
              <w:spacing w:before="0"/>
              <w:ind w:left="0"/>
              <w:jc w:val="both"/>
              <w:rPr>
                <w:sz w:val="22"/>
                <w:szCs w:val="22"/>
              </w:rPr>
            </w:pPr>
            <w:r>
              <w:rPr>
                <w:sz w:val="22"/>
                <w:szCs w:val="22"/>
              </w:rPr>
              <w:t>Minlength : 1</w:t>
            </w:r>
          </w:p>
          <w:p w14:paraId="01F3645C">
            <w:pPr>
              <w:spacing w:before="0"/>
              <w:ind w:left="0"/>
              <w:jc w:val="both"/>
              <w:rPr>
                <w:sz w:val="22"/>
                <w:szCs w:val="22"/>
              </w:rPr>
            </w:pPr>
            <w:r>
              <w:rPr>
                <w:sz w:val="22"/>
                <w:szCs w:val="22"/>
              </w:rPr>
              <w:t>Maxlength : 400</w:t>
            </w:r>
          </w:p>
        </w:tc>
        <w:tc>
          <w:tcPr>
            <w:tcW w:w="5153" w:type="dxa"/>
            <w:noWrap w:val="0"/>
            <w:vAlign w:val="top"/>
          </w:tcPr>
          <w:p w14:paraId="4E06C5DE">
            <w:pPr>
              <w:spacing w:before="0"/>
              <w:ind w:left="41"/>
              <w:jc w:val="both"/>
              <w:rPr>
                <w:sz w:val="22"/>
                <w:szCs w:val="22"/>
              </w:rPr>
            </w:pPr>
            <w:r>
              <w:rPr>
                <w:sz w:val="22"/>
                <w:szCs w:val="22"/>
              </w:rPr>
              <w:t>Tên văn bản thỏa thuận hủy hóa đơn</w:t>
            </w:r>
          </w:p>
          <w:p w14:paraId="607708A4">
            <w:pPr>
              <w:spacing w:before="0"/>
              <w:ind w:left="41"/>
              <w:jc w:val="both"/>
              <w:rPr>
                <w:sz w:val="22"/>
                <w:szCs w:val="22"/>
              </w:rPr>
            </w:pPr>
          </w:p>
        </w:tc>
      </w:tr>
      <w:tr w14:paraId="6BCE90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8" w:type="dxa"/>
            <w:noWrap w:val="0"/>
            <w:vAlign w:val="top"/>
          </w:tcPr>
          <w:p w14:paraId="7D4AE142">
            <w:pPr>
              <w:spacing w:before="0"/>
              <w:ind w:left="0"/>
              <w:jc w:val="both"/>
              <w:rPr>
                <w:sz w:val="22"/>
                <w:szCs w:val="22"/>
              </w:rPr>
            </w:pPr>
            <w:r>
              <w:rPr>
                <w:sz w:val="22"/>
                <w:szCs w:val="22"/>
              </w:rPr>
              <w:t>additionalReferenceDate</w:t>
            </w:r>
          </w:p>
        </w:tc>
        <w:tc>
          <w:tcPr>
            <w:tcW w:w="2566" w:type="dxa"/>
            <w:noWrap w:val="0"/>
            <w:vAlign w:val="top"/>
          </w:tcPr>
          <w:p w14:paraId="2F1412C4">
            <w:pPr>
              <w:spacing w:before="0"/>
              <w:ind w:left="0"/>
              <w:jc w:val="both"/>
              <w:rPr>
                <w:sz w:val="22"/>
                <w:szCs w:val="22"/>
              </w:rPr>
            </w:pPr>
            <w:r>
              <w:rPr>
                <w:sz w:val="22"/>
                <w:szCs w:val="22"/>
              </w:rPr>
              <w:t>Required : true</w:t>
            </w:r>
          </w:p>
          <w:p w14:paraId="2F169FEB">
            <w:pPr>
              <w:spacing w:before="0"/>
              <w:ind w:left="0"/>
              <w:jc w:val="both"/>
              <w:rPr>
                <w:sz w:val="22"/>
                <w:szCs w:val="22"/>
              </w:rPr>
            </w:pPr>
            <w:r>
              <w:rPr>
                <w:sz w:val="22"/>
                <w:szCs w:val="22"/>
              </w:rPr>
              <w:t xml:space="preserve">DataType: </w:t>
            </w:r>
            <w:r>
              <w:rPr>
                <w:sz w:val="22"/>
                <w:szCs w:val="22"/>
                <w:lang w:val="vi-VN"/>
              </w:rPr>
              <w:t>milisecond since epoch</w:t>
            </w:r>
          </w:p>
          <w:p w14:paraId="047C7426">
            <w:pPr>
              <w:spacing w:before="0"/>
              <w:ind w:left="0"/>
              <w:jc w:val="both"/>
              <w:rPr>
                <w:sz w:val="22"/>
                <w:szCs w:val="22"/>
              </w:rPr>
            </w:pPr>
            <w:r>
              <w:rPr>
                <w:sz w:val="22"/>
                <w:szCs w:val="22"/>
              </w:rPr>
              <w:t xml:space="preserve">Minlength : </w:t>
            </w:r>
          </w:p>
          <w:p w14:paraId="6ACFC90D">
            <w:pPr>
              <w:spacing w:before="0"/>
              <w:ind w:left="0"/>
              <w:jc w:val="both"/>
              <w:rPr>
                <w:sz w:val="22"/>
                <w:szCs w:val="22"/>
              </w:rPr>
            </w:pPr>
            <w:r>
              <w:rPr>
                <w:sz w:val="22"/>
                <w:szCs w:val="22"/>
              </w:rPr>
              <w:t>Maxlength :</w:t>
            </w:r>
          </w:p>
          <w:p w14:paraId="6CC01563">
            <w:pPr>
              <w:spacing w:before="0"/>
              <w:ind w:left="0"/>
              <w:jc w:val="both"/>
              <w:rPr>
                <w:sz w:val="22"/>
                <w:szCs w:val="22"/>
                <w:lang w:val="en"/>
              </w:rPr>
            </w:pPr>
            <w:r>
              <w:rPr>
                <w:sz w:val="22"/>
                <w:szCs w:val="22"/>
              </w:rPr>
              <w:t xml:space="preserve">Format: </w:t>
            </w:r>
            <w:r>
              <w:rPr>
                <w:sz w:val="22"/>
                <w:szCs w:val="22"/>
                <w:lang w:val="en"/>
              </w:rPr>
              <w:t>Tiêu chuẩn 5.1</w:t>
            </w:r>
          </w:p>
        </w:tc>
        <w:tc>
          <w:tcPr>
            <w:tcW w:w="5153" w:type="dxa"/>
            <w:noWrap w:val="0"/>
            <w:vAlign w:val="top"/>
          </w:tcPr>
          <w:p w14:paraId="57860C7E">
            <w:pPr>
              <w:spacing w:before="0"/>
              <w:ind w:left="41"/>
              <w:jc w:val="both"/>
              <w:rPr>
                <w:sz w:val="22"/>
                <w:szCs w:val="22"/>
              </w:rPr>
            </w:pPr>
            <w:r>
              <w:rPr>
                <w:sz w:val="22"/>
                <w:szCs w:val="22"/>
              </w:rPr>
              <w:t>Ngày thỏa thuận (không vượt quá ngày hiện tại)</w:t>
            </w:r>
          </w:p>
          <w:p w14:paraId="09DBFB31">
            <w:pPr>
              <w:spacing w:before="0"/>
              <w:ind w:left="41"/>
              <w:jc w:val="both"/>
              <w:rPr>
                <w:sz w:val="22"/>
                <w:szCs w:val="22"/>
              </w:rPr>
            </w:pPr>
          </w:p>
        </w:tc>
      </w:tr>
      <w:tr w14:paraId="32ADD3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8" w:type="dxa"/>
            <w:noWrap w:val="0"/>
            <w:vAlign w:val="top"/>
          </w:tcPr>
          <w:p w14:paraId="5392504D">
            <w:pPr>
              <w:spacing w:before="0"/>
              <w:ind w:left="0"/>
              <w:jc w:val="both"/>
              <w:rPr>
                <w:sz w:val="22"/>
                <w:szCs w:val="22"/>
              </w:rPr>
            </w:pPr>
            <w:r>
              <w:rPr>
                <w:sz w:val="22"/>
                <w:szCs w:val="22"/>
              </w:rPr>
              <w:t>reasonDelete</w:t>
            </w:r>
          </w:p>
        </w:tc>
        <w:tc>
          <w:tcPr>
            <w:tcW w:w="2566" w:type="dxa"/>
            <w:noWrap w:val="0"/>
            <w:vAlign w:val="top"/>
          </w:tcPr>
          <w:p w14:paraId="236D405F">
            <w:pPr>
              <w:spacing w:before="0"/>
              <w:ind w:left="0"/>
              <w:jc w:val="both"/>
              <w:rPr>
                <w:sz w:val="22"/>
                <w:szCs w:val="22"/>
              </w:rPr>
            </w:pPr>
            <w:r>
              <w:rPr>
                <w:sz w:val="22"/>
                <w:szCs w:val="22"/>
              </w:rPr>
              <w:t>Required:</w:t>
            </w:r>
            <w:r>
              <w:rPr>
                <w:sz w:val="22"/>
                <w:szCs w:val="22"/>
                <w:lang w:val="vi-VN"/>
              </w:rPr>
              <w:t xml:space="preserve"> </w:t>
            </w:r>
            <w:r>
              <w:rPr>
                <w:sz w:val="22"/>
                <w:szCs w:val="22"/>
              </w:rPr>
              <w:t>False</w:t>
            </w:r>
          </w:p>
          <w:p w14:paraId="7FEB240C">
            <w:pPr>
              <w:spacing w:before="0"/>
              <w:ind w:left="0"/>
              <w:jc w:val="both"/>
              <w:rPr>
                <w:sz w:val="22"/>
                <w:szCs w:val="22"/>
              </w:rPr>
            </w:pPr>
            <w:r>
              <w:rPr>
                <w:sz w:val="22"/>
                <w:szCs w:val="22"/>
              </w:rPr>
              <w:t>DataType: String</w:t>
            </w:r>
          </w:p>
          <w:p w14:paraId="567F2424">
            <w:pPr>
              <w:spacing w:before="0"/>
              <w:ind w:left="0"/>
              <w:jc w:val="both"/>
              <w:rPr>
                <w:sz w:val="22"/>
                <w:szCs w:val="22"/>
              </w:rPr>
            </w:pPr>
            <w:r>
              <w:rPr>
                <w:sz w:val="22"/>
                <w:szCs w:val="22"/>
              </w:rPr>
              <w:t>Minlength: N/A</w:t>
            </w:r>
          </w:p>
          <w:p w14:paraId="0813F98B">
            <w:pPr>
              <w:spacing w:before="0"/>
              <w:ind w:left="0"/>
              <w:jc w:val="both"/>
              <w:rPr>
                <w:sz w:val="22"/>
                <w:szCs w:val="22"/>
              </w:rPr>
            </w:pPr>
            <w:r>
              <w:rPr>
                <w:sz w:val="22"/>
                <w:szCs w:val="22"/>
              </w:rPr>
              <w:t>Maxlength: 255</w:t>
            </w:r>
          </w:p>
          <w:p w14:paraId="37ED2DA9">
            <w:pPr>
              <w:spacing w:before="0"/>
              <w:ind w:left="0"/>
              <w:jc w:val="both"/>
              <w:rPr>
                <w:sz w:val="22"/>
                <w:szCs w:val="22"/>
              </w:rPr>
            </w:pPr>
            <w:r>
              <w:rPr>
                <w:sz w:val="22"/>
                <w:szCs w:val="22"/>
              </w:rPr>
              <w:t>Format:</w:t>
            </w:r>
          </w:p>
        </w:tc>
        <w:tc>
          <w:tcPr>
            <w:tcW w:w="5153" w:type="dxa"/>
            <w:noWrap w:val="0"/>
            <w:vAlign w:val="top"/>
          </w:tcPr>
          <w:p w14:paraId="2DACBAD2">
            <w:pPr>
              <w:spacing w:before="0"/>
              <w:ind w:left="41"/>
              <w:jc w:val="both"/>
              <w:rPr>
                <w:bCs/>
                <w:sz w:val="22"/>
                <w:szCs w:val="22"/>
              </w:rPr>
            </w:pPr>
            <w:r>
              <w:rPr>
                <w:bCs/>
                <w:sz w:val="22"/>
                <w:szCs w:val="22"/>
              </w:rPr>
              <w:t xml:space="preserve">Lý do hủy hóa đơn </w:t>
            </w:r>
          </w:p>
          <w:p w14:paraId="131FB09E">
            <w:pPr>
              <w:spacing w:before="0"/>
              <w:ind w:left="41"/>
              <w:jc w:val="both"/>
              <w:rPr>
                <w:sz w:val="22"/>
                <w:szCs w:val="22"/>
              </w:rPr>
            </w:pPr>
            <w:r>
              <w:rPr>
                <w:bCs/>
                <w:sz w:val="22"/>
                <w:szCs w:val="22"/>
              </w:rPr>
              <w:t>Cho phép nhập tối đa 255 ký tự</w:t>
            </w:r>
          </w:p>
        </w:tc>
      </w:tr>
    </w:tbl>
    <w:p w14:paraId="6DA0BACA">
      <w:pPr>
        <w:pStyle w:val="4"/>
        <w:rPr>
          <w:sz w:val="22"/>
          <w:szCs w:val="22"/>
        </w:rPr>
      </w:pPr>
    </w:p>
    <w:p w14:paraId="1883CA39">
      <w:pPr>
        <w:pStyle w:val="4"/>
        <w:rPr>
          <w:sz w:val="22"/>
          <w:szCs w:val="22"/>
        </w:rPr>
      </w:pPr>
      <w:r>
        <w:rPr>
          <w:sz w:val="22"/>
          <w:szCs w:val="22"/>
        </w:rPr>
        <w:t>Form Data Vị dụ:</w:t>
      </w:r>
    </w:p>
    <w:p w14:paraId="1ED18EFA">
      <w:pPr>
        <w:numPr>
          <w:ilvl w:val="0"/>
          <w:numId w:val="21"/>
        </w:numPr>
        <w:jc w:val="both"/>
        <w:rPr>
          <w:b/>
          <w:color w:val="0000FF"/>
          <w:sz w:val="22"/>
          <w:szCs w:val="22"/>
        </w:rPr>
      </w:pPr>
      <w:r>
        <w:rPr>
          <w:b/>
          <w:color w:val="0000FF"/>
          <w:sz w:val="22"/>
          <w:szCs w:val="22"/>
        </w:rPr>
        <w:t>Đầu ra:</w:t>
      </w:r>
    </w:p>
    <w:p w14:paraId="27408799">
      <w:pPr>
        <w:ind w:left="0"/>
        <w:jc w:val="both"/>
        <w:rPr>
          <w:b/>
          <w:color w:val="0000FF"/>
          <w:sz w:val="22"/>
          <w:szCs w:val="22"/>
        </w:rPr>
      </w:pPr>
      <w:r>
        <w:rPr>
          <w:sz w:val="22"/>
          <w:szCs w:val="22"/>
        </w:rPr>
        <w:drawing>
          <wp:inline distT="0" distB="0" distL="114300" distR="114300">
            <wp:extent cx="6299835" cy="2444750"/>
            <wp:effectExtent l="0" t="0" r="5715" b="12700"/>
            <wp:docPr id="16"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51"/>
                    <pic:cNvPicPr>
                      <a:picLocks noChangeAspect="1"/>
                    </pic:cNvPicPr>
                  </pic:nvPicPr>
                  <pic:blipFill>
                    <a:blip r:embed="rId65"/>
                    <a:stretch>
                      <a:fillRect/>
                    </a:stretch>
                  </pic:blipFill>
                  <pic:spPr>
                    <a:xfrm>
                      <a:off x="0" y="0"/>
                      <a:ext cx="6299835" cy="2444750"/>
                    </a:xfrm>
                    <a:prstGeom prst="rect">
                      <a:avLst/>
                    </a:prstGeom>
                    <a:noFill/>
                    <a:ln>
                      <a:noFill/>
                    </a:ln>
                  </pic:spPr>
                </pic:pic>
              </a:graphicData>
            </a:graphic>
          </wp:inline>
        </w:drawing>
      </w:r>
    </w:p>
    <w:p w14:paraId="04C45515">
      <w:pPr>
        <w:ind w:left="0"/>
        <w:jc w:val="both"/>
        <w:rPr>
          <w:color w:val="000000"/>
          <w:sz w:val="22"/>
          <w:szCs w:val="22"/>
        </w:rPr>
      </w:pPr>
      <w:r>
        <w:rPr>
          <w:sz w:val="22"/>
          <w:szCs w:val="22"/>
        </w:rPr>
        <w:t>Đối tượng Response mô tả trạng thái lỗi Webservice trả về và đối tượng dữ</w:t>
      </w:r>
      <w:r>
        <w:rPr>
          <w:color w:val="000000"/>
          <w:sz w:val="22"/>
          <w:szCs w:val="22"/>
        </w:rPr>
        <w:t xml:space="preserve"> liệu Webservice trả về:</w:t>
      </w:r>
    </w:p>
    <w:p w14:paraId="79BE07CC">
      <w:pPr>
        <w:ind w:left="0"/>
        <w:jc w:val="both"/>
        <w:rPr>
          <w:color w:val="000000"/>
          <w:sz w:val="22"/>
          <w:szCs w:val="22"/>
        </w:rPr>
      </w:pPr>
      <w:r>
        <w:rPr>
          <w:color w:val="000000"/>
          <w:sz w:val="22"/>
          <w:szCs w:val="22"/>
        </w:rPr>
        <w:t>Vị dụ trả về thành công:</w:t>
      </w:r>
    </w:p>
    <w:p w14:paraId="30E9BD79">
      <w:pPr>
        <w:ind w:left="0"/>
        <w:jc w:val="both"/>
        <w:rPr>
          <w:color w:val="000000"/>
          <w:sz w:val="22"/>
          <w:szCs w:val="22"/>
        </w:rPr>
      </w:pPr>
    </w:p>
    <w:p w14:paraId="7D5B9E63">
      <w:pPr>
        <w:widowControl/>
        <w:shd w:val="clear" w:color="auto" w:fill="C6D9F1"/>
        <w:spacing w:before="0" w:line="240" w:lineRule="auto"/>
        <w:ind w:left="0"/>
        <w:jc w:val="both"/>
        <w:rPr>
          <w:snapToGrid/>
          <w:color w:val="000000"/>
          <w:sz w:val="22"/>
          <w:szCs w:val="22"/>
        </w:rPr>
      </w:pPr>
      <w:r>
        <w:rPr>
          <w:snapToGrid/>
          <w:color w:val="000000"/>
          <w:sz w:val="22"/>
          <w:szCs w:val="22"/>
        </w:rPr>
        <w:t>{</w:t>
      </w:r>
    </w:p>
    <w:p w14:paraId="3707DDA3">
      <w:pPr>
        <w:widowControl/>
        <w:shd w:val="clear" w:color="auto" w:fill="C6D9F1"/>
        <w:spacing w:before="0" w:line="240" w:lineRule="auto"/>
        <w:ind w:left="0"/>
        <w:jc w:val="both"/>
        <w:rPr>
          <w:snapToGrid/>
          <w:color w:val="000000"/>
          <w:sz w:val="22"/>
          <w:szCs w:val="22"/>
        </w:rPr>
      </w:pPr>
      <w:r>
        <w:rPr>
          <w:snapToGrid/>
          <w:color w:val="000000"/>
          <w:sz w:val="22"/>
          <w:szCs w:val="22"/>
        </w:rPr>
        <w:t xml:space="preserve">    "errorCode": null,</w:t>
      </w:r>
    </w:p>
    <w:p w14:paraId="735C6BCF">
      <w:pPr>
        <w:widowControl/>
        <w:shd w:val="clear" w:color="auto" w:fill="C6D9F1"/>
        <w:spacing w:before="0" w:line="240" w:lineRule="auto"/>
        <w:ind w:left="0"/>
        <w:jc w:val="both"/>
        <w:rPr>
          <w:snapToGrid/>
          <w:color w:val="000000"/>
          <w:sz w:val="22"/>
          <w:szCs w:val="22"/>
        </w:rPr>
      </w:pPr>
      <w:r>
        <w:rPr>
          <w:snapToGrid/>
          <w:color w:val="000000"/>
          <w:sz w:val="22"/>
          <w:szCs w:val="22"/>
        </w:rPr>
        <w:t xml:space="preserve">    "description": "CANCEL TRANSACTION INVOICE SUCCESS"</w:t>
      </w:r>
    </w:p>
    <w:p w14:paraId="27E86AE6">
      <w:pPr>
        <w:widowControl/>
        <w:shd w:val="clear" w:color="auto" w:fill="C6D9F1"/>
        <w:spacing w:before="0" w:line="240" w:lineRule="auto"/>
        <w:ind w:left="0"/>
        <w:jc w:val="both"/>
        <w:rPr>
          <w:snapToGrid/>
          <w:color w:val="000000"/>
          <w:sz w:val="22"/>
          <w:szCs w:val="22"/>
        </w:rPr>
      </w:pPr>
      <w:r>
        <w:rPr>
          <w:snapToGrid/>
          <w:color w:val="000000"/>
          <w:sz w:val="22"/>
          <w:szCs w:val="22"/>
        </w:rPr>
        <w:t>}</w:t>
      </w:r>
    </w:p>
    <w:p w14:paraId="45D483BB">
      <w:pPr>
        <w:numPr>
          <w:ilvl w:val="2"/>
          <w:numId w:val="17"/>
        </w:numPr>
        <w:jc w:val="both"/>
        <w:rPr>
          <w:color w:val="000000"/>
          <w:sz w:val="22"/>
          <w:szCs w:val="22"/>
        </w:rPr>
      </w:pPr>
      <w:r>
        <w:rPr>
          <w:color w:val="000000"/>
          <w:sz w:val="22"/>
          <w:szCs w:val="22"/>
        </w:rPr>
        <w:t>Bảng mã lỗi :</w:t>
      </w:r>
    </w:p>
    <w:p w14:paraId="0D8C1148">
      <w:pPr>
        <w:snapToGrid w:val="0"/>
        <w:ind w:left="1800"/>
        <w:jc w:val="both"/>
        <w:rPr>
          <w:sz w:val="22"/>
          <w:szCs w:val="22"/>
        </w:rPr>
      </w:pPr>
      <w:r>
        <w:rPr>
          <w:sz w:val="22"/>
          <w:szCs w:val="22"/>
        </w:rPr>
        <w:t>Mô tả</w:t>
      </w:r>
    </w:p>
    <w:tbl>
      <w:tblPr>
        <w:tblStyle w:val="13"/>
        <w:tblW w:w="8784" w:type="dxa"/>
        <w:tblInd w:w="118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49"/>
        <w:gridCol w:w="6035"/>
      </w:tblGrid>
      <w:tr w14:paraId="107906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49" w:type="dxa"/>
            <w:shd w:val="clear" w:color="auto" w:fill="D9D9D9"/>
            <w:noWrap w:val="0"/>
            <w:vAlign w:val="top"/>
          </w:tcPr>
          <w:p w14:paraId="00B78039">
            <w:pPr>
              <w:ind w:left="0"/>
              <w:jc w:val="center"/>
              <w:rPr>
                <w:b/>
                <w:bCs/>
                <w:color w:val="000000"/>
                <w:sz w:val="22"/>
                <w:szCs w:val="22"/>
              </w:rPr>
            </w:pPr>
            <w:r>
              <w:rPr>
                <w:b/>
                <w:bCs/>
                <w:color w:val="000000"/>
                <w:sz w:val="22"/>
                <w:szCs w:val="22"/>
              </w:rPr>
              <w:t>Tên trường</w:t>
            </w:r>
          </w:p>
        </w:tc>
        <w:tc>
          <w:tcPr>
            <w:tcW w:w="6035" w:type="dxa"/>
            <w:shd w:val="clear" w:color="auto" w:fill="D9D9D9"/>
            <w:noWrap w:val="0"/>
            <w:vAlign w:val="top"/>
          </w:tcPr>
          <w:p w14:paraId="68103B2F">
            <w:pPr>
              <w:ind w:left="0"/>
              <w:jc w:val="center"/>
              <w:rPr>
                <w:b/>
                <w:bCs/>
                <w:color w:val="000000"/>
                <w:sz w:val="22"/>
                <w:szCs w:val="22"/>
              </w:rPr>
            </w:pPr>
            <w:r>
              <w:rPr>
                <w:b/>
                <w:bCs/>
                <w:color w:val="000000"/>
                <w:sz w:val="22"/>
                <w:szCs w:val="22"/>
              </w:rPr>
              <w:t>Mô tả</w:t>
            </w:r>
          </w:p>
        </w:tc>
      </w:tr>
      <w:tr w14:paraId="3A5D54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49" w:type="dxa"/>
            <w:noWrap w:val="0"/>
            <w:vAlign w:val="top"/>
          </w:tcPr>
          <w:p w14:paraId="583D7507">
            <w:pPr>
              <w:spacing w:before="0"/>
              <w:ind w:left="0"/>
              <w:jc w:val="both"/>
              <w:rPr>
                <w:sz w:val="22"/>
                <w:szCs w:val="22"/>
              </w:rPr>
            </w:pPr>
            <w:r>
              <w:rPr>
                <w:sz w:val="22"/>
                <w:szCs w:val="22"/>
              </w:rPr>
              <w:t>errorCode</w:t>
            </w:r>
          </w:p>
        </w:tc>
        <w:tc>
          <w:tcPr>
            <w:tcW w:w="6035" w:type="dxa"/>
            <w:noWrap w:val="0"/>
            <w:vAlign w:val="top"/>
          </w:tcPr>
          <w:p w14:paraId="1E5AC647">
            <w:pPr>
              <w:spacing w:before="0"/>
              <w:ind w:left="0"/>
              <w:jc w:val="both"/>
              <w:rPr>
                <w:sz w:val="22"/>
                <w:szCs w:val="22"/>
              </w:rPr>
            </w:pPr>
            <w:r>
              <w:rPr>
                <w:sz w:val="22"/>
                <w:szCs w:val="22"/>
              </w:rPr>
              <w:t>Mã lỗi (giá trị là null nếu lấy hóa đơn thành công)</w:t>
            </w:r>
          </w:p>
        </w:tc>
      </w:tr>
      <w:tr w14:paraId="78EC82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49" w:type="dxa"/>
            <w:noWrap w:val="0"/>
            <w:vAlign w:val="top"/>
          </w:tcPr>
          <w:p w14:paraId="393E0018">
            <w:pPr>
              <w:spacing w:before="0"/>
              <w:ind w:left="0"/>
              <w:jc w:val="both"/>
              <w:rPr>
                <w:sz w:val="22"/>
                <w:szCs w:val="22"/>
              </w:rPr>
            </w:pPr>
            <w:r>
              <w:rPr>
                <w:sz w:val="22"/>
                <w:szCs w:val="22"/>
              </w:rPr>
              <w:t>description</w:t>
            </w:r>
          </w:p>
        </w:tc>
        <w:tc>
          <w:tcPr>
            <w:tcW w:w="6035" w:type="dxa"/>
            <w:noWrap w:val="0"/>
            <w:vAlign w:val="top"/>
          </w:tcPr>
          <w:p w14:paraId="00EC72CF">
            <w:pPr>
              <w:spacing w:before="0"/>
              <w:ind w:left="0"/>
              <w:jc w:val="both"/>
              <w:rPr>
                <w:sz w:val="22"/>
                <w:szCs w:val="22"/>
              </w:rPr>
            </w:pPr>
            <w:r>
              <w:rPr>
                <w:sz w:val="22"/>
                <w:szCs w:val="22"/>
              </w:rPr>
              <w:t>Mô tả lỗi (giá trị là null nếu lấy hóa đơn thành công),</w:t>
            </w:r>
          </w:p>
          <w:p w14:paraId="1AFA8312">
            <w:pPr>
              <w:spacing w:before="0"/>
              <w:ind w:left="0"/>
              <w:jc w:val="both"/>
              <w:rPr>
                <w:sz w:val="22"/>
                <w:szCs w:val="22"/>
              </w:rPr>
            </w:pPr>
            <w:r>
              <w:rPr>
                <w:sz w:val="22"/>
                <w:szCs w:val="22"/>
              </w:rPr>
              <w:t>Kiểm tra hóa đơn có phải là các hóa đơn gốc, chưa kê khai thuế,</w:t>
            </w:r>
            <w:r>
              <w:rPr>
                <w:sz w:val="22"/>
                <w:szCs w:val="22"/>
                <w:lang w:val="vi-VN"/>
              </w:rPr>
              <w:t xml:space="preserve"> </w:t>
            </w:r>
            <w:r>
              <w:rPr>
                <w:sz w:val="22"/>
                <w:szCs w:val="22"/>
              </w:rPr>
              <w:t>trạng thái đã thanh toán, không phải hóa đơn điều chỉnh, hóa đơn thay thế và hóa đơn điều chỉnh hủy hay không? Nếu phải trả lại thông tin hóa đơn không hợp lệ</w:t>
            </w:r>
          </w:p>
        </w:tc>
      </w:tr>
    </w:tbl>
    <w:p w14:paraId="1EF1A540">
      <w:pPr>
        <w:snapToGrid w:val="0"/>
        <w:ind w:left="0"/>
        <w:jc w:val="both"/>
        <w:rPr>
          <w:sz w:val="22"/>
          <w:szCs w:val="22"/>
        </w:rPr>
      </w:pPr>
    </w:p>
    <w:p w14:paraId="010F5253">
      <w:pPr>
        <w:pStyle w:val="124"/>
        <w:rPr>
          <w:sz w:val="22"/>
          <w:szCs w:val="22"/>
        </w:rPr>
      </w:pPr>
      <w:r>
        <w:rPr>
          <w:sz w:val="22"/>
          <w:szCs w:val="22"/>
        </w:rPr>
        <w:t>Cập nhật kê khai thuế</w:t>
      </w:r>
      <w:bookmarkEnd w:id="44"/>
    </w:p>
    <w:p w14:paraId="77198ABF">
      <w:pPr>
        <w:pStyle w:val="4"/>
        <w:rPr>
          <w:sz w:val="22"/>
          <w:szCs w:val="22"/>
        </w:rPr>
      </w:pPr>
      <w:r>
        <w:rPr>
          <w:sz w:val="22"/>
          <w:szCs w:val="22"/>
        </w:rPr>
        <w:t>Cho phép hệ thống tích hợp gửi thông tin cập nhật kê khai thuế sang, để tránh cho khách hàng bị sai sót trong quá trình sử dụng (hóa đơn đã kê khai thực tế vẫn có thể xóa bỏ, thay thế).</w:t>
      </w:r>
    </w:p>
    <w:p w14:paraId="213F85CF">
      <w:pPr>
        <w:numPr>
          <w:ilvl w:val="0"/>
          <w:numId w:val="21"/>
        </w:numPr>
        <w:jc w:val="both"/>
        <w:rPr>
          <w:b/>
          <w:color w:val="0000FF"/>
          <w:sz w:val="22"/>
          <w:szCs w:val="22"/>
        </w:rPr>
      </w:pPr>
      <w:r>
        <w:rPr>
          <w:b/>
          <w:color w:val="0000FF"/>
          <w:sz w:val="22"/>
          <w:szCs w:val="22"/>
        </w:rPr>
        <w:t>Đầu vào:</w:t>
      </w:r>
    </w:p>
    <w:p w14:paraId="61E14DD2">
      <w:pPr>
        <w:numPr>
          <w:ilvl w:val="0"/>
          <w:numId w:val="17"/>
        </w:numPr>
        <w:snapToGrid w:val="0"/>
        <w:jc w:val="both"/>
        <w:rPr>
          <w:sz w:val="22"/>
          <w:szCs w:val="22"/>
        </w:rPr>
      </w:pPr>
      <w:r>
        <w:rPr>
          <w:sz w:val="22"/>
          <w:szCs w:val="22"/>
        </w:rPr>
        <w:t xml:space="preserve">Action (POST):  </w:t>
      </w:r>
      <w:r>
        <w:rPr>
          <w:i/>
          <w:color w:val="00B050"/>
          <w:sz w:val="22"/>
          <w:szCs w:val="22"/>
        </w:rPr>
        <w:t>InvoiceAPI/InvoiceUtilsWS/updateTaxDeclaration/</w:t>
      </w:r>
    </w:p>
    <w:p w14:paraId="618509E2">
      <w:pPr>
        <w:numPr>
          <w:ilvl w:val="0"/>
          <w:numId w:val="17"/>
        </w:numPr>
        <w:jc w:val="both"/>
        <w:rPr>
          <w:sz w:val="22"/>
          <w:szCs w:val="22"/>
        </w:rPr>
      </w:pPr>
      <w:r>
        <w:rPr>
          <w:sz w:val="22"/>
          <w:szCs w:val="22"/>
        </w:rPr>
        <w:t>Headers:</w:t>
      </w:r>
    </w:p>
    <w:p w14:paraId="6CABB283">
      <w:pPr>
        <w:ind w:left="720"/>
        <w:jc w:val="both"/>
        <w:rPr>
          <w:sz w:val="22"/>
          <w:szCs w:val="22"/>
        </w:rPr>
      </w:pPr>
      <w:r>
        <w:rPr>
          <w:sz w:val="22"/>
          <w:szCs w:val="22"/>
          <w:lang w:val="en"/>
        </w:rPr>
        <w:t>+ Cookie: giá trị access_token hoặc Authorization: username/pass như đăng nhập trên web  hoặc Authorization: username/pass như đăng nhập trên web</w:t>
      </w:r>
    </w:p>
    <w:p w14:paraId="41347015">
      <w:pPr>
        <w:ind w:left="720"/>
        <w:jc w:val="both"/>
        <w:rPr>
          <w:sz w:val="22"/>
          <w:szCs w:val="22"/>
          <w:lang w:val="fr-FR"/>
        </w:rPr>
      </w:pPr>
      <w:r>
        <w:rPr>
          <w:sz w:val="22"/>
          <w:szCs w:val="22"/>
          <w:lang w:val="fr-FR"/>
        </w:rPr>
        <w:t>+ Content-Type: application/json</w:t>
      </w:r>
    </w:p>
    <w:p w14:paraId="19A40F76">
      <w:pPr>
        <w:snapToGrid w:val="0"/>
        <w:ind w:left="720"/>
        <w:jc w:val="both"/>
        <w:rPr>
          <w:sz w:val="22"/>
          <w:szCs w:val="22"/>
        </w:rPr>
      </w:pPr>
      <w:r>
        <w:rPr>
          <w:sz w:val="22"/>
          <w:szCs w:val="22"/>
          <w:lang w:val="vi-VN"/>
        </w:rPr>
        <w:t>C</w:t>
      </w:r>
      <w:r>
        <w:rPr>
          <w:sz w:val="22"/>
          <w:szCs w:val="22"/>
        </w:rPr>
        <w:t>ác tham số:</w:t>
      </w:r>
    </w:p>
    <w:tbl>
      <w:tblPr>
        <w:tblStyle w:val="13"/>
        <w:tblW w:w="9213" w:type="dxa"/>
        <w:tblInd w:w="5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90"/>
        <w:gridCol w:w="2454"/>
        <w:gridCol w:w="4869"/>
      </w:tblGrid>
      <w:tr w14:paraId="38C89D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0" w:hRule="atLeast"/>
        </w:trPr>
        <w:tc>
          <w:tcPr>
            <w:tcW w:w="1890" w:type="dxa"/>
            <w:shd w:val="clear" w:color="auto" w:fill="D9D9D9"/>
            <w:noWrap w:val="0"/>
            <w:vAlign w:val="top"/>
          </w:tcPr>
          <w:p w14:paraId="0FAD35BA">
            <w:pPr>
              <w:ind w:left="0"/>
              <w:jc w:val="center"/>
              <w:rPr>
                <w:b/>
                <w:bCs/>
                <w:color w:val="000000"/>
                <w:sz w:val="22"/>
                <w:szCs w:val="22"/>
              </w:rPr>
            </w:pPr>
            <w:r>
              <w:rPr>
                <w:b/>
                <w:bCs/>
                <w:color w:val="000000"/>
                <w:sz w:val="22"/>
                <w:szCs w:val="22"/>
              </w:rPr>
              <w:t>Tên trường</w:t>
            </w:r>
          </w:p>
        </w:tc>
        <w:tc>
          <w:tcPr>
            <w:tcW w:w="2454" w:type="dxa"/>
            <w:shd w:val="clear" w:color="auto" w:fill="D9D9D9"/>
            <w:noWrap w:val="0"/>
            <w:vAlign w:val="top"/>
          </w:tcPr>
          <w:p w14:paraId="5CB4ACE9">
            <w:pPr>
              <w:ind w:left="0"/>
              <w:jc w:val="center"/>
              <w:rPr>
                <w:b/>
                <w:bCs/>
                <w:color w:val="000000"/>
                <w:sz w:val="22"/>
                <w:szCs w:val="22"/>
              </w:rPr>
            </w:pPr>
            <w:r>
              <w:rPr>
                <w:b/>
                <w:bCs/>
                <w:color w:val="000000"/>
                <w:sz w:val="22"/>
                <w:szCs w:val="22"/>
              </w:rPr>
              <w:t>Kiểu dữ liệu, ràng buộc</w:t>
            </w:r>
          </w:p>
        </w:tc>
        <w:tc>
          <w:tcPr>
            <w:tcW w:w="4869" w:type="dxa"/>
            <w:shd w:val="clear" w:color="auto" w:fill="D9D9D9"/>
            <w:noWrap w:val="0"/>
            <w:vAlign w:val="top"/>
          </w:tcPr>
          <w:p w14:paraId="0AE79043">
            <w:pPr>
              <w:ind w:left="0"/>
              <w:jc w:val="center"/>
              <w:rPr>
                <w:b/>
                <w:bCs/>
                <w:color w:val="000000"/>
                <w:sz w:val="22"/>
                <w:szCs w:val="22"/>
              </w:rPr>
            </w:pPr>
            <w:r>
              <w:rPr>
                <w:b/>
                <w:bCs/>
                <w:color w:val="000000"/>
                <w:sz w:val="22"/>
                <w:szCs w:val="22"/>
              </w:rPr>
              <w:t>Dữ liệu/mô tả</w:t>
            </w:r>
          </w:p>
        </w:tc>
      </w:tr>
      <w:tr w14:paraId="0EF239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0" w:type="dxa"/>
            <w:noWrap w:val="0"/>
            <w:vAlign w:val="top"/>
          </w:tcPr>
          <w:p w14:paraId="6A6D605F">
            <w:pPr>
              <w:spacing w:before="0"/>
              <w:ind w:left="0"/>
              <w:jc w:val="both"/>
              <w:rPr>
                <w:sz w:val="22"/>
                <w:szCs w:val="22"/>
              </w:rPr>
            </w:pPr>
            <w:r>
              <w:rPr>
                <w:sz w:val="22"/>
                <w:szCs w:val="22"/>
              </w:rPr>
              <w:t>supplierTaxCode</w:t>
            </w:r>
          </w:p>
        </w:tc>
        <w:tc>
          <w:tcPr>
            <w:tcW w:w="2454" w:type="dxa"/>
            <w:noWrap w:val="0"/>
            <w:vAlign w:val="top"/>
          </w:tcPr>
          <w:p w14:paraId="477F4C33">
            <w:pPr>
              <w:spacing w:before="0"/>
              <w:ind w:left="0"/>
              <w:jc w:val="both"/>
              <w:rPr>
                <w:sz w:val="22"/>
                <w:szCs w:val="22"/>
              </w:rPr>
            </w:pPr>
            <w:r>
              <w:rPr>
                <w:sz w:val="22"/>
                <w:szCs w:val="22"/>
              </w:rPr>
              <w:t>Required: true</w:t>
            </w:r>
          </w:p>
          <w:p w14:paraId="33539C5E">
            <w:pPr>
              <w:spacing w:before="0"/>
              <w:ind w:left="0"/>
              <w:jc w:val="both"/>
              <w:rPr>
                <w:sz w:val="22"/>
                <w:szCs w:val="22"/>
              </w:rPr>
            </w:pPr>
            <w:r>
              <w:rPr>
                <w:sz w:val="22"/>
                <w:szCs w:val="22"/>
              </w:rPr>
              <w:t>DataType: String</w:t>
            </w:r>
          </w:p>
          <w:p w14:paraId="2CD7F0DC">
            <w:pPr>
              <w:spacing w:before="0"/>
              <w:ind w:left="0"/>
              <w:jc w:val="both"/>
              <w:rPr>
                <w:sz w:val="22"/>
                <w:szCs w:val="22"/>
              </w:rPr>
            </w:pPr>
            <w:r>
              <w:rPr>
                <w:sz w:val="22"/>
                <w:szCs w:val="22"/>
              </w:rPr>
              <w:t xml:space="preserve">Minlength: </w:t>
            </w:r>
          </w:p>
          <w:p w14:paraId="1EE42901">
            <w:pPr>
              <w:spacing w:before="0"/>
              <w:ind w:left="0"/>
              <w:jc w:val="both"/>
              <w:rPr>
                <w:sz w:val="22"/>
                <w:szCs w:val="22"/>
              </w:rPr>
            </w:pPr>
            <w:r>
              <w:rPr>
                <w:sz w:val="22"/>
                <w:szCs w:val="22"/>
              </w:rPr>
              <w:t>Maxlength: 20</w:t>
            </w:r>
          </w:p>
          <w:p w14:paraId="20F6B3DB">
            <w:pPr>
              <w:spacing w:before="0"/>
              <w:ind w:left="0"/>
              <w:jc w:val="both"/>
              <w:rPr>
                <w:sz w:val="22"/>
                <w:szCs w:val="22"/>
              </w:rPr>
            </w:pPr>
            <w:r>
              <w:rPr>
                <w:sz w:val="22"/>
                <w:szCs w:val="22"/>
              </w:rPr>
              <w:t>Format: [0-9-]+</w:t>
            </w:r>
          </w:p>
        </w:tc>
        <w:tc>
          <w:tcPr>
            <w:tcW w:w="4869" w:type="dxa"/>
            <w:noWrap w:val="0"/>
            <w:vAlign w:val="top"/>
          </w:tcPr>
          <w:p w14:paraId="54272F6F">
            <w:pPr>
              <w:spacing w:before="0"/>
              <w:ind w:left="0"/>
              <w:jc w:val="both"/>
              <w:rPr>
                <w:sz w:val="22"/>
                <w:szCs w:val="22"/>
              </w:rPr>
            </w:pPr>
            <w:r>
              <w:rPr>
                <w:sz w:val="22"/>
                <w:szCs w:val="22"/>
              </w:rPr>
              <w:t>Mã số thuế của doanh nghiệp/chi nhánh phát hành hóa đơn. Một doanh nghiệp có thể có nhiều mã số thuế</w:t>
            </w:r>
          </w:p>
          <w:p w14:paraId="2E97DD85">
            <w:pPr>
              <w:spacing w:before="0"/>
              <w:ind w:left="0"/>
              <w:jc w:val="both"/>
              <w:rPr>
                <w:sz w:val="22"/>
                <w:szCs w:val="22"/>
              </w:rPr>
            </w:pPr>
            <w:r>
              <w:rPr>
                <w:sz w:val="22"/>
                <w:szCs w:val="22"/>
              </w:rPr>
              <w:t xml:space="preserve">Mẫu 1: 0312770607 </w:t>
            </w:r>
          </w:p>
          <w:p w14:paraId="77A30764">
            <w:pPr>
              <w:spacing w:before="0"/>
              <w:ind w:left="0"/>
              <w:jc w:val="both"/>
              <w:rPr>
                <w:sz w:val="22"/>
                <w:szCs w:val="22"/>
              </w:rPr>
            </w:pPr>
            <w:r>
              <w:rPr>
                <w:sz w:val="22"/>
                <w:szCs w:val="22"/>
              </w:rPr>
              <w:t>Mẫu 2: 0312770607-001</w:t>
            </w:r>
          </w:p>
        </w:tc>
      </w:tr>
      <w:tr w14:paraId="6FF2E4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0" w:type="dxa"/>
            <w:noWrap w:val="0"/>
            <w:vAlign w:val="top"/>
          </w:tcPr>
          <w:p w14:paraId="5E0EEA2A">
            <w:pPr>
              <w:spacing w:before="0"/>
              <w:ind w:left="0"/>
              <w:jc w:val="both"/>
              <w:rPr>
                <w:sz w:val="22"/>
                <w:szCs w:val="22"/>
              </w:rPr>
            </w:pPr>
            <w:r>
              <w:rPr>
                <w:sz w:val="22"/>
                <w:szCs w:val="22"/>
              </w:rPr>
              <w:t>strIssueDate</w:t>
            </w:r>
          </w:p>
        </w:tc>
        <w:tc>
          <w:tcPr>
            <w:tcW w:w="2454" w:type="dxa"/>
            <w:noWrap w:val="0"/>
            <w:vAlign w:val="top"/>
          </w:tcPr>
          <w:p w14:paraId="60376C99">
            <w:pPr>
              <w:spacing w:before="0"/>
              <w:ind w:left="0"/>
              <w:jc w:val="both"/>
              <w:rPr>
                <w:sz w:val="22"/>
                <w:szCs w:val="22"/>
              </w:rPr>
            </w:pPr>
            <w:r>
              <w:rPr>
                <w:sz w:val="22"/>
                <w:szCs w:val="22"/>
              </w:rPr>
              <w:t>Required: true</w:t>
            </w:r>
          </w:p>
          <w:p w14:paraId="14B6E47F">
            <w:pPr>
              <w:spacing w:before="0"/>
              <w:ind w:left="0"/>
              <w:jc w:val="both"/>
              <w:rPr>
                <w:sz w:val="22"/>
                <w:szCs w:val="22"/>
              </w:rPr>
            </w:pPr>
            <w:r>
              <w:rPr>
                <w:sz w:val="22"/>
                <w:szCs w:val="22"/>
              </w:rPr>
              <w:t>DataType: String</w:t>
            </w:r>
          </w:p>
          <w:p w14:paraId="026BE3EA">
            <w:pPr>
              <w:spacing w:before="0"/>
              <w:ind w:left="0"/>
              <w:jc w:val="both"/>
              <w:rPr>
                <w:sz w:val="22"/>
                <w:szCs w:val="22"/>
              </w:rPr>
            </w:pPr>
            <w:r>
              <w:rPr>
                <w:sz w:val="22"/>
                <w:szCs w:val="22"/>
              </w:rPr>
              <w:t xml:space="preserve">Minlength: </w:t>
            </w:r>
          </w:p>
          <w:p w14:paraId="1313B544">
            <w:pPr>
              <w:spacing w:before="0"/>
              <w:ind w:left="0"/>
              <w:jc w:val="both"/>
              <w:rPr>
                <w:sz w:val="22"/>
                <w:szCs w:val="22"/>
              </w:rPr>
            </w:pPr>
            <w:r>
              <w:rPr>
                <w:sz w:val="22"/>
                <w:szCs w:val="22"/>
              </w:rPr>
              <w:t xml:space="preserve">Maxlength: </w:t>
            </w:r>
          </w:p>
          <w:p w14:paraId="4E7C64B8">
            <w:pPr>
              <w:spacing w:before="0"/>
              <w:ind w:left="0"/>
              <w:jc w:val="both"/>
              <w:rPr>
                <w:sz w:val="22"/>
                <w:szCs w:val="22"/>
              </w:rPr>
            </w:pPr>
            <w:r>
              <w:rPr>
                <w:sz w:val="22"/>
                <w:szCs w:val="22"/>
              </w:rPr>
              <w:t>Format: dd/mm/yyyy</w:t>
            </w:r>
          </w:p>
        </w:tc>
        <w:tc>
          <w:tcPr>
            <w:tcW w:w="4869" w:type="dxa"/>
            <w:noWrap w:val="0"/>
            <w:vAlign w:val="top"/>
          </w:tcPr>
          <w:p w14:paraId="04448F8B">
            <w:pPr>
              <w:spacing w:before="0"/>
              <w:ind w:left="41"/>
              <w:jc w:val="both"/>
              <w:rPr>
                <w:sz w:val="22"/>
                <w:szCs w:val="22"/>
              </w:rPr>
            </w:pPr>
            <w:r>
              <w:rPr>
                <w:sz w:val="22"/>
                <w:szCs w:val="22"/>
              </w:rPr>
              <w:t xml:space="preserve">Ngày lập hóa đơn  </w:t>
            </w:r>
          </w:p>
        </w:tc>
      </w:tr>
    </w:tbl>
    <w:p w14:paraId="6A49003A">
      <w:pPr>
        <w:snapToGrid w:val="0"/>
        <w:ind w:left="720"/>
        <w:jc w:val="both"/>
        <w:rPr>
          <w:sz w:val="22"/>
          <w:szCs w:val="22"/>
        </w:rPr>
      </w:pPr>
    </w:p>
    <w:p w14:paraId="3F05E519">
      <w:pPr>
        <w:numPr>
          <w:ilvl w:val="0"/>
          <w:numId w:val="17"/>
        </w:numPr>
        <w:snapToGrid w:val="0"/>
        <w:jc w:val="both"/>
        <w:rPr>
          <w:sz w:val="22"/>
          <w:szCs w:val="22"/>
        </w:rPr>
      </w:pPr>
      <w:r>
        <w:rPr>
          <w:sz w:val="22"/>
          <w:szCs w:val="22"/>
        </w:rPr>
        <w:t>Vị dụ với định dạng json:</w:t>
      </w:r>
    </w:p>
    <w:p w14:paraId="1BA037C3">
      <w:pPr>
        <w:shd w:val="clear" w:color="auto" w:fill="C6D9F1"/>
        <w:ind w:firstLine="720"/>
        <w:jc w:val="both"/>
        <w:rPr>
          <w:b/>
          <w:bCs/>
          <w:color w:val="8000FF"/>
          <w:sz w:val="22"/>
          <w:szCs w:val="22"/>
          <w:lang w:val="fr-FR"/>
        </w:rPr>
      </w:pPr>
      <w:r>
        <w:rPr>
          <w:snapToGrid/>
          <w:color w:val="000000"/>
          <w:sz w:val="22"/>
          <w:szCs w:val="22"/>
        </w:rPr>
        <w:t xml:space="preserve">  </w:t>
      </w:r>
      <w:r>
        <w:rPr>
          <w:b/>
          <w:bCs/>
          <w:color w:val="8000FF"/>
          <w:sz w:val="22"/>
          <w:szCs w:val="22"/>
          <w:lang w:val="fr-FR"/>
        </w:rPr>
        <w:t>{</w:t>
      </w:r>
    </w:p>
    <w:p w14:paraId="55E19885">
      <w:pPr>
        <w:shd w:val="clear" w:color="auto" w:fill="C6D9F1"/>
        <w:jc w:val="both"/>
        <w:rPr>
          <w:b/>
          <w:bCs/>
          <w:color w:val="8000FF"/>
          <w:sz w:val="22"/>
          <w:szCs w:val="22"/>
          <w:lang w:val="fr-FR"/>
        </w:rPr>
      </w:pPr>
      <w:r>
        <w:rPr>
          <w:b/>
          <w:bCs/>
          <w:color w:val="8000FF"/>
          <w:sz w:val="22"/>
          <w:szCs w:val="22"/>
          <w:lang w:val="fr-FR"/>
        </w:rPr>
        <w:tab/>
      </w:r>
      <w:r>
        <w:rPr>
          <w:b/>
          <w:bCs/>
          <w:color w:val="8000FF"/>
          <w:sz w:val="22"/>
          <w:szCs w:val="22"/>
          <w:lang w:val="fr-FR"/>
        </w:rPr>
        <w:tab/>
      </w:r>
      <w:r>
        <w:rPr>
          <w:b/>
          <w:bCs/>
          <w:color w:val="8000FF"/>
          <w:sz w:val="22"/>
          <w:szCs w:val="22"/>
          <w:lang w:val="fr-FR"/>
        </w:rPr>
        <w:t>"supplierTaxCode":"0100109106",</w:t>
      </w:r>
    </w:p>
    <w:p w14:paraId="325531A8">
      <w:pPr>
        <w:shd w:val="clear" w:color="auto" w:fill="C6D9F1"/>
        <w:jc w:val="both"/>
        <w:rPr>
          <w:b/>
          <w:bCs/>
          <w:color w:val="8000FF"/>
          <w:sz w:val="22"/>
          <w:szCs w:val="22"/>
          <w:lang w:val="fr-FR"/>
        </w:rPr>
      </w:pPr>
      <w:r>
        <w:rPr>
          <w:b/>
          <w:bCs/>
          <w:color w:val="8000FF"/>
          <w:sz w:val="22"/>
          <w:szCs w:val="22"/>
          <w:lang w:val="fr-FR"/>
        </w:rPr>
        <w:tab/>
      </w:r>
      <w:r>
        <w:rPr>
          <w:b/>
          <w:bCs/>
          <w:color w:val="8000FF"/>
          <w:sz w:val="22"/>
          <w:szCs w:val="22"/>
          <w:lang w:val="fr-FR"/>
        </w:rPr>
        <w:tab/>
      </w:r>
      <w:r>
        <w:rPr>
          <w:b/>
          <w:bCs/>
          <w:color w:val="8000FF"/>
          <w:sz w:val="22"/>
          <w:szCs w:val="22"/>
          <w:lang w:val="fr-FR"/>
        </w:rPr>
        <w:t>"strIssueDate":"14/03/2018"</w:t>
      </w:r>
    </w:p>
    <w:p w14:paraId="6B39A27B">
      <w:pPr>
        <w:shd w:val="clear" w:color="auto" w:fill="C6D9F1"/>
        <w:jc w:val="both"/>
        <w:rPr>
          <w:b/>
          <w:bCs/>
          <w:color w:val="8000FF"/>
          <w:sz w:val="22"/>
          <w:szCs w:val="22"/>
          <w:lang w:val="fr-FR"/>
        </w:rPr>
      </w:pPr>
      <w:r>
        <w:rPr>
          <w:b/>
          <w:bCs/>
          <w:color w:val="8000FF"/>
          <w:sz w:val="22"/>
          <w:szCs w:val="22"/>
          <w:lang w:val="fr-FR"/>
        </w:rPr>
        <w:tab/>
      </w:r>
      <w:r>
        <w:rPr>
          <w:b/>
          <w:bCs/>
          <w:color w:val="8000FF"/>
          <w:sz w:val="22"/>
          <w:szCs w:val="22"/>
          <w:lang w:val="fr-FR"/>
        </w:rPr>
        <w:tab/>
      </w:r>
      <w:r>
        <w:rPr>
          <w:b/>
          <w:bCs/>
          <w:color w:val="8000FF"/>
          <w:sz w:val="22"/>
          <w:szCs w:val="22"/>
          <w:lang w:val="fr-FR"/>
        </w:rPr>
        <w:t>}</w:t>
      </w:r>
    </w:p>
    <w:p w14:paraId="1C5C03EA">
      <w:pPr>
        <w:widowControl/>
        <w:shd w:val="clear" w:color="auto" w:fill="C6D9F1"/>
        <w:spacing w:before="0" w:line="240" w:lineRule="auto"/>
        <w:ind w:left="720"/>
        <w:jc w:val="both"/>
        <w:rPr>
          <w:snapToGrid/>
          <w:color w:val="000000"/>
          <w:sz w:val="22"/>
          <w:szCs w:val="22"/>
        </w:rPr>
      </w:pPr>
    </w:p>
    <w:p w14:paraId="496C7587">
      <w:pPr>
        <w:numPr>
          <w:ilvl w:val="0"/>
          <w:numId w:val="21"/>
        </w:numPr>
        <w:jc w:val="both"/>
        <w:rPr>
          <w:sz w:val="22"/>
          <w:szCs w:val="22"/>
        </w:rPr>
      </w:pPr>
      <w:r>
        <w:rPr>
          <w:b/>
          <w:color w:val="0000FF"/>
          <w:sz w:val="22"/>
          <w:szCs w:val="22"/>
        </w:rPr>
        <w:t>Đầu ra:</w:t>
      </w:r>
    </w:p>
    <w:p w14:paraId="58C52B30">
      <w:pPr>
        <w:ind w:left="904"/>
        <w:jc w:val="both"/>
        <w:rPr>
          <w:sz w:val="22"/>
          <w:szCs w:val="22"/>
        </w:rPr>
      </w:pPr>
      <w:r>
        <w:rPr>
          <w:sz w:val="22"/>
          <w:szCs w:val="22"/>
        </w:rPr>
        <w:t>Hình ảnh Response trả về thành công</w:t>
      </w:r>
    </w:p>
    <w:p w14:paraId="0714DA4E">
      <w:pPr>
        <w:snapToGrid w:val="0"/>
        <w:jc w:val="both"/>
        <w:rPr>
          <w:sz w:val="22"/>
          <w:szCs w:val="22"/>
        </w:rPr>
      </w:pPr>
      <w:r>
        <w:rPr>
          <w:sz w:val="22"/>
          <w:szCs w:val="22"/>
        </w:rPr>
        <w:drawing>
          <wp:inline distT="0" distB="0" distL="114300" distR="114300">
            <wp:extent cx="6296660" cy="1022985"/>
            <wp:effectExtent l="0" t="0" r="8890" b="5715"/>
            <wp:docPr id="17"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29"/>
                    <pic:cNvPicPr>
                      <a:picLocks noChangeAspect="1"/>
                    </pic:cNvPicPr>
                  </pic:nvPicPr>
                  <pic:blipFill>
                    <a:blip r:embed="rId66"/>
                    <a:stretch>
                      <a:fillRect/>
                    </a:stretch>
                  </pic:blipFill>
                  <pic:spPr>
                    <a:xfrm>
                      <a:off x="0" y="0"/>
                      <a:ext cx="6296660" cy="1022985"/>
                    </a:xfrm>
                    <a:prstGeom prst="rect">
                      <a:avLst/>
                    </a:prstGeom>
                    <a:noFill/>
                    <a:ln>
                      <a:noFill/>
                    </a:ln>
                  </pic:spPr>
                </pic:pic>
              </a:graphicData>
            </a:graphic>
          </wp:inline>
        </w:drawing>
      </w:r>
    </w:p>
    <w:p w14:paraId="6AD7DD57">
      <w:pPr>
        <w:pStyle w:val="33"/>
        <w:shd w:val="clear" w:color="auto" w:fill="FFFFFF"/>
        <w:jc w:val="both"/>
        <w:rPr>
          <w:rFonts w:ascii="Times New Roman" w:hAnsi="Times New Roman" w:cs="Times New Roman"/>
          <w:snapToGrid w:val="0"/>
          <w:sz w:val="22"/>
          <w:szCs w:val="22"/>
          <w:lang w:val="fr-FR"/>
        </w:rPr>
      </w:pPr>
    </w:p>
    <w:p w14:paraId="4BB1F631">
      <w:pPr>
        <w:pStyle w:val="124"/>
        <w:rPr>
          <w:sz w:val="22"/>
          <w:szCs w:val="22"/>
        </w:rPr>
      </w:pPr>
      <w:bookmarkStart w:id="45" w:name="_Toc115266194"/>
      <w:r>
        <w:rPr>
          <w:sz w:val="22"/>
          <w:szCs w:val="22"/>
        </w:rPr>
        <w:t>Cung cấp tình hình sử dụng hóa đơn theo dải</w:t>
      </w:r>
      <w:bookmarkEnd w:id="45"/>
    </w:p>
    <w:p w14:paraId="792F41D6">
      <w:pPr>
        <w:pStyle w:val="4"/>
        <w:rPr>
          <w:sz w:val="22"/>
          <w:szCs w:val="22"/>
          <w:lang w:val="fr-FR"/>
        </w:rPr>
      </w:pPr>
      <w:r>
        <w:rPr>
          <w:sz w:val="22"/>
          <w:szCs w:val="22"/>
          <w:lang w:val="fr-FR"/>
        </w:rPr>
        <w:t>Trả về thông tin chi tiết số lượng hóa đơn đã dùng, số lượng còn lại của một dải hóa đơn để từ đó đối tác tích hợp có thể chủ động cảnh báo khách hàng trong trường hợp không đủ hóa đơn.</w:t>
      </w:r>
    </w:p>
    <w:p w14:paraId="37037FF7">
      <w:pPr>
        <w:pStyle w:val="93"/>
        <w:widowControl w:val="0"/>
        <w:numPr>
          <w:ilvl w:val="0"/>
          <w:numId w:val="25"/>
        </w:numPr>
        <w:spacing w:before="120" w:line="360" w:lineRule="auto"/>
        <w:contextualSpacing/>
        <w:jc w:val="both"/>
        <w:rPr>
          <w:rFonts w:ascii="Times New Roman" w:hAnsi="Times New Roman"/>
          <w:b/>
          <w:color w:val="0000FF"/>
        </w:rPr>
      </w:pPr>
      <w:r>
        <w:rPr>
          <w:rFonts w:ascii="Times New Roman" w:hAnsi="Times New Roman"/>
          <w:b/>
          <w:color w:val="0000FF"/>
        </w:rPr>
        <w:t>Đầu vào:</w:t>
      </w:r>
    </w:p>
    <w:p w14:paraId="40A97666">
      <w:pPr>
        <w:numPr>
          <w:ilvl w:val="0"/>
          <w:numId w:val="17"/>
        </w:numPr>
        <w:snapToGrid w:val="0"/>
        <w:jc w:val="both"/>
        <w:rPr>
          <w:sz w:val="22"/>
          <w:szCs w:val="22"/>
        </w:rPr>
      </w:pPr>
      <w:r>
        <w:rPr>
          <w:sz w:val="22"/>
          <w:szCs w:val="22"/>
        </w:rPr>
        <w:t xml:space="preserve">Action (POST): </w:t>
      </w:r>
      <w:r>
        <w:rPr>
          <w:sz w:val="22"/>
          <w:szCs w:val="22"/>
        </w:rPr>
        <w:fldChar w:fldCharType="begin"/>
      </w:r>
      <w:r>
        <w:rPr>
          <w:sz w:val="22"/>
          <w:szCs w:val="22"/>
        </w:rPr>
        <w:instrText xml:space="preserve"> HYPERLINK "https://10.60.108.210:8273/InvoiceAPI/InvoiceWS/createBatchInvoice/0100109106" </w:instrText>
      </w:r>
      <w:r>
        <w:rPr>
          <w:sz w:val="22"/>
          <w:szCs w:val="22"/>
        </w:rPr>
        <w:fldChar w:fldCharType="separate"/>
      </w:r>
      <w:r>
        <w:rPr>
          <w:rStyle w:val="34"/>
          <w:sz w:val="22"/>
          <w:szCs w:val="22"/>
        </w:rPr>
        <w:t>/InvoiceAPI/</w:t>
      </w:r>
      <w:r>
        <w:rPr>
          <w:rStyle w:val="34"/>
          <w:sz w:val="22"/>
          <w:szCs w:val="22"/>
        </w:rPr>
        <w:fldChar w:fldCharType="end"/>
      </w:r>
      <w:r>
        <w:rPr>
          <w:rStyle w:val="34"/>
          <w:sz w:val="22"/>
          <w:szCs w:val="22"/>
        </w:rPr>
        <w:t>InvoiceUtilsWS/getProvidesStatusUsingInvoice</w:t>
      </w:r>
    </w:p>
    <w:p w14:paraId="761D4E43">
      <w:pPr>
        <w:numPr>
          <w:ilvl w:val="0"/>
          <w:numId w:val="17"/>
        </w:numPr>
        <w:jc w:val="both"/>
        <w:rPr>
          <w:sz w:val="22"/>
          <w:szCs w:val="22"/>
        </w:rPr>
      </w:pPr>
      <w:r>
        <w:rPr>
          <w:sz w:val="22"/>
          <w:szCs w:val="22"/>
        </w:rPr>
        <w:t>Headers:</w:t>
      </w:r>
    </w:p>
    <w:p w14:paraId="44DB0ABF">
      <w:pPr>
        <w:ind w:left="720"/>
        <w:jc w:val="both"/>
        <w:rPr>
          <w:sz w:val="22"/>
          <w:szCs w:val="22"/>
          <w:lang w:val="en"/>
        </w:rPr>
      </w:pPr>
      <w:r>
        <w:rPr>
          <w:sz w:val="22"/>
          <w:szCs w:val="22"/>
          <w:lang w:val="en"/>
        </w:rPr>
        <w:t>+ Cookie: giá trị access_token hoặc Authorization: username/pass như đăng nhập trên web  hoặc Authorization: username/pass như đăng nhập trên web</w:t>
      </w:r>
    </w:p>
    <w:p w14:paraId="256EAC32">
      <w:pPr>
        <w:ind w:left="720"/>
        <w:jc w:val="both"/>
        <w:rPr>
          <w:sz w:val="22"/>
          <w:szCs w:val="22"/>
          <w:lang w:val="fr-FR"/>
        </w:rPr>
      </w:pPr>
      <w:r>
        <w:rPr>
          <w:sz w:val="22"/>
          <w:szCs w:val="22"/>
          <w:lang w:val="fr-FR"/>
        </w:rPr>
        <w:t xml:space="preserve">+ Content-Type : application/json </w:t>
      </w:r>
    </w:p>
    <w:p w14:paraId="2A30EDC1">
      <w:pPr>
        <w:pStyle w:val="93"/>
        <w:widowControl w:val="0"/>
        <w:snapToGrid w:val="0"/>
        <w:spacing w:before="120" w:line="360" w:lineRule="auto"/>
        <w:ind w:left="0"/>
        <w:contextualSpacing/>
        <w:jc w:val="both"/>
        <w:rPr>
          <w:rFonts w:ascii="Times New Roman" w:hAnsi="Times New Roman"/>
        </w:rPr>
      </w:pPr>
      <w:r>
        <w:rPr>
          <w:rFonts w:ascii="Times New Roman" w:hAnsi="Times New Roman"/>
        </w:rPr>
        <w:t>Các tham số của đối tượng CommonDataInput</w:t>
      </w:r>
    </w:p>
    <w:tbl>
      <w:tblPr>
        <w:tblStyle w:val="13"/>
        <w:tblW w:w="93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7"/>
        <w:gridCol w:w="2522"/>
        <w:gridCol w:w="4673"/>
      </w:tblGrid>
      <w:tr w14:paraId="0D0E01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6" w:hRule="atLeast"/>
          <w:jc w:val="center"/>
        </w:trPr>
        <w:tc>
          <w:tcPr>
            <w:tcW w:w="2127" w:type="dxa"/>
            <w:shd w:val="clear" w:color="auto" w:fill="D9D9D9"/>
            <w:noWrap w:val="0"/>
            <w:vAlign w:val="top"/>
          </w:tcPr>
          <w:p w14:paraId="5F637452">
            <w:pPr>
              <w:ind w:left="0"/>
              <w:jc w:val="center"/>
              <w:rPr>
                <w:b/>
                <w:bCs/>
                <w:color w:val="000000"/>
                <w:sz w:val="22"/>
                <w:szCs w:val="22"/>
              </w:rPr>
            </w:pPr>
            <w:r>
              <w:rPr>
                <w:b/>
                <w:bCs/>
                <w:color w:val="000000"/>
                <w:sz w:val="22"/>
                <w:szCs w:val="22"/>
              </w:rPr>
              <w:t>Tên tham số</w:t>
            </w:r>
          </w:p>
        </w:tc>
        <w:tc>
          <w:tcPr>
            <w:tcW w:w="2522" w:type="dxa"/>
            <w:shd w:val="clear" w:color="auto" w:fill="D9D9D9"/>
            <w:noWrap w:val="0"/>
            <w:vAlign w:val="top"/>
          </w:tcPr>
          <w:p w14:paraId="242EB833">
            <w:pPr>
              <w:ind w:left="0"/>
              <w:jc w:val="center"/>
              <w:rPr>
                <w:b/>
                <w:bCs/>
                <w:color w:val="000000"/>
                <w:sz w:val="22"/>
                <w:szCs w:val="22"/>
              </w:rPr>
            </w:pPr>
            <w:r>
              <w:rPr>
                <w:b/>
                <w:bCs/>
                <w:color w:val="000000"/>
                <w:sz w:val="22"/>
                <w:szCs w:val="22"/>
              </w:rPr>
              <w:t>Kiểu dữ liệu, ràng buộc</w:t>
            </w:r>
          </w:p>
        </w:tc>
        <w:tc>
          <w:tcPr>
            <w:tcW w:w="4673" w:type="dxa"/>
            <w:shd w:val="clear" w:color="auto" w:fill="D9D9D9"/>
            <w:noWrap w:val="0"/>
            <w:vAlign w:val="top"/>
          </w:tcPr>
          <w:p w14:paraId="1B89FAAD">
            <w:pPr>
              <w:ind w:left="0"/>
              <w:jc w:val="center"/>
              <w:rPr>
                <w:b/>
                <w:bCs/>
                <w:color w:val="000000"/>
                <w:sz w:val="22"/>
                <w:szCs w:val="22"/>
              </w:rPr>
            </w:pPr>
            <w:r>
              <w:rPr>
                <w:b/>
                <w:bCs/>
                <w:color w:val="000000"/>
                <w:sz w:val="22"/>
                <w:szCs w:val="22"/>
              </w:rPr>
              <w:t>Mô tả</w:t>
            </w:r>
          </w:p>
        </w:tc>
      </w:tr>
      <w:tr w14:paraId="051D22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8" w:hRule="atLeast"/>
          <w:jc w:val="center"/>
        </w:trPr>
        <w:tc>
          <w:tcPr>
            <w:tcW w:w="2127" w:type="dxa"/>
            <w:noWrap w:val="0"/>
            <w:vAlign w:val="top"/>
          </w:tcPr>
          <w:p w14:paraId="26666CC6">
            <w:pPr>
              <w:spacing w:before="0"/>
              <w:ind w:left="0"/>
              <w:jc w:val="both"/>
              <w:rPr>
                <w:sz w:val="22"/>
                <w:szCs w:val="22"/>
              </w:rPr>
            </w:pPr>
            <w:r>
              <w:rPr>
                <w:sz w:val="22"/>
                <w:szCs w:val="22"/>
              </w:rPr>
              <w:t>supplierTaxCode</w:t>
            </w:r>
          </w:p>
        </w:tc>
        <w:tc>
          <w:tcPr>
            <w:tcW w:w="2522" w:type="dxa"/>
            <w:noWrap w:val="0"/>
            <w:vAlign w:val="top"/>
          </w:tcPr>
          <w:p w14:paraId="1647FAB5">
            <w:pPr>
              <w:spacing w:before="0"/>
              <w:ind w:left="0"/>
              <w:jc w:val="both"/>
              <w:rPr>
                <w:sz w:val="22"/>
                <w:szCs w:val="22"/>
              </w:rPr>
            </w:pPr>
            <w:r>
              <w:rPr>
                <w:sz w:val="22"/>
                <w:szCs w:val="22"/>
              </w:rPr>
              <w:t>Required : true</w:t>
            </w:r>
          </w:p>
          <w:p w14:paraId="02D93E9B">
            <w:pPr>
              <w:spacing w:before="0"/>
              <w:ind w:left="0"/>
              <w:jc w:val="both"/>
              <w:rPr>
                <w:sz w:val="22"/>
                <w:szCs w:val="22"/>
              </w:rPr>
            </w:pPr>
            <w:r>
              <w:rPr>
                <w:sz w:val="22"/>
                <w:szCs w:val="22"/>
              </w:rPr>
              <w:t>DataType: String</w:t>
            </w:r>
          </w:p>
          <w:p w14:paraId="0AAC7F13">
            <w:pPr>
              <w:spacing w:before="0"/>
              <w:ind w:left="0"/>
              <w:jc w:val="both"/>
              <w:rPr>
                <w:sz w:val="22"/>
                <w:szCs w:val="22"/>
              </w:rPr>
            </w:pPr>
            <w:r>
              <w:rPr>
                <w:sz w:val="22"/>
                <w:szCs w:val="22"/>
              </w:rPr>
              <w:t xml:space="preserve">Minlength : </w:t>
            </w:r>
          </w:p>
          <w:p w14:paraId="09AE0637">
            <w:pPr>
              <w:spacing w:before="0"/>
              <w:ind w:left="0"/>
              <w:jc w:val="both"/>
              <w:rPr>
                <w:sz w:val="22"/>
                <w:szCs w:val="22"/>
              </w:rPr>
            </w:pPr>
            <w:r>
              <w:rPr>
                <w:sz w:val="22"/>
                <w:szCs w:val="22"/>
              </w:rPr>
              <w:t>Maxlength : 20</w:t>
            </w:r>
          </w:p>
          <w:p w14:paraId="54BF2807">
            <w:pPr>
              <w:spacing w:before="0"/>
              <w:ind w:left="0"/>
              <w:jc w:val="both"/>
              <w:rPr>
                <w:sz w:val="22"/>
                <w:szCs w:val="22"/>
              </w:rPr>
            </w:pPr>
            <w:r>
              <w:rPr>
                <w:sz w:val="22"/>
                <w:szCs w:val="22"/>
              </w:rPr>
              <w:t>Format : [0-9-]+</w:t>
            </w:r>
          </w:p>
        </w:tc>
        <w:tc>
          <w:tcPr>
            <w:tcW w:w="4673" w:type="dxa"/>
            <w:noWrap w:val="0"/>
            <w:vAlign w:val="top"/>
          </w:tcPr>
          <w:p w14:paraId="0BCBE0FC">
            <w:pPr>
              <w:spacing w:before="0"/>
              <w:ind w:left="0"/>
              <w:jc w:val="both"/>
              <w:rPr>
                <w:sz w:val="22"/>
                <w:szCs w:val="22"/>
              </w:rPr>
            </w:pPr>
            <w:r>
              <w:rPr>
                <w:sz w:val="22"/>
                <w:szCs w:val="22"/>
              </w:rPr>
              <w:t>Mã số thuế của doanh nghiệp/chi nhánh phát hành hóa đơn. Một doanh nghiệp có thể có nhiều mã số thuế</w:t>
            </w:r>
          </w:p>
          <w:p w14:paraId="056471E0">
            <w:pPr>
              <w:spacing w:before="0"/>
              <w:ind w:left="0"/>
              <w:jc w:val="both"/>
              <w:rPr>
                <w:sz w:val="22"/>
                <w:szCs w:val="22"/>
              </w:rPr>
            </w:pPr>
            <w:r>
              <w:rPr>
                <w:sz w:val="22"/>
                <w:szCs w:val="22"/>
              </w:rPr>
              <w:t xml:space="preserve">Mẫu 1: 0312770607 </w:t>
            </w:r>
          </w:p>
          <w:p w14:paraId="6972345F">
            <w:pPr>
              <w:spacing w:before="0"/>
              <w:ind w:left="0"/>
              <w:jc w:val="both"/>
              <w:rPr>
                <w:sz w:val="22"/>
                <w:szCs w:val="22"/>
              </w:rPr>
            </w:pPr>
            <w:r>
              <w:rPr>
                <w:sz w:val="22"/>
                <w:szCs w:val="22"/>
              </w:rPr>
              <w:t>Mẫu 2: 0312770607-001</w:t>
            </w:r>
          </w:p>
        </w:tc>
      </w:tr>
      <w:tr w14:paraId="3DE27C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6" w:hRule="atLeast"/>
          <w:jc w:val="center"/>
        </w:trPr>
        <w:tc>
          <w:tcPr>
            <w:tcW w:w="2127" w:type="dxa"/>
            <w:noWrap w:val="0"/>
            <w:vAlign w:val="top"/>
          </w:tcPr>
          <w:p w14:paraId="7F85DD11">
            <w:pPr>
              <w:spacing w:before="0"/>
              <w:ind w:left="0"/>
              <w:jc w:val="both"/>
              <w:rPr>
                <w:sz w:val="22"/>
                <w:szCs w:val="22"/>
              </w:rPr>
            </w:pPr>
            <w:r>
              <w:rPr>
                <w:sz w:val="22"/>
                <w:szCs w:val="22"/>
              </w:rPr>
              <w:t>templateCode</w:t>
            </w:r>
          </w:p>
        </w:tc>
        <w:tc>
          <w:tcPr>
            <w:tcW w:w="2522" w:type="dxa"/>
            <w:noWrap w:val="0"/>
            <w:vAlign w:val="top"/>
          </w:tcPr>
          <w:p w14:paraId="71DC30D5">
            <w:pPr>
              <w:spacing w:before="0"/>
              <w:ind w:left="0"/>
              <w:jc w:val="both"/>
              <w:rPr>
                <w:sz w:val="22"/>
                <w:szCs w:val="22"/>
              </w:rPr>
            </w:pPr>
            <w:r>
              <w:rPr>
                <w:sz w:val="22"/>
                <w:szCs w:val="22"/>
              </w:rPr>
              <w:t>Required : true</w:t>
            </w:r>
          </w:p>
          <w:p w14:paraId="518D1A4D">
            <w:pPr>
              <w:spacing w:before="0"/>
              <w:ind w:left="0"/>
              <w:jc w:val="both"/>
              <w:rPr>
                <w:sz w:val="22"/>
                <w:szCs w:val="22"/>
              </w:rPr>
            </w:pPr>
            <w:r>
              <w:rPr>
                <w:sz w:val="22"/>
                <w:szCs w:val="22"/>
              </w:rPr>
              <w:t>DataType: String</w:t>
            </w:r>
          </w:p>
          <w:p w14:paraId="3DDC1458">
            <w:pPr>
              <w:spacing w:before="0"/>
              <w:ind w:left="0"/>
              <w:jc w:val="both"/>
              <w:rPr>
                <w:sz w:val="22"/>
                <w:szCs w:val="22"/>
              </w:rPr>
            </w:pPr>
            <w:r>
              <w:rPr>
                <w:sz w:val="22"/>
                <w:szCs w:val="22"/>
              </w:rPr>
              <w:t xml:space="preserve">Minlength : </w:t>
            </w:r>
          </w:p>
          <w:p w14:paraId="111A86B8">
            <w:pPr>
              <w:spacing w:before="0"/>
              <w:ind w:left="0"/>
              <w:jc w:val="both"/>
              <w:rPr>
                <w:sz w:val="22"/>
                <w:szCs w:val="22"/>
              </w:rPr>
            </w:pPr>
            <w:r>
              <w:rPr>
                <w:sz w:val="22"/>
                <w:szCs w:val="22"/>
              </w:rPr>
              <w:t>Maxlength : 20</w:t>
            </w:r>
          </w:p>
          <w:p w14:paraId="077399A2">
            <w:pPr>
              <w:spacing w:before="0"/>
              <w:ind w:left="0"/>
              <w:jc w:val="both"/>
              <w:rPr>
                <w:sz w:val="22"/>
                <w:szCs w:val="22"/>
              </w:rPr>
            </w:pPr>
            <w:r>
              <w:rPr>
                <w:sz w:val="22"/>
                <w:szCs w:val="22"/>
              </w:rPr>
              <w:t xml:space="preserve">Format : </w:t>
            </w:r>
          </w:p>
        </w:tc>
        <w:tc>
          <w:tcPr>
            <w:tcW w:w="4673" w:type="dxa"/>
            <w:noWrap w:val="0"/>
            <w:vAlign w:val="top"/>
          </w:tcPr>
          <w:p w14:paraId="4CBF96A1">
            <w:pPr>
              <w:spacing w:before="0"/>
              <w:ind w:left="0"/>
              <w:jc w:val="both"/>
              <w:rPr>
                <w:sz w:val="22"/>
                <w:szCs w:val="22"/>
              </w:rPr>
            </w:pPr>
            <w:r>
              <w:rPr>
                <w:sz w:val="22"/>
                <w:szCs w:val="22"/>
              </w:rPr>
              <w:t>Mã mẫu hóa đơn</w:t>
            </w:r>
          </w:p>
          <w:p w14:paraId="4FD30AC3">
            <w:pPr>
              <w:spacing w:before="0"/>
              <w:ind w:left="41"/>
              <w:jc w:val="both"/>
              <w:rPr>
                <w:sz w:val="22"/>
                <w:szCs w:val="22"/>
              </w:rPr>
            </w:pPr>
            <w:r>
              <w:rPr>
                <w:sz w:val="22"/>
                <w:szCs w:val="22"/>
              </w:rPr>
              <w:t>Mã mẫu hóa đơn, tuân thủ theo quy định ký hiệu mẫu hóa đơn của Thông tư hướng dẫn thi hành nghị định số 51/2010/NĐ-CP</w:t>
            </w:r>
          </w:p>
          <w:p w14:paraId="78FC4602">
            <w:pPr>
              <w:spacing w:before="0"/>
              <w:ind w:left="41"/>
              <w:jc w:val="both"/>
              <w:rPr>
                <w:i/>
                <w:sz w:val="22"/>
                <w:szCs w:val="22"/>
              </w:rPr>
            </w:pPr>
            <w:r>
              <w:rPr>
                <w:i/>
                <w:sz w:val="22"/>
                <w:szCs w:val="22"/>
              </w:rPr>
              <w:t>Chi tiết xem PL1 Thông tư 39/2014/TT-BTC</w:t>
            </w:r>
          </w:p>
        </w:tc>
      </w:tr>
      <w:tr w14:paraId="6BDC32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6" w:hRule="atLeast"/>
          <w:jc w:val="center"/>
        </w:trPr>
        <w:tc>
          <w:tcPr>
            <w:tcW w:w="2127" w:type="dxa"/>
            <w:noWrap w:val="0"/>
            <w:vAlign w:val="top"/>
          </w:tcPr>
          <w:p w14:paraId="0CE56AB4">
            <w:pPr>
              <w:spacing w:before="0"/>
              <w:ind w:left="0"/>
              <w:jc w:val="both"/>
              <w:rPr>
                <w:sz w:val="22"/>
                <w:szCs w:val="22"/>
              </w:rPr>
            </w:pPr>
            <w:r>
              <w:rPr>
                <w:sz w:val="22"/>
                <w:szCs w:val="22"/>
              </w:rPr>
              <w:t>serial</w:t>
            </w:r>
          </w:p>
        </w:tc>
        <w:tc>
          <w:tcPr>
            <w:tcW w:w="2522" w:type="dxa"/>
            <w:noWrap w:val="0"/>
            <w:vAlign w:val="top"/>
          </w:tcPr>
          <w:p w14:paraId="332D8955">
            <w:pPr>
              <w:spacing w:before="0"/>
              <w:ind w:left="0"/>
              <w:jc w:val="both"/>
              <w:rPr>
                <w:sz w:val="22"/>
                <w:szCs w:val="22"/>
              </w:rPr>
            </w:pPr>
            <w:r>
              <w:rPr>
                <w:sz w:val="22"/>
                <w:szCs w:val="22"/>
              </w:rPr>
              <w:t>Required : true</w:t>
            </w:r>
          </w:p>
          <w:p w14:paraId="65D11C4B">
            <w:pPr>
              <w:spacing w:before="0"/>
              <w:ind w:left="0"/>
              <w:jc w:val="both"/>
              <w:rPr>
                <w:sz w:val="22"/>
                <w:szCs w:val="22"/>
              </w:rPr>
            </w:pPr>
            <w:r>
              <w:rPr>
                <w:sz w:val="22"/>
                <w:szCs w:val="22"/>
              </w:rPr>
              <w:t>DataType: String</w:t>
            </w:r>
          </w:p>
          <w:p w14:paraId="619D1079">
            <w:pPr>
              <w:spacing w:before="0"/>
              <w:ind w:left="0"/>
              <w:jc w:val="both"/>
              <w:rPr>
                <w:sz w:val="22"/>
                <w:szCs w:val="22"/>
              </w:rPr>
            </w:pPr>
            <w:r>
              <w:rPr>
                <w:sz w:val="22"/>
                <w:szCs w:val="22"/>
              </w:rPr>
              <w:t xml:space="preserve">Minlength : </w:t>
            </w:r>
          </w:p>
          <w:p w14:paraId="199386B7">
            <w:pPr>
              <w:spacing w:before="0"/>
              <w:ind w:left="0"/>
              <w:jc w:val="both"/>
              <w:rPr>
                <w:sz w:val="22"/>
                <w:szCs w:val="22"/>
              </w:rPr>
            </w:pPr>
            <w:r>
              <w:rPr>
                <w:sz w:val="22"/>
                <w:szCs w:val="22"/>
              </w:rPr>
              <w:t>Maxlength : 7</w:t>
            </w:r>
          </w:p>
          <w:p w14:paraId="690EA090">
            <w:pPr>
              <w:spacing w:before="0"/>
              <w:ind w:left="0"/>
              <w:jc w:val="both"/>
              <w:rPr>
                <w:color w:val="000000"/>
                <w:sz w:val="22"/>
                <w:szCs w:val="22"/>
              </w:rPr>
            </w:pPr>
            <w:r>
              <w:rPr>
                <w:sz w:val="22"/>
                <w:szCs w:val="22"/>
              </w:rPr>
              <w:t>Format : [a-zA-Z0-9]*$</w:t>
            </w:r>
          </w:p>
        </w:tc>
        <w:tc>
          <w:tcPr>
            <w:tcW w:w="4673" w:type="dxa"/>
            <w:noWrap w:val="0"/>
            <w:vAlign w:val="top"/>
          </w:tcPr>
          <w:p w14:paraId="438D5B1C">
            <w:pPr>
              <w:spacing w:before="0"/>
              <w:ind w:left="0"/>
              <w:jc w:val="both"/>
              <w:rPr>
                <w:sz w:val="22"/>
                <w:szCs w:val="22"/>
              </w:rPr>
            </w:pPr>
            <w:r>
              <w:rPr>
                <w:sz w:val="22"/>
                <w:szCs w:val="22"/>
              </w:rPr>
              <w:t>Seri hóa đơn</w:t>
            </w:r>
          </w:p>
          <w:p w14:paraId="795877B6">
            <w:pPr>
              <w:spacing w:before="0"/>
              <w:ind w:left="0"/>
              <w:jc w:val="both"/>
              <w:rPr>
                <w:sz w:val="22"/>
                <w:szCs w:val="22"/>
              </w:rPr>
            </w:pPr>
          </w:p>
        </w:tc>
      </w:tr>
    </w:tbl>
    <w:p w14:paraId="189EE67A">
      <w:pPr>
        <w:ind w:left="0"/>
        <w:jc w:val="both"/>
        <w:rPr>
          <w:sz w:val="22"/>
          <w:szCs w:val="22"/>
        </w:rPr>
      </w:pPr>
    </w:p>
    <w:p w14:paraId="657C9DCF">
      <w:pPr>
        <w:jc w:val="both"/>
        <w:rPr>
          <w:sz w:val="22"/>
          <w:szCs w:val="22"/>
        </w:rPr>
      </w:pPr>
      <w:r>
        <w:rPr>
          <w:sz w:val="22"/>
          <w:szCs w:val="22"/>
        </w:rPr>
        <w:t>Vị dụ mẫu và các trường dữ liệu:</w:t>
      </w:r>
    </w:p>
    <w:p w14:paraId="38188008">
      <w:pPr>
        <w:pStyle w:val="4"/>
        <w:numPr>
          <w:ilvl w:val="0"/>
          <w:numId w:val="17"/>
        </w:numPr>
        <w:rPr>
          <w:sz w:val="22"/>
          <w:szCs w:val="22"/>
        </w:rPr>
      </w:pPr>
      <w:r>
        <w:rPr>
          <w:sz w:val="22"/>
          <w:szCs w:val="22"/>
        </w:rPr>
        <w:t>JSON:</w:t>
      </w:r>
    </w:p>
    <w:p w14:paraId="7D0C9F66">
      <w:pPr>
        <w:shd w:val="clear" w:color="auto" w:fill="C6D9F1"/>
        <w:ind w:left="720"/>
        <w:jc w:val="both"/>
        <w:rPr>
          <w:color w:val="800000"/>
          <w:sz w:val="22"/>
          <w:szCs w:val="22"/>
        </w:rPr>
      </w:pPr>
      <w:r>
        <w:rPr>
          <w:color w:val="800000"/>
          <w:sz w:val="22"/>
          <w:szCs w:val="22"/>
        </w:rPr>
        <w:t>{</w:t>
      </w:r>
    </w:p>
    <w:p w14:paraId="1D82B6F4">
      <w:pPr>
        <w:shd w:val="clear" w:color="auto" w:fill="C6D9F1"/>
        <w:ind w:left="720"/>
        <w:jc w:val="both"/>
        <w:rPr>
          <w:color w:val="800000"/>
          <w:sz w:val="22"/>
          <w:szCs w:val="22"/>
        </w:rPr>
      </w:pPr>
      <w:r>
        <w:rPr>
          <w:color w:val="800000"/>
          <w:sz w:val="22"/>
          <w:szCs w:val="22"/>
        </w:rPr>
        <w:tab/>
      </w:r>
      <w:r>
        <w:rPr>
          <w:color w:val="800000"/>
          <w:sz w:val="22"/>
          <w:szCs w:val="22"/>
        </w:rPr>
        <w:t>"supplierTaxCode":"0100109106-712",</w:t>
      </w:r>
    </w:p>
    <w:p w14:paraId="3D6931D2">
      <w:pPr>
        <w:shd w:val="clear" w:color="auto" w:fill="C6D9F1"/>
        <w:ind w:left="720"/>
        <w:jc w:val="both"/>
        <w:rPr>
          <w:color w:val="800000"/>
          <w:sz w:val="22"/>
          <w:szCs w:val="22"/>
        </w:rPr>
      </w:pPr>
      <w:r>
        <w:rPr>
          <w:color w:val="800000"/>
          <w:sz w:val="22"/>
          <w:szCs w:val="22"/>
        </w:rPr>
        <w:tab/>
      </w:r>
      <w:r>
        <w:rPr>
          <w:color w:val="800000"/>
          <w:sz w:val="22"/>
          <w:szCs w:val="22"/>
        </w:rPr>
        <w:t>"templateCode":"01GTKT0/003",</w:t>
      </w:r>
    </w:p>
    <w:p w14:paraId="688D86ED">
      <w:pPr>
        <w:shd w:val="clear" w:color="auto" w:fill="C6D9F1"/>
        <w:ind w:left="720"/>
        <w:jc w:val="both"/>
        <w:rPr>
          <w:color w:val="800000"/>
          <w:sz w:val="22"/>
          <w:szCs w:val="22"/>
        </w:rPr>
      </w:pPr>
      <w:r>
        <w:rPr>
          <w:color w:val="800000"/>
          <w:sz w:val="22"/>
          <w:szCs w:val="22"/>
        </w:rPr>
        <w:tab/>
      </w:r>
      <w:r>
        <w:rPr>
          <w:color w:val="800000"/>
          <w:sz w:val="22"/>
          <w:szCs w:val="22"/>
        </w:rPr>
        <w:t>"serial":"AA/20E"</w:t>
      </w:r>
    </w:p>
    <w:p w14:paraId="3F541F44">
      <w:pPr>
        <w:shd w:val="clear" w:color="auto" w:fill="C6D9F1"/>
        <w:ind w:left="720"/>
        <w:jc w:val="both"/>
        <w:rPr>
          <w:color w:val="800000"/>
          <w:sz w:val="22"/>
          <w:szCs w:val="22"/>
        </w:rPr>
      </w:pPr>
      <w:r>
        <w:rPr>
          <w:color w:val="800000"/>
          <w:sz w:val="22"/>
          <w:szCs w:val="22"/>
        </w:rPr>
        <w:t>}</w:t>
      </w:r>
    </w:p>
    <w:p w14:paraId="41B5F3C9">
      <w:pPr>
        <w:numPr>
          <w:ilvl w:val="0"/>
          <w:numId w:val="21"/>
        </w:numPr>
        <w:jc w:val="both"/>
        <w:rPr>
          <w:b/>
          <w:color w:val="0000FF"/>
          <w:sz w:val="22"/>
          <w:szCs w:val="22"/>
        </w:rPr>
      </w:pPr>
      <w:r>
        <w:rPr>
          <w:b/>
          <w:color w:val="0000FF"/>
          <w:sz w:val="22"/>
          <w:szCs w:val="22"/>
        </w:rPr>
        <w:t>Đầu ra:</w:t>
      </w:r>
    </w:p>
    <w:p w14:paraId="0EA91546">
      <w:pPr>
        <w:ind w:left="904"/>
        <w:jc w:val="both"/>
        <w:rPr>
          <w:sz w:val="22"/>
          <w:szCs w:val="22"/>
        </w:rPr>
      </w:pPr>
      <w:r>
        <w:rPr>
          <w:sz w:val="22"/>
          <w:szCs w:val="22"/>
        </w:rPr>
        <w:t>Đối tượng Response với HTTPStatus và output  Entity.</w:t>
      </w:r>
    </w:p>
    <w:tbl>
      <w:tblPr>
        <w:tblStyle w:val="13"/>
        <w:tblW w:w="878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33"/>
        <w:gridCol w:w="6251"/>
      </w:tblGrid>
      <w:tr w14:paraId="681CE0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33" w:type="dxa"/>
            <w:shd w:val="clear" w:color="auto" w:fill="D9D9D9"/>
            <w:noWrap w:val="0"/>
            <w:vAlign w:val="top"/>
          </w:tcPr>
          <w:p w14:paraId="6E180B1B">
            <w:pPr>
              <w:ind w:left="0"/>
              <w:jc w:val="center"/>
              <w:rPr>
                <w:b/>
                <w:bCs/>
                <w:color w:val="000000"/>
                <w:sz w:val="22"/>
                <w:szCs w:val="22"/>
              </w:rPr>
            </w:pPr>
            <w:r>
              <w:rPr>
                <w:b/>
                <w:bCs/>
                <w:color w:val="000000"/>
                <w:sz w:val="22"/>
                <w:szCs w:val="22"/>
              </w:rPr>
              <w:t>Tên trường</w:t>
            </w:r>
          </w:p>
        </w:tc>
        <w:tc>
          <w:tcPr>
            <w:tcW w:w="6251" w:type="dxa"/>
            <w:shd w:val="clear" w:color="auto" w:fill="D9D9D9"/>
            <w:noWrap w:val="0"/>
            <w:vAlign w:val="top"/>
          </w:tcPr>
          <w:p w14:paraId="2717DE3B">
            <w:pPr>
              <w:ind w:left="0"/>
              <w:jc w:val="center"/>
              <w:rPr>
                <w:b/>
                <w:bCs/>
                <w:color w:val="000000"/>
                <w:sz w:val="22"/>
                <w:szCs w:val="22"/>
              </w:rPr>
            </w:pPr>
            <w:r>
              <w:rPr>
                <w:b/>
                <w:bCs/>
                <w:color w:val="000000"/>
                <w:sz w:val="22"/>
                <w:szCs w:val="22"/>
              </w:rPr>
              <w:t>Mô tả</w:t>
            </w:r>
          </w:p>
        </w:tc>
      </w:tr>
      <w:tr w14:paraId="3F03A1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33" w:type="dxa"/>
            <w:noWrap w:val="0"/>
            <w:vAlign w:val="top"/>
          </w:tcPr>
          <w:p w14:paraId="5FCABC09">
            <w:pPr>
              <w:spacing w:before="0"/>
              <w:ind w:left="0"/>
              <w:jc w:val="both"/>
              <w:rPr>
                <w:sz w:val="22"/>
                <w:szCs w:val="22"/>
              </w:rPr>
            </w:pPr>
            <w:r>
              <w:rPr>
                <w:sz w:val="22"/>
                <w:szCs w:val="22"/>
              </w:rPr>
              <w:t>errorCode</w:t>
            </w:r>
          </w:p>
        </w:tc>
        <w:tc>
          <w:tcPr>
            <w:tcW w:w="6251" w:type="dxa"/>
            <w:noWrap w:val="0"/>
            <w:vAlign w:val="top"/>
          </w:tcPr>
          <w:p w14:paraId="7DF227A3">
            <w:pPr>
              <w:spacing w:before="0"/>
              <w:ind w:left="0"/>
              <w:jc w:val="both"/>
              <w:rPr>
                <w:sz w:val="22"/>
                <w:szCs w:val="22"/>
              </w:rPr>
            </w:pPr>
            <w:r>
              <w:rPr>
                <w:sz w:val="22"/>
                <w:szCs w:val="22"/>
              </w:rPr>
              <w:t>Mã lỗi (giá trị là null không có lỗi gì xảy ra)</w:t>
            </w:r>
          </w:p>
        </w:tc>
      </w:tr>
      <w:tr w14:paraId="0727AE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33" w:type="dxa"/>
            <w:noWrap w:val="0"/>
            <w:vAlign w:val="top"/>
          </w:tcPr>
          <w:p w14:paraId="7EE2F541">
            <w:pPr>
              <w:spacing w:before="0"/>
              <w:ind w:left="0"/>
              <w:jc w:val="both"/>
              <w:rPr>
                <w:sz w:val="22"/>
                <w:szCs w:val="22"/>
              </w:rPr>
            </w:pPr>
            <w:r>
              <w:rPr>
                <w:sz w:val="22"/>
                <w:szCs w:val="22"/>
              </w:rPr>
              <w:t>description</w:t>
            </w:r>
          </w:p>
        </w:tc>
        <w:tc>
          <w:tcPr>
            <w:tcW w:w="6251" w:type="dxa"/>
            <w:noWrap w:val="0"/>
            <w:vAlign w:val="top"/>
          </w:tcPr>
          <w:p w14:paraId="00571C5A">
            <w:pPr>
              <w:spacing w:before="0"/>
              <w:ind w:left="0"/>
              <w:jc w:val="both"/>
              <w:rPr>
                <w:sz w:val="22"/>
                <w:szCs w:val="22"/>
              </w:rPr>
            </w:pPr>
            <w:r>
              <w:rPr>
                <w:sz w:val="22"/>
                <w:szCs w:val="22"/>
              </w:rPr>
              <w:t>Mô tả lỗi (giá trị là null không có lỗi gì xảy ra)</w:t>
            </w:r>
          </w:p>
        </w:tc>
      </w:tr>
      <w:tr w14:paraId="78B496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33" w:type="dxa"/>
            <w:noWrap w:val="0"/>
            <w:vAlign w:val="top"/>
          </w:tcPr>
          <w:p w14:paraId="1D62F61D">
            <w:pPr>
              <w:spacing w:before="0"/>
              <w:ind w:left="0"/>
              <w:jc w:val="both"/>
              <w:rPr>
                <w:sz w:val="22"/>
                <w:szCs w:val="22"/>
              </w:rPr>
            </w:pPr>
            <w:r>
              <w:rPr>
                <w:sz w:val="22"/>
                <w:szCs w:val="22"/>
              </w:rPr>
              <w:t>statuss</w:t>
            </w:r>
          </w:p>
        </w:tc>
        <w:tc>
          <w:tcPr>
            <w:tcW w:w="6251" w:type="dxa"/>
            <w:noWrap w:val="0"/>
            <w:vAlign w:val="top"/>
          </w:tcPr>
          <w:p w14:paraId="5FB18A59">
            <w:pPr>
              <w:spacing w:before="0"/>
              <w:ind w:left="0"/>
              <w:jc w:val="both"/>
              <w:rPr>
                <w:sz w:val="22"/>
                <w:szCs w:val="22"/>
              </w:rPr>
            </w:pPr>
            <w:r>
              <w:rPr>
                <w:sz w:val="22"/>
                <w:szCs w:val="22"/>
              </w:rPr>
              <w:t>Trạng thái (giá trị là 200 lấy thông tin sử dụng hóa đơn thành công)</w:t>
            </w:r>
          </w:p>
        </w:tc>
      </w:tr>
      <w:tr w14:paraId="70EAF8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33" w:type="dxa"/>
            <w:noWrap w:val="0"/>
            <w:vAlign w:val="top"/>
          </w:tcPr>
          <w:p w14:paraId="7DC6C51B">
            <w:pPr>
              <w:spacing w:before="0"/>
              <w:ind w:left="0"/>
              <w:jc w:val="both"/>
              <w:rPr>
                <w:sz w:val="22"/>
                <w:szCs w:val="22"/>
              </w:rPr>
            </w:pPr>
            <w:r>
              <w:rPr>
                <w:sz w:val="22"/>
                <w:szCs w:val="22"/>
              </w:rPr>
              <w:t>numOfpublishInv</w:t>
            </w:r>
          </w:p>
        </w:tc>
        <w:tc>
          <w:tcPr>
            <w:tcW w:w="6251" w:type="dxa"/>
            <w:noWrap w:val="0"/>
            <w:vAlign w:val="top"/>
          </w:tcPr>
          <w:p w14:paraId="5C9834EF">
            <w:pPr>
              <w:spacing w:before="0"/>
              <w:ind w:left="0"/>
              <w:jc w:val="both"/>
              <w:rPr>
                <w:sz w:val="22"/>
                <w:szCs w:val="22"/>
              </w:rPr>
            </w:pPr>
            <w:r>
              <w:rPr>
                <w:sz w:val="22"/>
                <w:szCs w:val="22"/>
              </w:rPr>
              <w:t>Tổng số hóa đơn đã phát hành</w:t>
            </w:r>
          </w:p>
        </w:tc>
      </w:tr>
      <w:tr w14:paraId="3B7839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33" w:type="dxa"/>
            <w:noWrap w:val="0"/>
            <w:vAlign w:val="top"/>
          </w:tcPr>
          <w:p w14:paraId="7F75747B">
            <w:pPr>
              <w:spacing w:before="0"/>
              <w:ind w:left="0"/>
              <w:jc w:val="both"/>
              <w:rPr>
                <w:sz w:val="22"/>
                <w:szCs w:val="22"/>
              </w:rPr>
            </w:pPr>
            <w:r>
              <w:rPr>
                <w:sz w:val="22"/>
                <w:szCs w:val="22"/>
              </w:rPr>
              <w:t>totalInv</w:t>
            </w:r>
          </w:p>
        </w:tc>
        <w:tc>
          <w:tcPr>
            <w:tcW w:w="6251" w:type="dxa"/>
            <w:noWrap w:val="0"/>
            <w:vAlign w:val="top"/>
          </w:tcPr>
          <w:p w14:paraId="34296C90">
            <w:pPr>
              <w:spacing w:before="0"/>
              <w:ind w:left="0"/>
              <w:jc w:val="both"/>
              <w:rPr>
                <w:sz w:val="22"/>
                <w:szCs w:val="22"/>
              </w:rPr>
            </w:pPr>
            <w:r>
              <w:rPr>
                <w:sz w:val="22"/>
                <w:szCs w:val="22"/>
              </w:rPr>
              <w:t>Tổng số hóa đơn có thể lập với mẫu hóa đơn + dải truyển vào</w:t>
            </w:r>
          </w:p>
        </w:tc>
      </w:tr>
    </w:tbl>
    <w:p w14:paraId="608AB3F2">
      <w:pPr>
        <w:ind w:left="2160"/>
        <w:rPr>
          <w:sz w:val="22"/>
          <w:szCs w:val="22"/>
        </w:rPr>
      </w:pPr>
    </w:p>
    <w:p w14:paraId="4AA28ABB">
      <w:pPr>
        <w:pStyle w:val="124"/>
        <w:rPr>
          <w:sz w:val="22"/>
          <w:szCs w:val="22"/>
        </w:rPr>
      </w:pPr>
      <w:bookmarkStart w:id="46" w:name="_Toc115266192"/>
      <w:bookmarkStart w:id="47" w:name="_Toc115266195"/>
      <w:r>
        <w:rPr>
          <w:sz w:val="22"/>
          <w:szCs w:val="22"/>
        </w:rPr>
        <w:t>Lập hóa đơn theo lô</w:t>
      </w:r>
      <w:bookmarkEnd w:id="46"/>
    </w:p>
    <w:p w14:paraId="56F34834">
      <w:pPr>
        <w:jc w:val="both"/>
        <w:rPr>
          <w:b/>
          <w:sz w:val="22"/>
          <w:szCs w:val="22"/>
        </w:rPr>
      </w:pPr>
      <w:r>
        <w:rPr>
          <w:b/>
          <w:sz w:val="22"/>
          <w:szCs w:val="22"/>
        </w:rPr>
        <w:t>*Quy tắc kiểm tra ngày lập hóa đơn:</w:t>
      </w:r>
    </w:p>
    <w:p w14:paraId="1C62B236">
      <w:pPr>
        <w:rPr>
          <w:spacing w:val="2"/>
          <w:sz w:val="22"/>
          <w:szCs w:val="22"/>
          <w:shd w:val="clear" w:color="auto" w:fill="FFFFFF"/>
        </w:rPr>
      </w:pPr>
      <w:r>
        <w:rPr>
          <w:spacing w:val="2"/>
          <w:sz w:val="22"/>
          <w:szCs w:val="22"/>
          <w:shd w:val="clear" w:color="auto" w:fill="FFFFFF"/>
        </w:rPr>
        <w:t xml:space="preserve">Hệ thống Hóa đơn điện tử SInvoice V2, phần Cấu hình chung liên quan ngày lập hóa đơn có 2 checkbox: </w:t>
      </w:r>
      <w:r>
        <w:rPr>
          <w:color w:val="181D34"/>
          <w:spacing w:val="2"/>
          <w:sz w:val="22"/>
          <w:szCs w:val="22"/>
          <w:shd w:val="clear" w:color="auto" w:fill="FFFFFF"/>
        </w:rPr>
        <w:t>Cho phép ngày lập hóa đơn khác ngày hiện tại</w:t>
      </w:r>
      <w:r>
        <w:rPr>
          <w:spacing w:val="2"/>
          <w:sz w:val="22"/>
          <w:szCs w:val="22"/>
          <w:shd w:val="clear" w:color="auto" w:fill="FFFFFF"/>
        </w:rPr>
        <w:t>, Tự động đặt giá trị cho ngày lập hóa đơn bằng ngày lập gần nhất.</w:t>
      </w:r>
    </w:p>
    <w:p w14:paraId="58C51104">
      <w:pPr>
        <w:rPr>
          <w:spacing w:val="2"/>
          <w:sz w:val="22"/>
          <w:szCs w:val="22"/>
          <w:shd w:val="clear" w:color="auto" w:fill="FFFFFF"/>
        </w:rPr>
      </w:pPr>
      <w:r>
        <w:rPr>
          <w:spacing w:val="2"/>
          <w:sz w:val="22"/>
          <w:szCs w:val="22"/>
          <w:shd w:val="clear" w:color="auto" w:fill="FFFFFF"/>
        </w:rPr>
        <w:t>Khi phát hành hóa đơn qua API, ngày lập hóa đơn sẽ bị ảnh hưởng khi người dùng tích chọn các checkbox này, xảy ra 4 trường hợp như mô tả sau:</w:t>
      </w:r>
    </w:p>
    <w:p w14:paraId="23A90E78">
      <w:pPr>
        <w:rPr>
          <w:b/>
          <w:snapToGrid/>
          <w:sz w:val="22"/>
          <w:szCs w:val="22"/>
        </w:rPr>
      </w:pPr>
      <w:r>
        <w:rPr>
          <w:b/>
          <w:sz w:val="22"/>
          <w:szCs w:val="22"/>
        </w:rPr>
        <w:t>TH1: Không tick cả 2</w:t>
      </w:r>
    </w:p>
    <w:p w14:paraId="5E1122B3">
      <w:pPr>
        <w:rPr>
          <w:sz w:val="22"/>
          <w:szCs w:val="22"/>
        </w:rPr>
      </w:pPr>
      <w:r>
        <w:rPr>
          <w:sz w:val="22"/>
          <w:szCs w:val="22"/>
        </w:rPr>
        <w:t>- Ngày lập (invoiceIssuedDate) null: lấy ngày giờ hiện tại (sysdate)</w:t>
      </w:r>
    </w:p>
    <w:p w14:paraId="30F76681">
      <w:pPr>
        <w:rPr>
          <w:sz w:val="22"/>
          <w:szCs w:val="22"/>
        </w:rPr>
      </w:pPr>
      <w:r>
        <w:rPr>
          <w:sz w:val="22"/>
          <w:szCs w:val="22"/>
        </w:rPr>
        <w:t>- Ngày lập &lt; ngày lập của hóa đơn gần nhất: ngày lập không hợp lệ</w:t>
      </w:r>
    </w:p>
    <w:p w14:paraId="7B09C4A4">
      <w:pPr>
        <w:rPr>
          <w:sz w:val="22"/>
          <w:szCs w:val="22"/>
        </w:rPr>
      </w:pPr>
      <w:r>
        <w:rPr>
          <w:sz w:val="22"/>
          <w:szCs w:val="22"/>
        </w:rPr>
        <w:t>- Ngày lập &gt;= ngày lập của hóa đơn gần nhất và &lt;= ngày hiện tại: ngày lập không hợp lệ</w:t>
      </w:r>
    </w:p>
    <w:p w14:paraId="375C9DE7">
      <w:pPr>
        <w:rPr>
          <w:sz w:val="22"/>
          <w:szCs w:val="22"/>
        </w:rPr>
      </w:pPr>
      <w:r>
        <w:rPr>
          <w:sz w:val="22"/>
          <w:szCs w:val="22"/>
        </w:rPr>
        <w:t>- Ngày lập &gt; ngày hiện tại: lấy ngày truyền vào (không kiểm tra giờ)</w:t>
      </w:r>
    </w:p>
    <w:p w14:paraId="279731E6">
      <w:pPr>
        <w:rPr>
          <w:b/>
          <w:sz w:val="22"/>
          <w:szCs w:val="22"/>
        </w:rPr>
      </w:pPr>
      <w:r>
        <w:rPr>
          <w:b/>
          <w:sz w:val="22"/>
          <w:szCs w:val="22"/>
        </w:rPr>
        <w:t>TH2: Tick “</w:t>
      </w:r>
      <w:r>
        <w:rPr>
          <w:b/>
          <w:spacing w:val="2"/>
          <w:sz w:val="22"/>
          <w:szCs w:val="22"/>
          <w:shd w:val="clear" w:color="auto" w:fill="FFFFFF"/>
        </w:rPr>
        <w:t>Cấu hình ngày ký là thời điểm hiện tại”</w:t>
      </w:r>
    </w:p>
    <w:p w14:paraId="4CD73C06">
      <w:pPr>
        <w:rPr>
          <w:sz w:val="22"/>
          <w:szCs w:val="22"/>
        </w:rPr>
      </w:pPr>
      <w:r>
        <w:rPr>
          <w:sz w:val="22"/>
          <w:szCs w:val="22"/>
        </w:rPr>
        <w:t>- Ngày lập (invoiceIssuedDate) null: lấy ngày giờ hiện tại (sysdate)</w:t>
      </w:r>
    </w:p>
    <w:p w14:paraId="3891375F">
      <w:pPr>
        <w:rPr>
          <w:sz w:val="22"/>
          <w:szCs w:val="22"/>
        </w:rPr>
      </w:pPr>
      <w:r>
        <w:rPr>
          <w:sz w:val="22"/>
          <w:szCs w:val="22"/>
        </w:rPr>
        <w:t xml:space="preserve">- Ngày lập &lt; ngày lập của hóa đơn gần nhất: lấy ngày của hóa đơn đã lập gần nhất </w:t>
      </w:r>
    </w:p>
    <w:p w14:paraId="2D538C77">
      <w:pPr>
        <w:rPr>
          <w:sz w:val="22"/>
          <w:szCs w:val="22"/>
        </w:rPr>
      </w:pPr>
      <w:r>
        <w:rPr>
          <w:sz w:val="22"/>
          <w:szCs w:val="22"/>
        </w:rPr>
        <w:t xml:space="preserve">- Ngày lập &gt;= ngày lập của hóa đơn gần nhất và &lt;= ngày hiện tại: lấy ngày truyền vào </w:t>
      </w:r>
    </w:p>
    <w:p w14:paraId="7CA43D35">
      <w:pPr>
        <w:rPr>
          <w:sz w:val="22"/>
          <w:szCs w:val="22"/>
        </w:rPr>
      </w:pPr>
      <w:r>
        <w:rPr>
          <w:sz w:val="22"/>
          <w:szCs w:val="22"/>
        </w:rPr>
        <w:t>- Ngày lập &gt; ngày hiện tại: ngày lập không hợp lệ</w:t>
      </w:r>
    </w:p>
    <w:p w14:paraId="41855C30">
      <w:pPr>
        <w:jc w:val="both"/>
        <w:rPr>
          <w:b/>
          <w:spacing w:val="2"/>
          <w:sz w:val="22"/>
          <w:szCs w:val="22"/>
          <w:shd w:val="clear" w:color="auto" w:fill="FFFFFF"/>
        </w:rPr>
      </w:pPr>
      <w:r>
        <w:rPr>
          <w:b/>
          <w:sz w:val="22"/>
          <w:szCs w:val="22"/>
        </w:rPr>
        <w:t>TH3: Tick “</w:t>
      </w:r>
      <w:r>
        <w:rPr>
          <w:b/>
          <w:spacing w:val="2"/>
          <w:sz w:val="22"/>
          <w:szCs w:val="22"/>
          <w:shd w:val="clear" w:color="auto" w:fill="FFFFFF"/>
        </w:rPr>
        <w:t>Tự động đặt giá trị cho ngày lập hóa đơn bằng ngày lập gần nhất”</w:t>
      </w:r>
    </w:p>
    <w:p w14:paraId="7E2E20F5">
      <w:pPr>
        <w:rPr>
          <w:sz w:val="22"/>
          <w:szCs w:val="22"/>
        </w:rPr>
      </w:pPr>
      <w:r>
        <w:rPr>
          <w:sz w:val="22"/>
          <w:szCs w:val="22"/>
        </w:rPr>
        <w:t>- Ngày lập (invoiceIssuedDate) null: lấy ngày giờ hiện tại (sysdate)</w:t>
      </w:r>
    </w:p>
    <w:p w14:paraId="6BCD70D4">
      <w:pPr>
        <w:rPr>
          <w:sz w:val="22"/>
          <w:szCs w:val="22"/>
        </w:rPr>
      </w:pPr>
      <w:r>
        <w:rPr>
          <w:sz w:val="22"/>
          <w:szCs w:val="22"/>
        </w:rPr>
        <w:t>- Ngày lập &lt; ngày lập của hóa đơn gần nhất: ngày lập không hợp lệ</w:t>
      </w:r>
    </w:p>
    <w:p w14:paraId="52415431">
      <w:pPr>
        <w:rPr>
          <w:sz w:val="22"/>
          <w:szCs w:val="22"/>
        </w:rPr>
      </w:pPr>
      <w:r>
        <w:rPr>
          <w:sz w:val="22"/>
          <w:szCs w:val="22"/>
        </w:rPr>
        <w:t xml:space="preserve">- Ngày lập &gt;= ngày lập của hóa đơn gần nhất và &lt;= ngày hiện tại: lấy ngày truyền vào </w:t>
      </w:r>
    </w:p>
    <w:p w14:paraId="4BD01660">
      <w:pPr>
        <w:rPr>
          <w:sz w:val="22"/>
          <w:szCs w:val="22"/>
        </w:rPr>
      </w:pPr>
      <w:r>
        <w:rPr>
          <w:sz w:val="22"/>
          <w:szCs w:val="22"/>
        </w:rPr>
        <w:t>- Ngày lập &gt; ngày hiện tại: ngày lập không hợp lệ</w:t>
      </w:r>
    </w:p>
    <w:p w14:paraId="513BE177">
      <w:pPr>
        <w:rPr>
          <w:b/>
          <w:sz w:val="22"/>
          <w:szCs w:val="22"/>
        </w:rPr>
      </w:pPr>
      <w:r>
        <w:rPr>
          <w:b/>
          <w:sz w:val="22"/>
          <w:szCs w:val="22"/>
        </w:rPr>
        <w:t xml:space="preserve">TH4: Tích cả 2 </w:t>
      </w:r>
    </w:p>
    <w:p w14:paraId="68EC0A55">
      <w:pPr>
        <w:rPr>
          <w:sz w:val="22"/>
          <w:szCs w:val="22"/>
        </w:rPr>
      </w:pPr>
      <w:r>
        <w:rPr>
          <w:sz w:val="22"/>
          <w:szCs w:val="22"/>
        </w:rPr>
        <w:t>- Ngày lập (invoiceIssuedDate) null: lấy ngày giờ hiện tại (sysdate)</w:t>
      </w:r>
    </w:p>
    <w:p w14:paraId="453915C6">
      <w:pPr>
        <w:rPr>
          <w:sz w:val="22"/>
          <w:szCs w:val="22"/>
        </w:rPr>
      </w:pPr>
      <w:r>
        <w:rPr>
          <w:sz w:val="22"/>
          <w:szCs w:val="22"/>
        </w:rPr>
        <w:t xml:space="preserve">- Ngày lập &lt; ngày lập của hóa đơn gần nhất: lấy ngày của hóa đơn đã lập gần nhất </w:t>
      </w:r>
    </w:p>
    <w:p w14:paraId="3A53A433">
      <w:pPr>
        <w:rPr>
          <w:sz w:val="22"/>
          <w:szCs w:val="22"/>
        </w:rPr>
      </w:pPr>
      <w:r>
        <w:rPr>
          <w:sz w:val="22"/>
          <w:szCs w:val="22"/>
        </w:rPr>
        <w:t xml:space="preserve">- Ngày lập &gt;= ngày lập của hóa đơn gần nhất và &lt;= ngày hiện tại:  lấy ngày truyền vào </w:t>
      </w:r>
    </w:p>
    <w:p w14:paraId="7E6A6FCC">
      <w:pPr>
        <w:jc w:val="both"/>
        <w:rPr>
          <w:sz w:val="22"/>
          <w:szCs w:val="22"/>
        </w:rPr>
      </w:pPr>
      <w:r>
        <w:rPr>
          <w:sz w:val="22"/>
          <w:szCs w:val="22"/>
        </w:rPr>
        <w:t xml:space="preserve">- Ngày lập &gt; ngày hiện tại: ngày lập không hợp lệ </w:t>
      </w:r>
    </w:p>
    <w:p w14:paraId="64815159">
      <w:pPr>
        <w:ind w:left="0"/>
        <w:jc w:val="both"/>
        <w:rPr>
          <w:sz w:val="22"/>
          <w:szCs w:val="22"/>
          <w:lang w:val="vi-VN"/>
        </w:rPr>
      </w:pPr>
      <w:r>
        <w:rPr>
          <w:sz w:val="22"/>
          <w:szCs w:val="22"/>
        </w:rPr>
        <w:t>- Trường hợp khách hàng muốn lập hóa đơn theo lô sẽ sử dụng hàm sau. Lưu ý chỉ sử dụng cho loại chứng thư số</w:t>
      </w:r>
      <w:r>
        <w:rPr>
          <w:sz w:val="22"/>
          <w:szCs w:val="22"/>
          <w:lang w:val="vi-VN"/>
        </w:rPr>
        <w:t xml:space="preserve"> server</w:t>
      </w:r>
      <w:r>
        <w:rPr>
          <w:sz w:val="22"/>
          <w:szCs w:val="22"/>
        </w:rPr>
        <w:t xml:space="preserve"> </w:t>
      </w:r>
      <w:r>
        <w:rPr>
          <w:sz w:val="22"/>
          <w:szCs w:val="22"/>
          <w:lang w:val="vi-VN"/>
        </w:rPr>
        <w:t>(</w:t>
      </w:r>
      <w:r>
        <w:rPr>
          <w:sz w:val="22"/>
          <w:szCs w:val="22"/>
        </w:rPr>
        <w:t>HSM</w:t>
      </w:r>
      <w:r>
        <w:rPr>
          <w:sz w:val="22"/>
          <w:szCs w:val="22"/>
          <w:lang w:val="vi-VN"/>
        </w:rPr>
        <w:t>)</w:t>
      </w:r>
    </w:p>
    <w:p w14:paraId="54C226D9">
      <w:pPr>
        <w:jc w:val="both"/>
        <w:rPr>
          <w:b/>
          <w:sz w:val="22"/>
          <w:szCs w:val="22"/>
        </w:rPr>
      </w:pPr>
      <w:r>
        <w:rPr>
          <w:b/>
          <w:sz w:val="22"/>
          <w:szCs w:val="22"/>
        </w:rPr>
        <w:t xml:space="preserve">Lưu ý: </w:t>
      </w:r>
    </w:p>
    <w:p w14:paraId="6E9977D1">
      <w:pPr>
        <w:numPr>
          <w:ilvl w:val="0"/>
          <w:numId w:val="17"/>
        </w:numPr>
        <w:jc w:val="both"/>
        <w:rPr>
          <w:sz w:val="22"/>
          <w:szCs w:val="22"/>
        </w:rPr>
      </w:pPr>
      <w:r>
        <w:rPr>
          <w:sz w:val="22"/>
          <w:szCs w:val="22"/>
        </w:rPr>
        <w:t>Hệ thống đang cho phép tối đa 50 hóa đơn/1 lô do thời gian xử lý đơn lẻ từng hóa đơn lâu, nếu như để lô nhiều quá có thể bị timeout. Trong trường hợp dữ liệu từ hệ thống tích hợp nhiều hơn, có thể tự động chia nhỏ số lượng hóa đơn và gửi sang.</w:t>
      </w:r>
    </w:p>
    <w:p w14:paraId="458514CD">
      <w:pPr>
        <w:numPr>
          <w:ilvl w:val="0"/>
          <w:numId w:val="17"/>
        </w:numPr>
        <w:jc w:val="both"/>
        <w:rPr>
          <w:sz w:val="22"/>
          <w:szCs w:val="22"/>
        </w:rPr>
      </w:pPr>
      <w:r>
        <w:rPr>
          <w:sz w:val="22"/>
          <w:szCs w:val="22"/>
        </w:rPr>
        <w:t>Chỉ lập các hóa đơn gốc theo lô</w:t>
      </w:r>
    </w:p>
    <w:p w14:paraId="62F9BDB1">
      <w:pPr>
        <w:numPr>
          <w:ilvl w:val="0"/>
          <w:numId w:val="17"/>
        </w:numPr>
        <w:snapToGrid w:val="0"/>
        <w:jc w:val="both"/>
        <w:rPr>
          <w:sz w:val="22"/>
          <w:szCs w:val="22"/>
        </w:rPr>
      </w:pPr>
      <w:r>
        <w:rPr>
          <w:sz w:val="22"/>
          <w:szCs w:val="22"/>
        </w:rPr>
        <w:t xml:space="preserve">Nếu là lập hóa đơn máy tính tiền thì respond trả về có cả thông tin Mã CQT cấp: "codeOfTax", nếu không phải hóa đơn máy tính tiền thì trả về </w:t>
      </w:r>
      <w:r>
        <w:rPr>
          <w:sz w:val="22"/>
          <w:szCs w:val="22"/>
          <w:lang w:val="vi-VN"/>
        </w:rPr>
        <w:t>“</w:t>
      </w:r>
      <w:r>
        <w:rPr>
          <w:sz w:val="22"/>
          <w:szCs w:val="22"/>
        </w:rPr>
        <w:t>codeOfTax</w:t>
      </w:r>
      <w:r>
        <w:rPr>
          <w:sz w:val="22"/>
          <w:szCs w:val="22"/>
          <w:lang w:val="vi-VN"/>
        </w:rPr>
        <w:t>”</w:t>
      </w:r>
      <w:r>
        <w:rPr>
          <w:sz w:val="22"/>
          <w:szCs w:val="22"/>
        </w:rPr>
        <w:t xml:space="preserve"> = null</w:t>
      </w:r>
    </w:p>
    <w:p w14:paraId="72990DEE">
      <w:pPr>
        <w:numPr>
          <w:ilvl w:val="0"/>
          <w:numId w:val="17"/>
        </w:numPr>
        <w:rPr>
          <w:sz w:val="22"/>
          <w:szCs w:val="22"/>
        </w:rPr>
      </w:pPr>
      <w:r>
        <w:rPr>
          <w:sz w:val="22"/>
          <w:szCs w:val="22"/>
        </w:rPr>
        <w:t>Nếu cấu hình Không ký hóa đơn có mã khởi tạo từ máy tính tiền và hóa đơn thuộc loại máy tính tiền thì cho phép doanh nghiệp dùng chữ ký USB Token và CloudCA lập hóa đơn theo lô bằng API Server.</w:t>
      </w:r>
    </w:p>
    <w:p w14:paraId="45086566">
      <w:pPr>
        <w:numPr>
          <w:ilvl w:val="0"/>
          <w:numId w:val="17"/>
        </w:numPr>
        <w:rPr>
          <w:sz w:val="22"/>
          <w:szCs w:val="22"/>
        </w:rPr>
      </w:pPr>
      <w:r>
        <w:rPr>
          <w:sz w:val="22"/>
          <w:szCs w:val="22"/>
        </w:rPr>
        <w:t xml:space="preserve">Nếu người dùng truyền giá trị 0 hoặc “0” cho tham số validation trong phần generalInvoiceInfo thì </w:t>
      </w:r>
      <w:r>
        <w:rPr>
          <w:bCs/>
          <w:sz w:val="22"/>
          <w:szCs w:val="22"/>
          <w:lang w:val="en"/>
        </w:rPr>
        <w:t>các thông tin được truyền trong phần itemInfo, taxBreakdowns, summarizeInfo sẽ được giữ nguyên mà không thực hiện kiểm tra ràng buộc và tính toán lại.</w:t>
      </w:r>
    </w:p>
    <w:p w14:paraId="473CF51F">
      <w:pPr>
        <w:numPr>
          <w:ilvl w:val="0"/>
          <w:numId w:val="21"/>
        </w:numPr>
        <w:jc w:val="both"/>
        <w:rPr>
          <w:b/>
          <w:color w:val="0000FF"/>
          <w:sz w:val="22"/>
          <w:szCs w:val="22"/>
        </w:rPr>
      </w:pPr>
      <w:r>
        <w:rPr>
          <w:b/>
          <w:color w:val="0000FF"/>
          <w:sz w:val="22"/>
          <w:szCs w:val="22"/>
        </w:rPr>
        <w:t>Đầu vào:</w:t>
      </w:r>
    </w:p>
    <w:p w14:paraId="7493F606">
      <w:pPr>
        <w:numPr>
          <w:ilvl w:val="0"/>
          <w:numId w:val="17"/>
        </w:numPr>
        <w:snapToGrid w:val="0"/>
        <w:jc w:val="both"/>
        <w:rPr>
          <w:sz w:val="22"/>
          <w:szCs w:val="22"/>
        </w:rPr>
      </w:pPr>
      <w:r>
        <w:rPr>
          <w:sz w:val="22"/>
          <w:szCs w:val="22"/>
        </w:rPr>
        <w:t xml:space="preserve">Action (POST): </w:t>
      </w:r>
      <w:r>
        <w:rPr>
          <w:color w:val="0070C0"/>
          <w:sz w:val="22"/>
          <w:szCs w:val="22"/>
        </w:rPr>
        <w:t>InvoiceAPI/InvoiceWS/createBatchInvoice/{supplierTaxCode}</w:t>
      </w:r>
    </w:p>
    <w:p w14:paraId="5258605B">
      <w:pPr>
        <w:numPr>
          <w:ilvl w:val="0"/>
          <w:numId w:val="17"/>
        </w:numPr>
        <w:jc w:val="both"/>
        <w:rPr>
          <w:sz w:val="22"/>
          <w:szCs w:val="22"/>
        </w:rPr>
      </w:pPr>
      <w:r>
        <w:rPr>
          <w:sz w:val="22"/>
          <w:szCs w:val="22"/>
        </w:rPr>
        <w:t>Headers:</w:t>
      </w:r>
    </w:p>
    <w:p w14:paraId="3E07021E">
      <w:pPr>
        <w:ind w:left="720"/>
        <w:jc w:val="both"/>
        <w:rPr>
          <w:sz w:val="22"/>
          <w:szCs w:val="22"/>
          <w:lang w:val="en"/>
        </w:rPr>
      </w:pPr>
      <w:r>
        <w:rPr>
          <w:sz w:val="22"/>
          <w:szCs w:val="22"/>
          <w:lang w:val="en"/>
        </w:rPr>
        <w:t>+ Cookie: giá trị access_token hoặc Authorization: username/pass như đăng nhập trên web hoặc Authorization: username/pass như đăng nhập trên web</w:t>
      </w:r>
    </w:p>
    <w:p w14:paraId="5559D6EC">
      <w:pPr>
        <w:ind w:left="720"/>
        <w:jc w:val="both"/>
        <w:rPr>
          <w:sz w:val="22"/>
          <w:szCs w:val="22"/>
          <w:lang w:val="fr-FR"/>
        </w:rPr>
      </w:pPr>
      <w:r>
        <w:rPr>
          <w:sz w:val="22"/>
          <w:szCs w:val="22"/>
          <w:lang w:val="fr-FR"/>
        </w:rPr>
        <w:t xml:space="preserve">+ Content-Type : application/json </w:t>
      </w:r>
    </w:p>
    <w:tbl>
      <w:tblPr>
        <w:tblStyle w:val="13"/>
        <w:tblW w:w="9355" w:type="dxa"/>
        <w:tblInd w:w="5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4"/>
        <w:gridCol w:w="2450"/>
        <w:gridCol w:w="4921"/>
      </w:tblGrid>
      <w:tr w14:paraId="372B30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rPr>
        <w:tc>
          <w:tcPr>
            <w:tcW w:w="1984" w:type="dxa"/>
            <w:shd w:val="clear" w:color="auto" w:fill="D9D9D9"/>
            <w:noWrap w:val="0"/>
            <w:vAlign w:val="top"/>
          </w:tcPr>
          <w:p w14:paraId="61F45F13">
            <w:pPr>
              <w:ind w:left="0"/>
              <w:jc w:val="center"/>
              <w:rPr>
                <w:b/>
                <w:bCs/>
                <w:color w:val="000000"/>
                <w:sz w:val="22"/>
                <w:szCs w:val="22"/>
              </w:rPr>
            </w:pPr>
            <w:r>
              <w:rPr>
                <w:b/>
                <w:bCs/>
                <w:color w:val="000000"/>
                <w:sz w:val="22"/>
                <w:szCs w:val="22"/>
              </w:rPr>
              <w:t>Tên trường</w:t>
            </w:r>
          </w:p>
        </w:tc>
        <w:tc>
          <w:tcPr>
            <w:tcW w:w="2450" w:type="dxa"/>
            <w:shd w:val="clear" w:color="auto" w:fill="D9D9D9"/>
            <w:noWrap w:val="0"/>
            <w:vAlign w:val="top"/>
          </w:tcPr>
          <w:p w14:paraId="0CB9642D">
            <w:pPr>
              <w:ind w:left="0"/>
              <w:jc w:val="center"/>
              <w:rPr>
                <w:b/>
                <w:bCs/>
                <w:color w:val="000000"/>
                <w:sz w:val="22"/>
                <w:szCs w:val="22"/>
              </w:rPr>
            </w:pPr>
            <w:r>
              <w:rPr>
                <w:b/>
                <w:bCs/>
                <w:color w:val="000000"/>
                <w:sz w:val="22"/>
                <w:szCs w:val="22"/>
              </w:rPr>
              <w:t>Kiểu dữ liệu, ràng buộc</w:t>
            </w:r>
          </w:p>
        </w:tc>
        <w:tc>
          <w:tcPr>
            <w:tcW w:w="4921" w:type="dxa"/>
            <w:shd w:val="clear" w:color="auto" w:fill="D9D9D9"/>
            <w:noWrap w:val="0"/>
            <w:vAlign w:val="top"/>
          </w:tcPr>
          <w:p w14:paraId="5D5BEC56">
            <w:pPr>
              <w:ind w:left="0"/>
              <w:jc w:val="center"/>
              <w:rPr>
                <w:b/>
                <w:bCs/>
                <w:color w:val="000000"/>
                <w:sz w:val="22"/>
                <w:szCs w:val="22"/>
              </w:rPr>
            </w:pPr>
            <w:r>
              <w:rPr>
                <w:b/>
                <w:bCs/>
                <w:color w:val="000000"/>
                <w:sz w:val="22"/>
                <w:szCs w:val="22"/>
              </w:rPr>
              <w:t>Mô tả</w:t>
            </w:r>
          </w:p>
        </w:tc>
      </w:tr>
      <w:tr w14:paraId="61EE26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4" w:type="dxa"/>
            <w:noWrap w:val="0"/>
            <w:vAlign w:val="top"/>
          </w:tcPr>
          <w:p w14:paraId="7C184B06">
            <w:pPr>
              <w:spacing w:before="0"/>
              <w:ind w:left="0"/>
              <w:jc w:val="both"/>
              <w:rPr>
                <w:sz w:val="22"/>
                <w:szCs w:val="22"/>
              </w:rPr>
            </w:pPr>
            <w:r>
              <w:rPr>
                <w:sz w:val="22"/>
                <w:szCs w:val="22"/>
              </w:rPr>
              <w:t>supplierTaxCode</w:t>
            </w:r>
          </w:p>
        </w:tc>
        <w:tc>
          <w:tcPr>
            <w:tcW w:w="2450" w:type="dxa"/>
            <w:noWrap w:val="0"/>
            <w:vAlign w:val="top"/>
          </w:tcPr>
          <w:p w14:paraId="6357CD8D">
            <w:pPr>
              <w:spacing w:before="0"/>
              <w:ind w:left="0"/>
              <w:jc w:val="both"/>
              <w:rPr>
                <w:sz w:val="22"/>
                <w:szCs w:val="22"/>
              </w:rPr>
            </w:pPr>
            <w:r>
              <w:rPr>
                <w:sz w:val="22"/>
                <w:szCs w:val="22"/>
              </w:rPr>
              <w:t>Required: true</w:t>
            </w:r>
          </w:p>
          <w:p w14:paraId="650C1A5E">
            <w:pPr>
              <w:spacing w:before="0"/>
              <w:ind w:left="0"/>
              <w:jc w:val="both"/>
              <w:rPr>
                <w:sz w:val="22"/>
                <w:szCs w:val="22"/>
              </w:rPr>
            </w:pPr>
            <w:r>
              <w:rPr>
                <w:sz w:val="22"/>
                <w:szCs w:val="22"/>
              </w:rPr>
              <w:t>DataType: String</w:t>
            </w:r>
          </w:p>
          <w:p w14:paraId="4EFCB92F">
            <w:pPr>
              <w:spacing w:before="0"/>
              <w:ind w:left="0"/>
              <w:jc w:val="both"/>
              <w:rPr>
                <w:sz w:val="22"/>
                <w:szCs w:val="22"/>
              </w:rPr>
            </w:pPr>
            <w:r>
              <w:rPr>
                <w:sz w:val="22"/>
                <w:szCs w:val="22"/>
              </w:rPr>
              <w:t xml:space="preserve">Minlength: </w:t>
            </w:r>
          </w:p>
          <w:p w14:paraId="59BE598C">
            <w:pPr>
              <w:spacing w:before="0"/>
              <w:ind w:left="0"/>
              <w:jc w:val="both"/>
              <w:rPr>
                <w:sz w:val="22"/>
                <w:szCs w:val="22"/>
              </w:rPr>
            </w:pPr>
            <w:r>
              <w:rPr>
                <w:sz w:val="22"/>
                <w:szCs w:val="22"/>
              </w:rPr>
              <w:t>Maxlength: 20</w:t>
            </w:r>
          </w:p>
          <w:p w14:paraId="562B6563">
            <w:pPr>
              <w:spacing w:before="0"/>
              <w:ind w:left="0"/>
              <w:jc w:val="both"/>
              <w:rPr>
                <w:sz w:val="22"/>
                <w:szCs w:val="22"/>
              </w:rPr>
            </w:pPr>
            <w:r>
              <w:rPr>
                <w:sz w:val="22"/>
                <w:szCs w:val="22"/>
              </w:rPr>
              <w:t>Format: [0-9-]+</w:t>
            </w:r>
          </w:p>
        </w:tc>
        <w:tc>
          <w:tcPr>
            <w:tcW w:w="4921" w:type="dxa"/>
            <w:noWrap w:val="0"/>
            <w:vAlign w:val="top"/>
          </w:tcPr>
          <w:p w14:paraId="6462F918">
            <w:pPr>
              <w:spacing w:before="0"/>
              <w:ind w:left="0"/>
              <w:jc w:val="both"/>
              <w:rPr>
                <w:sz w:val="22"/>
                <w:szCs w:val="22"/>
              </w:rPr>
            </w:pPr>
            <w:r>
              <w:rPr>
                <w:sz w:val="22"/>
                <w:szCs w:val="22"/>
              </w:rPr>
              <w:t>Mã số thuế của doanh nghiệp/chi nhánh phát hành hóa đơn. Một doanh nghiệp có thể có nhiều mã số thuế</w:t>
            </w:r>
          </w:p>
          <w:p w14:paraId="602C3ACB">
            <w:pPr>
              <w:spacing w:before="0"/>
              <w:ind w:left="0"/>
              <w:jc w:val="both"/>
              <w:rPr>
                <w:sz w:val="22"/>
                <w:szCs w:val="22"/>
              </w:rPr>
            </w:pPr>
            <w:r>
              <w:rPr>
                <w:sz w:val="22"/>
                <w:szCs w:val="22"/>
              </w:rPr>
              <w:t xml:space="preserve">Mẫu 1: 0312770607 </w:t>
            </w:r>
          </w:p>
          <w:p w14:paraId="29D58DC7">
            <w:pPr>
              <w:spacing w:before="0"/>
              <w:ind w:left="0"/>
              <w:jc w:val="both"/>
              <w:rPr>
                <w:sz w:val="22"/>
                <w:szCs w:val="22"/>
              </w:rPr>
            </w:pPr>
            <w:r>
              <w:rPr>
                <w:sz w:val="22"/>
                <w:szCs w:val="22"/>
              </w:rPr>
              <w:t>Mẫu 2: 0312770607-001</w:t>
            </w:r>
          </w:p>
        </w:tc>
      </w:tr>
    </w:tbl>
    <w:p w14:paraId="27D8AE04">
      <w:pPr>
        <w:snapToGrid w:val="0"/>
        <w:ind w:left="0"/>
        <w:jc w:val="both"/>
        <w:rPr>
          <w:sz w:val="22"/>
          <w:szCs w:val="22"/>
        </w:rPr>
      </w:pPr>
    </w:p>
    <w:p w14:paraId="27B58022">
      <w:pPr>
        <w:numPr>
          <w:ilvl w:val="0"/>
          <w:numId w:val="17"/>
        </w:numPr>
        <w:snapToGrid w:val="0"/>
        <w:jc w:val="both"/>
        <w:rPr>
          <w:sz w:val="22"/>
          <w:szCs w:val="22"/>
        </w:rPr>
      </w:pPr>
      <w:r>
        <w:rPr>
          <w:sz w:val="22"/>
          <w:szCs w:val="22"/>
        </w:rPr>
        <w:t>Data: Dữ liệu mẫu lập hóa đơn theo lô</w:t>
      </w:r>
    </w:p>
    <w:tbl>
      <w:tblPr>
        <w:tblStyle w:val="13"/>
        <w:tblW w:w="0" w:type="auto"/>
        <w:tblInd w:w="7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36"/>
        <w:gridCol w:w="3179"/>
      </w:tblGrid>
      <w:tr w14:paraId="5C540A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36" w:type="dxa"/>
            <w:noWrap w:val="0"/>
            <w:vAlign w:val="top"/>
          </w:tcPr>
          <w:p w14:paraId="44607145">
            <w:pPr>
              <w:snapToGrid w:val="0"/>
              <w:ind w:left="0"/>
              <w:jc w:val="both"/>
              <w:rPr>
                <w:sz w:val="22"/>
                <w:szCs w:val="22"/>
              </w:rPr>
            </w:pPr>
          </w:p>
        </w:tc>
        <w:tc>
          <w:tcPr>
            <w:tcW w:w="3179" w:type="dxa"/>
            <w:noWrap w:val="0"/>
            <w:vAlign w:val="top"/>
          </w:tcPr>
          <w:p w14:paraId="194449A2">
            <w:pPr>
              <w:snapToGrid w:val="0"/>
              <w:ind w:left="0"/>
              <w:jc w:val="both"/>
              <w:rPr>
                <w:sz w:val="22"/>
                <w:szCs w:val="22"/>
              </w:rPr>
            </w:pPr>
            <w:r>
              <w:rPr>
                <w:sz w:val="22"/>
                <w:szCs w:val="22"/>
              </w:rPr>
              <w:t>JSON</w:t>
            </w:r>
          </w:p>
        </w:tc>
      </w:tr>
      <w:tr w14:paraId="02D4E9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36" w:type="dxa"/>
            <w:noWrap w:val="0"/>
            <w:vAlign w:val="top"/>
          </w:tcPr>
          <w:p w14:paraId="78F7821F">
            <w:pPr>
              <w:snapToGrid w:val="0"/>
              <w:ind w:left="0"/>
              <w:jc w:val="both"/>
              <w:rPr>
                <w:sz w:val="22"/>
                <w:szCs w:val="22"/>
              </w:rPr>
            </w:pPr>
            <w:r>
              <w:rPr>
                <w:sz w:val="22"/>
                <w:szCs w:val="22"/>
              </w:rPr>
              <w:t>Lập hóa đơn theo lô</w:t>
            </w:r>
          </w:p>
        </w:tc>
        <w:tc>
          <w:tcPr>
            <w:tcW w:w="3179" w:type="dxa"/>
            <w:noWrap w:val="0"/>
            <w:vAlign w:val="top"/>
          </w:tcPr>
          <w:p w14:paraId="105E08EC">
            <w:pPr>
              <w:snapToGrid w:val="0"/>
              <w:ind w:left="0"/>
              <w:jc w:val="both"/>
              <w:rPr>
                <w:sz w:val="22"/>
                <w:szCs w:val="22"/>
              </w:rPr>
            </w:pPr>
            <w:r>
              <w:rPr>
                <w:sz w:val="22"/>
                <w:szCs w:val="22"/>
              </w:rPr>
              <w:object>
                <v:shape id="_x0000_i1041" o:spt="75" type="#_x0000_t75" style="height:39.65pt;width:55.15pt;" o:ole="t" filled="f" o:preferrelative="t" stroked="f" coordsize="21600,21600">
                  <v:path/>
                  <v:fill on="f" alignshape="1" focussize="0,0"/>
                  <v:stroke on="f"/>
                  <v:imagedata r:id="rId68" o:title=""/>
                  <o:lock v:ext="edit" aspectratio="t"/>
                  <w10:wrap type="none"/>
                  <w10:anchorlock/>
                </v:shape>
                <o:OLEObject Type="Embed" ProgID="Package" ShapeID="_x0000_i1041" DrawAspect="Content" ObjectID="_1468075742" r:id="rId67">
                  <o:LockedField>false</o:LockedField>
                </o:OLEObject>
              </w:object>
            </w:r>
          </w:p>
        </w:tc>
      </w:tr>
    </w:tbl>
    <w:p w14:paraId="430BCFFC">
      <w:pPr>
        <w:snapToGrid w:val="0"/>
        <w:ind w:left="360"/>
        <w:jc w:val="both"/>
        <w:rPr>
          <w:sz w:val="22"/>
          <w:szCs w:val="22"/>
        </w:rPr>
      </w:pPr>
      <w:r>
        <w:rPr>
          <w:sz w:val="22"/>
          <w:szCs w:val="22"/>
        </w:rPr>
        <w:t>Kết quả khi lập hóa đơn theo lô thành công sẽ trả kết quả về theo transactionUuid để xác định được hóa đơn nào thành công, sinh ra số hóa đơn nào.</w:t>
      </w:r>
    </w:p>
    <w:p w14:paraId="099A9677">
      <w:pPr>
        <w:numPr>
          <w:ilvl w:val="0"/>
          <w:numId w:val="21"/>
        </w:numPr>
        <w:jc w:val="both"/>
        <w:rPr>
          <w:sz w:val="22"/>
          <w:szCs w:val="22"/>
        </w:rPr>
      </w:pPr>
      <w:r>
        <w:rPr>
          <w:b/>
          <w:color w:val="0000FF"/>
          <w:sz w:val="22"/>
          <w:szCs w:val="22"/>
        </w:rPr>
        <w:t>Đầu ra:</w:t>
      </w:r>
    </w:p>
    <w:tbl>
      <w:tblPr>
        <w:tblStyle w:val="13"/>
        <w:tblW w:w="878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33"/>
        <w:gridCol w:w="6251"/>
      </w:tblGrid>
      <w:tr w14:paraId="598AAC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533" w:type="dxa"/>
            <w:shd w:val="clear" w:color="auto" w:fill="D9D9D9"/>
            <w:noWrap w:val="0"/>
            <w:vAlign w:val="top"/>
          </w:tcPr>
          <w:p w14:paraId="3225EC9E">
            <w:pPr>
              <w:ind w:left="0"/>
              <w:jc w:val="center"/>
              <w:rPr>
                <w:b/>
                <w:bCs/>
                <w:color w:val="000000"/>
                <w:sz w:val="22"/>
                <w:szCs w:val="22"/>
              </w:rPr>
            </w:pPr>
            <w:r>
              <w:rPr>
                <w:b/>
                <w:bCs/>
                <w:color w:val="000000"/>
                <w:sz w:val="22"/>
                <w:szCs w:val="22"/>
              </w:rPr>
              <w:t>Tên trường</w:t>
            </w:r>
          </w:p>
        </w:tc>
        <w:tc>
          <w:tcPr>
            <w:tcW w:w="6251" w:type="dxa"/>
            <w:shd w:val="clear" w:color="auto" w:fill="D9D9D9"/>
            <w:noWrap w:val="0"/>
            <w:vAlign w:val="top"/>
          </w:tcPr>
          <w:p w14:paraId="2DB6FCEE">
            <w:pPr>
              <w:ind w:left="0"/>
              <w:jc w:val="center"/>
              <w:rPr>
                <w:b/>
                <w:bCs/>
                <w:color w:val="000000"/>
                <w:sz w:val="22"/>
                <w:szCs w:val="22"/>
              </w:rPr>
            </w:pPr>
            <w:r>
              <w:rPr>
                <w:b/>
                <w:bCs/>
                <w:color w:val="000000"/>
                <w:sz w:val="22"/>
                <w:szCs w:val="22"/>
              </w:rPr>
              <w:t>Mô tả</w:t>
            </w:r>
          </w:p>
        </w:tc>
      </w:tr>
      <w:tr w14:paraId="2B0101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33" w:type="dxa"/>
            <w:noWrap w:val="0"/>
            <w:vAlign w:val="top"/>
          </w:tcPr>
          <w:p w14:paraId="085D460D">
            <w:pPr>
              <w:widowControl/>
              <w:shd w:val="clear" w:color="auto" w:fill="FFFFFE"/>
              <w:spacing w:line="270" w:lineRule="atLeast"/>
              <w:ind w:left="-45"/>
              <w:rPr>
                <w:sz w:val="22"/>
                <w:szCs w:val="22"/>
              </w:rPr>
            </w:pPr>
            <w:r>
              <w:rPr>
                <w:rFonts w:eastAsia="Droid Sans Fallback"/>
                <w:sz w:val="22"/>
                <w:szCs w:val="22"/>
                <w:shd w:val="clear" w:color="auto" w:fill="FFFFFE"/>
                <w:lang w:eastAsia="zh-CN" w:bidi="ar"/>
              </w:rPr>
              <w:t>createInvoiceOutputs</w:t>
            </w:r>
          </w:p>
        </w:tc>
        <w:tc>
          <w:tcPr>
            <w:tcW w:w="6251" w:type="dxa"/>
            <w:noWrap w:val="0"/>
            <w:vAlign w:val="top"/>
          </w:tcPr>
          <w:p w14:paraId="2C6532B1">
            <w:pPr>
              <w:spacing w:before="0"/>
              <w:ind w:left="0"/>
              <w:jc w:val="both"/>
              <w:rPr>
                <w:sz w:val="22"/>
                <w:szCs w:val="22"/>
                <w:lang w:val="en"/>
              </w:rPr>
            </w:pPr>
            <w:r>
              <w:rPr>
                <w:sz w:val="22"/>
                <w:szCs w:val="22"/>
                <w:lang w:val="en"/>
              </w:rPr>
              <w:t>Kết quả trả về khi hóa đơn được lập thành công ( trả số hóa đơn )</w:t>
            </w:r>
          </w:p>
        </w:tc>
      </w:tr>
      <w:tr w14:paraId="2F1481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33" w:type="dxa"/>
            <w:noWrap w:val="0"/>
            <w:vAlign w:val="top"/>
          </w:tcPr>
          <w:p w14:paraId="632F32E2">
            <w:pPr>
              <w:widowControl/>
              <w:shd w:val="clear" w:color="auto" w:fill="FFFFFE"/>
              <w:spacing w:line="270" w:lineRule="atLeast"/>
              <w:ind w:left="-45"/>
              <w:rPr>
                <w:sz w:val="22"/>
                <w:szCs w:val="22"/>
              </w:rPr>
            </w:pPr>
            <w:r>
              <w:rPr>
                <w:rFonts w:eastAsia="Droid Sans Fallback"/>
                <w:sz w:val="22"/>
                <w:szCs w:val="22"/>
                <w:shd w:val="clear" w:color="auto" w:fill="FFFFFE"/>
                <w:lang w:eastAsia="zh-CN" w:bidi="ar"/>
              </w:rPr>
              <w:t>lstMapError</w:t>
            </w:r>
          </w:p>
        </w:tc>
        <w:tc>
          <w:tcPr>
            <w:tcW w:w="6251" w:type="dxa"/>
            <w:noWrap w:val="0"/>
            <w:vAlign w:val="top"/>
          </w:tcPr>
          <w:p w14:paraId="782AE9B5">
            <w:pPr>
              <w:spacing w:before="0"/>
              <w:ind w:left="0"/>
              <w:jc w:val="both"/>
              <w:rPr>
                <w:sz w:val="22"/>
                <w:szCs w:val="22"/>
              </w:rPr>
            </w:pPr>
            <w:r>
              <w:rPr>
                <w:sz w:val="22"/>
                <w:szCs w:val="22"/>
              </w:rPr>
              <w:t>Mô tả lỗi (</w:t>
            </w:r>
            <w:r>
              <w:rPr>
                <w:sz w:val="22"/>
                <w:szCs w:val="22"/>
                <w:lang w:val="en"/>
              </w:rPr>
              <w:t>các lỗi gặp phải của ds hóa đơn</w:t>
            </w:r>
            <w:r>
              <w:rPr>
                <w:sz w:val="22"/>
                <w:szCs w:val="22"/>
              </w:rPr>
              <w:t>)</w:t>
            </w:r>
          </w:p>
        </w:tc>
      </w:tr>
      <w:tr w14:paraId="70DAE7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33" w:type="dxa"/>
            <w:noWrap w:val="0"/>
            <w:vAlign w:val="top"/>
          </w:tcPr>
          <w:p w14:paraId="7838C965">
            <w:pPr>
              <w:widowControl/>
              <w:shd w:val="clear" w:color="auto" w:fill="FFFFFE"/>
              <w:spacing w:line="270" w:lineRule="atLeast"/>
              <w:ind w:left="-45"/>
              <w:rPr>
                <w:sz w:val="22"/>
                <w:szCs w:val="22"/>
              </w:rPr>
            </w:pPr>
            <w:r>
              <w:rPr>
                <w:rFonts w:eastAsia="Droid Sans Fallback"/>
                <w:sz w:val="22"/>
                <w:szCs w:val="22"/>
                <w:shd w:val="clear" w:color="auto" w:fill="FFFFFE"/>
                <w:lang w:eastAsia="zh-CN" w:bidi="ar"/>
              </w:rPr>
              <w:t>totalSuccess</w:t>
            </w:r>
          </w:p>
        </w:tc>
        <w:tc>
          <w:tcPr>
            <w:tcW w:w="6251" w:type="dxa"/>
            <w:noWrap w:val="0"/>
            <w:vAlign w:val="top"/>
          </w:tcPr>
          <w:p w14:paraId="303AEEDC">
            <w:pPr>
              <w:spacing w:before="0"/>
              <w:ind w:left="0"/>
              <w:jc w:val="both"/>
              <w:rPr>
                <w:sz w:val="22"/>
                <w:szCs w:val="22"/>
                <w:lang w:val="en"/>
              </w:rPr>
            </w:pPr>
            <w:r>
              <w:rPr>
                <w:sz w:val="22"/>
                <w:szCs w:val="22"/>
                <w:lang w:val="en"/>
              </w:rPr>
              <w:t>Tổng số dòng tạo hóa đơn thành công</w:t>
            </w:r>
          </w:p>
        </w:tc>
      </w:tr>
      <w:tr w14:paraId="1851B4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33" w:type="dxa"/>
            <w:noWrap w:val="0"/>
            <w:vAlign w:val="top"/>
          </w:tcPr>
          <w:p w14:paraId="5885C773">
            <w:pPr>
              <w:widowControl/>
              <w:shd w:val="clear" w:color="auto" w:fill="FFFFFE"/>
              <w:spacing w:line="270" w:lineRule="atLeast"/>
              <w:ind w:left="-45"/>
              <w:rPr>
                <w:rFonts w:eastAsia="Droid Sans Fallback"/>
                <w:sz w:val="22"/>
                <w:szCs w:val="22"/>
              </w:rPr>
            </w:pPr>
            <w:r>
              <w:rPr>
                <w:rFonts w:eastAsia="Droid Sans Fallback"/>
                <w:sz w:val="22"/>
                <w:szCs w:val="22"/>
                <w:shd w:val="clear" w:color="auto" w:fill="FFFFFE"/>
                <w:lang w:eastAsia="zh-CN" w:bidi="ar"/>
              </w:rPr>
              <w:t>totalFail</w:t>
            </w:r>
          </w:p>
        </w:tc>
        <w:tc>
          <w:tcPr>
            <w:tcW w:w="6251" w:type="dxa"/>
            <w:noWrap w:val="0"/>
            <w:vAlign w:val="top"/>
          </w:tcPr>
          <w:p w14:paraId="43FC90EF">
            <w:pPr>
              <w:spacing w:before="0"/>
              <w:ind w:left="0"/>
              <w:jc w:val="both"/>
              <w:rPr>
                <w:sz w:val="22"/>
                <w:szCs w:val="22"/>
                <w:lang w:val="en"/>
              </w:rPr>
            </w:pPr>
            <w:r>
              <w:rPr>
                <w:sz w:val="22"/>
                <w:szCs w:val="22"/>
              </w:rPr>
              <w:t xml:space="preserve">Tổng số hóa đơn </w:t>
            </w:r>
            <w:r>
              <w:rPr>
                <w:sz w:val="22"/>
                <w:szCs w:val="22"/>
                <w:lang w:val="en"/>
              </w:rPr>
              <w:t>bị lỗi chưa phát hành thành công</w:t>
            </w:r>
          </w:p>
        </w:tc>
      </w:tr>
    </w:tbl>
    <w:p w14:paraId="1BA65B6F">
      <w:pPr>
        <w:snapToGrid w:val="0"/>
        <w:ind w:left="360"/>
        <w:jc w:val="both"/>
        <w:rPr>
          <w:sz w:val="22"/>
          <w:szCs w:val="22"/>
        </w:rPr>
      </w:pPr>
    </w:p>
    <w:p w14:paraId="6C1C2818">
      <w:pPr>
        <w:snapToGrid w:val="0"/>
        <w:ind w:left="360"/>
        <w:jc w:val="both"/>
        <w:rPr>
          <w:sz w:val="22"/>
          <w:szCs w:val="22"/>
          <w:lang w:val="en"/>
        </w:rPr>
      </w:pPr>
      <w:r>
        <w:rPr>
          <w:sz w:val="22"/>
          <w:szCs w:val="22"/>
          <w:lang w:val="en"/>
        </w:rPr>
        <w:t>Ví dụ về kết quả trả về:</w:t>
      </w:r>
    </w:p>
    <w:p w14:paraId="7B86CFD8">
      <w:pPr>
        <w:snapToGrid w:val="0"/>
        <w:ind w:left="360"/>
        <w:jc w:val="both"/>
        <w:rPr>
          <w:sz w:val="22"/>
          <w:szCs w:val="22"/>
        </w:rPr>
      </w:pPr>
      <w:r>
        <w:rPr>
          <w:sz w:val="22"/>
          <w:szCs w:val="22"/>
        </w:rPr>
        <w:drawing>
          <wp:inline distT="0" distB="0" distL="114300" distR="114300">
            <wp:extent cx="6298565" cy="2366645"/>
            <wp:effectExtent l="0" t="0" r="6985" b="14605"/>
            <wp:docPr id="18"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47"/>
                    <pic:cNvPicPr>
                      <a:picLocks noChangeAspect="1"/>
                    </pic:cNvPicPr>
                  </pic:nvPicPr>
                  <pic:blipFill>
                    <a:blip r:embed="rId69"/>
                    <a:stretch>
                      <a:fillRect/>
                    </a:stretch>
                  </pic:blipFill>
                  <pic:spPr>
                    <a:xfrm>
                      <a:off x="0" y="0"/>
                      <a:ext cx="6298565" cy="2366645"/>
                    </a:xfrm>
                    <a:prstGeom prst="rect">
                      <a:avLst/>
                    </a:prstGeom>
                    <a:noFill/>
                    <a:ln>
                      <a:noFill/>
                    </a:ln>
                  </pic:spPr>
                </pic:pic>
              </a:graphicData>
            </a:graphic>
          </wp:inline>
        </w:drawing>
      </w:r>
    </w:p>
    <w:p w14:paraId="3652E81A">
      <w:pPr>
        <w:snapToGrid w:val="0"/>
        <w:ind w:left="360"/>
        <w:jc w:val="both"/>
        <w:rPr>
          <w:sz w:val="22"/>
          <w:szCs w:val="22"/>
          <w:lang w:val="en"/>
        </w:rPr>
      </w:pPr>
      <w:r>
        <w:rPr>
          <w:sz w:val="22"/>
          <w:szCs w:val="22"/>
          <w:lang w:val="en"/>
        </w:rPr>
        <w:t xml:space="preserve">Lỗi về sai, thiếu  thông tin </w:t>
      </w:r>
    </w:p>
    <w:p w14:paraId="577ACB3B">
      <w:pPr>
        <w:snapToGrid w:val="0"/>
        <w:ind w:left="360"/>
        <w:jc w:val="both"/>
        <w:rPr>
          <w:sz w:val="22"/>
          <w:szCs w:val="22"/>
        </w:rPr>
      </w:pPr>
      <w:r>
        <w:rPr>
          <w:sz w:val="22"/>
          <w:szCs w:val="22"/>
        </w:rPr>
        <w:drawing>
          <wp:inline distT="0" distB="0" distL="114300" distR="114300">
            <wp:extent cx="6297930" cy="2136775"/>
            <wp:effectExtent l="0" t="0" r="7620" b="15875"/>
            <wp:docPr id="19"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48"/>
                    <pic:cNvPicPr>
                      <a:picLocks noChangeAspect="1"/>
                    </pic:cNvPicPr>
                  </pic:nvPicPr>
                  <pic:blipFill>
                    <a:blip r:embed="rId70"/>
                    <a:stretch>
                      <a:fillRect/>
                    </a:stretch>
                  </pic:blipFill>
                  <pic:spPr>
                    <a:xfrm>
                      <a:off x="0" y="0"/>
                      <a:ext cx="6297930" cy="2136775"/>
                    </a:xfrm>
                    <a:prstGeom prst="rect">
                      <a:avLst/>
                    </a:prstGeom>
                    <a:noFill/>
                    <a:ln>
                      <a:noFill/>
                    </a:ln>
                  </pic:spPr>
                </pic:pic>
              </a:graphicData>
            </a:graphic>
          </wp:inline>
        </w:drawing>
      </w:r>
    </w:p>
    <w:p w14:paraId="32D273B6">
      <w:pPr>
        <w:snapToGrid w:val="0"/>
        <w:ind w:left="360"/>
        <w:jc w:val="both"/>
        <w:rPr>
          <w:sz w:val="22"/>
          <w:szCs w:val="22"/>
          <w:lang w:val="en"/>
        </w:rPr>
      </w:pPr>
    </w:p>
    <w:p w14:paraId="5130EA0F">
      <w:pPr>
        <w:snapToGrid w:val="0"/>
        <w:ind w:left="360"/>
        <w:jc w:val="both"/>
        <w:rPr>
          <w:sz w:val="22"/>
          <w:szCs w:val="22"/>
          <w:lang w:val="en"/>
        </w:rPr>
      </w:pPr>
    </w:p>
    <w:p w14:paraId="03F7FFB5">
      <w:pPr>
        <w:snapToGrid w:val="0"/>
        <w:ind w:left="360"/>
        <w:jc w:val="both"/>
        <w:rPr>
          <w:sz w:val="22"/>
          <w:szCs w:val="22"/>
          <w:lang w:val="en"/>
        </w:rPr>
      </w:pPr>
    </w:p>
    <w:p w14:paraId="7C241499">
      <w:pPr>
        <w:snapToGrid w:val="0"/>
        <w:ind w:left="360"/>
        <w:jc w:val="both"/>
        <w:rPr>
          <w:sz w:val="22"/>
          <w:szCs w:val="22"/>
          <w:lang w:val="en"/>
        </w:rPr>
      </w:pPr>
    </w:p>
    <w:p w14:paraId="7BFF5559">
      <w:pPr>
        <w:snapToGrid w:val="0"/>
        <w:ind w:left="360"/>
        <w:jc w:val="both"/>
        <w:rPr>
          <w:sz w:val="22"/>
          <w:szCs w:val="22"/>
          <w:lang w:val="en"/>
        </w:rPr>
      </w:pPr>
      <w:r>
        <w:rPr>
          <w:sz w:val="22"/>
          <w:szCs w:val="22"/>
          <w:lang w:val="en"/>
        </w:rPr>
        <w:t>Các lỗi về định dạng json và token sẽ trả về theo định dạng</w:t>
      </w:r>
    </w:p>
    <w:p w14:paraId="262C1202">
      <w:pPr>
        <w:snapToGrid w:val="0"/>
        <w:ind w:left="360"/>
        <w:jc w:val="both"/>
        <w:rPr>
          <w:sz w:val="22"/>
          <w:szCs w:val="22"/>
        </w:rPr>
      </w:pPr>
      <w:r>
        <w:rPr>
          <w:sz w:val="22"/>
          <w:szCs w:val="22"/>
        </w:rPr>
        <w:drawing>
          <wp:inline distT="0" distB="0" distL="114300" distR="114300">
            <wp:extent cx="6298565" cy="1410335"/>
            <wp:effectExtent l="0" t="0" r="6985" b="18415"/>
            <wp:docPr id="20"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49"/>
                    <pic:cNvPicPr>
                      <a:picLocks noChangeAspect="1"/>
                    </pic:cNvPicPr>
                  </pic:nvPicPr>
                  <pic:blipFill>
                    <a:blip r:embed="rId71"/>
                    <a:stretch>
                      <a:fillRect/>
                    </a:stretch>
                  </pic:blipFill>
                  <pic:spPr>
                    <a:xfrm>
                      <a:off x="0" y="0"/>
                      <a:ext cx="6298565" cy="1410335"/>
                    </a:xfrm>
                    <a:prstGeom prst="rect">
                      <a:avLst/>
                    </a:prstGeom>
                    <a:noFill/>
                    <a:ln>
                      <a:noFill/>
                    </a:ln>
                  </pic:spPr>
                </pic:pic>
              </a:graphicData>
            </a:graphic>
          </wp:inline>
        </w:drawing>
      </w:r>
    </w:p>
    <w:p w14:paraId="248387E8">
      <w:pPr>
        <w:pStyle w:val="124"/>
        <w:rPr>
          <w:sz w:val="22"/>
          <w:szCs w:val="22"/>
        </w:rPr>
      </w:pPr>
      <w:r>
        <w:rPr>
          <w:sz w:val="22"/>
          <w:szCs w:val="22"/>
        </w:rPr>
        <w:t>Cung cấp danh sách hóa đơn theo khoảng thời gian</w:t>
      </w:r>
      <w:bookmarkEnd w:id="47"/>
    </w:p>
    <w:p w14:paraId="5AA47D88">
      <w:pPr>
        <w:pStyle w:val="4"/>
        <w:rPr>
          <w:sz w:val="22"/>
          <w:szCs w:val="22"/>
        </w:rPr>
      </w:pPr>
      <w:r>
        <w:rPr>
          <w:sz w:val="22"/>
          <w:szCs w:val="22"/>
        </w:rPr>
        <w:t>Trả về chi tiết thông tin các hóa đơn để có thể đối soát xem sai đúng của hóa đơn trong một khoảng thời gian.</w:t>
      </w:r>
    </w:p>
    <w:p w14:paraId="649EB770">
      <w:pPr>
        <w:pStyle w:val="4"/>
        <w:rPr>
          <w:sz w:val="22"/>
          <w:szCs w:val="22"/>
        </w:rPr>
      </w:pPr>
    </w:p>
    <w:p w14:paraId="16104A91">
      <w:pPr>
        <w:pStyle w:val="93"/>
        <w:widowControl w:val="0"/>
        <w:numPr>
          <w:ilvl w:val="0"/>
          <w:numId w:val="25"/>
        </w:numPr>
        <w:spacing w:before="120" w:line="360" w:lineRule="auto"/>
        <w:contextualSpacing/>
        <w:jc w:val="both"/>
        <w:rPr>
          <w:rFonts w:ascii="Times New Roman" w:hAnsi="Times New Roman"/>
          <w:b/>
          <w:color w:val="0000FF"/>
        </w:rPr>
      </w:pPr>
      <w:r>
        <w:rPr>
          <w:rFonts w:ascii="Times New Roman" w:hAnsi="Times New Roman"/>
          <w:b/>
          <w:color w:val="0000FF"/>
        </w:rPr>
        <w:t>Đầu vào:</w:t>
      </w:r>
    </w:p>
    <w:p w14:paraId="378C309B">
      <w:pPr>
        <w:numPr>
          <w:ilvl w:val="0"/>
          <w:numId w:val="17"/>
        </w:numPr>
        <w:snapToGrid w:val="0"/>
        <w:jc w:val="both"/>
        <w:rPr>
          <w:sz w:val="22"/>
          <w:szCs w:val="22"/>
        </w:rPr>
      </w:pPr>
      <w:r>
        <w:rPr>
          <w:sz w:val="22"/>
          <w:szCs w:val="22"/>
        </w:rPr>
        <w:t xml:space="preserve">Action (POST): </w:t>
      </w:r>
      <w:r>
        <w:rPr>
          <w:sz w:val="22"/>
          <w:szCs w:val="22"/>
        </w:rPr>
        <w:fldChar w:fldCharType="begin"/>
      </w:r>
      <w:r>
        <w:rPr>
          <w:sz w:val="22"/>
          <w:szCs w:val="22"/>
        </w:rPr>
        <w:instrText xml:space="preserve"> HYPERLINK "https://10.60.108.210:8273/InvoiceAPI/InvoiceWS/createBatchInvoice/0100109106" </w:instrText>
      </w:r>
      <w:r>
        <w:rPr>
          <w:sz w:val="22"/>
          <w:szCs w:val="22"/>
        </w:rPr>
        <w:fldChar w:fldCharType="separate"/>
      </w:r>
      <w:r>
        <w:rPr>
          <w:rStyle w:val="34"/>
          <w:sz w:val="22"/>
          <w:szCs w:val="22"/>
        </w:rPr>
        <w:t>/InvoiceAPI/</w:t>
      </w:r>
      <w:r>
        <w:rPr>
          <w:rStyle w:val="34"/>
          <w:sz w:val="22"/>
          <w:szCs w:val="22"/>
        </w:rPr>
        <w:fldChar w:fldCharType="end"/>
      </w:r>
      <w:r>
        <w:rPr>
          <w:rStyle w:val="34"/>
          <w:sz w:val="22"/>
          <w:szCs w:val="22"/>
        </w:rPr>
        <w:t>InvoiceUtilsWS/getListInvoiceDataControl</w:t>
      </w:r>
    </w:p>
    <w:p w14:paraId="66200AA7">
      <w:pPr>
        <w:numPr>
          <w:ilvl w:val="0"/>
          <w:numId w:val="17"/>
        </w:numPr>
        <w:jc w:val="both"/>
        <w:rPr>
          <w:sz w:val="22"/>
          <w:szCs w:val="22"/>
        </w:rPr>
      </w:pPr>
      <w:r>
        <w:rPr>
          <w:sz w:val="22"/>
          <w:szCs w:val="22"/>
        </w:rPr>
        <w:t>Headers:</w:t>
      </w:r>
    </w:p>
    <w:p w14:paraId="21D0B2E8">
      <w:pPr>
        <w:ind w:left="720"/>
        <w:jc w:val="both"/>
        <w:rPr>
          <w:sz w:val="22"/>
          <w:szCs w:val="22"/>
          <w:lang w:val="en"/>
        </w:rPr>
      </w:pPr>
      <w:r>
        <w:rPr>
          <w:sz w:val="22"/>
          <w:szCs w:val="22"/>
          <w:lang w:val="en"/>
        </w:rPr>
        <w:t>+ Cookie: giá trị access_token hoặc Authorization: username/pass như đăng nhập trên web  hoặc Authorization: username/pass như đăng nhập trên web</w:t>
      </w:r>
    </w:p>
    <w:p w14:paraId="5A0D2B11">
      <w:pPr>
        <w:ind w:left="720"/>
        <w:jc w:val="both"/>
        <w:rPr>
          <w:sz w:val="22"/>
          <w:szCs w:val="22"/>
          <w:lang w:val="fr-FR"/>
        </w:rPr>
      </w:pPr>
      <w:r>
        <w:rPr>
          <w:sz w:val="22"/>
          <w:szCs w:val="22"/>
          <w:lang w:val="fr-FR"/>
        </w:rPr>
        <w:t>+ Content-Type : application/json</w:t>
      </w:r>
    </w:p>
    <w:p w14:paraId="128A789E">
      <w:pPr>
        <w:pStyle w:val="93"/>
        <w:widowControl w:val="0"/>
        <w:snapToGrid w:val="0"/>
        <w:spacing w:before="120" w:line="360" w:lineRule="auto"/>
        <w:ind w:left="0"/>
        <w:contextualSpacing/>
        <w:jc w:val="both"/>
        <w:rPr>
          <w:rFonts w:ascii="Times New Roman" w:hAnsi="Times New Roman"/>
        </w:rPr>
      </w:pPr>
      <w:r>
        <w:rPr>
          <w:rFonts w:ascii="Times New Roman" w:hAnsi="Times New Roman"/>
        </w:rPr>
        <w:t>Các tham số của đối tượng CommonDataInput</w:t>
      </w:r>
    </w:p>
    <w:tbl>
      <w:tblPr>
        <w:tblStyle w:val="13"/>
        <w:tblW w:w="937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7"/>
        <w:gridCol w:w="2637"/>
        <w:gridCol w:w="4607"/>
      </w:tblGrid>
      <w:tr w14:paraId="137E0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6" w:hRule="atLeast"/>
          <w:jc w:val="center"/>
        </w:trPr>
        <w:tc>
          <w:tcPr>
            <w:tcW w:w="2127" w:type="dxa"/>
            <w:shd w:val="clear" w:color="auto" w:fill="D9D9D9"/>
            <w:noWrap w:val="0"/>
            <w:vAlign w:val="top"/>
          </w:tcPr>
          <w:p w14:paraId="1F808D0E">
            <w:pPr>
              <w:ind w:left="0"/>
              <w:jc w:val="center"/>
              <w:rPr>
                <w:b/>
                <w:bCs/>
                <w:color w:val="000000"/>
                <w:sz w:val="22"/>
                <w:szCs w:val="22"/>
              </w:rPr>
            </w:pPr>
            <w:r>
              <w:rPr>
                <w:b/>
                <w:bCs/>
                <w:color w:val="000000"/>
                <w:sz w:val="22"/>
                <w:szCs w:val="22"/>
              </w:rPr>
              <w:t>Tên tham số</w:t>
            </w:r>
          </w:p>
        </w:tc>
        <w:tc>
          <w:tcPr>
            <w:tcW w:w="2637" w:type="dxa"/>
            <w:shd w:val="clear" w:color="auto" w:fill="D9D9D9"/>
            <w:noWrap w:val="0"/>
            <w:vAlign w:val="top"/>
          </w:tcPr>
          <w:p w14:paraId="083CBFA8">
            <w:pPr>
              <w:ind w:hanging="411"/>
              <w:jc w:val="center"/>
              <w:rPr>
                <w:b/>
                <w:bCs/>
                <w:color w:val="000000"/>
                <w:sz w:val="22"/>
                <w:szCs w:val="22"/>
              </w:rPr>
            </w:pPr>
            <w:r>
              <w:rPr>
                <w:b/>
                <w:bCs/>
                <w:color w:val="000000"/>
                <w:sz w:val="22"/>
                <w:szCs w:val="22"/>
              </w:rPr>
              <w:t>Kiểu dữ liệu, ràng buộc</w:t>
            </w:r>
          </w:p>
        </w:tc>
        <w:tc>
          <w:tcPr>
            <w:tcW w:w="4607" w:type="dxa"/>
            <w:shd w:val="clear" w:color="auto" w:fill="D9D9D9"/>
            <w:noWrap w:val="0"/>
            <w:vAlign w:val="top"/>
          </w:tcPr>
          <w:p w14:paraId="5A46A888">
            <w:pPr>
              <w:ind w:left="0"/>
              <w:jc w:val="center"/>
              <w:rPr>
                <w:b/>
                <w:bCs/>
                <w:color w:val="000000"/>
                <w:sz w:val="22"/>
                <w:szCs w:val="22"/>
              </w:rPr>
            </w:pPr>
            <w:r>
              <w:rPr>
                <w:b/>
                <w:bCs/>
                <w:color w:val="000000"/>
                <w:sz w:val="22"/>
                <w:szCs w:val="22"/>
              </w:rPr>
              <w:t>Mô tả</w:t>
            </w:r>
          </w:p>
        </w:tc>
      </w:tr>
      <w:tr w14:paraId="39E0F1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8" w:hRule="atLeast"/>
          <w:jc w:val="center"/>
        </w:trPr>
        <w:tc>
          <w:tcPr>
            <w:tcW w:w="2127" w:type="dxa"/>
            <w:noWrap w:val="0"/>
            <w:vAlign w:val="top"/>
          </w:tcPr>
          <w:p w14:paraId="1CAAE8B7">
            <w:pPr>
              <w:spacing w:before="0"/>
              <w:ind w:left="0"/>
              <w:jc w:val="both"/>
              <w:rPr>
                <w:sz w:val="22"/>
                <w:szCs w:val="22"/>
              </w:rPr>
            </w:pPr>
            <w:r>
              <w:rPr>
                <w:sz w:val="22"/>
                <w:szCs w:val="22"/>
              </w:rPr>
              <w:t>supplierTaxCode</w:t>
            </w:r>
          </w:p>
        </w:tc>
        <w:tc>
          <w:tcPr>
            <w:tcW w:w="2637" w:type="dxa"/>
            <w:noWrap w:val="0"/>
            <w:vAlign w:val="top"/>
          </w:tcPr>
          <w:p w14:paraId="73076046">
            <w:pPr>
              <w:spacing w:before="0"/>
              <w:ind w:left="0"/>
              <w:jc w:val="both"/>
              <w:rPr>
                <w:sz w:val="22"/>
                <w:szCs w:val="22"/>
              </w:rPr>
            </w:pPr>
            <w:r>
              <w:rPr>
                <w:sz w:val="22"/>
                <w:szCs w:val="22"/>
              </w:rPr>
              <w:t>Required : true</w:t>
            </w:r>
          </w:p>
          <w:p w14:paraId="7E672B93">
            <w:pPr>
              <w:spacing w:before="0"/>
              <w:ind w:left="0"/>
              <w:jc w:val="both"/>
              <w:rPr>
                <w:sz w:val="22"/>
                <w:szCs w:val="22"/>
              </w:rPr>
            </w:pPr>
            <w:r>
              <w:rPr>
                <w:sz w:val="22"/>
                <w:szCs w:val="22"/>
              </w:rPr>
              <w:t>DataType: String</w:t>
            </w:r>
          </w:p>
          <w:p w14:paraId="79E3B0C4">
            <w:pPr>
              <w:spacing w:before="0"/>
              <w:ind w:left="0"/>
              <w:jc w:val="both"/>
              <w:rPr>
                <w:sz w:val="22"/>
                <w:szCs w:val="22"/>
              </w:rPr>
            </w:pPr>
            <w:r>
              <w:rPr>
                <w:sz w:val="22"/>
                <w:szCs w:val="22"/>
              </w:rPr>
              <w:t xml:space="preserve">Minlength : </w:t>
            </w:r>
          </w:p>
          <w:p w14:paraId="2A7CA03E">
            <w:pPr>
              <w:spacing w:before="0"/>
              <w:ind w:left="0"/>
              <w:jc w:val="both"/>
              <w:rPr>
                <w:sz w:val="22"/>
                <w:szCs w:val="22"/>
              </w:rPr>
            </w:pPr>
            <w:r>
              <w:rPr>
                <w:sz w:val="22"/>
                <w:szCs w:val="22"/>
              </w:rPr>
              <w:t>Maxlength : 20</w:t>
            </w:r>
          </w:p>
          <w:p w14:paraId="487E385A">
            <w:pPr>
              <w:spacing w:before="0"/>
              <w:ind w:left="0"/>
              <w:jc w:val="both"/>
              <w:rPr>
                <w:sz w:val="22"/>
                <w:szCs w:val="22"/>
              </w:rPr>
            </w:pPr>
            <w:r>
              <w:rPr>
                <w:sz w:val="22"/>
                <w:szCs w:val="22"/>
              </w:rPr>
              <w:t>Format : [0-9-]+</w:t>
            </w:r>
          </w:p>
        </w:tc>
        <w:tc>
          <w:tcPr>
            <w:tcW w:w="4607" w:type="dxa"/>
            <w:noWrap w:val="0"/>
            <w:vAlign w:val="top"/>
          </w:tcPr>
          <w:p w14:paraId="460408B4">
            <w:pPr>
              <w:spacing w:before="0"/>
              <w:ind w:left="0"/>
              <w:jc w:val="both"/>
              <w:rPr>
                <w:sz w:val="22"/>
                <w:szCs w:val="22"/>
              </w:rPr>
            </w:pPr>
            <w:r>
              <w:rPr>
                <w:sz w:val="22"/>
                <w:szCs w:val="22"/>
              </w:rPr>
              <w:t>Mã số thuế của doanh nghiệp/chi nhánh phát hành hóa đơn. Một doanh nghiệp có thể có nhiều mã số thuế</w:t>
            </w:r>
          </w:p>
          <w:p w14:paraId="3F4FE330">
            <w:pPr>
              <w:spacing w:before="0"/>
              <w:ind w:left="0"/>
              <w:jc w:val="both"/>
              <w:rPr>
                <w:sz w:val="22"/>
                <w:szCs w:val="22"/>
              </w:rPr>
            </w:pPr>
            <w:r>
              <w:rPr>
                <w:sz w:val="22"/>
                <w:szCs w:val="22"/>
              </w:rPr>
              <w:t xml:space="preserve">Mẫu 1: 0312770607 </w:t>
            </w:r>
          </w:p>
          <w:p w14:paraId="499DEB9E">
            <w:pPr>
              <w:spacing w:before="0"/>
              <w:ind w:left="0"/>
              <w:jc w:val="both"/>
              <w:rPr>
                <w:sz w:val="22"/>
                <w:szCs w:val="22"/>
              </w:rPr>
            </w:pPr>
            <w:r>
              <w:rPr>
                <w:sz w:val="22"/>
                <w:szCs w:val="22"/>
              </w:rPr>
              <w:t>Mẫu 2: 0312770607-001</w:t>
            </w:r>
          </w:p>
          <w:p w14:paraId="066C5CCF">
            <w:pPr>
              <w:spacing w:before="0"/>
              <w:ind w:left="0"/>
              <w:jc w:val="both"/>
              <w:rPr>
                <w:sz w:val="22"/>
                <w:szCs w:val="22"/>
              </w:rPr>
            </w:pPr>
            <w:r>
              <w:rPr>
                <w:sz w:val="22"/>
                <w:szCs w:val="22"/>
              </w:rPr>
              <w:t xml:space="preserve"> </w:t>
            </w:r>
          </w:p>
        </w:tc>
      </w:tr>
      <w:tr w14:paraId="6A39EB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6" w:hRule="atLeast"/>
          <w:jc w:val="center"/>
        </w:trPr>
        <w:tc>
          <w:tcPr>
            <w:tcW w:w="2127" w:type="dxa"/>
            <w:noWrap w:val="0"/>
            <w:vAlign w:val="top"/>
          </w:tcPr>
          <w:p w14:paraId="221BCC4F">
            <w:pPr>
              <w:spacing w:before="0"/>
              <w:ind w:left="0"/>
              <w:jc w:val="both"/>
              <w:rPr>
                <w:sz w:val="22"/>
                <w:szCs w:val="22"/>
              </w:rPr>
            </w:pPr>
            <w:r>
              <w:rPr>
                <w:sz w:val="22"/>
                <w:szCs w:val="22"/>
              </w:rPr>
              <w:t>fromDate</w:t>
            </w:r>
          </w:p>
        </w:tc>
        <w:tc>
          <w:tcPr>
            <w:tcW w:w="2637" w:type="dxa"/>
            <w:noWrap w:val="0"/>
            <w:vAlign w:val="top"/>
          </w:tcPr>
          <w:p w14:paraId="0A347B4F">
            <w:pPr>
              <w:spacing w:before="0"/>
              <w:ind w:left="0"/>
              <w:jc w:val="both"/>
              <w:rPr>
                <w:sz w:val="22"/>
                <w:szCs w:val="22"/>
              </w:rPr>
            </w:pPr>
            <w:r>
              <w:rPr>
                <w:sz w:val="22"/>
                <w:szCs w:val="22"/>
              </w:rPr>
              <w:t>Required : true</w:t>
            </w:r>
          </w:p>
          <w:p w14:paraId="3F68619B">
            <w:pPr>
              <w:spacing w:before="0"/>
              <w:ind w:left="0"/>
              <w:jc w:val="both"/>
              <w:rPr>
                <w:sz w:val="22"/>
                <w:szCs w:val="22"/>
              </w:rPr>
            </w:pPr>
            <w:r>
              <w:rPr>
                <w:sz w:val="22"/>
                <w:szCs w:val="22"/>
              </w:rPr>
              <w:t>DataType: String</w:t>
            </w:r>
          </w:p>
          <w:p w14:paraId="714A3CE2">
            <w:pPr>
              <w:spacing w:before="0"/>
              <w:ind w:left="0"/>
              <w:jc w:val="both"/>
              <w:rPr>
                <w:sz w:val="22"/>
                <w:szCs w:val="22"/>
              </w:rPr>
            </w:pPr>
            <w:r>
              <w:rPr>
                <w:sz w:val="22"/>
                <w:szCs w:val="22"/>
              </w:rPr>
              <w:t>Format : dd/MM/yyyy</w:t>
            </w:r>
          </w:p>
        </w:tc>
        <w:tc>
          <w:tcPr>
            <w:tcW w:w="4607" w:type="dxa"/>
            <w:noWrap w:val="0"/>
            <w:vAlign w:val="top"/>
          </w:tcPr>
          <w:p w14:paraId="51D82CFF">
            <w:pPr>
              <w:spacing w:before="0"/>
              <w:ind w:left="0"/>
              <w:jc w:val="both"/>
              <w:rPr>
                <w:sz w:val="22"/>
                <w:szCs w:val="22"/>
              </w:rPr>
            </w:pPr>
            <w:r>
              <w:rPr>
                <w:sz w:val="22"/>
                <w:szCs w:val="22"/>
              </w:rPr>
              <w:t xml:space="preserve">Ngày bắt đầu muốn tìm kiếm </w:t>
            </w:r>
          </w:p>
          <w:p w14:paraId="1F5E02B4">
            <w:pPr>
              <w:spacing w:before="0"/>
              <w:ind w:left="0"/>
              <w:jc w:val="both"/>
              <w:rPr>
                <w:sz w:val="22"/>
                <w:szCs w:val="22"/>
              </w:rPr>
            </w:pPr>
          </w:p>
        </w:tc>
      </w:tr>
      <w:tr w14:paraId="3C0790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6" w:hRule="atLeast"/>
          <w:jc w:val="center"/>
        </w:trPr>
        <w:tc>
          <w:tcPr>
            <w:tcW w:w="2127" w:type="dxa"/>
            <w:noWrap w:val="0"/>
            <w:vAlign w:val="top"/>
          </w:tcPr>
          <w:p w14:paraId="1E46D7FA">
            <w:pPr>
              <w:spacing w:before="0"/>
              <w:ind w:left="0"/>
              <w:jc w:val="both"/>
              <w:rPr>
                <w:sz w:val="22"/>
                <w:szCs w:val="22"/>
              </w:rPr>
            </w:pPr>
            <w:r>
              <w:rPr>
                <w:sz w:val="22"/>
                <w:szCs w:val="22"/>
              </w:rPr>
              <w:t>toDate</w:t>
            </w:r>
          </w:p>
        </w:tc>
        <w:tc>
          <w:tcPr>
            <w:tcW w:w="2637" w:type="dxa"/>
            <w:noWrap w:val="0"/>
            <w:vAlign w:val="top"/>
          </w:tcPr>
          <w:p w14:paraId="0FDBFB85">
            <w:pPr>
              <w:spacing w:before="0"/>
              <w:ind w:left="0"/>
              <w:jc w:val="both"/>
              <w:rPr>
                <w:sz w:val="22"/>
                <w:szCs w:val="22"/>
              </w:rPr>
            </w:pPr>
            <w:r>
              <w:rPr>
                <w:sz w:val="22"/>
                <w:szCs w:val="22"/>
              </w:rPr>
              <w:t>Required : true</w:t>
            </w:r>
          </w:p>
          <w:p w14:paraId="0E16020D">
            <w:pPr>
              <w:spacing w:before="0"/>
              <w:ind w:left="0"/>
              <w:jc w:val="both"/>
              <w:rPr>
                <w:sz w:val="22"/>
                <w:szCs w:val="22"/>
              </w:rPr>
            </w:pPr>
            <w:r>
              <w:rPr>
                <w:sz w:val="22"/>
                <w:szCs w:val="22"/>
              </w:rPr>
              <w:t>DataType: String</w:t>
            </w:r>
          </w:p>
          <w:p w14:paraId="7B120209">
            <w:pPr>
              <w:spacing w:before="0"/>
              <w:ind w:left="0"/>
              <w:jc w:val="both"/>
              <w:rPr>
                <w:sz w:val="22"/>
                <w:szCs w:val="22"/>
              </w:rPr>
            </w:pPr>
            <w:r>
              <w:rPr>
                <w:sz w:val="22"/>
                <w:szCs w:val="22"/>
              </w:rPr>
              <w:t>Format : dd/MM/yyyy</w:t>
            </w:r>
          </w:p>
        </w:tc>
        <w:tc>
          <w:tcPr>
            <w:tcW w:w="4607" w:type="dxa"/>
            <w:noWrap w:val="0"/>
            <w:vAlign w:val="top"/>
          </w:tcPr>
          <w:p w14:paraId="79467764">
            <w:pPr>
              <w:spacing w:before="0"/>
              <w:ind w:left="0"/>
              <w:jc w:val="both"/>
              <w:rPr>
                <w:sz w:val="22"/>
                <w:szCs w:val="22"/>
              </w:rPr>
            </w:pPr>
            <w:r>
              <w:rPr>
                <w:sz w:val="22"/>
                <w:szCs w:val="22"/>
              </w:rPr>
              <w:t>Ngày kết thúc muốn tìm kiếm</w:t>
            </w:r>
          </w:p>
          <w:p w14:paraId="4C9AF20C">
            <w:pPr>
              <w:spacing w:before="0"/>
              <w:ind w:left="0"/>
              <w:jc w:val="both"/>
              <w:rPr>
                <w:sz w:val="22"/>
                <w:szCs w:val="22"/>
              </w:rPr>
            </w:pPr>
          </w:p>
        </w:tc>
      </w:tr>
      <w:tr w14:paraId="014EA5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6" w:hRule="atLeast"/>
          <w:jc w:val="center"/>
        </w:trPr>
        <w:tc>
          <w:tcPr>
            <w:tcW w:w="2127" w:type="dxa"/>
            <w:noWrap w:val="0"/>
            <w:vAlign w:val="top"/>
          </w:tcPr>
          <w:p w14:paraId="6855EF77">
            <w:pPr>
              <w:pStyle w:val="17"/>
              <w:spacing w:before="0"/>
              <w:jc w:val="both"/>
              <w:rPr>
                <w:sz w:val="22"/>
                <w:szCs w:val="22"/>
                <w:lang w:eastAsia="en-AU"/>
              </w:rPr>
            </w:pPr>
            <w:r>
              <w:rPr>
                <w:sz w:val="22"/>
                <w:szCs w:val="22"/>
                <w:lang w:eastAsia="en-AU"/>
              </w:rPr>
              <w:t>originalInvoiceID</w:t>
            </w:r>
          </w:p>
        </w:tc>
        <w:tc>
          <w:tcPr>
            <w:tcW w:w="2637" w:type="dxa"/>
            <w:noWrap w:val="0"/>
            <w:vAlign w:val="top"/>
          </w:tcPr>
          <w:p w14:paraId="6082AF1B">
            <w:pPr>
              <w:pStyle w:val="17"/>
              <w:spacing w:before="0"/>
              <w:rPr>
                <w:sz w:val="22"/>
                <w:szCs w:val="22"/>
                <w:lang w:eastAsia="en-AU"/>
              </w:rPr>
            </w:pPr>
            <w:r>
              <w:rPr>
                <w:sz w:val="22"/>
                <w:szCs w:val="22"/>
                <w:lang w:eastAsia="en-AU"/>
              </w:rPr>
              <w:t>DataType: String</w:t>
            </w:r>
          </w:p>
          <w:p w14:paraId="576E09AC">
            <w:pPr>
              <w:pStyle w:val="17"/>
              <w:spacing w:before="0"/>
              <w:rPr>
                <w:sz w:val="22"/>
                <w:szCs w:val="22"/>
                <w:lang w:eastAsia="en-AU"/>
              </w:rPr>
            </w:pPr>
          </w:p>
        </w:tc>
        <w:tc>
          <w:tcPr>
            <w:tcW w:w="4607" w:type="dxa"/>
            <w:noWrap w:val="0"/>
            <w:vAlign w:val="top"/>
          </w:tcPr>
          <w:p w14:paraId="5CDEDDC6">
            <w:pPr>
              <w:pStyle w:val="17"/>
              <w:numPr>
                <w:ilvl w:val="0"/>
                <w:numId w:val="26"/>
              </w:numPr>
              <w:spacing w:before="0"/>
              <w:rPr>
                <w:sz w:val="22"/>
                <w:szCs w:val="22"/>
                <w:lang w:eastAsia="en-AU"/>
              </w:rPr>
            </w:pPr>
            <w:r>
              <w:rPr>
                <w:sz w:val="22"/>
                <w:szCs w:val="22"/>
                <w:lang w:eastAsia="en-AU"/>
              </w:rPr>
              <w:t>Là ký hiệu hóa đơn + số hóa đơn vd : AA/20E0000001</w:t>
            </w:r>
          </w:p>
          <w:p w14:paraId="38D0A66F">
            <w:pPr>
              <w:pStyle w:val="17"/>
              <w:numPr>
                <w:ilvl w:val="0"/>
                <w:numId w:val="26"/>
              </w:numPr>
              <w:spacing w:before="0"/>
              <w:rPr>
                <w:sz w:val="22"/>
                <w:szCs w:val="22"/>
                <w:lang w:eastAsia="en-AU"/>
              </w:rPr>
            </w:pPr>
            <w:r>
              <w:rPr>
                <w:sz w:val="22"/>
                <w:szCs w:val="22"/>
              </w:rPr>
              <w:t>Chỉ lấy khi hoá đơn có adjustmentType:</w:t>
            </w:r>
          </w:p>
          <w:p w14:paraId="40A973C8">
            <w:pPr>
              <w:pStyle w:val="17"/>
              <w:spacing w:before="0"/>
              <w:ind w:left="360"/>
              <w:rPr>
                <w:sz w:val="22"/>
                <w:szCs w:val="22"/>
                <w:lang w:eastAsia="en-AU"/>
              </w:rPr>
            </w:pPr>
            <w:r>
              <w:rPr>
                <w:sz w:val="22"/>
                <w:szCs w:val="22"/>
              </w:rPr>
              <w:t xml:space="preserve">3: Hóa đơn thay thế </w:t>
            </w:r>
          </w:p>
          <w:p w14:paraId="6EF97B81">
            <w:pPr>
              <w:spacing w:before="0"/>
              <w:ind w:left="0"/>
              <w:rPr>
                <w:sz w:val="22"/>
                <w:szCs w:val="22"/>
              </w:rPr>
            </w:pPr>
            <w:r>
              <w:rPr>
                <w:sz w:val="22"/>
                <w:szCs w:val="22"/>
              </w:rPr>
              <w:t xml:space="preserve">      5: Hóa đơn điều chỉnh </w:t>
            </w:r>
          </w:p>
        </w:tc>
      </w:tr>
      <w:tr w14:paraId="33840A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6" w:hRule="atLeast"/>
          <w:jc w:val="center"/>
        </w:trPr>
        <w:tc>
          <w:tcPr>
            <w:tcW w:w="2127" w:type="dxa"/>
            <w:noWrap w:val="0"/>
            <w:vAlign w:val="top"/>
          </w:tcPr>
          <w:p w14:paraId="7D35B991">
            <w:pPr>
              <w:spacing w:before="0"/>
              <w:ind w:left="0"/>
              <w:jc w:val="both"/>
              <w:rPr>
                <w:sz w:val="22"/>
                <w:szCs w:val="22"/>
              </w:rPr>
            </w:pPr>
            <w:r>
              <w:rPr>
                <w:sz w:val="22"/>
                <w:szCs w:val="22"/>
              </w:rPr>
              <w:t>adjustmentType</w:t>
            </w:r>
          </w:p>
        </w:tc>
        <w:tc>
          <w:tcPr>
            <w:tcW w:w="2637" w:type="dxa"/>
            <w:noWrap w:val="0"/>
            <w:vAlign w:val="top"/>
          </w:tcPr>
          <w:p w14:paraId="6F439314">
            <w:pPr>
              <w:spacing w:before="0"/>
              <w:ind w:left="0"/>
              <w:jc w:val="both"/>
              <w:rPr>
                <w:sz w:val="22"/>
                <w:szCs w:val="22"/>
              </w:rPr>
            </w:pPr>
            <w:r>
              <w:rPr>
                <w:sz w:val="22"/>
                <w:szCs w:val="22"/>
              </w:rPr>
              <w:t>Required: false</w:t>
            </w:r>
          </w:p>
          <w:p w14:paraId="69DD0E5A">
            <w:pPr>
              <w:spacing w:before="0"/>
              <w:ind w:left="0"/>
              <w:jc w:val="both"/>
              <w:rPr>
                <w:sz w:val="22"/>
                <w:szCs w:val="22"/>
              </w:rPr>
            </w:pPr>
            <w:r>
              <w:rPr>
                <w:sz w:val="22"/>
                <w:szCs w:val="22"/>
              </w:rPr>
              <w:t>DataType: String</w:t>
            </w:r>
          </w:p>
          <w:p w14:paraId="3BA9F9A5">
            <w:pPr>
              <w:spacing w:before="0"/>
              <w:ind w:left="0"/>
              <w:jc w:val="both"/>
              <w:rPr>
                <w:sz w:val="22"/>
                <w:szCs w:val="22"/>
              </w:rPr>
            </w:pPr>
            <w:r>
              <w:rPr>
                <w:sz w:val="22"/>
                <w:szCs w:val="22"/>
              </w:rPr>
              <w:t xml:space="preserve">Minlength: </w:t>
            </w:r>
          </w:p>
          <w:p w14:paraId="2A4F6B6A">
            <w:pPr>
              <w:spacing w:before="0"/>
              <w:ind w:left="0"/>
              <w:jc w:val="both"/>
              <w:rPr>
                <w:sz w:val="22"/>
                <w:szCs w:val="22"/>
              </w:rPr>
            </w:pPr>
            <w:r>
              <w:rPr>
                <w:sz w:val="22"/>
                <w:szCs w:val="22"/>
              </w:rPr>
              <w:t>Maxlength: 1</w:t>
            </w:r>
          </w:p>
          <w:p w14:paraId="4FB2875F">
            <w:pPr>
              <w:spacing w:before="0"/>
              <w:ind w:left="0"/>
              <w:jc w:val="both"/>
              <w:rPr>
                <w:sz w:val="22"/>
                <w:szCs w:val="22"/>
              </w:rPr>
            </w:pPr>
            <w:r>
              <w:rPr>
                <w:sz w:val="22"/>
                <w:szCs w:val="22"/>
              </w:rPr>
              <w:t>Format:</w:t>
            </w:r>
          </w:p>
        </w:tc>
        <w:tc>
          <w:tcPr>
            <w:tcW w:w="4607" w:type="dxa"/>
            <w:noWrap w:val="0"/>
            <w:vAlign w:val="top"/>
          </w:tcPr>
          <w:p w14:paraId="7F3F51A2">
            <w:pPr>
              <w:spacing w:before="0"/>
              <w:ind w:left="0"/>
              <w:jc w:val="both"/>
              <w:rPr>
                <w:sz w:val="22"/>
                <w:szCs w:val="22"/>
              </w:rPr>
            </w:pPr>
            <w:r>
              <w:rPr>
                <w:sz w:val="22"/>
                <w:szCs w:val="22"/>
              </w:rPr>
              <w:t xml:space="preserve">Trạng thái điều chỉnh hóa đơn: </w:t>
            </w:r>
          </w:p>
          <w:p w14:paraId="3252BF56">
            <w:pPr>
              <w:spacing w:before="0"/>
              <w:ind w:left="0"/>
              <w:jc w:val="both"/>
              <w:rPr>
                <w:sz w:val="22"/>
                <w:szCs w:val="22"/>
                <w:lang w:val="vi-VN"/>
              </w:rPr>
            </w:pPr>
            <w:r>
              <w:rPr>
                <w:sz w:val="22"/>
                <w:szCs w:val="22"/>
              </w:rPr>
              <w:t xml:space="preserve">1: Hóa đơn gốc </w:t>
            </w:r>
            <w:r>
              <w:rPr>
                <w:sz w:val="22"/>
                <w:szCs w:val="22"/>
                <w:lang w:val="vi-VN"/>
              </w:rPr>
              <w:t>(hóa đơn đã phát hành, hóa đơn bị điều chỉnh, hóa đơn bị thay thế)</w:t>
            </w:r>
          </w:p>
          <w:p w14:paraId="522295EF">
            <w:pPr>
              <w:spacing w:before="0"/>
              <w:ind w:left="0"/>
              <w:jc w:val="both"/>
              <w:rPr>
                <w:sz w:val="22"/>
                <w:szCs w:val="22"/>
                <w:lang w:val="vi-VN"/>
              </w:rPr>
            </w:pPr>
            <w:r>
              <w:rPr>
                <w:sz w:val="22"/>
                <w:szCs w:val="22"/>
                <w:lang w:val="vi-VN"/>
              </w:rPr>
              <w:t xml:space="preserve">3: Hóa đơn thay thế </w:t>
            </w:r>
          </w:p>
          <w:p w14:paraId="1D418647">
            <w:pPr>
              <w:spacing w:before="0"/>
              <w:ind w:left="0"/>
              <w:jc w:val="both"/>
              <w:rPr>
                <w:sz w:val="22"/>
                <w:szCs w:val="22"/>
              </w:rPr>
            </w:pPr>
            <w:r>
              <w:rPr>
                <w:sz w:val="22"/>
                <w:szCs w:val="22"/>
                <w:lang w:val="vi-VN"/>
              </w:rPr>
              <w:t xml:space="preserve">5: Hóa đơn điều chỉnh </w:t>
            </w:r>
            <w:r>
              <w:rPr>
                <w:sz w:val="22"/>
                <w:szCs w:val="22"/>
              </w:rPr>
              <w:t>thông tin</w:t>
            </w:r>
          </w:p>
          <w:p w14:paraId="1E3B1526">
            <w:pPr>
              <w:spacing w:before="0"/>
              <w:ind w:left="0"/>
              <w:jc w:val="both"/>
              <w:rPr>
                <w:sz w:val="22"/>
                <w:szCs w:val="22"/>
                <w:lang w:val="vi-VN"/>
              </w:rPr>
            </w:pPr>
            <w:r>
              <w:rPr>
                <w:sz w:val="22"/>
                <w:szCs w:val="22"/>
                <w:lang w:val="vi-VN"/>
              </w:rPr>
              <w:t>7: Hóa đơn xóa bỏ</w:t>
            </w:r>
          </w:p>
          <w:p w14:paraId="4803CF69">
            <w:pPr>
              <w:spacing w:before="0"/>
              <w:ind w:left="0"/>
              <w:jc w:val="both"/>
              <w:rPr>
                <w:sz w:val="22"/>
                <w:szCs w:val="22"/>
              </w:rPr>
            </w:pPr>
            <w:r>
              <w:rPr>
                <w:sz w:val="22"/>
                <w:szCs w:val="22"/>
              </w:rPr>
              <w:t>9: Hóa đơn điều chỉnh tiền</w:t>
            </w:r>
          </w:p>
          <w:p w14:paraId="62CF2EBF">
            <w:pPr>
              <w:pStyle w:val="17"/>
              <w:spacing w:before="0"/>
              <w:rPr>
                <w:sz w:val="22"/>
                <w:szCs w:val="22"/>
                <w:lang w:eastAsia="en-AU"/>
              </w:rPr>
            </w:pPr>
            <w:r>
              <w:rPr>
                <w:sz w:val="22"/>
                <w:szCs w:val="22"/>
                <w:lang w:val="vi-VN"/>
              </w:rPr>
              <w:t xml:space="preserve">Không truyền sẽ </w:t>
            </w:r>
            <w:r>
              <w:rPr>
                <w:sz w:val="22"/>
                <w:szCs w:val="22"/>
              </w:rPr>
              <w:t>trả tất cả</w:t>
            </w:r>
          </w:p>
        </w:tc>
      </w:tr>
    </w:tbl>
    <w:p w14:paraId="703F105D">
      <w:pPr>
        <w:jc w:val="both"/>
        <w:rPr>
          <w:sz w:val="22"/>
          <w:szCs w:val="22"/>
        </w:rPr>
      </w:pPr>
      <w:r>
        <w:rPr>
          <w:sz w:val="22"/>
          <w:szCs w:val="22"/>
        </w:rPr>
        <w:t>Vị dụ mẫu và các trường dữ liệu:</w:t>
      </w:r>
    </w:p>
    <w:p w14:paraId="0A04B40F">
      <w:pPr>
        <w:pStyle w:val="4"/>
        <w:numPr>
          <w:ilvl w:val="0"/>
          <w:numId w:val="17"/>
        </w:numPr>
        <w:rPr>
          <w:color w:val="800000"/>
          <w:sz w:val="22"/>
          <w:szCs w:val="22"/>
        </w:rPr>
      </w:pPr>
      <w:r>
        <w:rPr>
          <w:sz w:val="22"/>
          <w:szCs w:val="22"/>
        </w:rPr>
        <w:t>JSON:</w:t>
      </w:r>
    </w:p>
    <w:p w14:paraId="6C2BAB67">
      <w:pPr>
        <w:shd w:val="clear" w:color="auto" w:fill="C6D9F1"/>
        <w:ind w:left="720"/>
        <w:jc w:val="both"/>
        <w:rPr>
          <w:color w:val="800000"/>
          <w:sz w:val="22"/>
          <w:szCs w:val="22"/>
        </w:rPr>
      </w:pPr>
      <w:r>
        <w:rPr>
          <w:color w:val="800000"/>
          <w:sz w:val="22"/>
          <w:szCs w:val="22"/>
        </w:rPr>
        <w:t>{</w:t>
      </w:r>
      <w:r>
        <w:rPr>
          <w:color w:val="800000"/>
          <w:sz w:val="22"/>
          <w:szCs w:val="22"/>
          <w:lang w:val="en"/>
        </w:rPr>
        <w:tab/>
      </w:r>
      <w:r>
        <w:rPr>
          <w:color w:val="800000"/>
          <w:sz w:val="22"/>
          <w:szCs w:val="22"/>
        </w:rPr>
        <w:t>"supplierTaxCode":"0100109106",</w:t>
      </w:r>
    </w:p>
    <w:p w14:paraId="6478C294">
      <w:pPr>
        <w:shd w:val="clear" w:color="auto" w:fill="C6D9F1"/>
        <w:ind w:left="720"/>
        <w:jc w:val="both"/>
        <w:rPr>
          <w:color w:val="800000"/>
          <w:sz w:val="22"/>
          <w:szCs w:val="22"/>
        </w:rPr>
      </w:pPr>
      <w:r>
        <w:rPr>
          <w:color w:val="800000"/>
          <w:sz w:val="22"/>
          <w:szCs w:val="22"/>
        </w:rPr>
        <w:tab/>
      </w:r>
      <w:r>
        <w:rPr>
          <w:color w:val="800000"/>
          <w:sz w:val="22"/>
          <w:szCs w:val="22"/>
        </w:rPr>
        <w:t>"fromDate":"10/03/2018",</w:t>
      </w:r>
    </w:p>
    <w:p w14:paraId="07BA932D">
      <w:pPr>
        <w:shd w:val="clear" w:color="auto" w:fill="C6D9F1"/>
        <w:ind w:left="720"/>
        <w:jc w:val="both"/>
        <w:rPr>
          <w:color w:val="800000"/>
          <w:sz w:val="22"/>
          <w:szCs w:val="22"/>
        </w:rPr>
      </w:pPr>
      <w:r>
        <w:rPr>
          <w:color w:val="800000"/>
          <w:sz w:val="22"/>
          <w:szCs w:val="22"/>
        </w:rPr>
        <w:tab/>
      </w:r>
      <w:r>
        <w:rPr>
          <w:color w:val="800000"/>
          <w:sz w:val="22"/>
          <w:szCs w:val="22"/>
        </w:rPr>
        <w:t>"toDate":"16/03/2018"</w:t>
      </w:r>
    </w:p>
    <w:p w14:paraId="68A2532A">
      <w:pPr>
        <w:shd w:val="clear" w:color="auto" w:fill="C6D9F1"/>
        <w:ind w:left="720"/>
        <w:jc w:val="both"/>
        <w:rPr>
          <w:color w:val="800000"/>
          <w:sz w:val="22"/>
          <w:szCs w:val="22"/>
        </w:rPr>
      </w:pPr>
      <w:r>
        <w:rPr>
          <w:snapToGrid/>
          <w:color w:val="A31515"/>
          <w:sz w:val="22"/>
          <w:szCs w:val="22"/>
        </w:rPr>
        <w:t xml:space="preserve">       "adjustmentType"</w:t>
      </w:r>
      <w:r>
        <w:rPr>
          <w:snapToGrid/>
          <w:color w:val="000000"/>
          <w:sz w:val="22"/>
          <w:szCs w:val="22"/>
        </w:rPr>
        <w:t>:</w:t>
      </w:r>
      <w:r>
        <w:rPr>
          <w:snapToGrid/>
          <w:color w:val="098658"/>
          <w:sz w:val="22"/>
          <w:szCs w:val="22"/>
        </w:rPr>
        <w:t>3</w:t>
      </w:r>
    </w:p>
    <w:p w14:paraId="4F19C66C">
      <w:pPr>
        <w:shd w:val="clear" w:color="auto" w:fill="C6D9F1"/>
        <w:ind w:left="720"/>
        <w:jc w:val="both"/>
        <w:rPr>
          <w:color w:val="800000"/>
          <w:sz w:val="22"/>
          <w:szCs w:val="22"/>
        </w:rPr>
      </w:pPr>
      <w:r>
        <w:rPr>
          <w:color w:val="800000"/>
          <w:sz w:val="22"/>
          <w:szCs w:val="22"/>
        </w:rPr>
        <w:t>}</w:t>
      </w:r>
    </w:p>
    <w:p w14:paraId="11A717EA">
      <w:pPr>
        <w:numPr>
          <w:ilvl w:val="0"/>
          <w:numId w:val="21"/>
        </w:numPr>
        <w:jc w:val="both"/>
        <w:rPr>
          <w:b/>
          <w:color w:val="0000FF"/>
          <w:sz w:val="22"/>
          <w:szCs w:val="22"/>
        </w:rPr>
      </w:pPr>
      <w:r>
        <w:rPr>
          <w:b/>
          <w:color w:val="0000FF"/>
          <w:sz w:val="22"/>
          <w:szCs w:val="22"/>
        </w:rPr>
        <w:t>Đầu ra:</w:t>
      </w:r>
    </w:p>
    <w:p w14:paraId="07D35372">
      <w:pPr>
        <w:ind w:left="904"/>
        <w:jc w:val="both"/>
        <w:rPr>
          <w:sz w:val="22"/>
          <w:szCs w:val="22"/>
        </w:rPr>
      </w:pPr>
      <w:r>
        <w:rPr>
          <w:sz w:val="22"/>
          <w:szCs w:val="22"/>
        </w:rPr>
        <w:t>Đối tượng Response với HTTPStatus và output  Entity.</w:t>
      </w:r>
    </w:p>
    <w:tbl>
      <w:tblPr>
        <w:tblStyle w:val="13"/>
        <w:tblW w:w="878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33"/>
        <w:gridCol w:w="6251"/>
      </w:tblGrid>
      <w:tr w14:paraId="039881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33" w:type="dxa"/>
            <w:shd w:val="clear" w:color="auto" w:fill="D9D9D9"/>
            <w:noWrap w:val="0"/>
            <w:vAlign w:val="top"/>
          </w:tcPr>
          <w:p w14:paraId="6C2239CF">
            <w:pPr>
              <w:ind w:left="0"/>
              <w:jc w:val="center"/>
              <w:rPr>
                <w:b/>
                <w:bCs/>
                <w:color w:val="000000"/>
                <w:sz w:val="22"/>
                <w:szCs w:val="22"/>
              </w:rPr>
            </w:pPr>
            <w:r>
              <w:rPr>
                <w:b/>
                <w:bCs/>
                <w:color w:val="000000"/>
                <w:sz w:val="22"/>
                <w:szCs w:val="22"/>
              </w:rPr>
              <w:t>Tên trường</w:t>
            </w:r>
          </w:p>
        </w:tc>
        <w:tc>
          <w:tcPr>
            <w:tcW w:w="6251" w:type="dxa"/>
            <w:shd w:val="clear" w:color="auto" w:fill="D9D9D9"/>
            <w:noWrap w:val="0"/>
            <w:vAlign w:val="top"/>
          </w:tcPr>
          <w:p w14:paraId="6F65FCFB">
            <w:pPr>
              <w:ind w:left="0"/>
              <w:jc w:val="center"/>
              <w:rPr>
                <w:b/>
                <w:bCs/>
                <w:color w:val="000000"/>
                <w:sz w:val="22"/>
                <w:szCs w:val="22"/>
              </w:rPr>
            </w:pPr>
            <w:r>
              <w:rPr>
                <w:b/>
                <w:bCs/>
                <w:color w:val="000000"/>
                <w:sz w:val="22"/>
                <w:szCs w:val="22"/>
              </w:rPr>
              <w:t>Mô tả</w:t>
            </w:r>
          </w:p>
        </w:tc>
      </w:tr>
      <w:tr w14:paraId="3CA32F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33" w:type="dxa"/>
            <w:noWrap w:val="0"/>
            <w:vAlign w:val="top"/>
          </w:tcPr>
          <w:p w14:paraId="45835A81">
            <w:pPr>
              <w:spacing w:before="0"/>
              <w:ind w:left="0"/>
              <w:jc w:val="both"/>
              <w:rPr>
                <w:sz w:val="22"/>
                <w:szCs w:val="22"/>
              </w:rPr>
            </w:pPr>
            <w:r>
              <w:rPr>
                <w:sz w:val="22"/>
                <w:szCs w:val="22"/>
              </w:rPr>
              <w:t>errorCode</w:t>
            </w:r>
          </w:p>
        </w:tc>
        <w:tc>
          <w:tcPr>
            <w:tcW w:w="6251" w:type="dxa"/>
            <w:noWrap w:val="0"/>
            <w:vAlign w:val="top"/>
          </w:tcPr>
          <w:p w14:paraId="4F2BE5F8">
            <w:pPr>
              <w:spacing w:before="0"/>
              <w:ind w:left="0"/>
              <w:jc w:val="both"/>
              <w:rPr>
                <w:sz w:val="22"/>
                <w:szCs w:val="22"/>
              </w:rPr>
            </w:pPr>
            <w:r>
              <w:rPr>
                <w:sz w:val="22"/>
                <w:szCs w:val="22"/>
              </w:rPr>
              <w:t>Mã lỗi (giá trị là null không có lỗi gì xảy ra)</w:t>
            </w:r>
          </w:p>
        </w:tc>
      </w:tr>
      <w:tr w14:paraId="5B0BDD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33" w:type="dxa"/>
            <w:noWrap w:val="0"/>
            <w:vAlign w:val="top"/>
          </w:tcPr>
          <w:p w14:paraId="7E90C26D">
            <w:pPr>
              <w:spacing w:before="0"/>
              <w:ind w:left="0"/>
              <w:jc w:val="both"/>
              <w:rPr>
                <w:sz w:val="22"/>
                <w:szCs w:val="22"/>
              </w:rPr>
            </w:pPr>
            <w:r>
              <w:rPr>
                <w:sz w:val="22"/>
                <w:szCs w:val="22"/>
              </w:rPr>
              <w:t>description</w:t>
            </w:r>
          </w:p>
        </w:tc>
        <w:tc>
          <w:tcPr>
            <w:tcW w:w="6251" w:type="dxa"/>
            <w:noWrap w:val="0"/>
            <w:vAlign w:val="top"/>
          </w:tcPr>
          <w:p w14:paraId="16385159">
            <w:pPr>
              <w:spacing w:before="0"/>
              <w:ind w:left="0"/>
              <w:jc w:val="both"/>
              <w:rPr>
                <w:sz w:val="22"/>
                <w:szCs w:val="22"/>
              </w:rPr>
            </w:pPr>
            <w:r>
              <w:rPr>
                <w:sz w:val="22"/>
                <w:szCs w:val="22"/>
              </w:rPr>
              <w:t>Mô tả lỗi (giá trị là null không có lỗi gì xảy ra)</w:t>
            </w:r>
          </w:p>
        </w:tc>
      </w:tr>
      <w:tr w14:paraId="54E827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33" w:type="dxa"/>
            <w:noWrap w:val="0"/>
            <w:vAlign w:val="top"/>
          </w:tcPr>
          <w:p w14:paraId="114A3E1B">
            <w:pPr>
              <w:spacing w:before="0"/>
              <w:ind w:left="0"/>
              <w:jc w:val="both"/>
              <w:rPr>
                <w:sz w:val="22"/>
                <w:szCs w:val="22"/>
              </w:rPr>
            </w:pPr>
            <w:r>
              <w:rPr>
                <w:sz w:val="22"/>
                <w:szCs w:val="22"/>
              </w:rPr>
              <w:t>lstInvoiceBO</w:t>
            </w:r>
          </w:p>
        </w:tc>
        <w:tc>
          <w:tcPr>
            <w:tcW w:w="6251" w:type="dxa"/>
            <w:noWrap w:val="0"/>
            <w:vAlign w:val="top"/>
          </w:tcPr>
          <w:p w14:paraId="573C8D8B">
            <w:pPr>
              <w:spacing w:before="0"/>
              <w:ind w:left="0"/>
              <w:jc w:val="both"/>
              <w:rPr>
                <w:sz w:val="22"/>
                <w:szCs w:val="22"/>
              </w:rPr>
            </w:pPr>
            <w:r>
              <w:rPr>
                <w:sz w:val="22"/>
                <w:szCs w:val="22"/>
              </w:rPr>
              <w:t>Danh sách hóa đơn được tạo theo thời gian được truyền vào</w:t>
            </w:r>
          </w:p>
        </w:tc>
      </w:tr>
    </w:tbl>
    <w:p w14:paraId="099FEF2D">
      <w:pPr>
        <w:ind w:left="0" w:firstLine="720"/>
        <w:rPr>
          <w:snapToGrid/>
          <w:color w:val="000000"/>
          <w:sz w:val="22"/>
          <w:szCs w:val="22"/>
          <w:shd w:val="clear" w:color="auto" w:fill="FCF6DB"/>
          <w:lang w:val="vi-VN"/>
        </w:rPr>
      </w:pPr>
      <w:r>
        <w:rPr>
          <w:b/>
          <w:sz w:val="22"/>
          <w:szCs w:val="22"/>
        </w:rPr>
        <w:t>Lưu</w:t>
      </w:r>
      <w:r>
        <w:rPr>
          <w:b/>
          <w:sz w:val="22"/>
          <w:szCs w:val="22"/>
          <w:lang w:val="vi-VN"/>
        </w:rPr>
        <w:t xml:space="preserve"> ý</w:t>
      </w:r>
      <w:r>
        <w:rPr>
          <w:sz w:val="22"/>
          <w:szCs w:val="22"/>
        </w:rPr>
        <w:t xml:space="preserve"> adjustmentTyp</w:t>
      </w:r>
      <w:r>
        <w:rPr>
          <w:sz w:val="22"/>
          <w:szCs w:val="22"/>
          <w:lang w:val="vi-VN"/>
        </w:rPr>
        <w:t xml:space="preserve"> của hóa đơn trả về :</w:t>
      </w:r>
    </w:p>
    <w:tbl>
      <w:tblPr>
        <w:tblStyle w:val="13"/>
        <w:tblW w:w="878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33"/>
        <w:gridCol w:w="6251"/>
      </w:tblGrid>
      <w:tr w14:paraId="1CF973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33" w:type="dxa"/>
            <w:shd w:val="clear" w:color="auto" w:fill="D9D9D9"/>
            <w:noWrap w:val="0"/>
            <w:vAlign w:val="top"/>
          </w:tcPr>
          <w:p w14:paraId="4E8D82C4">
            <w:pPr>
              <w:ind w:left="0"/>
              <w:jc w:val="center"/>
              <w:rPr>
                <w:b/>
                <w:bCs/>
                <w:color w:val="000000"/>
                <w:sz w:val="22"/>
                <w:szCs w:val="22"/>
              </w:rPr>
            </w:pPr>
            <w:r>
              <w:rPr>
                <w:b/>
                <w:bCs/>
                <w:color w:val="000000"/>
                <w:sz w:val="22"/>
                <w:szCs w:val="22"/>
              </w:rPr>
              <w:t>Tên trường</w:t>
            </w:r>
          </w:p>
        </w:tc>
        <w:tc>
          <w:tcPr>
            <w:tcW w:w="6251" w:type="dxa"/>
            <w:shd w:val="clear" w:color="auto" w:fill="D9D9D9"/>
            <w:noWrap w:val="0"/>
            <w:vAlign w:val="top"/>
          </w:tcPr>
          <w:p w14:paraId="0EF292D0">
            <w:pPr>
              <w:ind w:left="0"/>
              <w:jc w:val="center"/>
              <w:rPr>
                <w:b/>
                <w:bCs/>
                <w:color w:val="000000"/>
                <w:sz w:val="22"/>
                <w:szCs w:val="22"/>
              </w:rPr>
            </w:pPr>
            <w:r>
              <w:rPr>
                <w:b/>
                <w:bCs/>
                <w:color w:val="000000"/>
                <w:sz w:val="22"/>
                <w:szCs w:val="22"/>
              </w:rPr>
              <w:t>Mô tả</w:t>
            </w:r>
          </w:p>
        </w:tc>
      </w:tr>
      <w:tr w14:paraId="4453E2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33" w:type="dxa"/>
            <w:noWrap w:val="0"/>
            <w:vAlign w:val="top"/>
          </w:tcPr>
          <w:p w14:paraId="0D5251F6">
            <w:pPr>
              <w:spacing w:before="0"/>
              <w:ind w:left="0"/>
              <w:jc w:val="both"/>
              <w:rPr>
                <w:sz w:val="22"/>
                <w:szCs w:val="22"/>
              </w:rPr>
            </w:pPr>
            <w:r>
              <w:rPr>
                <w:sz w:val="22"/>
                <w:szCs w:val="22"/>
              </w:rPr>
              <w:t>adjustmentType</w:t>
            </w:r>
          </w:p>
        </w:tc>
        <w:tc>
          <w:tcPr>
            <w:tcW w:w="6251" w:type="dxa"/>
            <w:noWrap w:val="0"/>
            <w:vAlign w:val="top"/>
          </w:tcPr>
          <w:p w14:paraId="6C662C06">
            <w:pPr>
              <w:spacing w:before="0"/>
              <w:ind w:left="0"/>
              <w:jc w:val="both"/>
              <w:rPr>
                <w:sz w:val="22"/>
                <w:szCs w:val="22"/>
              </w:rPr>
            </w:pPr>
            <w:r>
              <w:rPr>
                <w:sz w:val="22"/>
                <w:szCs w:val="22"/>
              </w:rPr>
              <w:t>Loại</w:t>
            </w:r>
            <w:r>
              <w:rPr>
                <w:sz w:val="22"/>
                <w:szCs w:val="22"/>
                <w:lang w:val="vi-VN"/>
              </w:rPr>
              <w:t xml:space="preserve"> hóa đơn</w:t>
            </w:r>
            <w:r>
              <w:rPr>
                <w:sz w:val="22"/>
                <w:szCs w:val="22"/>
              </w:rPr>
              <w:t xml:space="preserve">: </w:t>
            </w:r>
          </w:p>
          <w:p w14:paraId="75C3CC6A">
            <w:pPr>
              <w:spacing w:before="0"/>
              <w:ind w:left="0"/>
              <w:jc w:val="both"/>
              <w:rPr>
                <w:sz w:val="22"/>
                <w:szCs w:val="22"/>
              </w:rPr>
            </w:pPr>
            <w:r>
              <w:rPr>
                <w:sz w:val="22"/>
                <w:szCs w:val="22"/>
              </w:rPr>
              <w:t xml:space="preserve">1: Hóa đơn gốc </w:t>
            </w:r>
          </w:p>
          <w:p w14:paraId="240CB78C">
            <w:pPr>
              <w:spacing w:before="0"/>
              <w:ind w:left="0"/>
              <w:jc w:val="both"/>
              <w:rPr>
                <w:sz w:val="22"/>
                <w:szCs w:val="22"/>
              </w:rPr>
            </w:pPr>
            <w:r>
              <w:rPr>
                <w:sz w:val="22"/>
                <w:szCs w:val="22"/>
              </w:rPr>
              <w:t xml:space="preserve">3: Hóa đơn thay thế </w:t>
            </w:r>
          </w:p>
          <w:p w14:paraId="52C83C01">
            <w:pPr>
              <w:spacing w:before="0"/>
              <w:ind w:left="0"/>
              <w:jc w:val="both"/>
              <w:rPr>
                <w:sz w:val="22"/>
                <w:szCs w:val="22"/>
                <w:lang w:val="vi-VN"/>
              </w:rPr>
            </w:pPr>
            <w:r>
              <w:rPr>
                <w:sz w:val="22"/>
                <w:szCs w:val="22"/>
              </w:rPr>
              <w:t>5: Hóa đơn điều chỉnh</w:t>
            </w:r>
            <w:r>
              <w:rPr>
                <w:sz w:val="22"/>
                <w:szCs w:val="22"/>
                <w:lang w:val="vi-VN"/>
              </w:rPr>
              <w:t xml:space="preserve"> thông tin</w:t>
            </w:r>
          </w:p>
          <w:p w14:paraId="49A0B0F2">
            <w:pPr>
              <w:spacing w:before="0"/>
              <w:ind w:left="0"/>
              <w:jc w:val="both"/>
              <w:rPr>
                <w:sz w:val="22"/>
                <w:szCs w:val="22"/>
              </w:rPr>
            </w:pPr>
            <w:r>
              <w:rPr>
                <w:sz w:val="22"/>
                <w:szCs w:val="22"/>
              </w:rPr>
              <w:t>7: Hóa đơn xóa bỏ</w:t>
            </w:r>
          </w:p>
          <w:p w14:paraId="5C99B03C">
            <w:pPr>
              <w:spacing w:before="0"/>
              <w:ind w:left="0"/>
              <w:jc w:val="both"/>
              <w:rPr>
                <w:sz w:val="22"/>
                <w:szCs w:val="22"/>
                <w:lang w:val="vi-VN"/>
              </w:rPr>
            </w:pPr>
            <w:r>
              <w:rPr>
                <w:sz w:val="22"/>
                <w:szCs w:val="22"/>
              </w:rPr>
              <w:t>9</w:t>
            </w:r>
            <w:r>
              <w:rPr>
                <w:sz w:val="22"/>
                <w:szCs w:val="22"/>
                <w:lang w:val="vi-VN"/>
              </w:rPr>
              <w:t>: Hóa đơn điều chỉnh tiền</w:t>
            </w:r>
          </w:p>
        </w:tc>
      </w:tr>
    </w:tbl>
    <w:p w14:paraId="6E3D2D03">
      <w:pPr>
        <w:widowControl/>
        <w:shd w:val="clear" w:color="auto" w:fill="DBE5F1"/>
        <w:spacing w:before="0" w:line="240" w:lineRule="auto"/>
        <w:jc w:val="both"/>
        <w:rPr>
          <w:snapToGrid/>
          <w:color w:val="000000"/>
          <w:sz w:val="22"/>
          <w:szCs w:val="22"/>
          <w:shd w:val="clear" w:color="auto" w:fill="FCF6DB"/>
          <w:lang w:val="en"/>
        </w:rPr>
      </w:pPr>
      <w:r>
        <w:rPr>
          <w:snapToGrid/>
          <w:color w:val="000000"/>
          <w:sz w:val="22"/>
          <w:szCs w:val="22"/>
          <w:shd w:val="clear" w:color="auto" w:fill="FCF6DB"/>
        </w:rPr>
        <w:t>{</w:t>
      </w:r>
    </w:p>
    <w:p w14:paraId="139D47F3">
      <w:pPr>
        <w:widowControl/>
        <w:shd w:val="clear" w:color="auto" w:fill="DBE5F1"/>
        <w:spacing w:before="0" w:line="240" w:lineRule="auto"/>
        <w:jc w:val="both"/>
        <w:rPr>
          <w:snapToGrid/>
          <w:color w:val="000000"/>
          <w:sz w:val="22"/>
          <w:szCs w:val="22"/>
          <w:shd w:val="clear" w:color="auto" w:fill="FCF6DB"/>
          <w:lang w:val="en"/>
        </w:rPr>
      </w:pPr>
      <w:r>
        <w:rPr>
          <w:snapToGrid/>
          <w:color w:val="000000"/>
          <w:sz w:val="22"/>
          <w:szCs w:val="22"/>
          <w:shd w:val="clear" w:color="auto" w:fill="FCF6DB"/>
          <w:lang w:val="en"/>
        </w:rPr>
        <w:t xml:space="preserve">    "errorCode": null,</w:t>
      </w:r>
    </w:p>
    <w:p w14:paraId="01DC858E">
      <w:pPr>
        <w:widowControl/>
        <w:shd w:val="clear" w:color="auto" w:fill="DBE5F1"/>
        <w:spacing w:before="0" w:line="240" w:lineRule="auto"/>
        <w:jc w:val="both"/>
        <w:rPr>
          <w:snapToGrid/>
          <w:color w:val="000000"/>
          <w:sz w:val="22"/>
          <w:szCs w:val="22"/>
          <w:shd w:val="clear" w:color="auto" w:fill="FCF6DB"/>
          <w:lang w:val="en"/>
        </w:rPr>
      </w:pPr>
      <w:r>
        <w:rPr>
          <w:snapToGrid/>
          <w:color w:val="000000"/>
          <w:sz w:val="22"/>
          <w:szCs w:val="22"/>
          <w:shd w:val="clear" w:color="auto" w:fill="FCF6DB"/>
          <w:lang w:val="en"/>
        </w:rPr>
        <w:t xml:space="preserve">    "description": null,</w:t>
      </w:r>
    </w:p>
    <w:p w14:paraId="675946E3">
      <w:pPr>
        <w:widowControl/>
        <w:shd w:val="clear" w:color="auto" w:fill="DBE5F1"/>
        <w:spacing w:before="0" w:line="240" w:lineRule="auto"/>
        <w:jc w:val="both"/>
        <w:rPr>
          <w:snapToGrid/>
          <w:color w:val="000000"/>
          <w:sz w:val="22"/>
          <w:szCs w:val="22"/>
          <w:shd w:val="clear" w:color="auto" w:fill="FCF6DB"/>
          <w:lang w:val="en"/>
        </w:rPr>
      </w:pPr>
      <w:r>
        <w:rPr>
          <w:snapToGrid/>
          <w:color w:val="000000"/>
          <w:sz w:val="22"/>
          <w:szCs w:val="22"/>
          <w:shd w:val="clear" w:color="auto" w:fill="FCF6DB"/>
          <w:lang w:val="en"/>
        </w:rPr>
        <w:t xml:space="preserve">    "totalRows": 8162,</w:t>
      </w:r>
    </w:p>
    <w:p w14:paraId="6BF7271F">
      <w:pPr>
        <w:widowControl/>
        <w:shd w:val="clear" w:color="auto" w:fill="DBE5F1"/>
        <w:spacing w:before="0" w:line="240" w:lineRule="auto"/>
        <w:jc w:val="both"/>
        <w:rPr>
          <w:snapToGrid/>
          <w:color w:val="000000"/>
          <w:sz w:val="22"/>
          <w:szCs w:val="22"/>
          <w:shd w:val="clear" w:color="auto" w:fill="FCF6DB"/>
          <w:lang w:val="en"/>
        </w:rPr>
      </w:pPr>
      <w:r>
        <w:rPr>
          <w:snapToGrid/>
          <w:color w:val="000000"/>
          <w:sz w:val="22"/>
          <w:szCs w:val="22"/>
          <w:shd w:val="clear" w:color="auto" w:fill="FCF6DB"/>
          <w:lang w:val="en"/>
        </w:rPr>
        <w:t xml:space="preserve">    "invoices": [</w:t>
      </w:r>
    </w:p>
    <w:p w14:paraId="6138B501">
      <w:pPr>
        <w:widowControl/>
        <w:shd w:val="clear" w:color="auto" w:fill="DBE5F1"/>
        <w:spacing w:before="0" w:line="240" w:lineRule="auto"/>
        <w:jc w:val="both"/>
        <w:rPr>
          <w:snapToGrid/>
          <w:color w:val="000000"/>
          <w:sz w:val="22"/>
          <w:szCs w:val="22"/>
          <w:shd w:val="clear" w:color="auto" w:fill="FCF6DB"/>
          <w:lang w:val="en"/>
        </w:rPr>
      </w:pPr>
      <w:r>
        <w:rPr>
          <w:snapToGrid/>
          <w:color w:val="000000"/>
          <w:sz w:val="22"/>
          <w:szCs w:val="22"/>
          <w:shd w:val="clear" w:color="auto" w:fill="FCF6DB"/>
          <w:lang w:val="en"/>
        </w:rPr>
        <w:t xml:space="preserve">        {</w:t>
      </w:r>
    </w:p>
    <w:p w14:paraId="7A9CB862">
      <w:pPr>
        <w:widowControl/>
        <w:shd w:val="clear" w:color="auto" w:fill="DBE5F1"/>
        <w:spacing w:before="0" w:line="240" w:lineRule="auto"/>
        <w:jc w:val="both"/>
        <w:rPr>
          <w:snapToGrid/>
          <w:color w:val="000000"/>
          <w:sz w:val="22"/>
          <w:szCs w:val="22"/>
          <w:shd w:val="clear" w:color="auto" w:fill="FCF6DB"/>
          <w:lang w:val="en"/>
        </w:rPr>
      </w:pPr>
      <w:r>
        <w:rPr>
          <w:snapToGrid/>
          <w:color w:val="000000"/>
          <w:sz w:val="22"/>
          <w:szCs w:val="22"/>
          <w:shd w:val="clear" w:color="auto" w:fill="FCF6DB"/>
          <w:lang w:val="en"/>
        </w:rPr>
        <w:t xml:space="preserve">            "invoiceId": 16376495,</w:t>
      </w:r>
    </w:p>
    <w:p w14:paraId="5AF6D462">
      <w:pPr>
        <w:widowControl/>
        <w:shd w:val="clear" w:color="auto" w:fill="DBE5F1"/>
        <w:spacing w:before="0" w:line="240" w:lineRule="auto"/>
        <w:jc w:val="both"/>
        <w:rPr>
          <w:snapToGrid/>
          <w:color w:val="000000"/>
          <w:sz w:val="22"/>
          <w:szCs w:val="22"/>
          <w:shd w:val="clear" w:color="auto" w:fill="FCF6DB"/>
          <w:lang w:val="en"/>
        </w:rPr>
      </w:pPr>
      <w:r>
        <w:rPr>
          <w:snapToGrid/>
          <w:color w:val="000000"/>
          <w:sz w:val="22"/>
          <w:szCs w:val="22"/>
          <w:shd w:val="clear" w:color="auto" w:fill="FCF6DB"/>
          <w:lang w:val="en"/>
        </w:rPr>
        <w:t xml:space="preserve">            "invoiceType": "1",</w:t>
      </w:r>
    </w:p>
    <w:p w14:paraId="2DF47707">
      <w:pPr>
        <w:widowControl/>
        <w:shd w:val="clear" w:color="auto" w:fill="DBE5F1"/>
        <w:spacing w:before="0" w:line="240" w:lineRule="auto"/>
        <w:jc w:val="both"/>
        <w:rPr>
          <w:snapToGrid/>
          <w:color w:val="000000"/>
          <w:sz w:val="22"/>
          <w:szCs w:val="22"/>
          <w:shd w:val="clear" w:color="auto" w:fill="FCF6DB"/>
          <w:lang w:val="en"/>
        </w:rPr>
      </w:pPr>
      <w:r>
        <w:rPr>
          <w:snapToGrid/>
          <w:color w:val="000000"/>
          <w:sz w:val="22"/>
          <w:szCs w:val="22"/>
          <w:shd w:val="clear" w:color="auto" w:fill="FCF6DB"/>
          <w:lang w:val="en"/>
        </w:rPr>
        <w:t xml:space="preserve">            "adjustmentType": "1",</w:t>
      </w:r>
    </w:p>
    <w:p w14:paraId="51FA6F26">
      <w:pPr>
        <w:widowControl/>
        <w:shd w:val="clear" w:color="auto" w:fill="DBE5F1"/>
        <w:spacing w:before="0" w:line="240" w:lineRule="auto"/>
        <w:jc w:val="both"/>
        <w:rPr>
          <w:snapToGrid/>
          <w:color w:val="000000"/>
          <w:sz w:val="22"/>
          <w:szCs w:val="22"/>
          <w:shd w:val="clear" w:color="auto" w:fill="FCF6DB"/>
          <w:lang w:val="en"/>
        </w:rPr>
      </w:pPr>
      <w:r>
        <w:rPr>
          <w:snapToGrid/>
          <w:color w:val="000000"/>
          <w:sz w:val="22"/>
          <w:szCs w:val="22"/>
          <w:shd w:val="clear" w:color="auto" w:fill="FCF6DB"/>
          <w:lang w:val="en"/>
        </w:rPr>
        <w:t xml:space="preserve">            "templateCode": "1/011",</w:t>
      </w:r>
    </w:p>
    <w:p w14:paraId="42343351">
      <w:pPr>
        <w:widowControl/>
        <w:shd w:val="clear" w:color="auto" w:fill="DBE5F1"/>
        <w:spacing w:before="0" w:line="240" w:lineRule="auto"/>
        <w:jc w:val="both"/>
        <w:rPr>
          <w:snapToGrid/>
          <w:color w:val="000000"/>
          <w:sz w:val="22"/>
          <w:szCs w:val="22"/>
          <w:shd w:val="clear" w:color="auto" w:fill="FCF6DB"/>
          <w:lang w:val="en"/>
        </w:rPr>
      </w:pPr>
      <w:r>
        <w:rPr>
          <w:snapToGrid/>
          <w:color w:val="000000"/>
          <w:sz w:val="22"/>
          <w:szCs w:val="22"/>
          <w:shd w:val="clear" w:color="auto" w:fill="FCF6DB"/>
          <w:lang w:val="en"/>
        </w:rPr>
        <w:t xml:space="preserve">            "invoiceSeri": "K22TXK",</w:t>
      </w:r>
    </w:p>
    <w:p w14:paraId="23B06A37">
      <w:pPr>
        <w:widowControl/>
        <w:shd w:val="clear" w:color="auto" w:fill="DBE5F1"/>
        <w:spacing w:before="0" w:line="240" w:lineRule="auto"/>
        <w:jc w:val="both"/>
        <w:rPr>
          <w:snapToGrid/>
          <w:color w:val="000000"/>
          <w:sz w:val="22"/>
          <w:szCs w:val="22"/>
          <w:shd w:val="clear" w:color="auto" w:fill="FCF6DB"/>
          <w:lang w:val="en"/>
        </w:rPr>
      </w:pPr>
      <w:r>
        <w:rPr>
          <w:snapToGrid/>
          <w:color w:val="000000"/>
          <w:sz w:val="22"/>
          <w:szCs w:val="22"/>
          <w:shd w:val="clear" w:color="auto" w:fill="FCF6DB"/>
          <w:lang w:val="en"/>
        </w:rPr>
        <w:t xml:space="preserve">            "invoiceNumber": "0037294",</w:t>
      </w:r>
    </w:p>
    <w:p w14:paraId="57A499CD">
      <w:pPr>
        <w:widowControl/>
        <w:shd w:val="clear" w:color="auto" w:fill="DBE5F1"/>
        <w:spacing w:before="0" w:line="240" w:lineRule="auto"/>
        <w:jc w:val="both"/>
        <w:rPr>
          <w:snapToGrid/>
          <w:color w:val="000000"/>
          <w:sz w:val="22"/>
          <w:szCs w:val="22"/>
          <w:shd w:val="clear" w:color="auto" w:fill="FCF6DB"/>
          <w:lang w:val="en"/>
        </w:rPr>
      </w:pPr>
      <w:r>
        <w:rPr>
          <w:snapToGrid/>
          <w:color w:val="000000"/>
          <w:sz w:val="22"/>
          <w:szCs w:val="22"/>
          <w:shd w:val="clear" w:color="auto" w:fill="FCF6DB"/>
          <w:lang w:val="en"/>
        </w:rPr>
        <w:t xml:space="preserve">            "invoiceNo": "K22TXK37294",</w:t>
      </w:r>
    </w:p>
    <w:p w14:paraId="1F83F0B5">
      <w:pPr>
        <w:widowControl/>
        <w:shd w:val="clear" w:color="auto" w:fill="DBE5F1"/>
        <w:spacing w:before="0" w:line="240" w:lineRule="auto"/>
        <w:jc w:val="both"/>
        <w:rPr>
          <w:snapToGrid/>
          <w:color w:val="000000"/>
          <w:sz w:val="22"/>
          <w:szCs w:val="22"/>
          <w:shd w:val="clear" w:color="auto" w:fill="FCF6DB"/>
          <w:lang w:val="en"/>
        </w:rPr>
      </w:pPr>
      <w:r>
        <w:rPr>
          <w:snapToGrid/>
          <w:color w:val="000000"/>
          <w:sz w:val="22"/>
          <w:szCs w:val="22"/>
          <w:shd w:val="clear" w:color="auto" w:fill="FCF6DB"/>
          <w:lang w:val="en"/>
        </w:rPr>
        <w:t xml:space="preserve">            "currency": "VND",</w:t>
      </w:r>
    </w:p>
    <w:p w14:paraId="15C98E7E">
      <w:pPr>
        <w:widowControl/>
        <w:shd w:val="clear" w:color="auto" w:fill="DBE5F1"/>
        <w:spacing w:before="0" w:line="240" w:lineRule="auto"/>
        <w:jc w:val="both"/>
        <w:rPr>
          <w:snapToGrid/>
          <w:color w:val="000000"/>
          <w:sz w:val="22"/>
          <w:szCs w:val="22"/>
          <w:shd w:val="clear" w:color="auto" w:fill="FCF6DB"/>
          <w:lang w:val="en"/>
        </w:rPr>
      </w:pPr>
      <w:r>
        <w:rPr>
          <w:snapToGrid/>
          <w:color w:val="000000"/>
          <w:sz w:val="22"/>
          <w:szCs w:val="22"/>
          <w:shd w:val="clear" w:color="auto" w:fill="FCF6DB"/>
          <w:lang w:val="en"/>
        </w:rPr>
        <w:t xml:space="preserve">            "total": 13627273.000000000,</w:t>
      </w:r>
    </w:p>
    <w:p w14:paraId="1F00A386">
      <w:pPr>
        <w:widowControl/>
        <w:shd w:val="clear" w:color="auto" w:fill="DBE5F1"/>
        <w:spacing w:before="0" w:line="240" w:lineRule="auto"/>
        <w:jc w:val="both"/>
        <w:rPr>
          <w:snapToGrid/>
          <w:color w:val="000000"/>
          <w:sz w:val="22"/>
          <w:szCs w:val="22"/>
          <w:shd w:val="clear" w:color="auto" w:fill="FCF6DB"/>
          <w:lang w:val="en"/>
        </w:rPr>
      </w:pPr>
      <w:r>
        <w:rPr>
          <w:snapToGrid/>
          <w:color w:val="000000"/>
          <w:sz w:val="22"/>
          <w:szCs w:val="22"/>
          <w:shd w:val="clear" w:color="auto" w:fill="FCF6DB"/>
          <w:lang w:val="en"/>
        </w:rPr>
        <w:t xml:space="preserve">            "issueDate": 1663204962000,</w:t>
      </w:r>
    </w:p>
    <w:p w14:paraId="18FE18C7">
      <w:pPr>
        <w:widowControl/>
        <w:shd w:val="clear" w:color="auto" w:fill="DBE5F1"/>
        <w:spacing w:before="0" w:line="240" w:lineRule="auto"/>
        <w:jc w:val="both"/>
        <w:rPr>
          <w:snapToGrid/>
          <w:color w:val="000000"/>
          <w:sz w:val="22"/>
          <w:szCs w:val="22"/>
          <w:shd w:val="clear" w:color="auto" w:fill="FCF6DB"/>
          <w:lang w:val="en"/>
        </w:rPr>
      </w:pPr>
      <w:r>
        <w:rPr>
          <w:snapToGrid/>
          <w:color w:val="000000"/>
          <w:sz w:val="22"/>
          <w:szCs w:val="22"/>
          <w:shd w:val="clear" w:color="auto" w:fill="FCF6DB"/>
          <w:lang w:val="en"/>
        </w:rPr>
        <w:t xml:space="preserve">            "issueDateStr": null,</w:t>
      </w:r>
    </w:p>
    <w:p w14:paraId="475A1182">
      <w:pPr>
        <w:widowControl/>
        <w:shd w:val="clear" w:color="auto" w:fill="DBE5F1"/>
        <w:spacing w:before="0" w:line="240" w:lineRule="auto"/>
        <w:jc w:val="both"/>
        <w:rPr>
          <w:snapToGrid/>
          <w:color w:val="000000"/>
          <w:sz w:val="22"/>
          <w:szCs w:val="22"/>
          <w:shd w:val="clear" w:color="auto" w:fill="FCF6DB"/>
          <w:lang w:val="en"/>
        </w:rPr>
      </w:pPr>
      <w:r>
        <w:rPr>
          <w:snapToGrid/>
          <w:color w:val="000000"/>
          <w:sz w:val="22"/>
          <w:szCs w:val="22"/>
          <w:shd w:val="clear" w:color="auto" w:fill="FCF6DB"/>
          <w:lang w:val="en"/>
        </w:rPr>
        <w:t xml:space="preserve">            "state": 1,</w:t>
      </w:r>
    </w:p>
    <w:p w14:paraId="653BDADD">
      <w:pPr>
        <w:widowControl/>
        <w:shd w:val="clear" w:color="auto" w:fill="DBE5F1"/>
        <w:spacing w:before="0" w:line="240" w:lineRule="auto"/>
        <w:jc w:val="both"/>
        <w:rPr>
          <w:snapToGrid/>
          <w:color w:val="000000"/>
          <w:sz w:val="22"/>
          <w:szCs w:val="22"/>
          <w:shd w:val="clear" w:color="auto" w:fill="FCF6DB"/>
          <w:lang w:val="en"/>
        </w:rPr>
      </w:pPr>
      <w:r>
        <w:rPr>
          <w:snapToGrid/>
          <w:color w:val="000000"/>
          <w:sz w:val="22"/>
          <w:szCs w:val="22"/>
          <w:shd w:val="clear" w:color="auto" w:fill="FCF6DB"/>
          <w:lang w:val="en"/>
        </w:rPr>
        <w:t xml:space="preserve">            "requestDate": null,</w:t>
      </w:r>
    </w:p>
    <w:p w14:paraId="283492EC">
      <w:pPr>
        <w:widowControl/>
        <w:shd w:val="clear" w:color="auto" w:fill="DBE5F1"/>
        <w:spacing w:before="0" w:line="240" w:lineRule="auto"/>
        <w:jc w:val="both"/>
        <w:rPr>
          <w:snapToGrid/>
          <w:color w:val="000000"/>
          <w:sz w:val="22"/>
          <w:szCs w:val="22"/>
          <w:shd w:val="clear" w:color="auto" w:fill="FCF6DB"/>
          <w:lang w:val="en"/>
        </w:rPr>
      </w:pPr>
      <w:r>
        <w:rPr>
          <w:snapToGrid/>
          <w:color w:val="000000"/>
          <w:sz w:val="22"/>
          <w:szCs w:val="22"/>
          <w:shd w:val="clear" w:color="auto" w:fill="FCF6DB"/>
          <w:lang w:val="en"/>
        </w:rPr>
        <w:t xml:space="preserve">            "description": null,</w:t>
      </w:r>
    </w:p>
    <w:p w14:paraId="7747D8BC">
      <w:pPr>
        <w:widowControl/>
        <w:shd w:val="clear" w:color="auto" w:fill="DBE5F1"/>
        <w:spacing w:before="0" w:line="240" w:lineRule="auto"/>
        <w:jc w:val="both"/>
        <w:rPr>
          <w:snapToGrid/>
          <w:color w:val="000000"/>
          <w:sz w:val="22"/>
          <w:szCs w:val="22"/>
          <w:shd w:val="clear" w:color="auto" w:fill="FCF6DB"/>
          <w:lang w:val="en"/>
        </w:rPr>
      </w:pPr>
      <w:r>
        <w:rPr>
          <w:snapToGrid/>
          <w:color w:val="000000"/>
          <w:sz w:val="22"/>
          <w:szCs w:val="22"/>
          <w:shd w:val="clear" w:color="auto" w:fill="FCF6DB"/>
          <w:lang w:val="en"/>
        </w:rPr>
        <w:t xml:space="preserve">            "buyerIdNo": "",</w:t>
      </w:r>
    </w:p>
    <w:p w14:paraId="0E47854F">
      <w:pPr>
        <w:widowControl/>
        <w:shd w:val="clear" w:color="auto" w:fill="DBE5F1"/>
        <w:spacing w:before="0" w:line="240" w:lineRule="auto"/>
        <w:jc w:val="both"/>
        <w:rPr>
          <w:snapToGrid/>
          <w:color w:val="000000"/>
          <w:sz w:val="22"/>
          <w:szCs w:val="22"/>
          <w:shd w:val="clear" w:color="auto" w:fill="FCF6DB"/>
          <w:lang w:val="en"/>
        </w:rPr>
      </w:pPr>
      <w:r>
        <w:rPr>
          <w:snapToGrid/>
          <w:color w:val="000000"/>
          <w:sz w:val="22"/>
          <w:szCs w:val="22"/>
          <w:shd w:val="clear" w:color="auto" w:fill="FCF6DB"/>
          <w:lang w:val="en"/>
        </w:rPr>
        <w:t xml:space="preserve">            "stateCode": 1,</w:t>
      </w:r>
    </w:p>
    <w:p w14:paraId="2A9E71E0">
      <w:pPr>
        <w:widowControl/>
        <w:shd w:val="clear" w:color="auto" w:fill="DBE5F1"/>
        <w:spacing w:before="0" w:line="240" w:lineRule="auto"/>
        <w:jc w:val="both"/>
        <w:rPr>
          <w:snapToGrid/>
          <w:color w:val="000000"/>
          <w:sz w:val="22"/>
          <w:szCs w:val="22"/>
          <w:shd w:val="clear" w:color="auto" w:fill="FCF6DB"/>
          <w:lang w:val="en"/>
        </w:rPr>
      </w:pPr>
      <w:r>
        <w:rPr>
          <w:snapToGrid/>
          <w:color w:val="000000"/>
          <w:sz w:val="22"/>
          <w:szCs w:val="22"/>
          <w:shd w:val="clear" w:color="auto" w:fill="FCF6DB"/>
          <w:lang w:val="en"/>
        </w:rPr>
        <w:t xml:space="preserve">            "subscriberNumber": null,</w:t>
      </w:r>
    </w:p>
    <w:p w14:paraId="67916565">
      <w:pPr>
        <w:widowControl/>
        <w:shd w:val="clear" w:color="auto" w:fill="DBE5F1"/>
        <w:spacing w:before="0" w:line="240" w:lineRule="auto"/>
        <w:jc w:val="both"/>
        <w:rPr>
          <w:snapToGrid/>
          <w:color w:val="000000"/>
          <w:sz w:val="22"/>
          <w:szCs w:val="22"/>
          <w:shd w:val="clear" w:color="auto" w:fill="FCF6DB"/>
          <w:lang w:val="en"/>
        </w:rPr>
      </w:pPr>
      <w:r>
        <w:rPr>
          <w:snapToGrid/>
          <w:color w:val="000000"/>
          <w:sz w:val="22"/>
          <w:szCs w:val="22"/>
          <w:shd w:val="clear" w:color="auto" w:fill="FCF6DB"/>
          <w:lang w:val="en"/>
        </w:rPr>
        <w:t xml:space="preserve">            "paymentStatus": 1,</w:t>
      </w:r>
    </w:p>
    <w:p w14:paraId="505EDBD9">
      <w:pPr>
        <w:widowControl/>
        <w:shd w:val="clear" w:color="auto" w:fill="DBE5F1"/>
        <w:spacing w:before="0" w:line="240" w:lineRule="auto"/>
        <w:jc w:val="both"/>
        <w:rPr>
          <w:snapToGrid/>
          <w:color w:val="000000"/>
          <w:sz w:val="22"/>
          <w:szCs w:val="22"/>
          <w:shd w:val="clear" w:color="auto" w:fill="FCF6DB"/>
          <w:lang w:val="en"/>
        </w:rPr>
      </w:pPr>
      <w:r>
        <w:rPr>
          <w:snapToGrid/>
          <w:color w:val="000000"/>
          <w:sz w:val="22"/>
          <w:szCs w:val="22"/>
          <w:shd w:val="clear" w:color="auto" w:fill="FCF6DB"/>
          <w:lang w:val="en"/>
        </w:rPr>
        <w:t xml:space="preserve">            "viewStatus": null,</w:t>
      </w:r>
    </w:p>
    <w:p w14:paraId="33F8177E">
      <w:pPr>
        <w:widowControl/>
        <w:shd w:val="clear" w:color="auto" w:fill="DBE5F1"/>
        <w:spacing w:before="0" w:line="240" w:lineRule="auto"/>
        <w:jc w:val="both"/>
        <w:rPr>
          <w:snapToGrid/>
          <w:color w:val="000000"/>
          <w:sz w:val="22"/>
          <w:szCs w:val="22"/>
          <w:shd w:val="clear" w:color="auto" w:fill="FCF6DB"/>
          <w:lang w:val="en"/>
        </w:rPr>
      </w:pPr>
      <w:r>
        <w:rPr>
          <w:snapToGrid/>
          <w:color w:val="000000"/>
          <w:sz w:val="22"/>
          <w:szCs w:val="22"/>
          <w:shd w:val="clear" w:color="auto" w:fill="FCF6DB"/>
          <w:lang w:val="en"/>
        </w:rPr>
        <w:t xml:space="preserve">            "downloadStatus": null,</w:t>
      </w:r>
    </w:p>
    <w:p w14:paraId="429589AC">
      <w:pPr>
        <w:widowControl/>
        <w:shd w:val="clear" w:color="auto" w:fill="DBE5F1"/>
        <w:spacing w:before="0" w:line="240" w:lineRule="auto"/>
        <w:jc w:val="both"/>
        <w:rPr>
          <w:snapToGrid/>
          <w:color w:val="000000"/>
          <w:sz w:val="22"/>
          <w:szCs w:val="22"/>
          <w:shd w:val="clear" w:color="auto" w:fill="FCF6DB"/>
          <w:lang w:val="en"/>
        </w:rPr>
      </w:pPr>
      <w:r>
        <w:rPr>
          <w:snapToGrid/>
          <w:color w:val="000000"/>
          <w:sz w:val="22"/>
          <w:szCs w:val="22"/>
          <w:shd w:val="clear" w:color="auto" w:fill="FCF6DB"/>
          <w:lang w:val="en"/>
        </w:rPr>
        <w:t xml:space="preserve">            "exchangeStatus": 0,</w:t>
      </w:r>
    </w:p>
    <w:p w14:paraId="22E77E9F">
      <w:pPr>
        <w:widowControl/>
        <w:shd w:val="clear" w:color="auto" w:fill="DBE5F1"/>
        <w:spacing w:before="0" w:line="240" w:lineRule="auto"/>
        <w:jc w:val="both"/>
        <w:rPr>
          <w:snapToGrid/>
          <w:color w:val="000000"/>
          <w:sz w:val="22"/>
          <w:szCs w:val="22"/>
          <w:shd w:val="clear" w:color="auto" w:fill="FCF6DB"/>
          <w:lang w:val="en"/>
        </w:rPr>
      </w:pPr>
      <w:r>
        <w:rPr>
          <w:snapToGrid/>
          <w:color w:val="000000"/>
          <w:sz w:val="22"/>
          <w:szCs w:val="22"/>
          <w:shd w:val="clear" w:color="auto" w:fill="FCF6DB"/>
          <w:lang w:val="en"/>
        </w:rPr>
        <w:t xml:space="preserve">            "numOfExchange": null,</w:t>
      </w:r>
    </w:p>
    <w:p w14:paraId="045CBD73">
      <w:pPr>
        <w:widowControl/>
        <w:shd w:val="clear" w:color="auto" w:fill="DBE5F1"/>
        <w:spacing w:before="0" w:line="240" w:lineRule="auto"/>
        <w:jc w:val="both"/>
        <w:rPr>
          <w:snapToGrid/>
          <w:color w:val="000000"/>
          <w:sz w:val="22"/>
          <w:szCs w:val="22"/>
          <w:shd w:val="clear" w:color="auto" w:fill="FCF6DB"/>
          <w:lang w:val="en"/>
        </w:rPr>
      </w:pPr>
      <w:r>
        <w:rPr>
          <w:snapToGrid/>
          <w:color w:val="000000"/>
          <w:sz w:val="22"/>
          <w:szCs w:val="22"/>
          <w:shd w:val="clear" w:color="auto" w:fill="FCF6DB"/>
          <w:lang w:val="en"/>
        </w:rPr>
        <w:t xml:space="preserve">            "createTime": 1663204962000,</w:t>
      </w:r>
    </w:p>
    <w:p w14:paraId="635A977B">
      <w:pPr>
        <w:widowControl/>
        <w:shd w:val="clear" w:color="auto" w:fill="DBE5F1"/>
        <w:spacing w:before="0" w:line="240" w:lineRule="auto"/>
        <w:jc w:val="both"/>
        <w:rPr>
          <w:snapToGrid/>
          <w:color w:val="000000"/>
          <w:sz w:val="22"/>
          <w:szCs w:val="22"/>
          <w:shd w:val="clear" w:color="auto" w:fill="FCF6DB"/>
          <w:lang w:val="en"/>
        </w:rPr>
      </w:pPr>
      <w:r>
        <w:rPr>
          <w:snapToGrid/>
          <w:color w:val="000000"/>
          <w:sz w:val="22"/>
          <w:szCs w:val="22"/>
          <w:shd w:val="clear" w:color="auto" w:fill="FCF6DB"/>
          <w:lang w:val="en"/>
        </w:rPr>
        <w:t xml:space="preserve">            "contractId": null,</w:t>
      </w:r>
    </w:p>
    <w:p w14:paraId="65564F86">
      <w:pPr>
        <w:widowControl/>
        <w:shd w:val="clear" w:color="auto" w:fill="DBE5F1"/>
        <w:spacing w:before="0" w:line="240" w:lineRule="auto"/>
        <w:jc w:val="both"/>
        <w:rPr>
          <w:snapToGrid/>
          <w:color w:val="000000"/>
          <w:sz w:val="22"/>
          <w:szCs w:val="22"/>
          <w:shd w:val="clear" w:color="auto" w:fill="FCF6DB"/>
          <w:lang w:val="en"/>
        </w:rPr>
      </w:pPr>
      <w:r>
        <w:rPr>
          <w:snapToGrid/>
          <w:color w:val="000000"/>
          <w:sz w:val="22"/>
          <w:szCs w:val="22"/>
          <w:shd w:val="clear" w:color="auto" w:fill="FCF6DB"/>
          <w:lang w:val="en"/>
        </w:rPr>
        <w:t xml:space="preserve">            "contractNo": null,</w:t>
      </w:r>
    </w:p>
    <w:p w14:paraId="39B8414F">
      <w:pPr>
        <w:widowControl/>
        <w:shd w:val="clear" w:color="auto" w:fill="DBE5F1"/>
        <w:spacing w:before="0" w:line="240" w:lineRule="auto"/>
        <w:jc w:val="both"/>
        <w:rPr>
          <w:snapToGrid/>
          <w:color w:val="000000"/>
          <w:sz w:val="22"/>
          <w:szCs w:val="22"/>
          <w:shd w:val="clear" w:color="auto" w:fill="FCF6DB"/>
          <w:lang w:val="en"/>
        </w:rPr>
      </w:pPr>
      <w:r>
        <w:rPr>
          <w:snapToGrid/>
          <w:color w:val="000000"/>
          <w:sz w:val="22"/>
          <w:szCs w:val="22"/>
          <w:shd w:val="clear" w:color="auto" w:fill="FCF6DB"/>
          <w:lang w:val="en"/>
        </w:rPr>
        <w:t xml:space="preserve">            "supplierTaxCode": "0100109106-509",</w:t>
      </w:r>
    </w:p>
    <w:p w14:paraId="1BAEE6EE">
      <w:pPr>
        <w:widowControl/>
        <w:shd w:val="clear" w:color="auto" w:fill="DBE5F1"/>
        <w:spacing w:before="0" w:line="240" w:lineRule="auto"/>
        <w:jc w:val="both"/>
        <w:rPr>
          <w:snapToGrid/>
          <w:color w:val="000000"/>
          <w:sz w:val="22"/>
          <w:szCs w:val="22"/>
          <w:shd w:val="clear" w:color="auto" w:fill="FCF6DB"/>
          <w:lang w:val="en"/>
        </w:rPr>
      </w:pPr>
      <w:r>
        <w:rPr>
          <w:snapToGrid/>
          <w:color w:val="000000"/>
          <w:sz w:val="22"/>
          <w:szCs w:val="22"/>
          <w:shd w:val="clear" w:color="auto" w:fill="FCF6DB"/>
          <w:lang w:val="en"/>
        </w:rPr>
        <w:t xml:space="preserve">            "buyerTaxCode": "",</w:t>
      </w:r>
    </w:p>
    <w:p w14:paraId="0717792C">
      <w:pPr>
        <w:widowControl/>
        <w:shd w:val="clear" w:color="auto" w:fill="DBE5F1"/>
        <w:spacing w:before="0" w:line="240" w:lineRule="auto"/>
        <w:jc w:val="both"/>
        <w:rPr>
          <w:snapToGrid/>
          <w:color w:val="000000"/>
          <w:sz w:val="22"/>
          <w:szCs w:val="22"/>
          <w:shd w:val="clear" w:color="auto" w:fill="FCF6DB"/>
          <w:lang w:val="en"/>
        </w:rPr>
      </w:pPr>
      <w:r>
        <w:rPr>
          <w:snapToGrid/>
          <w:color w:val="000000"/>
          <w:sz w:val="22"/>
          <w:szCs w:val="22"/>
          <w:shd w:val="clear" w:color="auto" w:fill="FCF6DB"/>
          <w:lang w:val="en"/>
        </w:rPr>
        <w:t xml:space="preserve">            "totalBeforeTax": 13627273.000000000,</w:t>
      </w:r>
    </w:p>
    <w:p w14:paraId="7B1C1235">
      <w:pPr>
        <w:widowControl/>
        <w:shd w:val="clear" w:color="auto" w:fill="DBE5F1"/>
        <w:spacing w:before="0" w:line="240" w:lineRule="auto"/>
        <w:jc w:val="both"/>
        <w:rPr>
          <w:snapToGrid/>
          <w:color w:val="000000"/>
          <w:sz w:val="22"/>
          <w:szCs w:val="22"/>
          <w:shd w:val="clear" w:color="auto" w:fill="FCF6DB"/>
          <w:lang w:val="en"/>
        </w:rPr>
      </w:pPr>
      <w:r>
        <w:rPr>
          <w:snapToGrid/>
          <w:color w:val="000000"/>
          <w:sz w:val="22"/>
          <w:szCs w:val="22"/>
          <w:shd w:val="clear" w:color="auto" w:fill="FCF6DB"/>
          <w:lang w:val="en"/>
        </w:rPr>
        <w:t xml:space="preserve">            "taxAmount": 0E-9,</w:t>
      </w:r>
    </w:p>
    <w:p w14:paraId="48234E32">
      <w:pPr>
        <w:widowControl/>
        <w:shd w:val="clear" w:color="auto" w:fill="DBE5F1"/>
        <w:spacing w:before="0" w:line="240" w:lineRule="auto"/>
        <w:jc w:val="both"/>
        <w:rPr>
          <w:snapToGrid/>
          <w:color w:val="000000"/>
          <w:sz w:val="22"/>
          <w:szCs w:val="22"/>
          <w:shd w:val="clear" w:color="auto" w:fill="FCF6DB"/>
          <w:lang w:val="en"/>
        </w:rPr>
      </w:pPr>
      <w:r>
        <w:rPr>
          <w:snapToGrid/>
          <w:color w:val="000000"/>
          <w:sz w:val="22"/>
          <w:szCs w:val="22"/>
          <w:shd w:val="clear" w:color="auto" w:fill="FCF6DB"/>
          <w:lang w:val="en"/>
        </w:rPr>
        <w:t xml:space="preserve">            "taxRate": null,</w:t>
      </w:r>
    </w:p>
    <w:p w14:paraId="6FFD0A25">
      <w:pPr>
        <w:widowControl/>
        <w:shd w:val="clear" w:color="auto" w:fill="DBE5F1"/>
        <w:spacing w:before="0" w:line="240" w:lineRule="auto"/>
        <w:jc w:val="both"/>
        <w:rPr>
          <w:snapToGrid/>
          <w:color w:val="000000"/>
          <w:sz w:val="22"/>
          <w:szCs w:val="22"/>
          <w:shd w:val="clear" w:color="auto" w:fill="FCF6DB"/>
          <w:lang w:val="en"/>
        </w:rPr>
      </w:pPr>
      <w:r>
        <w:rPr>
          <w:snapToGrid/>
          <w:color w:val="000000"/>
          <w:sz w:val="22"/>
          <w:szCs w:val="22"/>
          <w:shd w:val="clear" w:color="auto" w:fill="FCF6DB"/>
          <w:lang w:val="en"/>
        </w:rPr>
        <w:t xml:space="preserve">            "paymentMethod": "5",</w:t>
      </w:r>
    </w:p>
    <w:p w14:paraId="0A0CDCFC">
      <w:pPr>
        <w:widowControl/>
        <w:shd w:val="clear" w:color="auto" w:fill="DBE5F1"/>
        <w:spacing w:before="0" w:line="240" w:lineRule="auto"/>
        <w:jc w:val="both"/>
        <w:rPr>
          <w:snapToGrid/>
          <w:color w:val="000000"/>
          <w:sz w:val="22"/>
          <w:szCs w:val="22"/>
          <w:shd w:val="clear" w:color="auto" w:fill="FCF6DB"/>
          <w:lang w:val="en"/>
        </w:rPr>
      </w:pPr>
      <w:r>
        <w:rPr>
          <w:snapToGrid/>
          <w:color w:val="000000"/>
          <w:sz w:val="22"/>
          <w:szCs w:val="22"/>
          <w:shd w:val="clear" w:color="auto" w:fill="FCF6DB"/>
          <w:lang w:val="en"/>
        </w:rPr>
        <w:t xml:space="preserve">            "paymentTime": null,</w:t>
      </w:r>
    </w:p>
    <w:p w14:paraId="1FEF28AD">
      <w:pPr>
        <w:widowControl/>
        <w:shd w:val="clear" w:color="auto" w:fill="DBE5F1"/>
        <w:spacing w:before="0" w:line="240" w:lineRule="auto"/>
        <w:jc w:val="both"/>
        <w:rPr>
          <w:snapToGrid/>
          <w:color w:val="000000"/>
          <w:sz w:val="22"/>
          <w:szCs w:val="22"/>
          <w:shd w:val="clear" w:color="auto" w:fill="FCF6DB"/>
          <w:lang w:val="en"/>
        </w:rPr>
      </w:pPr>
      <w:r>
        <w:rPr>
          <w:snapToGrid/>
          <w:color w:val="000000"/>
          <w:sz w:val="22"/>
          <w:szCs w:val="22"/>
          <w:shd w:val="clear" w:color="auto" w:fill="FCF6DB"/>
          <w:lang w:val="en"/>
        </w:rPr>
        <w:t xml:space="preserve">            "customerId": null,</w:t>
      </w:r>
    </w:p>
    <w:p w14:paraId="7EE82BF1">
      <w:pPr>
        <w:widowControl/>
        <w:shd w:val="clear" w:color="auto" w:fill="DBE5F1"/>
        <w:spacing w:before="0" w:line="240" w:lineRule="auto"/>
        <w:jc w:val="both"/>
        <w:rPr>
          <w:snapToGrid/>
          <w:color w:val="000000"/>
          <w:sz w:val="22"/>
          <w:szCs w:val="22"/>
          <w:shd w:val="clear" w:color="auto" w:fill="FCF6DB"/>
          <w:lang w:val="en"/>
        </w:rPr>
      </w:pPr>
      <w:r>
        <w:rPr>
          <w:snapToGrid/>
          <w:color w:val="000000"/>
          <w:sz w:val="22"/>
          <w:szCs w:val="22"/>
          <w:shd w:val="clear" w:color="auto" w:fill="FCF6DB"/>
          <w:lang w:val="en"/>
        </w:rPr>
        <w:t xml:space="preserve">            "no": null,</w:t>
      </w:r>
    </w:p>
    <w:p w14:paraId="43E1FAA8">
      <w:pPr>
        <w:widowControl/>
        <w:shd w:val="clear" w:color="auto" w:fill="DBE5F1"/>
        <w:spacing w:before="0" w:line="240" w:lineRule="auto"/>
        <w:jc w:val="both"/>
        <w:rPr>
          <w:snapToGrid/>
          <w:color w:val="000000"/>
          <w:sz w:val="22"/>
          <w:szCs w:val="22"/>
          <w:shd w:val="clear" w:color="auto" w:fill="FCF6DB"/>
          <w:lang w:val="en"/>
        </w:rPr>
      </w:pPr>
      <w:r>
        <w:rPr>
          <w:snapToGrid/>
          <w:color w:val="000000"/>
          <w:sz w:val="22"/>
          <w:szCs w:val="22"/>
          <w:shd w:val="clear" w:color="auto" w:fill="FCF6DB"/>
          <w:lang w:val="en"/>
        </w:rPr>
        <w:t xml:space="preserve">            "paymentStatusName": "Đã thanh toán",</w:t>
      </w:r>
    </w:p>
    <w:p w14:paraId="0AB3DFEC">
      <w:pPr>
        <w:widowControl/>
        <w:shd w:val="clear" w:color="auto" w:fill="DBE5F1"/>
        <w:spacing w:before="0" w:line="240" w:lineRule="auto"/>
        <w:jc w:val="both"/>
        <w:rPr>
          <w:snapToGrid/>
          <w:color w:val="000000"/>
          <w:sz w:val="22"/>
          <w:szCs w:val="22"/>
          <w:shd w:val="clear" w:color="auto" w:fill="FCF6DB"/>
          <w:lang w:val="en"/>
        </w:rPr>
      </w:pPr>
      <w:r>
        <w:rPr>
          <w:snapToGrid/>
          <w:color w:val="000000"/>
          <w:sz w:val="22"/>
          <w:szCs w:val="22"/>
          <w:shd w:val="clear" w:color="auto" w:fill="FCF6DB"/>
          <w:lang w:val="en"/>
        </w:rPr>
        <w:t xml:space="preserve">            "buyerName": "Nguyễn văn A",</w:t>
      </w:r>
    </w:p>
    <w:p w14:paraId="10F2A6EF">
      <w:pPr>
        <w:widowControl/>
        <w:shd w:val="clear" w:color="auto" w:fill="DBE5F1"/>
        <w:spacing w:before="0" w:line="240" w:lineRule="auto"/>
        <w:jc w:val="both"/>
        <w:rPr>
          <w:snapToGrid/>
          <w:color w:val="000000"/>
          <w:sz w:val="22"/>
          <w:szCs w:val="22"/>
          <w:shd w:val="clear" w:color="auto" w:fill="FCF6DB"/>
          <w:lang w:val="en"/>
        </w:rPr>
      </w:pPr>
      <w:r>
        <w:rPr>
          <w:snapToGrid/>
          <w:color w:val="000000"/>
          <w:sz w:val="22"/>
          <w:szCs w:val="22"/>
          <w:shd w:val="clear" w:color="auto" w:fill="FCF6DB"/>
          <w:lang w:val="en"/>
        </w:rPr>
        <w:t xml:space="preserve">            "transactionUuid": "E8AE136CEF1272AAE05324011E0A9838"</w:t>
      </w:r>
    </w:p>
    <w:p w14:paraId="3C99EAFD">
      <w:pPr>
        <w:widowControl/>
        <w:shd w:val="clear" w:color="auto" w:fill="DBE5F1"/>
        <w:spacing w:before="0" w:line="240" w:lineRule="auto"/>
        <w:jc w:val="both"/>
        <w:rPr>
          <w:snapToGrid/>
          <w:color w:val="000000"/>
          <w:sz w:val="22"/>
          <w:szCs w:val="22"/>
          <w:shd w:val="clear" w:color="auto" w:fill="FCF6DB"/>
          <w:lang w:val="en"/>
        </w:rPr>
      </w:pPr>
      <w:r>
        <w:rPr>
          <w:snapToGrid/>
          <w:color w:val="000000"/>
          <w:sz w:val="22"/>
          <w:szCs w:val="22"/>
          <w:shd w:val="clear" w:color="auto" w:fill="FCF6DB"/>
          <w:lang w:val="en"/>
        </w:rPr>
        <w:t xml:space="preserve">             </w:t>
      </w:r>
      <w:r>
        <w:rPr>
          <w:snapToGrid/>
          <w:color w:val="A31515"/>
          <w:sz w:val="22"/>
          <w:szCs w:val="22"/>
        </w:rPr>
        <w:t>"originalInvoiceId"</w:t>
      </w:r>
      <w:r>
        <w:rPr>
          <w:snapToGrid/>
          <w:color w:val="000000"/>
          <w:sz w:val="22"/>
          <w:szCs w:val="22"/>
        </w:rPr>
        <w:t>: </w:t>
      </w:r>
      <w:r>
        <w:rPr>
          <w:snapToGrid/>
          <w:color w:val="0451A5"/>
          <w:sz w:val="22"/>
          <w:szCs w:val="22"/>
        </w:rPr>
        <w:t>"K22THY32"</w:t>
      </w:r>
    </w:p>
    <w:p w14:paraId="66851937">
      <w:pPr>
        <w:widowControl/>
        <w:shd w:val="clear" w:color="auto" w:fill="DBE5F1"/>
        <w:spacing w:before="0" w:line="240" w:lineRule="auto"/>
        <w:jc w:val="both"/>
        <w:rPr>
          <w:snapToGrid/>
          <w:color w:val="000000"/>
          <w:sz w:val="22"/>
          <w:szCs w:val="22"/>
          <w:shd w:val="clear" w:color="auto" w:fill="FCF6DB"/>
          <w:lang w:val="en"/>
        </w:rPr>
      </w:pPr>
      <w:r>
        <w:rPr>
          <w:snapToGrid/>
          <w:color w:val="000000"/>
          <w:sz w:val="22"/>
          <w:szCs w:val="22"/>
          <w:shd w:val="clear" w:color="auto" w:fill="FCF6DB"/>
          <w:lang w:val="en"/>
        </w:rPr>
        <w:t xml:space="preserve">        }</w:t>
      </w:r>
    </w:p>
    <w:p w14:paraId="760520E7">
      <w:pPr>
        <w:widowControl/>
        <w:shd w:val="clear" w:color="auto" w:fill="DBE5F1"/>
        <w:spacing w:before="0" w:line="240" w:lineRule="auto"/>
        <w:jc w:val="both"/>
        <w:rPr>
          <w:snapToGrid/>
          <w:color w:val="000000"/>
          <w:sz w:val="22"/>
          <w:szCs w:val="22"/>
          <w:shd w:val="clear" w:color="auto" w:fill="FCF6DB"/>
          <w:lang w:val="en"/>
        </w:rPr>
      </w:pPr>
      <w:r>
        <w:rPr>
          <w:snapToGrid/>
          <w:color w:val="000000"/>
          <w:sz w:val="22"/>
          <w:szCs w:val="22"/>
          <w:shd w:val="clear" w:color="auto" w:fill="FCF6DB"/>
          <w:lang w:val="en"/>
        </w:rPr>
        <w:t xml:space="preserve">    ]</w:t>
      </w:r>
    </w:p>
    <w:p w14:paraId="0C053497">
      <w:pPr>
        <w:widowControl/>
        <w:shd w:val="clear" w:color="auto" w:fill="DBE5F1"/>
        <w:spacing w:before="0" w:line="240" w:lineRule="auto"/>
        <w:jc w:val="both"/>
        <w:rPr>
          <w:sz w:val="22"/>
          <w:szCs w:val="22"/>
        </w:rPr>
      </w:pPr>
      <w:r>
        <w:rPr>
          <w:snapToGrid/>
          <w:color w:val="000000"/>
          <w:sz w:val="22"/>
          <w:szCs w:val="22"/>
          <w:shd w:val="clear" w:color="auto" w:fill="FCF6DB"/>
          <w:lang w:val="en"/>
        </w:rPr>
        <w:t>}</w:t>
      </w:r>
    </w:p>
    <w:p w14:paraId="140C996A">
      <w:pPr>
        <w:ind w:left="0"/>
        <w:rPr>
          <w:sz w:val="22"/>
          <w:szCs w:val="22"/>
        </w:rPr>
      </w:pPr>
    </w:p>
    <w:p w14:paraId="78FB6755">
      <w:pPr>
        <w:pStyle w:val="124"/>
        <w:rPr>
          <w:sz w:val="22"/>
          <w:szCs w:val="22"/>
        </w:rPr>
      </w:pPr>
      <w:bookmarkStart w:id="48" w:name="_Toc115266196"/>
      <w:r>
        <w:rPr>
          <w:sz w:val="22"/>
          <w:szCs w:val="22"/>
        </w:rPr>
        <w:t>Gửi email hoá đơn cho khách hàng</w:t>
      </w:r>
      <w:bookmarkEnd w:id="48"/>
    </w:p>
    <w:p w14:paraId="2096F349">
      <w:pPr>
        <w:pStyle w:val="4"/>
        <w:rPr>
          <w:sz w:val="22"/>
          <w:szCs w:val="22"/>
        </w:rPr>
      </w:pPr>
      <w:r>
        <w:rPr>
          <w:sz w:val="22"/>
          <w:szCs w:val="22"/>
        </w:rPr>
        <w:t>- Trong trường hợp khách hàng đã cấu hình email server và biểu mẫu email trên hệ thống SInvoice, hệ thống sẽ tự động thực hiện gửi email cho người mua khi trong thông tin hóa đơn có email. API này cho phép phần mềm tích hợp chủ động việc gửi email cho khách hàng, trong trường hợp cấu hình của email là không hoạt động hoặc muốn gửi lại email cho khách hàng khi có yêu cầu.</w:t>
      </w:r>
    </w:p>
    <w:p w14:paraId="351DB4B7">
      <w:pPr>
        <w:pStyle w:val="4"/>
        <w:rPr>
          <w:sz w:val="22"/>
          <w:szCs w:val="22"/>
          <w:lang w:val="vi-VN"/>
        </w:rPr>
      </w:pPr>
      <w:r>
        <w:rPr>
          <w:sz w:val="22"/>
          <w:szCs w:val="22"/>
          <w:lang w:val="vi-VN"/>
        </w:rPr>
        <w:t>- API này có kiểm tra cấu hình gửi email các loại hóa đơn</w:t>
      </w:r>
    </w:p>
    <w:p w14:paraId="6553A14B">
      <w:pPr>
        <w:ind w:left="0"/>
        <w:rPr>
          <w:sz w:val="22"/>
          <w:szCs w:val="22"/>
        </w:rPr>
      </w:pPr>
      <w:r>
        <w:rPr>
          <w:sz w:val="22"/>
          <w:szCs w:val="22"/>
        </w:rPr>
        <w:t xml:space="preserve">- </w:t>
      </w:r>
      <w:r>
        <w:rPr>
          <w:b/>
          <w:sz w:val="22"/>
          <w:szCs w:val="22"/>
        </w:rPr>
        <w:t>Chú ý:</w:t>
      </w:r>
      <w:r>
        <w:rPr>
          <w:sz w:val="22"/>
          <w:szCs w:val="22"/>
        </w:rPr>
        <w:t xml:space="preserve"> </w:t>
      </w:r>
    </w:p>
    <w:p w14:paraId="5F6D71DC">
      <w:pPr>
        <w:ind w:left="0"/>
        <w:rPr>
          <w:i/>
          <w:sz w:val="22"/>
          <w:szCs w:val="22"/>
        </w:rPr>
      </w:pPr>
      <w:r>
        <w:rPr>
          <w:i/>
          <w:sz w:val="22"/>
          <w:szCs w:val="22"/>
        </w:rPr>
        <w:t>+ Bổ sung đường link tra cứu hóa đơn theo mã bí mật trong email hóa đơn gửi cho người mua.</w:t>
      </w:r>
    </w:p>
    <w:p w14:paraId="09770CB1">
      <w:pPr>
        <w:ind w:left="0"/>
        <w:rPr>
          <w:i/>
          <w:sz w:val="22"/>
          <w:szCs w:val="22"/>
        </w:rPr>
      </w:pPr>
      <w:r>
        <w:rPr>
          <w:i/>
          <w:sz w:val="22"/>
          <w:szCs w:val="22"/>
        </w:rPr>
        <w:t xml:space="preserve">+ </w:t>
      </w:r>
      <w:r>
        <w:rPr>
          <w:bCs/>
          <w:i/>
          <w:sz w:val="22"/>
          <w:szCs w:val="22"/>
        </w:rPr>
        <w:t>Trường hợp dữ liệu hợp lệ, hệ thống gửi email hóa đơn cho người mua theo biểu mẫu đã cấu hình, thay thế các thông tin trong dấu {} bằng thông tin của hóa đơn/người bán như hiện tại, bổ sung thêm đường link tra cứu hóa đơn theo mã bí mật tại tham số {link-invoice-search}.</w:t>
      </w:r>
    </w:p>
    <w:p w14:paraId="52730CC2">
      <w:pPr>
        <w:pStyle w:val="93"/>
        <w:widowControl w:val="0"/>
        <w:numPr>
          <w:ilvl w:val="0"/>
          <w:numId w:val="25"/>
        </w:numPr>
        <w:spacing w:before="120" w:line="360" w:lineRule="auto"/>
        <w:contextualSpacing/>
        <w:jc w:val="both"/>
        <w:rPr>
          <w:rFonts w:ascii="Times New Roman" w:hAnsi="Times New Roman"/>
          <w:b/>
          <w:color w:val="0000FF"/>
        </w:rPr>
      </w:pPr>
      <w:r>
        <w:rPr>
          <w:rFonts w:ascii="Times New Roman" w:hAnsi="Times New Roman"/>
          <w:b/>
          <w:color w:val="0000FF"/>
        </w:rPr>
        <w:t>Đầu vào:</w:t>
      </w:r>
    </w:p>
    <w:p w14:paraId="33EF1FB1">
      <w:pPr>
        <w:numPr>
          <w:ilvl w:val="0"/>
          <w:numId w:val="17"/>
        </w:numPr>
        <w:snapToGrid w:val="0"/>
        <w:jc w:val="both"/>
        <w:rPr>
          <w:sz w:val="22"/>
          <w:szCs w:val="22"/>
        </w:rPr>
      </w:pPr>
      <w:r>
        <w:rPr>
          <w:sz w:val="22"/>
          <w:szCs w:val="22"/>
        </w:rPr>
        <w:t xml:space="preserve">Action (POST): </w:t>
      </w:r>
      <w:r>
        <w:rPr>
          <w:rStyle w:val="34"/>
          <w:sz w:val="22"/>
          <w:szCs w:val="22"/>
        </w:rPr>
        <w:fldChar w:fldCharType="begin"/>
      </w:r>
      <w:r>
        <w:rPr>
          <w:rStyle w:val="34"/>
          <w:sz w:val="22"/>
          <w:szCs w:val="22"/>
        </w:rPr>
        <w:instrText xml:space="preserve"> HYPERLINK "https://10.60.108.210:8273/InvoiceAPI/InvoiceWS/createBatchInvoice/0100109106" </w:instrText>
      </w:r>
      <w:r>
        <w:rPr>
          <w:rStyle w:val="34"/>
          <w:sz w:val="22"/>
          <w:szCs w:val="22"/>
        </w:rPr>
        <w:fldChar w:fldCharType="separate"/>
      </w:r>
      <w:r>
        <w:rPr>
          <w:rStyle w:val="34"/>
          <w:sz w:val="22"/>
          <w:szCs w:val="22"/>
        </w:rPr>
        <w:t>/InvoiceAPI/</w:t>
      </w:r>
      <w:r>
        <w:rPr>
          <w:rStyle w:val="34"/>
          <w:sz w:val="22"/>
          <w:szCs w:val="22"/>
        </w:rPr>
        <w:fldChar w:fldCharType="end"/>
      </w:r>
      <w:r>
        <w:rPr>
          <w:rStyle w:val="34"/>
          <w:sz w:val="22"/>
          <w:szCs w:val="22"/>
        </w:rPr>
        <w:t>InvoiceUtilsWS/sendHtmlMailProcess</w:t>
      </w:r>
    </w:p>
    <w:p w14:paraId="343EF802">
      <w:pPr>
        <w:numPr>
          <w:ilvl w:val="0"/>
          <w:numId w:val="17"/>
        </w:numPr>
        <w:jc w:val="both"/>
        <w:rPr>
          <w:sz w:val="22"/>
          <w:szCs w:val="22"/>
        </w:rPr>
      </w:pPr>
      <w:r>
        <w:rPr>
          <w:sz w:val="22"/>
          <w:szCs w:val="22"/>
        </w:rPr>
        <w:t>Headers:</w:t>
      </w:r>
    </w:p>
    <w:p w14:paraId="35FFD187">
      <w:pPr>
        <w:ind w:left="720"/>
        <w:jc w:val="both"/>
        <w:rPr>
          <w:sz w:val="22"/>
          <w:szCs w:val="22"/>
          <w:lang w:val="en"/>
        </w:rPr>
      </w:pPr>
      <w:r>
        <w:rPr>
          <w:sz w:val="22"/>
          <w:szCs w:val="22"/>
          <w:lang w:val="en"/>
        </w:rPr>
        <w:t>+ Cookie: giá trị access_token hoặc Authorization: username/pass như đăng nhập trên web</w:t>
      </w:r>
    </w:p>
    <w:p w14:paraId="1B01767C">
      <w:pPr>
        <w:ind w:left="0" w:firstLine="720"/>
        <w:contextualSpacing/>
        <w:rPr>
          <w:b/>
          <w:color w:val="0000FF"/>
          <w:sz w:val="22"/>
          <w:szCs w:val="22"/>
          <w:lang w:val="fr-FR"/>
        </w:rPr>
      </w:pPr>
      <w:r>
        <w:rPr>
          <w:sz w:val="22"/>
          <w:szCs w:val="22"/>
          <w:lang w:val="fr-FR"/>
        </w:rPr>
        <w:t xml:space="preserve">+ Content-Type : application/json </w:t>
      </w:r>
    </w:p>
    <w:p w14:paraId="10120EDC">
      <w:pPr>
        <w:pStyle w:val="93"/>
        <w:widowControl w:val="0"/>
        <w:numPr>
          <w:ilvl w:val="0"/>
          <w:numId w:val="27"/>
        </w:numPr>
        <w:snapToGrid w:val="0"/>
        <w:spacing w:before="120" w:line="360" w:lineRule="auto"/>
        <w:contextualSpacing/>
        <w:jc w:val="both"/>
        <w:rPr>
          <w:rFonts w:ascii="Times New Roman" w:hAnsi="Times New Roman"/>
        </w:rPr>
      </w:pPr>
      <w:r>
        <w:rPr>
          <w:rFonts w:ascii="Times New Roman" w:hAnsi="Times New Roman"/>
        </w:rPr>
        <w:t>Các tham số sendHtmlMailProcess</w:t>
      </w:r>
    </w:p>
    <w:tbl>
      <w:tblPr>
        <w:tblStyle w:val="13"/>
        <w:tblW w:w="896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7"/>
        <w:gridCol w:w="2524"/>
        <w:gridCol w:w="4315"/>
      </w:tblGrid>
      <w:tr w14:paraId="41B455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jc w:val="center"/>
        </w:trPr>
        <w:tc>
          <w:tcPr>
            <w:tcW w:w="2127" w:type="dxa"/>
            <w:shd w:val="clear" w:color="auto" w:fill="D9D9D9"/>
            <w:noWrap w:val="0"/>
            <w:vAlign w:val="top"/>
          </w:tcPr>
          <w:p w14:paraId="18848D8B">
            <w:pPr>
              <w:ind w:left="0"/>
              <w:jc w:val="center"/>
              <w:rPr>
                <w:b/>
                <w:bCs/>
                <w:color w:val="000000"/>
                <w:sz w:val="22"/>
                <w:szCs w:val="22"/>
              </w:rPr>
            </w:pPr>
            <w:r>
              <w:rPr>
                <w:b/>
                <w:bCs/>
                <w:color w:val="000000"/>
                <w:sz w:val="22"/>
                <w:szCs w:val="22"/>
              </w:rPr>
              <w:t>Tên tham số</w:t>
            </w:r>
          </w:p>
        </w:tc>
        <w:tc>
          <w:tcPr>
            <w:tcW w:w="2524" w:type="dxa"/>
            <w:shd w:val="clear" w:color="auto" w:fill="D9D9D9"/>
            <w:noWrap w:val="0"/>
            <w:vAlign w:val="top"/>
          </w:tcPr>
          <w:p w14:paraId="5708BE10">
            <w:pPr>
              <w:ind w:left="0"/>
              <w:jc w:val="center"/>
              <w:rPr>
                <w:b/>
                <w:bCs/>
                <w:color w:val="000000"/>
                <w:sz w:val="22"/>
                <w:szCs w:val="22"/>
              </w:rPr>
            </w:pPr>
            <w:r>
              <w:rPr>
                <w:b/>
                <w:bCs/>
                <w:color w:val="000000"/>
                <w:sz w:val="22"/>
                <w:szCs w:val="22"/>
              </w:rPr>
              <w:t>Kiểu dữ liệu, ràng buộc</w:t>
            </w:r>
          </w:p>
        </w:tc>
        <w:tc>
          <w:tcPr>
            <w:tcW w:w="4315" w:type="dxa"/>
            <w:shd w:val="clear" w:color="auto" w:fill="D9D9D9"/>
            <w:noWrap w:val="0"/>
            <w:vAlign w:val="top"/>
          </w:tcPr>
          <w:p w14:paraId="4BEA928E">
            <w:pPr>
              <w:ind w:left="0"/>
              <w:jc w:val="center"/>
              <w:rPr>
                <w:b/>
                <w:bCs/>
                <w:color w:val="000000"/>
                <w:sz w:val="22"/>
                <w:szCs w:val="22"/>
              </w:rPr>
            </w:pPr>
            <w:r>
              <w:rPr>
                <w:b/>
                <w:bCs/>
                <w:color w:val="000000"/>
                <w:sz w:val="22"/>
                <w:szCs w:val="22"/>
              </w:rPr>
              <w:t>Mô tả</w:t>
            </w:r>
          </w:p>
        </w:tc>
      </w:tr>
      <w:tr w14:paraId="78FD54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8" w:hRule="atLeast"/>
          <w:jc w:val="center"/>
        </w:trPr>
        <w:tc>
          <w:tcPr>
            <w:tcW w:w="2127" w:type="dxa"/>
            <w:noWrap w:val="0"/>
            <w:vAlign w:val="top"/>
          </w:tcPr>
          <w:p w14:paraId="1BE0C7DF">
            <w:pPr>
              <w:spacing w:before="0"/>
              <w:ind w:left="0"/>
              <w:jc w:val="both"/>
              <w:rPr>
                <w:sz w:val="22"/>
                <w:szCs w:val="22"/>
              </w:rPr>
            </w:pPr>
            <w:r>
              <w:rPr>
                <w:sz w:val="22"/>
                <w:szCs w:val="22"/>
              </w:rPr>
              <w:t>supplierTaxCode</w:t>
            </w:r>
          </w:p>
        </w:tc>
        <w:tc>
          <w:tcPr>
            <w:tcW w:w="2524" w:type="dxa"/>
            <w:noWrap w:val="0"/>
            <w:vAlign w:val="top"/>
          </w:tcPr>
          <w:p w14:paraId="1EBA62D8">
            <w:pPr>
              <w:spacing w:before="0"/>
              <w:ind w:left="0"/>
              <w:jc w:val="both"/>
              <w:rPr>
                <w:sz w:val="22"/>
                <w:szCs w:val="22"/>
              </w:rPr>
            </w:pPr>
            <w:r>
              <w:rPr>
                <w:sz w:val="22"/>
                <w:szCs w:val="22"/>
              </w:rPr>
              <w:t>Required : true</w:t>
            </w:r>
          </w:p>
          <w:p w14:paraId="6E8E0C2C">
            <w:pPr>
              <w:spacing w:before="0"/>
              <w:ind w:left="0"/>
              <w:jc w:val="both"/>
              <w:rPr>
                <w:sz w:val="22"/>
                <w:szCs w:val="22"/>
              </w:rPr>
            </w:pPr>
            <w:r>
              <w:rPr>
                <w:sz w:val="22"/>
                <w:szCs w:val="22"/>
              </w:rPr>
              <w:t>DataType: String</w:t>
            </w:r>
          </w:p>
          <w:p w14:paraId="1210993B">
            <w:pPr>
              <w:spacing w:before="0"/>
              <w:ind w:left="0"/>
              <w:jc w:val="both"/>
              <w:rPr>
                <w:sz w:val="22"/>
                <w:szCs w:val="22"/>
              </w:rPr>
            </w:pPr>
            <w:r>
              <w:rPr>
                <w:sz w:val="22"/>
                <w:szCs w:val="22"/>
              </w:rPr>
              <w:t xml:space="preserve">Minlength : </w:t>
            </w:r>
          </w:p>
          <w:p w14:paraId="5254D09E">
            <w:pPr>
              <w:spacing w:before="0"/>
              <w:ind w:left="0"/>
              <w:jc w:val="both"/>
              <w:rPr>
                <w:sz w:val="22"/>
                <w:szCs w:val="22"/>
              </w:rPr>
            </w:pPr>
            <w:r>
              <w:rPr>
                <w:sz w:val="22"/>
                <w:szCs w:val="22"/>
              </w:rPr>
              <w:t>Maxlength : 20</w:t>
            </w:r>
          </w:p>
          <w:p w14:paraId="622BD16C">
            <w:pPr>
              <w:spacing w:before="0"/>
              <w:ind w:left="0"/>
              <w:jc w:val="both"/>
              <w:rPr>
                <w:sz w:val="22"/>
                <w:szCs w:val="22"/>
              </w:rPr>
            </w:pPr>
            <w:r>
              <w:rPr>
                <w:sz w:val="22"/>
                <w:szCs w:val="22"/>
              </w:rPr>
              <w:t>Format : [0-9-]+</w:t>
            </w:r>
          </w:p>
        </w:tc>
        <w:tc>
          <w:tcPr>
            <w:tcW w:w="4315" w:type="dxa"/>
            <w:noWrap w:val="0"/>
            <w:vAlign w:val="top"/>
          </w:tcPr>
          <w:p w14:paraId="66682070">
            <w:pPr>
              <w:spacing w:before="0"/>
              <w:ind w:left="0"/>
              <w:jc w:val="both"/>
              <w:rPr>
                <w:sz w:val="22"/>
                <w:szCs w:val="22"/>
              </w:rPr>
            </w:pPr>
            <w:r>
              <w:rPr>
                <w:sz w:val="22"/>
                <w:szCs w:val="22"/>
              </w:rPr>
              <w:t>Mã số thuế của doanh nghiệp/chi nhánh phát hành hóa đơn. Một doanh nghiệp có thể có nhiều mã số thuế</w:t>
            </w:r>
          </w:p>
          <w:p w14:paraId="36C037DB">
            <w:pPr>
              <w:spacing w:before="0"/>
              <w:ind w:left="0"/>
              <w:jc w:val="both"/>
              <w:rPr>
                <w:sz w:val="22"/>
                <w:szCs w:val="22"/>
              </w:rPr>
            </w:pPr>
            <w:r>
              <w:rPr>
                <w:sz w:val="22"/>
                <w:szCs w:val="22"/>
              </w:rPr>
              <w:t xml:space="preserve">Mẫu 1: 0312770607 </w:t>
            </w:r>
          </w:p>
          <w:p w14:paraId="4E4EF72C">
            <w:pPr>
              <w:spacing w:before="0"/>
              <w:ind w:left="0"/>
              <w:jc w:val="both"/>
              <w:rPr>
                <w:sz w:val="22"/>
                <w:szCs w:val="22"/>
              </w:rPr>
            </w:pPr>
            <w:r>
              <w:rPr>
                <w:sz w:val="22"/>
                <w:szCs w:val="22"/>
              </w:rPr>
              <w:t>Mẫu 2: 0312770607-001</w:t>
            </w:r>
          </w:p>
          <w:p w14:paraId="6E8C4CB6">
            <w:pPr>
              <w:spacing w:before="0"/>
              <w:ind w:left="0"/>
              <w:jc w:val="both"/>
              <w:rPr>
                <w:sz w:val="22"/>
                <w:szCs w:val="22"/>
              </w:rPr>
            </w:pPr>
          </w:p>
        </w:tc>
      </w:tr>
      <w:tr w14:paraId="73361B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6" w:hRule="atLeast"/>
          <w:jc w:val="center"/>
        </w:trPr>
        <w:tc>
          <w:tcPr>
            <w:tcW w:w="2127" w:type="dxa"/>
            <w:noWrap w:val="0"/>
            <w:vAlign w:val="top"/>
          </w:tcPr>
          <w:p w14:paraId="00A79B99">
            <w:pPr>
              <w:spacing w:before="0"/>
              <w:ind w:left="0"/>
              <w:jc w:val="both"/>
              <w:rPr>
                <w:sz w:val="22"/>
                <w:szCs w:val="22"/>
              </w:rPr>
            </w:pPr>
            <w:r>
              <w:rPr>
                <w:sz w:val="22"/>
                <w:szCs w:val="22"/>
              </w:rPr>
              <w:t>lstTransactionUuid</w:t>
            </w:r>
          </w:p>
        </w:tc>
        <w:tc>
          <w:tcPr>
            <w:tcW w:w="2524" w:type="dxa"/>
            <w:noWrap w:val="0"/>
            <w:vAlign w:val="top"/>
          </w:tcPr>
          <w:p w14:paraId="39703DC6">
            <w:pPr>
              <w:spacing w:before="0"/>
              <w:ind w:left="0"/>
              <w:jc w:val="both"/>
              <w:rPr>
                <w:sz w:val="22"/>
                <w:szCs w:val="22"/>
              </w:rPr>
            </w:pPr>
            <w:r>
              <w:rPr>
                <w:sz w:val="22"/>
                <w:szCs w:val="22"/>
              </w:rPr>
              <w:t>Required : true</w:t>
            </w:r>
          </w:p>
          <w:p w14:paraId="35B9F695">
            <w:pPr>
              <w:spacing w:before="0"/>
              <w:ind w:left="0"/>
              <w:jc w:val="both"/>
              <w:rPr>
                <w:sz w:val="22"/>
                <w:szCs w:val="22"/>
              </w:rPr>
            </w:pPr>
            <w:r>
              <w:rPr>
                <w:sz w:val="22"/>
                <w:szCs w:val="22"/>
              </w:rPr>
              <w:t>DataType: String</w:t>
            </w:r>
          </w:p>
        </w:tc>
        <w:tc>
          <w:tcPr>
            <w:tcW w:w="4315" w:type="dxa"/>
            <w:noWrap w:val="0"/>
            <w:vAlign w:val="top"/>
          </w:tcPr>
          <w:p w14:paraId="5D55BB77">
            <w:pPr>
              <w:spacing w:before="0"/>
              <w:ind w:left="0"/>
              <w:jc w:val="both"/>
              <w:rPr>
                <w:sz w:val="22"/>
                <w:szCs w:val="22"/>
              </w:rPr>
            </w:pPr>
            <w:r>
              <w:rPr>
                <w:sz w:val="22"/>
                <w:szCs w:val="22"/>
              </w:rPr>
              <w:t>Danh sách key request, mỗi transactionUuid tương ứng với 1 hoá đơn (Validate độ dài transactionUuid trong khoảng 10 – 36 ký tự). Các transactionUuid cách nhau bởi dấu “,”</w:t>
            </w:r>
          </w:p>
        </w:tc>
      </w:tr>
    </w:tbl>
    <w:p w14:paraId="1D145656">
      <w:pPr>
        <w:ind w:left="0"/>
        <w:jc w:val="both"/>
        <w:rPr>
          <w:sz w:val="22"/>
          <w:szCs w:val="22"/>
        </w:rPr>
      </w:pPr>
    </w:p>
    <w:p w14:paraId="3DF4FFF8">
      <w:pPr>
        <w:jc w:val="both"/>
        <w:rPr>
          <w:sz w:val="22"/>
          <w:szCs w:val="22"/>
        </w:rPr>
      </w:pPr>
      <w:r>
        <w:rPr>
          <w:sz w:val="22"/>
          <w:szCs w:val="22"/>
        </w:rPr>
        <w:t>Vị dụ mẫu và các trường dữ liệu:</w:t>
      </w:r>
    </w:p>
    <w:p w14:paraId="4C87FE50">
      <w:pPr>
        <w:pStyle w:val="4"/>
        <w:numPr>
          <w:ilvl w:val="0"/>
          <w:numId w:val="17"/>
        </w:numPr>
        <w:rPr>
          <w:sz w:val="22"/>
          <w:szCs w:val="22"/>
        </w:rPr>
      </w:pPr>
      <w:r>
        <w:rPr>
          <w:sz w:val="22"/>
          <w:szCs w:val="22"/>
        </w:rPr>
        <w:t>JSON:</w:t>
      </w:r>
    </w:p>
    <w:p w14:paraId="1161A14F">
      <w:pPr>
        <w:shd w:val="clear" w:color="auto" w:fill="C6D9F1"/>
        <w:ind w:left="720"/>
        <w:jc w:val="both"/>
        <w:rPr>
          <w:color w:val="833C0B"/>
          <w:sz w:val="22"/>
          <w:szCs w:val="22"/>
        </w:rPr>
      </w:pPr>
      <w:r>
        <w:rPr>
          <w:color w:val="833C0B"/>
          <w:sz w:val="22"/>
          <w:szCs w:val="22"/>
        </w:rPr>
        <w:t>{</w:t>
      </w:r>
    </w:p>
    <w:p w14:paraId="426B172D">
      <w:pPr>
        <w:shd w:val="clear" w:color="auto" w:fill="C6D9F1"/>
        <w:ind w:left="720"/>
        <w:jc w:val="both"/>
        <w:rPr>
          <w:color w:val="833C0B"/>
          <w:sz w:val="22"/>
          <w:szCs w:val="22"/>
        </w:rPr>
      </w:pPr>
      <w:r>
        <w:rPr>
          <w:color w:val="833C0B"/>
          <w:sz w:val="22"/>
          <w:szCs w:val="22"/>
        </w:rPr>
        <w:tab/>
      </w:r>
      <w:r>
        <w:rPr>
          <w:color w:val="833C0B"/>
          <w:sz w:val="22"/>
          <w:szCs w:val="22"/>
        </w:rPr>
        <w:t>"supplierTaxCode":"0100109106-712s",</w:t>
      </w:r>
    </w:p>
    <w:p w14:paraId="1EC5C66A">
      <w:pPr>
        <w:shd w:val="clear" w:color="auto" w:fill="C6D9F1"/>
        <w:ind w:left="720"/>
        <w:jc w:val="both"/>
        <w:rPr>
          <w:color w:val="833C0B"/>
          <w:sz w:val="22"/>
          <w:szCs w:val="22"/>
        </w:rPr>
      </w:pPr>
      <w:r>
        <w:rPr>
          <w:color w:val="833C0B"/>
          <w:sz w:val="22"/>
          <w:szCs w:val="22"/>
        </w:rPr>
        <w:tab/>
      </w:r>
      <w:r>
        <w:rPr>
          <w:color w:val="833C0B"/>
          <w:sz w:val="22"/>
          <w:szCs w:val="22"/>
        </w:rPr>
        <w:t>"lstTransactionUuid":"idtest9999999999,testuuid8888888,transactionUuid123"</w:t>
      </w:r>
    </w:p>
    <w:p w14:paraId="74949EB2">
      <w:pPr>
        <w:shd w:val="clear" w:color="auto" w:fill="C6D9F1"/>
        <w:ind w:left="720"/>
        <w:jc w:val="both"/>
        <w:rPr>
          <w:color w:val="833C0B"/>
          <w:sz w:val="22"/>
          <w:szCs w:val="22"/>
        </w:rPr>
      </w:pPr>
      <w:r>
        <w:rPr>
          <w:color w:val="833C0B"/>
          <w:sz w:val="22"/>
          <w:szCs w:val="22"/>
        </w:rPr>
        <w:t>}</w:t>
      </w:r>
    </w:p>
    <w:p w14:paraId="7830B4D2">
      <w:pPr>
        <w:ind w:left="0"/>
        <w:jc w:val="both"/>
        <w:rPr>
          <w:b/>
          <w:color w:val="0000FF"/>
          <w:sz w:val="22"/>
          <w:szCs w:val="22"/>
        </w:rPr>
      </w:pPr>
    </w:p>
    <w:p w14:paraId="29584D89">
      <w:pPr>
        <w:numPr>
          <w:ilvl w:val="0"/>
          <w:numId w:val="21"/>
        </w:numPr>
        <w:jc w:val="both"/>
        <w:rPr>
          <w:b/>
          <w:color w:val="0000FF"/>
          <w:sz w:val="22"/>
          <w:szCs w:val="22"/>
        </w:rPr>
      </w:pPr>
      <w:r>
        <w:rPr>
          <w:b/>
          <w:color w:val="0000FF"/>
          <w:sz w:val="22"/>
          <w:szCs w:val="22"/>
        </w:rPr>
        <w:t>Đầu ra:</w:t>
      </w:r>
    </w:p>
    <w:p w14:paraId="2F7E5614">
      <w:pPr>
        <w:ind w:left="904"/>
        <w:jc w:val="both"/>
        <w:rPr>
          <w:sz w:val="22"/>
          <w:szCs w:val="22"/>
        </w:rPr>
      </w:pPr>
      <w:r>
        <w:rPr>
          <w:sz w:val="22"/>
          <w:szCs w:val="22"/>
        </w:rPr>
        <w:t>Đối tượng Response với HTTPStatus và output Entity.</w:t>
      </w:r>
    </w:p>
    <w:tbl>
      <w:tblPr>
        <w:tblStyle w:val="13"/>
        <w:tblW w:w="878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33"/>
        <w:gridCol w:w="6251"/>
      </w:tblGrid>
      <w:tr w14:paraId="332044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33" w:type="dxa"/>
            <w:shd w:val="clear" w:color="auto" w:fill="D9D9D9"/>
            <w:noWrap w:val="0"/>
            <w:vAlign w:val="top"/>
          </w:tcPr>
          <w:p w14:paraId="402C3C16">
            <w:pPr>
              <w:jc w:val="center"/>
              <w:rPr>
                <w:b/>
                <w:sz w:val="22"/>
                <w:szCs w:val="22"/>
              </w:rPr>
            </w:pPr>
            <w:r>
              <w:rPr>
                <w:b/>
                <w:sz w:val="22"/>
                <w:szCs w:val="22"/>
              </w:rPr>
              <w:t>Tên trường</w:t>
            </w:r>
          </w:p>
        </w:tc>
        <w:tc>
          <w:tcPr>
            <w:tcW w:w="6251" w:type="dxa"/>
            <w:shd w:val="clear" w:color="auto" w:fill="D9D9D9"/>
            <w:noWrap w:val="0"/>
            <w:vAlign w:val="top"/>
          </w:tcPr>
          <w:p w14:paraId="41336FEF">
            <w:pPr>
              <w:jc w:val="center"/>
              <w:rPr>
                <w:b/>
                <w:sz w:val="22"/>
                <w:szCs w:val="22"/>
              </w:rPr>
            </w:pPr>
            <w:r>
              <w:rPr>
                <w:b/>
                <w:sz w:val="22"/>
                <w:szCs w:val="22"/>
              </w:rPr>
              <w:t>Mô tả</w:t>
            </w:r>
          </w:p>
        </w:tc>
      </w:tr>
      <w:tr w14:paraId="0A2FF8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33" w:type="dxa"/>
            <w:noWrap w:val="0"/>
            <w:vAlign w:val="top"/>
          </w:tcPr>
          <w:p w14:paraId="7A0FFBC0">
            <w:pPr>
              <w:spacing w:before="0"/>
              <w:ind w:left="0"/>
              <w:jc w:val="both"/>
              <w:rPr>
                <w:sz w:val="22"/>
                <w:szCs w:val="22"/>
              </w:rPr>
            </w:pPr>
            <w:r>
              <w:rPr>
                <w:sz w:val="22"/>
                <w:szCs w:val="22"/>
              </w:rPr>
              <w:t>errorCode</w:t>
            </w:r>
          </w:p>
        </w:tc>
        <w:tc>
          <w:tcPr>
            <w:tcW w:w="6251" w:type="dxa"/>
            <w:noWrap w:val="0"/>
            <w:vAlign w:val="top"/>
          </w:tcPr>
          <w:p w14:paraId="35740503">
            <w:pPr>
              <w:spacing w:before="0"/>
              <w:ind w:left="0"/>
              <w:jc w:val="both"/>
              <w:rPr>
                <w:sz w:val="22"/>
                <w:szCs w:val="22"/>
              </w:rPr>
            </w:pPr>
            <w:r>
              <w:rPr>
                <w:sz w:val="22"/>
                <w:szCs w:val="22"/>
              </w:rPr>
              <w:t>Mã lỗi (giá trị là null không có lỗi gì xảy ra)</w:t>
            </w:r>
          </w:p>
        </w:tc>
      </w:tr>
      <w:tr w14:paraId="7B7B89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33" w:type="dxa"/>
            <w:noWrap w:val="0"/>
            <w:vAlign w:val="top"/>
          </w:tcPr>
          <w:p w14:paraId="61D063D7">
            <w:pPr>
              <w:spacing w:before="0"/>
              <w:ind w:left="0"/>
              <w:jc w:val="both"/>
              <w:rPr>
                <w:sz w:val="22"/>
                <w:szCs w:val="22"/>
              </w:rPr>
            </w:pPr>
            <w:r>
              <w:rPr>
                <w:sz w:val="22"/>
                <w:szCs w:val="22"/>
              </w:rPr>
              <w:t>description</w:t>
            </w:r>
          </w:p>
        </w:tc>
        <w:tc>
          <w:tcPr>
            <w:tcW w:w="6251" w:type="dxa"/>
            <w:noWrap w:val="0"/>
            <w:vAlign w:val="top"/>
          </w:tcPr>
          <w:p w14:paraId="07302D54">
            <w:pPr>
              <w:spacing w:before="0"/>
              <w:ind w:left="0"/>
              <w:jc w:val="both"/>
              <w:rPr>
                <w:sz w:val="22"/>
                <w:szCs w:val="22"/>
              </w:rPr>
            </w:pPr>
            <w:r>
              <w:rPr>
                <w:sz w:val="22"/>
                <w:szCs w:val="22"/>
              </w:rPr>
              <w:t>Mô tả lỗi (giá trị là null không có lỗi gì xảy ra)</w:t>
            </w:r>
          </w:p>
        </w:tc>
      </w:tr>
    </w:tbl>
    <w:p w14:paraId="0A2D25F1">
      <w:pPr>
        <w:ind w:left="0"/>
        <w:rPr>
          <w:sz w:val="22"/>
          <w:szCs w:val="22"/>
        </w:rPr>
      </w:pPr>
    </w:p>
    <w:p w14:paraId="37124EA6">
      <w:pPr>
        <w:pStyle w:val="124"/>
        <w:rPr>
          <w:sz w:val="22"/>
          <w:szCs w:val="22"/>
        </w:rPr>
      </w:pPr>
      <w:bookmarkStart w:id="49" w:name="_Toc115266197"/>
      <w:r>
        <w:rPr>
          <w:sz w:val="22"/>
          <w:szCs w:val="22"/>
        </w:rPr>
        <w:t>Phát hành/thay thế/điều chỉnh cho USB-TOKEN (Bước 1: Lấy chuỗi hash)</w:t>
      </w:r>
      <w:bookmarkEnd w:id="49"/>
    </w:p>
    <w:p w14:paraId="3F4834B1">
      <w:pPr>
        <w:jc w:val="both"/>
        <w:rPr>
          <w:b/>
          <w:sz w:val="22"/>
          <w:szCs w:val="22"/>
        </w:rPr>
      </w:pPr>
      <w:r>
        <w:rPr>
          <w:b/>
          <w:sz w:val="22"/>
          <w:szCs w:val="22"/>
        </w:rPr>
        <w:t>*Quy tắc kiểm tra ngày lập hóa đơn:</w:t>
      </w:r>
    </w:p>
    <w:p w14:paraId="3872B263">
      <w:pPr>
        <w:rPr>
          <w:spacing w:val="2"/>
          <w:sz w:val="22"/>
          <w:szCs w:val="22"/>
          <w:shd w:val="clear" w:color="auto" w:fill="FFFFFF"/>
        </w:rPr>
      </w:pPr>
      <w:r>
        <w:rPr>
          <w:spacing w:val="2"/>
          <w:sz w:val="22"/>
          <w:szCs w:val="22"/>
          <w:shd w:val="clear" w:color="auto" w:fill="FFFFFF"/>
        </w:rPr>
        <w:t xml:space="preserve">Hệ thống Hóa đơn điện tử SInvoice V2, phần Cấu hình chung liên quan ngày lập hóa đơn có 2 checkbox: </w:t>
      </w:r>
      <w:r>
        <w:rPr>
          <w:color w:val="181D34"/>
          <w:spacing w:val="2"/>
          <w:sz w:val="22"/>
          <w:szCs w:val="22"/>
          <w:shd w:val="clear" w:color="auto" w:fill="FFFFFF"/>
        </w:rPr>
        <w:t>Cho phép ngày lập hóa đơn khác ngày hiện tại</w:t>
      </w:r>
      <w:r>
        <w:rPr>
          <w:spacing w:val="2"/>
          <w:sz w:val="22"/>
          <w:szCs w:val="22"/>
          <w:shd w:val="clear" w:color="auto" w:fill="FFFFFF"/>
        </w:rPr>
        <w:t>, Tự động đặt giá trị cho ngày lập hóa đơn bằng ngày lập gần nhất.</w:t>
      </w:r>
    </w:p>
    <w:p w14:paraId="7E8B6771">
      <w:pPr>
        <w:rPr>
          <w:spacing w:val="2"/>
          <w:sz w:val="22"/>
          <w:szCs w:val="22"/>
          <w:shd w:val="clear" w:color="auto" w:fill="FFFFFF"/>
        </w:rPr>
      </w:pPr>
      <w:r>
        <w:rPr>
          <w:spacing w:val="2"/>
          <w:sz w:val="22"/>
          <w:szCs w:val="22"/>
          <w:shd w:val="clear" w:color="auto" w:fill="FFFFFF"/>
        </w:rPr>
        <w:t>Khi phát hành hóa đơn qua API, ngày lập hóa đơn sẽ bị ảnh hưởng khi người dùng tích chọn các checkbox này, xảy ra 4 trường hợp như mô tả sau:</w:t>
      </w:r>
    </w:p>
    <w:p w14:paraId="4CFEC981">
      <w:pPr>
        <w:rPr>
          <w:b/>
          <w:snapToGrid/>
          <w:sz w:val="22"/>
          <w:szCs w:val="22"/>
        </w:rPr>
      </w:pPr>
      <w:r>
        <w:rPr>
          <w:b/>
          <w:sz w:val="22"/>
          <w:szCs w:val="22"/>
        </w:rPr>
        <w:t>TH1: Không tick cả 2</w:t>
      </w:r>
    </w:p>
    <w:p w14:paraId="1AC10746">
      <w:pPr>
        <w:rPr>
          <w:sz w:val="22"/>
          <w:szCs w:val="22"/>
        </w:rPr>
      </w:pPr>
      <w:r>
        <w:rPr>
          <w:sz w:val="22"/>
          <w:szCs w:val="22"/>
        </w:rPr>
        <w:t>- Ngày lập (invoiceIssuedDate) null: lấy ngày giờ hiện tại (sysdate)</w:t>
      </w:r>
    </w:p>
    <w:p w14:paraId="5A4083BC">
      <w:pPr>
        <w:rPr>
          <w:sz w:val="22"/>
          <w:szCs w:val="22"/>
        </w:rPr>
      </w:pPr>
      <w:r>
        <w:rPr>
          <w:sz w:val="22"/>
          <w:szCs w:val="22"/>
        </w:rPr>
        <w:t>- Ngày lập &lt; ngày lập của hóa đơn gần nhất: ngày lập không hợp lệ</w:t>
      </w:r>
    </w:p>
    <w:p w14:paraId="0FF6937A">
      <w:pPr>
        <w:rPr>
          <w:sz w:val="22"/>
          <w:szCs w:val="22"/>
        </w:rPr>
      </w:pPr>
      <w:r>
        <w:rPr>
          <w:sz w:val="22"/>
          <w:szCs w:val="22"/>
        </w:rPr>
        <w:t>- Ngày lập &gt;= ngày lập của hóa đơn gần nhất và &lt;= ngày hiện tại: ngày lập không hợp lệ</w:t>
      </w:r>
    </w:p>
    <w:p w14:paraId="343E32E8">
      <w:pPr>
        <w:rPr>
          <w:sz w:val="22"/>
          <w:szCs w:val="22"/>
        </w:rPr>
      </w:pPr>
      <w:r>
        <w:rPr>
          <w:sz w:val="22"/>
          <w:szCs w:val="22"/>
        </w:rPr>
        <w:t>- Ngày lập &gt; ngày hiện tại: lấy ngày truyền vào (không kiểm tra giờ)</w:t>
      </w:r>
    </w:p>
    <w:p w14:paraId="68125544">
      <w:pPr>
        <w:rPr>
          <w:b/>
          <w:sz w:val="22"/>
          <w:szCs w:val="22"/>
        </w:rPr>
      </w:pPr>
      <w:r>
        <w:rPr>
          <w:b/>
          <w:sz w:val="22"/>
          <w:szCs w:val="22"/>
        </w:rPr>
        <w:t>TH2: Tick “</w:t>
      </w:r>
      <w:r>
        <w:rPr>
          <w:b/>
          <w:spacing w:val="2"/>
          <w:sz w:val="22"/>
          <w:szCs w:val="22"/>
          <w:shd w:val="clear" w:color="auto" w:fill="FFFFFF"/>
        </w:rPr>
        <w:t>Cấu hình ngày ký là thời điểm hiện tại”</w:t>
      </w:r>
    </w:p>
    <w:p w14:paraId="1893C8BE">
      <w:pPr>
        <w:rPr>
          <w:sz w:val="22"/>
          <w:szCs w:val="22"/>
        </w:rPr>
      </w:pPr>
      <w:r>
        <w:rPr>
          <w:sz w:val="22"/>
          <w:szCs w:val="22"/>
        </w:rPr>
        <w:t>- Ngày lập (invoiceIssuedDate) null: lấy ngày giờ hiện tại (sysdate)</w:t>
      </w:r>
    </w:p>
    <w:p w14:paraId="2F9F6B89">
      <w:pPr>
        <w:rPr>
          <w:sz w:val="22"/>
          <w:szCs w:val="22"/>
        </w:rPr>
      </w:pPr>
      <w:r>
        <w:rPr>
          <w:sz w:val="22"/>
          <w:szCs w:val="22"/>
        </w:rPr>
        <w:t xml:space="preserve">- Ngày lập &lt; ngày lập của hóa đơn gần nhất: lấy ngày của hóa đơn đã lập gần nhất </w:t>
      </w:r>
    </w:p>
    <w:p w14:paraId="1252D9B7">
      <w:pPr>
        <w:rPr>
          <w:sz w:val="22"/>
          <w:szCs w:val="22"/>
        </w:rPr>
      </w:pPr>
      <w:r>
        <w:rPr>
          <w:sz w:val="22"/>
          <w:szCs w:val="22"/>
        </w:rPr>
        <w:t xml:space="preserve">- Ngày lập &gt;= ngày lập của hóa đơn gần nhất và &lt;= ngày hiện tại: lấy ngày truyền vào </w:t>
      </w:r>
    </w:p>
    <w:p w14:paraId="44B18973">
      <w:pPr>
        <w:rPr>
          <w:sz w:val="22"/>
          <w:szCs w:val="22"/>
        </w:rPr>
      </w:pPr>
      <w:r>
        <w:rPr>
          <w:sz w:val="22"/>
          <w:szCs w:val="22"/>
        </w:rPr>
        <w:t>- Ngày lập &gt; ngày hiện tại: ngày lập không hợp lệ</w:t>
      </w:r>
    </w:p>
    <w:p w14:paraId="7CC3E167">
      <w:pPr>
        <w:jc w:val="both"/>
        <w:rPr>
          <w:b/>
          <w:spacing w:val="2"/>
          <w:sz w:val="22"/>
          <w:szCs w:val="22"/>
          <w:shd w:val="clear" w:color="auto" w:fill="FFFFFF"/>
        </w:rPr>
      </w:pPr>
      <w:r>
        <w:rPr>
          <w:b/>
          <w:sz w:val="22"/>
          <w:szCs w:val="22"/>
        </w:rPr>
        <w:t>TH3: Tick “</w:t>
      </w:r>
      <w:r>
        <w:rPr>
          <w:b/>
          <w:spacing w:val="2"/>
          <w:sz w:val="22"/>
          <w:szCs w:val="22"/>
          <w:shd w:val="clear" w:color="auto" w:fill="FFFFFF"/>
        </w:rPr>
        <w:t>Tự động đặt giá trị cho ngày lập hóa đơn bằng ngày lập gần nhất”</w:t>
      </w:r>
    </w:p>
    <w:p w14:paraId="02FC75C1">
      <w:pPr>
        <w:rPr>
          <w:sz w:val="22"/>
          <w:szCs w:val="22"/>
        </w:rPr>
      </w:pPr>
      <w:r>
        <w:rPr>
          <w:sz w:val="22"/>
          <w:szCs w:val="22"/>
        </w:rPr>
        <w:t>- Ngày lập (invoiceIssuedDate) null: lấy ngày giờ hiện tại (sysdate)</w:t>
      </w:r>
    </w:p>
    <w:p w14:paraId="6C4CAC73">
      <w:pPr>
        <w:rPr>
          <w:sz w:val="22"/>
          <w:szCs w:val="22"/>
        </w:rPr>
      </w:pPr>
      <w:r>
        <w:rPr>
          <w:sz w:val="22"/>
          <w:szCs w:val="22"/>
        </w:rPr>
        <w:t>- Ngày lập &lt; ngày lập của hóa đơn gần nhất: ngày lập không hợp lệ</w:t>
      </w:r>
    </w:p>
    <w:p w14:paraId="5F86AF29">
      <w:pPr>
        <w:rPr>
          <w:sz w:val="22"/>
          <w:szCs w:val="22"/>
        </w:rPr>
      </w:pPr>
      <w:r>
        <w:rPr>
          <w:sz w:val="22"/>
          <w:szCs w:val="22"/>
        </w:rPr>
        <w:t xml:space="preserve">- Ngày lập &gt;= ngày lập của hóa đơn gần nhất và &lt;= ngày hiện tại: lấy ngày truyền vào </w:t>
      </w:r>
    </w:p>
    <w:p w14:paraId="738A0796">
      <w:pPr>
        <w:rPr>
          <w:sz w:val="22"/>
          <w:szCs w:val="22"/>
        </w:rPr>
      </w:pPr>
      <w:r>
        <w:rPr>
          <w:sz w:val="22"/>
          <w:szCs w:val="22"/>
        </w:rPr>
        <w:t>- Ngày lập &gt; ngày hiện tại: ngày lập không hợp lệ</w:t>
      </w:r>
    </w:p>
    <w:p w14:paraId="05E8A677">
      <w:pPr>
        <w:rPr>
          <w:b/>
          <w:sz w:val="22"/>
          <w:szCs w:val="22"/>
        </w:rPr>
      </w:pPr>
      <w:r>
        <w:rPr>
          <w:b/>
          <w:sz w:val="22"/>
          <w:szCs w:val="22"/>
        </w:rPr>
        <w:t xml:space="preserve">TH4: Tích cả 2 </w:t>
      </w:r>
    </w:p>
    <w:p w14:paraId="086E6872">
      <w:pPr>
        <w:rPr>
          <w:sz w:val="22"/>
          <w:szCs w:val="22"/>
        </w:rPr>
      </w:pPr>
      <w:r>
        <w:rPr>
          <w:sz w:val="22"/>
          <w:szCs w:val="22"/>
        </w:rPr>
        <w:t>- Ngày lập (invoiceIssuedDate) null: lấy ngày giờ hiện tại (sysdate)</w:t>
      </w:r>
    </w:p>
    <w:p w14:paraId="4D0DA723">
      <w:pPr>
        <w:rPr>
          <w:sz w:val="22"/>
          <w:szCs w:val="22"/>
        </w:rPr>
      </w:pPr>
      <w:r>
        <w:rPr>
          <w:sz w:val="22"/>
          <w:szCs w:val="22"/>
        </w:rPr>
        <w:t xml:space="preserve">- Ngày lập &lt; ngày lập của hóa đơn gần nhất: lấy ngày của hóa đơn đã lập gần nhất </w:t>
      </w:r>
    </w:p>
    <w:p w14:paraId="7AEA2EAA">
      <w:pPr>
        <w:rPr>
          <w:sz w:val="22"/>
          <w:szCs w:val="22"/>
        </w:rPr>
      </w:pPr>
      <w:r>
        <w:rPr>
          <w:sz w:val="22"/>
          <w:szCs w:val="22"/>
        </w:rPr>
        <w:t xml:space="preserve">- Ngày lập &gt;= ngày lập của hóa đơn gần nhất và &lt;= ngày hiện tại:  lấy ngày truyền vào </w:t>
      </w:r>
    </w:p>
    <w:p w14:paraId="0FFD90E5">
      <w:pPr>
        <w:rPr>
          <w:sz w:val="22"/>
          <w:szCs w:val="22"/>
        </w:rPr>
      </w:pPr>
      <w:r>
        <w:rPr>
          <w:sz w:val="22"/>
          <w:szCs w:val="22"/>
        </w:rPr>
        <w:t>- Ngày lập &gt; ngày hiện tại: ngày lập không hợp lệ</w:t>
      </w:r>
    </w:p>
    <w:p w14:paraId="3C69C1F2">
      <w:pPr>
        <w:pStyle w:val="4"/>
        <w:rPr>
          <w:sz w:val="22"/>
          <w:szCs w:val="22"/>
        </w:rPr>
      </w:pPr>
      <w:r>
        <w:rPr>
          <w:sz w:val="22"/>
          <w:szCs w:val="22"/>
        </w:rPr>
        <w:t>- Sinh ra file xml và chuỗi hash của file XML của hóa đơn ký bởi USB Token.</w:t>
      </w:r>
    </w:p>
    <w:p w14:paraId="7F792D97">
      <w:pPr>
        <w:pStyle w:val="93"/>
        <w:widowControl w:val="0"/>
        <w:numPr>
          <w:ilvl w:val="0"/>
          <w:numId w:val="25"/>
        </w:numPr>
        <w:spacing w:before="120" w:line="360" w:lineRule="auto"/>
        <w:contextualSpacing/>
        <w:jc w:val="both"/>
        <w:rPr>
          <w:rFonts w:ascii="Times New Roman" w:hAnsi="Times New Roman"/>
          <w:b/>
          <w:color w:val="0000FF"/>
        </w:rPr>
      </w:pPr>
      <w:r>
        <w:rPr>
          <w:rFonts w:ascii="Times New Roman" w:hAnsi="Times New Roman"/>
          <w:b/>
          <w:color w:val="0000FF"/>
        </w:rPr>
        <w:t>Đầuvào:</w:t>
      </w:r>
    </w:p>
    <w:p w14:paraId="42425788">
      <w:pPr>
        <w:numPr>
          <w:ilvl w:val="0"/>
          <w:numId w:val="17"/>
        </w:numPr>
        <w:snapToGrid w:val="0"/>
        <w:jc w:val="both"/>
        <w:rPr>
          <w:sz w:val="22"/>
          <w:szCs w:val="22"/>
        </w:rPr>
      </w:pPr>
      <w:r>
        <w:rPr>
          <w:sz w:val="22"/>
          <w:szCs w:val="22"/>
        </w:rPr>
        <w:t xml:space="preserve">Action (POST):  </w:t>
      </w:r>
      <w:r>
        <w:rPr>
          <w:color w:val="505050"/>
          <w:sz w:val="22"/>
          <w:szCs w:val="22"/>
          <w:shd w:val="clear" w:color="auto" w:fill="FAFAFA"/>
        </w:rPr>
        <w:t>InvoiceAPI/InvoiceWS/createInvoiceUsbTokenGetHash/{supplierTaxCode}</w:t>
      </w:r>
    </w:p>
    <w:p w14:paraId="0C17F63B">
      <w:pPr>
        <w:numPr>
          <w:ilvl w:val="0"/>
          <w:numId w:val="17"/>
        </w:numPr>
        <w:jc w:val="both"/>
        <w:rPr>
          <w:sz w:val="22"/>
          <w:szCs w:val="22"/>
        </w:rPr>
      </w:pPr>
      <w:r>
        <w:rPr>
          <w:sz w:val="22"/>
          <w:szCs w:val="22"/>
        </w:rPr>
        <w:t>Headers:</w:t>
      </w:r>
    </w:p>
    <w:p w14:paraId="7C850855">
      <w:pPr>
        <w:ind w:left="720"/>
        <w:jc w:val="both"/>
        <w:rPr>
          <w:sz w:val="22"/>
          <w:szCs w:val="22"/>
          <w:lang w:val="en"/>
        </w:rPr>
      </w:pPr>
      <w:r>
        <w:rPr>
          <w:sz w:val="22"/>
          <w:szCs w:val="22"/>
          <w:lang w:val="en"/>
        </w:rPr>
        <w:t>+ Cookie: giá trị access_token hoặc Authorization: username/pass như đăng nhập trên web  hoặc Authorization: username/pass như đăng nhập trên web</w:t>
      </w:r>
    </w:p>
    <w:p w14:paraId="6001EE6B">
      <w:pPr>
        <w:ind w:left="720"/>
        <w:jc w:val="both"/>
        <w:rPr>
          <w:sz w:val="22"/>
          <w:szCs w:val="22"/>
        </w:rPr>
      </w:pPr>
      <w:r>
        <w:rPr>
          <w:sz w:val="22"/>
          <w:szCs w:val="22"/>
        </w:rPr>
        <w:t xml:space="preserve">+ Content-Type : application/json </w:t>
      </w:r>
    </w:p>
    <w:p w14:paraId="311FDB0D">
      <w:pPr>
        <w:pStyle w:val="93"/>
        <w:widowControl w:val="0"/>
        <w:snapToGrid w:val="0"/>
        <w:spacing w:before="120" w:line="360" w:lineRule="auto"/>
        <w:ind w:left="0"/>
        <w:contextualSpacing/>
        <w:jc w:val="both"/>
        <w:rPr>
          <w:rFonts w:ascii="Times New Roman" w:hAnsi="Times New Roman"/>
        </w:rPr>
      </w:pPr>
      <w:r>
        <w:rPr>
          <w:rFonts w:ascii="Times New Roman" w:hAnsi="Times New Roman"/>
        </w:rPr>
        <w:t>Đầu vào tương tư như lập hóa đơn, bổ sung thêm thông tin chứng thư gửi kèm.</w:t>
      </w:r>
    </w:p>
    <w:p w14:paraId="65248181">
      <w:pPr>
        <w:pStyle w:val="93"/>
        <w:widowControl w:val="0"/>
        <w:snapToGrid w:val="0"/>
        <w:spacing w:before="120" w:line="360" w:lineRule="auto"/>
        <w:ind w:left="0"/>
        <w:contextualSpacing/>
        <w:jc w:val="both"/>
        <w:rPr>
          <w:rFonts w:ascii="Times New Roman" w:hAnsi="Times New Roman"/>
        </w:rPr>
      </w:pPr>
      <w:r>
        <w:rPr>
          <w:rFonts w:ascii="Times New Roman" w:hAnsi="Times New Roman"/>
        </w:rPr>
        <w:t xml:space="preserve">Bổ sung trường Lý do sai sót hoá đơn. Điều chỉnh cho phép truyền </w:t>
      </w:r>
      <w:r>
        <w:rPr>
          <w:rFonts w:ascii="Times New Roman" w:hAnsi="Times New Roman"/>
          <w:iCs/>
          <w:shd w:val="clear" w:color="auto" w:fill="FFFFFF"/>
        </w:rPr>
        <w:t>dấu âm số lượng/ đơn giá</w:t>
      </w:r>
    </w:p>
    <w:tbl>
      <w:tblPr>
        <w:tblStyle w:val="13"/>
        <w:tblW w:w="947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7"/>
        <w:gridCol w:w="2506"/>
        <w:gridCol w:w="4837"/>
      </w:tblGrid>
      <w:tr w14:paraId="3A610E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7" w:hRule="atLeast"/>
          <w:jc w:val="center"/>
        </w:trPr>
        <w:tc>
          <w:tcPr>
            <w:tcW w:w="2127" w:type="dxa"/>
            <w:shd w:val="clear" w:color="auto" w:fill="D9D9D9"/>
            <w:noWrap w:val="0"/>
            <w:vAlign w:val="top"/>
          </w:tcPr>
          <w:p w14:paraId="44956589">
            <w:pPr>
              <w:ind w:left="0"/>
              <w:jc w:val="center"/>
              <w:rPr>
                <w:b/>
                <w:bCs/>
                <w:color w:val="000000"/>
                <w:sz w:val="22"/>
                <w:szCs w:val="22"/>
              </w:rPr>
            </w:pPr>
            <w:r>
              <w:rPr>
                <w:b/>
                <w:bCs/>
                <w:color w:val="000000"/>
                <w:sz w:val="22"/>
                <w:szCs w:val="22"/>
              </w:rPr>
              <w:t>Tên tham số</w:t>
            </w:r>
          </w:p>
        </w:tc>
        <w:tc>
          <w:tcPr>
            <w:tcW w:w="2506" w:type="dxa"/>
            <w:shd w:val="clear" w:color="auto" w:fill="D9D9D9"/>
            <w:noWrap w:val="0"/>
            <w:vAlign w:val="top"/>
          </w:tcPr>
          <w:p w14:paraId="40ECC22F">
            <w:pPr>
              <w:ind w:left="0"/>
              <w:jc w:val="center"/>
              <w:rPr>
                <w:b/>
                <w:bCs/>
                <w:color w:val="000000"/>
                <w:sz w:val="22"/>
                <w:szCs w:val="22"/>
              </w:rPr>
            </w:pPr>
            <w:r>
              <w:rPr>
                <w:b/>
                <w:bCs/>
                <w:color w:val="000000"/>
                <w:sz w:val="22"/>
                <w:szCs w:val="22"/>
              </w:rPr>
              <w:t>Kiểu dữ liệu, ràng buộc</w:t>
            </w:r>
          </w:p>
        </w:tc>
        <w:tc>
          <w:tcPr>
            <w:tcW w:w="4837" w:type="dxa"/>
            <w:shd w:val="clear" w:color="auto" w:fill="D9D9D9"/>
            <w:noWrap w:val="0"/>
            <w:vAlign w:val="top"/>
          </w:tcPr>
          <w:p w14:paraId="7E6F83A7">
            <w:pPr>
              <w:ind w:left="0"/>
              <w:jc w:val="center"/>
              <w:rPr>
                <w:b/>
                <w:bCs/>
                <w:color w:val="000000"/>
                <w:sz w:val="22"/>
                <w:szCs w:val="22"/>
              </w:rPr>
            </w:pPr>
            <w:r>
              <w:rPr>
                <w:b/>
                <w:bCs/>
                <w:color w:val="000000"/>
                <w:sz w:val="22"/>
                <w:szCs w:val="22"/>
              </w:rPr>
              <w:t>Mô tả</w:t>
            </w:r>
          </w:p>
        </w:tc>
      </w:tr>
      <w:tr w14:paraId="3660BE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8" w:hRule="atLeast"/>
          <w:jc w:val="center"/>
        </w:trPr>
        <w:tc>
          <w:tcPr>
            <w:tcW w:w="2127" w:type="dxa"/>
            <w:noWrap w:val="0"/>
            <w:vAlign w:val="top"/>
          </w:tcPr>
          <w:p w14:paraId="2D83C9F4">
            <w:pPr>
              <w:spacing w:before="0"/>
              <w:ind w:left="0"/>
              <w:jc w:val="both"/>
              <w:rPr>
                <w:sz w:val="22"/>
                <w:szCs w:val="22"/>
              </w:rPr>
            </w:pPr>
            <w:r>
              <w:rPr>
                <w:sz w:val="22"/>
                <w:szCs w:val="22"/>
              </w:rPr>
              <w:t>certificateSerial</w:t>
            </w:r>
          </w:p>
        </w:tc>
        <w:tc>
          <w:tcPr>
            <w:tcW w:w="2506" w:type="dxa"/>
            <w:noWrap w:val="0"/>
            <w:vAlign w:val="top"/>
          </w:tcPr>
          <w:p w14:paraId="4E97489C">
            <w:pPr>
              <w:spacing w:before="0"/>
              <w:ind w:left="0"/>
              <w:jc w:val="both"/>
              <w:rPr>
                <w:sz w:val="22"/>
                <w:szCs w:val="22"/>
              </w:rPr>
            </w:pPr>
            <w:r>
              <w:rPr>
                <w:sz w:val="22"/>
                <w:szCs w:val="22"/>
              </w:rPr>
              <w:t>Required : true</w:t>
            </w:r>
          </w:p>
          <w:p w14:paraId="4C633A7D">
            <w:pPr>
              <w:spacing w:before="0"/>
              <w:ind w:left="0"/>
              <w:jc w:val="both"/>
              <w:rPr>
                <w:sz w:val="22"/>
                <w:szCs w:val="22"/>
              </w:rPr>
            </w:pPr>
            <w:r>
              <w:rPr>
                <w:sz w:val="22"/>
                <w:szCs w:val="22"/>
              </w:rPr>
              <w:t>DataType: String</w:t>
            </w:r>
          </w:p>
          <w:p w14:paraId="7AFBCA8E">
            <w:pPr>
              <w:spacing w:before="0"/>
              <w:ind w:left="0"/>
              <w:jc w:val="both"/>
              <w:rPr>
                <w:sz w:val="22"/>
                <w:szCs w:val="22"/>
              </w:rPr>
            </w:pPr>
            <w:r>
              <w:rPr>
                <w:sz w:val="22"/>
                <w:szCs w:val="22"/>
              </w:rPr>
              <w:t xml:space="preserve">Minlength :  </w:t>
            </w:r>
          </w:p>
          <w:p w14:paraId="714AE56C">
            <w:pPr>
              <w:spacing w:before="0"/>
              <w:ind w:left="0"/>
              <w:jc w:val="both"/>
              <w:rPr>
                <w:sz w:val="22"/>
                <w:szCs w:val="22"/>
              </w:rPr>
            </w:pPr>
            <w:r>
              <w:rPr>
                <w:sz w:val="22"/>
                <w:szCs w:val="22"/>
              </w:rPr>
              <w:t>Maxlength : 100</w:t>
            </w:r>
          </w:p>
          <w:p w14:paraId="3D7D7C59">
            <w:pPr>
              <w:spacing w:before="0"/>
              <w:ind w:left="0"/>
              <w:jc w:val="both"/>
              <w:rPr>
                <w:sz w:val="22"/>
                <w:szCs w:val="22"/>
              </w:rPr>
            </w:pPr>
            <w:r>
              <w:rPr>
                <w:sz w:val="22"/>
                <w:szCs w:val="22"/>
              </w:rPr>
              <w:t xml:space="preserve">Format : </w:t>
            </w:r>
          </w:p>
        </w:tc>
        <w:tc>
          <w:tcPr>
            <w:tcW w:w="4837" w:type="dxa"/>
            <w:noWrap w:val="0"/>
            <w:vAlign w:val="top"/>
          </w:tcPr>
          <w:p w14:paraId="6C70D83B">
            <w:pPr>
              <w:spacing w:before="0"/>
              <w:ind w:left="0"/>
              <w:jc w:val="both"/>
              <w:rPr>
                <w:sz w:val="22"/>
                <w:szCs w:val="22"/>
              </w:rPr>
            </w:pPr>
            <w:bookmarkStart w:id="50" w:name="OLE_LINK7"/>
            <w:bookmarkStart w:id="51" w:name="OLE_LINK8"/>
            <w:r>
              <w:rPr>
                <w:sz w:val="22"/>
                <w:szCs w:val="22"/>
              </w:rPr>
              <w:t>Serial Number của chứng thư số của doanh nghiệp, chứng thư số này đã được doanh nghiệp đẩy lên trên hệ thống khi đăng ký sử dụng USB Token.</w:t>
            </w:r>
          </w:p>
          <w:p w14:paraId="5D7786A3">
            <w:pPr>
              <w:spacing w:before="0"/>
              <w:ind w:left="0"/>
              <w:jc w:val="both"/>
              <w:rPr>
                <w:sz w:val="22"/>
                <w:szCs w:val="22"/>
              </w:rPr>
            </w:pPr>
            <w:r>
              <w:rPr>
                <w:sz w:val="22"/>
                <w:szCs w:val="22"/>
              </w:rPr>
              <w:t>Định dạng Hex.</w:t>
            </w:r>
          </w:p>
          <w:p w14:paraId="5C808378">
            <w:pPr>
              <w:spacing w:before="0"/>
              <w:ind w:left="0"/>
              <w:jc w:val="both"/>
              <w:rPr>
                <w:sz w:val="22"/>
                <w:szCs w:val="22"/>
              </w:rPr>
            </w:pPr>
            <w:r>
              <w:rPr>
                <w:sz w:val="22"/>
                <w:szCs w:val="22"/>
              </w:rPr>
              <w:t>Vị dụ: 5404FFFEB7033FB316D672201B7BA4FE</w:t>
            </w:r>
            <w:bookmarkEnd w:id="50"/>
            <w:bookmarkEnd w:id="51"/>
          </w:p>
        </w:tc>
      </w:tr>
      <w:tr w14:paraId="79CFC8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8" w:hRule="atLeast"/>
          <w:jc w:val="center"/>
        </w:trPr>
        <w:tc>
          <w:tcPr>
            <w:tcW w:w="2127" w:type="dxa"/>
            <w:noWrap w:val="0"/>
            <w:vAlign w:val="top"/>
          </w:tcPr>
          <w:p w14:paraId="3BE31618">
            <w:pPr>
              <w:spacing w:before="0"/>
              <w:ind w:left="0"/>
              <w:jc w:val="both"/>
              <w:rPr>
                <w:sz w:val="22"/>
                <w:szCs w:val="22"/>
              </w:rPr>
            </w:pPr>
            <w:r>
              <w:rPr>
                <w:sz w:val="22"/>
                <w:szCs w:val="22"/>
              </w:rPr>
              <w:t>adjustedNote</w:t>
            </w:r>
          </w:p>
        </w:tc>
        <w:tc>
          <w:tcPr>
            <w:tcW w:w="2506" w:type="dxa"/>
            <w:noWrap w:val="0"/>
            <w:vAlign w:val="top"/>
          </w:tcPr>
          <w:p w14:paraId="182524A4">
            <w:pPr>
              <w:spacing w:before="0"/>
              <w:ind w:left="0"/>
              <w:jc w:val="both"/>
              <w:rPr>
                <w:sz w:val="22"/>
                <w:szCs w:val="22"/>
              </w:rPr>
            </w:pPr>
            <w:r>
              <w:rPr>
                <w:sz w:val="22"/>
                <w:szCs w:val="22"/>
              </w:rPr>
              <w:t>Required:</w:t>
            </w:r>
            <w:r>
              <w:rPr>
                <w:sz w:val="22"/>
                <w:szCs w:val="22"/>
                <w:lang w:val="vi-VN"/>
              </w:rPr>
              <w:t xml:space="preserve"> </w:t>
            </w:r>
            <w:r>
              <w:rPr>
                <w:sz w:val="22"/>
                <w:szCs w:val="22"/>
              </w:rPr>
              <w:t>False</w:t>
            </w:r>
          </w:p>
          <w:p w14:paraId="5451B240">
            <w:pPr>
              <w:spacing w:before="0"/>
              <w:ind w:left="0"/>
              <w:jc w:val="both"/>
              <w:rPr>
                <w:sz w:val="22"/>
                <w:szCs w:val="22"/>
              </w:rPr>
            </w:pPr>
            <w:r>
              <w:rPr>
                <w:sz w:val="22"/>
                <w:szCs w:val="22"/>
              </w:rPr>
              <w:t>DataType: String</w:t>
            </w:r>
          </w:p>
          <w:p w14:paraId="0252A5B3">
            <w:pPr>
              <w:spacing w:before="0"/>
              <w:ind w:left="0"/>
              <w:jc w:val="both"/>
              <w:rPr>
                <w:sz w:val="22"/>
                <w:szCs w:val="22"/>
              </w:rPr>
            </w:pPr>
            <w:r>
              <w:rPr>
                <w:sz w:val="22"/>
                <w:szCs w:val="22"/>
              </w:rPr>
              <w:t>Minlength: N/A</w:t>
            </w:r>
          </w:p>
          <w:p w14:paraId="4F25DCB7">
            <w:pPr>
              <w:spacing w:before="0"/>
              <w:ind w:left="0"/>
              <w:jc w:val="both"/>
              <w:rPr>
                <w:sz w:val="22"/>
                <w:szCs w:val="22"/>
              </w:rPr>
            </w:pPr>
            <w:r>
              <w:rPr>
                <w:sz w:val="22"/>
                <w:szCs w:val="22"/>
              </w:rPr>
              <w:t>Maxlength: 255</w:t>
            </w:r>
          </w:p>
          <w:p w14:paraId="44CF2BE3">
            <w:pPr>
              <w:spacing w:before="0"/>
              <w:ind w:left="0"/>
              <w:jc w:val="both"/>
              <w:rPr>
                <w:sz w:val="22"/>
                <w:szCs w:val="22"/>
              </w:rPr>
            </w:pPr>
            <w:r>
              <w:rPr>
                <w:sz w:val="22"/>
                <w:szCs w:val="22"/>
              </w:rPr>
              <w:t>Format:</w:t>
            </w:r>
          </w:p>
        </w:tc>
        <w:tc>
          <w:tcPr>
            <w:tcW w:w="4837" w:type="dxa"/>
            <w:noWrap w:val="0"/>
            <w:vAlign w:val="top"/>
          </w:tcPr>
          <w:p w14:paraId="555CF7EC">
            <w:pPr>
              <w:spacing w:before="0"/>
              <w:ind w:left="41"/>
              <w:jc w:val="both"/>
              <w:rPr>
                <w:bCs/>
                <w:sz w:val="22"/>
                <w:szCs w:val="22"/>
              </w:rPr>
            </w:pPr>
            <w:r>
              <w:rPr>
                <w:bCs/>
                <w:sz w:val="22"/>
                <w:szCs w:val="22"/>
              </w:rPr>
              <w:t xml:space="preserve">Lý do sai sót </w:t>
            </w:r>
          </w:p>
          <w:p w14:paraId="5B6C230C">
            <w:pPr>
              <w:spacing w:before="0"/>
              <w:ind w:left="41"/>
              <w:jc w:val="both"/>
              <w:rPr>
                <w:bCs/>
                <w:sz w:val="22"/>
                <w:szCs w:val="22"/>
              </w:rPr>
            </w:pPr>
            <w:r>
              <w:rPr>
                <w:bCs/>
                <w:sz w:val="22"/>
                <w:szCs w:val="22"/>
              </w:rPr>
              <w:t xml:space="preserve">Cho phép nhập chuỗi ký tự tối đa 255 ký tự. </w:t>
            </w:r>
          </w:p>
          <w:p w14:paraId="7FF479CB">
            <w:pPr>
              <w:spacing w:before="0"/>
              <w:ind w:left="41"/>
              <w:jc w:val="both"/>
              <w:rPr>
                <w:bCs/>
                <w:sz w:val="22"/>
                <w:szCs w:val="22"/>
              </w:rPr>
            </w:pPr>
            <w:r>
              <w:rPr>
                <w:bCs/>
                <w:sz w:val="22"/>
                <w:szCs w:val="22"/>
              </w:rPr>
              <w:t>Không bắt buộc truyền.</w:t>
            </w:r>
          </w:p>
          <w:p w14:paraId="0F3132F1">
            <w:pPr>
              <w:spacing w:before="0"/>
              <w:ind w:left="0"/>
              <w:jc w:val="both"/>
              <w:rPr>
                <w:sz w:val="22"/>
                <w:szCs w:val="22"/>
              </w:rPr>
            </w:pPr>
            <w:r>
              <w:rPr>
                <w:bCs/>
                <w:sz w:val="22"/>
                <w:szCs w:val="22"/>
              </w:rPr>
              <w:t>Đặt trong generalInvoiceInfo</w:t>
            </w:r>
          </w:p>
        </w:tc>
      </w:tr>
      <w:tr w14:paraId="28F02B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8" w:hRule="atLeast"/>
          <w:jc w:val="center"/>
        </w:trPr>
        <w:tc>
          <w:tcPr>
            <w:tcW w:w="2127" w:type="dxa"/>
            <w:noWrap w:val="0"/>
            <w:vAlign w:val="top"/>
          </w:tcPr>
          <w:p w14:paraId="07941604">
            <w:pPr>
              <w:spacing w:before="0"/>
              <w:ind w:left="0"/>
              <w:jc w:val="both"/>
              <w:rPr>
                <w:sz w:val="22"/>
                <w:szCs w:val="22"/>
              </w:rPr>
            </w:pPr>
            <w:r>
              <w:rPr>
                <w:sz w:val="22"/>
                <w:szCs w:val="22"/>
              </w:rPr>
              <w:t>unitPrice</w:t>
            </w:r>
          </w:p>
        </w:tc>
        <w:tc>
          <w:tcPr>
            <w:tcW w:w="2506" w:type="dxa"/>
            <w:noWrap w:val="0"/>
            <w:vAlign w:val="top"/>
          </w:tcPr>
          <w:p w14:paraId="7CA68499">
            <w:pPr>
              <w:spacing w:before="0"/>
              <w:ind w:left="0"/>
              <w:jc w:val="both"/>
              <w:rPr>
                <w:sz w:val="22"/>
                <w:szCs w:val="22"/>
              </w:rPr>
            </w:pPr>
            <w:r>
              <w:rPr>
                <w:sz w:val="22"/>
                <w:szCs w:val="22"/>
              </w:rPr>
              <w:t>Required: false</w:t>
            </w:r>
          </w:p>
          <w:p w14:paraId="7D82C436">
            <w:pPr>
              <w:spacing w:before="0"/>
              <w:ind w:left="0"/>
              <w:jc w:val="both"/>
              <w:rPr>
                <w:sz w:val="22"/>
                <w:szCs w:val="22"/>
              </w:rPr>
            </w:pPr>
            <w:r>
              <w:rPr>
                <w:sz w:val="22"/>
                <w:szCs w:val="22"/>
              </w:rPr>
              <w:t>DataType: BigDecimal</w:t>
            </w:r>
          </w:p>
          <w:p w14:paraId="699EF587">
            <w:pPr>
              <w:spacing w:before="0"/>
              <w:ind w:left="0"/>
              <w:jc w:val="both"/>
              <w:rPr>
                <w:sz w:val="22"/>
                <w:szCs w:val="22"/>
              </w:rPr>
            </w:pPr>
            <w:r>
              <w:rPr>
                <w:sz w:val="22"/>
                <w:szCs w:val="22"/>
              </w:rPr>
              <w:t xml:space="preserve">Minlength: </w:t>
            </w:r>
          </w:p>
          <w:p w14:paraId="4DF961BB">
            <w:pPr>
              <w:spacing w:before="0"/>
              <w:ind w:left="0"/>
              <w:jc w:val="both"/>
              <w:rPr>
                <w:sz w:val="22"/>
                <w:szCs w:val="22"/>
              </w:rPr>
            </w:pPr>
            <w:r>
              <w:rPr>
                <w:sz w:val="22"/>
                <w:szCs w:val="22"/>
              </w:rPr>
              <w:t xml:space="preserve">Maxlength: </w:t>
            </w:r>
          </w:p>
          <w:p w14:paraId="1149EF4F">
            <w:pPr>
              <w:spacing w:before="0"/>
              <w:ind w:left="0"/>
              <w:jc w:val="both"/>
              <w:rPr>
                <w:sz w:val="22"/>
                <w:szCs w:val="22"/>
              </w:rPr>
            </w:pPr>
            <w:r>
              <w:rPr>
                <w:sz w:val="22"/>
                <w:szCs w:val="22"/>
              </w:rPr>
              <w:t>Format: [0-9.]+</w:t>
            </w:r>
            <w:r>
              <w:rPr>
                <w:color w:val="FF0000"/>
                <w:sz w:val="22"/>
                <w:szCs w:val="22"/>
              </w:rPr>
              <w:t>-</w:t>
            </w:r>
          </w:p>
        </w:tc>
        <w:tc>
          <w:tcPr>
            <w:tcW w:w="4837" w:type="dxa"/>
            <w:noWrap w:val="0"/>
            <w:vAlign w:val="top"/>
          </w:tcPr>
          <w:p w14:paraId="01EFF449">
            <w:pPr>
              <w:spacing w:before="0"/>
              <w:ind w:left="28"/>
              <w:jc w:val="both"/>
              <w:rPr>
                <w:sz w:val="22"/>
                <w:szCs w:val="22"/>
              </w:rPr>
            </w:pPr>
            <w:r>
              <w:rPr>
                <w:sz w:val="22"/>
                <w:szCs w:val="22"/>
              </w:rPr>
              <w:t xml:space="preserve">Đơn giá của hàng hóa. </w:t>
            </w:r>
          </w:p>
          <w:p w14:paraId="6DED3EE3">
            <w:pPr>
              <w:spacing w:before="0"/>
              <w:ind w:left="41"/>
              <w:jc w:val="both"/>
              <w:rPr>
                <w:sz w:val="22"/>
                <w:szCs w:val="22"/>
              </w:rPr>
            </w:pPr>
            <w:r>
              <w:rPr>
                <w:sz w:val="22"/>
                <w:szCs w:val="22"/>
              </w:rPr>
              <w:t xml:space="preserve">Các quy tắc ràng buộc giữ nguyên hiện trạng. </w:t>
            </w:r>
          </w:p>
          <w:p w14:paraId="5DE68653">
            <w:pPr>
              <w:spacing w:before="0"/>
              <w:ind w:left="41"/>
              <w:jc w:val="both"/>
              <w:rPr>
                <w:color w:val="FF0000"/>
                <w:sz w:val="22"/>
                <w:szCs w:val="22"/>
              </w:rPr>
            </w:pPr>
            <w:r>
              <w:rPr>
                <w:color w:val="FF0000"/>
                <w:sz w:val="22"/>
                <w:szCs w:val="22"/>
              </w:rPr>
              <w:t>Bổ sung cho phép truyền giá trị âm</w:t>
            </w:r>
          </w:p>
          <w:p w14:paraId="0501F530">
            <w:pPr>
              <w:spacing w:before="0"/>
              <w:ind w:left="28"/>
              <w:jc w:val="both"/>
              <w:rPr>
                <w:sz w:val="22"/>
                <w:szCs w:val="22"/>
              </w:rPr>
            </w:pPr>
          </w:p>
          <w:p w14:paraId="6A60E22D">
            <w:pPr>
              <w:spacing w:before="0"/>
              <w:ind w:left="41"/>
              <w:jc w:val="both"/>
              <w:rPr>
                <w:bCs/>
                <w:sz w:val="22"/>
                <w:szCs w:val="22"/>
              </w:rPr>
            </w:pPr>
          </w:p>
        </w:tc>
      </w:tr>
      <w:tr w14:paraId="1D8BF2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8" w:hRule="atLeast"/>
          <w:jc w:val="center"/>
        </w:trPr>
        <w:tc>
          <w:tcPr>
            <w:tcW w:w="2127" w:type="dxa"/>
            <w:noWrap w:val="0"/>
            <w:vAlign w:val="top"/>
          </w:tcPr>
          <w:p w14:paraId="6BE7FAF9">
            <w:pPr>
              <w:spacing w:before="0"/>
              <w:ind w:left="0"/>
              <w:jc w:val="both"/>
              <w:rPr>
                <w:sz w:val="22"/>
                <w:szCs w:val="22"/>
              </w:rPr>
            </w:pPr>
            <w:r>
              <w:rPr>
                <w:sz w:val="22"/>
                <w:szCs w:val="22"/>
              </w:rPr>
              <w:t>quantity</w:t>
            </w:r>
          </w:p>
        </w:tc>
        <w:tc>
          <w:tcPr>
            <w:tcW w:w="2506" w:type="dxa"/>
            <w:noWrap w:val="0"/>
            <w:vAlign w:val="top"/>
          </w:tcPr>
          <w:p w14:paraId="7612BF1B">
            <w:pPr>
              <w:spacing w:before="0"/>
              <w:ind w:left="0"/>
              <w:jc w:val="both"/>
              <w:rPr>
                <w:sz w:val="22"/>
                <w:szCs w:val="22"/>
              </w:rPr>
            </w:pPr>
            <w:r>
              <w:rPr>
                <w:sz w:val="22"/>
                <w:szCs w:val="22"/>
              </w:rPr>
              <w:t>Required: false</w:t>
            </w:r>
          </w:p>
          <w:p w14:paraId="239E47DF">
            <w:pPr>
              <w:spacing w:before="0"/>
              <w:ind w:left="0"/>
              <w:jc w:val="both"/>
              <w:rPr>
                <w:sz w:val="22"/>
                <w:szCs w:val="22"/>
              </w:rPr>
            </w:pPr>
            <w:r>
              <w:rPr>
                <w:sz w:val="22"/>
                <w:szCs w:val="22"/>
              </w:rPr>
              <w:t>DataType: BigDecimal</w:t>
            </w:r>
          </w:p>
          <w:p w14:paraId="237BAFEA">
            <w:pPr>
              <w:spacing w:before="0"/>
              <w:ind w:left="0"/>
              <w:jc w:val="both"/>
              <w:rPr>
                <w:sz w:val="22"/>
                <w:szCs w:val="22"/>
              </w:rPr>
            </w:pPr>
            <w:r>
              <w:rPr>
                <w:sz w:val="22"/>
                <w:szCs w:val="22"/>
              </w:rPr>
              <w:t xml:space="preserve">Minlength: </w:t>
            </w:r>
          </w:p>
          <w:p w14:paraId="5E31D3D1">
            <w:pPr>
              <w:spacing w:before="0"/>
              <w:ind w:left="0"/>
              <w:jc w:val="both"/>
              <w:rPr>
                <w:sz w:val="22"/>
                <w:szCs w:val="22"/>
              </w:rPr>
            </w:pPr>
            <w:r>
              <w:rPr>
                <w:sz w:val="22"/>
                <w:szCs w:val="22"/>
              </w:rPr>
              <w:t xml:space="preserve">Maxlength: </w:t>
            </w:r>
          </w:p>
          <w:p w14:paraId="3D9002E8">
            <w:pPr>
              <w:spacing w:before="0"/>
              <w:ind w:left="0"/>
              <w:jc w:val="both"/>
              <w:rPr>
                <w:sz w:val="22"/>
                <w:szCs w:val="22"/>
              </w:rPr>
            </w:pPr>
            <w:r>
              <w:rPr>
                <w:sz w:val="22"/>
                <w:szCs w:val="22"/>
              </w:rPr>
              <w:t>Format: [0-9.]+</w:t>
            </w:r>
            <w:r>
              <w:rPr>
                <w:color w:val="FF0000"/>
                <w:sz w:val="22"/>
                <w:szCs w:val="22"/>
              </w:rPr>
              <w:t>-</w:t>
            </w:r>
          </w:p>
        </w:tc>
        <w:tc>
          <w:tcPr>
            <w:tcW w:w="4837" w:type="dxa"/>
            <w:noWrap w:val="0"/>
            <w:vAlign w:val="top"/>
          </w:tcPr>
          <w:p w14:paraId="16E6D109">
            <w:pPr>
              <w:spacing w:before="0"/>
              <w:ind w:left="28"/>
              <w:jc w:val="both"/>
              <w:rPr>
                <w:sz w:val="22"/>
                <w:szCs w:val="22"/>
              </w:rPr>
            </w:pPr>
            <w:r>
              <w:rPr>
                <w:sz w:val="22"/>
                <w:szCs w:val="22"/>
              </w:rPr>
              <w:t xml:space="preserve">Số lượng của hàng hóa </w:t>
            </w:r>
          </w:p>
          <w:p w14:paraId="3B76B2C6">
            <w:pPr>
              <w:spacing w:before="0"/>
              <w:ind w:left="41"/>
              <w:jc w:val="both"/>
              <w:rPr>
                <w:sz w:val="22"/>
                <w:szCs w:val="22"/>
              </w:rPr>
            </w:pPr>
            <w:r>
              <w:rPr>
                <w:sz w:val="22"/>
                <w:szCs w:val="22"/>
              </w:rPr>
              <w:t xml:space="preserve">Các quy tắc ràng buộc giữ nguyên hiện trạng. </w:t>
            </w:r>
          </w:p>
          <w:p w14:paraId="7DCCD837">
            <w:pPr>
              <w:spacing w:before="0"/>
              <w:ind w:left="41"/>
              <w:jc w:val="both"/>
              <w:rPr>
                <w:color w:val="FF0000"/>
                <w:sz w:val="22"/>
                <w:szCs w:val="22"/>
              </w:rPr>
            </w:pPr>
            <w:r>
              <w:rPr>
                <w:color w:val="FF0000"/>
                <w:sz w:val="22"/>
                <w:szCs w:val="22"/>
              </w:rPr>
              <w:t>Bổ sung cho phép truyền giá trị âm</w:t>
            </w:r>
          </w:p>
          <w:p w14:paraId="4CFD13F0">
            <w:pPr>
              <w:spacing w:before="0"/>
              <w:ind w:left="28"/>
              <w:jc w:val="both"/>
              <w:rPr>
                <w:sz w:val="22"/>
                <w:szCs w:val="22"/>
              </w:rPr>
            </w:pPr>
          </w:p>
          <w:p w14:paraId="0460A465">
            <w:pPr>
              <w:spacing w:before="0"/>
              <w:ind w:left="28"/>
              <w:jc w:val="both"/>
              <w:rPr>
                <w:sz w:val="22"/>
                <w:szCs w:val="22"/>
              </w:rPr>
            </w:pPr>
          </w:p>
          <w:p w14:paraId="5B34921E">
            <w:pPr>
              <w:spacing w:before="0"/>
              <w:ind w:left="41"/>
              <w:jc w:val="both"/>
              <w:rPr>
                <w:bCs/>
                <w:sz w:val="22"/>
                <w:szCs w:val="22"/>
              </w:rPr>
            </w:pPr>
          </w:p>
        </w:tc>
      </w:tr>
      <w:tr w14:paraId="0BB880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8" w:hRule="atLeast"/>
          <w:jc w:val="center"/>
        </w:trPr>
        <w:tc>
          <w:tcPr>
            <w:tcW w:w="2127" w:type="dxa"/>
            <w:noWrap w:val="0"/>
            <w:vAlign w:val="top"/>
          </w:tcPr>
          <w:p w14:paraId="081B09A7">
            <w:pPr>
              <w:spacing w:before="0"/>
              <w:ind w:left="0"/>
              <w:jc w:val="both"/>
              <w:rPr>
                <w:sz w:val="22"/>
                <w:szCs w:val="22"/>
              </w:rPr>
            </w:pPr>
            <w:r>
              <w:rPr>
                <w:sz w:val="22"/>
                <w:szCs w:val="22"/>
              </w:rPr>
              <w:t>originalInvoiceType</w:t>
            </w:r>
          </w:p>
        </w:tc>
        <w:tc>
          <w:tcPr>
            <w:tcW w:w="2506" w:type="dxa"/>
            <w:noWrap w:val="0"/>
            <w:vAlign w:val="top"/>
          </w:tcPr>
          <w:p w14:paraId="5E3DDC52">
            <w:pPr>
              <w:spacing w:before="0"/>
              <w:ind w:left="0"/>
              <w:jc w:val="both"/>
              <w:rPr>
                <w:sz w:val="22"/>
                <w:szCs w:val="22"/>
                <w:lang w:val="vi-VN"/>
              </w:rPr>
            </w:pPr>
            <w:r>
              <w:rPr>
                <w:sz w:val="22"/>
                <w:szCs w:val="22"/>
              </w:rPr>
              <w:t>Required:</w:t>
            </w:r>
            <w:r>
              <w:rPr>
                <w:sz w:val="22"/>
                <w:szCs w:val="22"/>
                <w:lang w:val="vi-VN"/>
              </w:rPr>
              <w:t xml:space="preserve"> True</w:t>
            </w:r>
          </w:p>
          <w:p w14:paraId="242C6C25">
            <w:pPr>
              <w:spacing w:before="0"/>
              <w:ind w:left="0"/>
              <w:jc w:val="both"/>
              <w:rPr>
                <w:sz w:val="22"/>
                <w:szCs w:val="22"/>
              </w:rPr>
            </w:pPr>
            <w:r>
              <w:rPr>
                <w:sz w:val="22"/>
                <w:szCs w:val="22"/>
              </w:rPr>
              <w:t>DataType: String</w:t>
            </w:r>
          </w:p>
          <w:p w14:paraId="366EDCF7">
            <w:pPr>
              <w:spacing w:before="0"/>
              <w:ind w:left="0"/>
              <w:jc w:val="both"/>
              <w:rPr>
                <w:sz w:val="22"/>
                <w:szCs w:val="22"/>
              </w:rPr>
            </w:pPr>
            <w:r>
              <w:rPr>
                <w:sz w:val="22"/>
                <w:szCs w:val="22"/>
              </w:rPr>
              <w:t>Minlength: N/A</w:t>
            </w:r>
          </w:p>
          <w:p w14:paraId="526D7E45">
            <w:pPr>
              <w:spacing w:before="0"/>
              <w:ind w:left="0"/>
              <w:jc w:val="both"/>
              <w:rPr>
                <w:sz w:val="22"/>
                <w:szCs w:val="22"/>
              </w:rPr>
            </w:pPr>
            <w:r>
              <w:rPr>
                <w:sz w:val="22"/>
                <w:szCs w:val="22"/>
              </w:rPr>
              <w:t xml:space="preserve">Maxlength: </w:t>
            </w:r>
          </w:p>
          <w:p w14:paraId="5A07C0A1">
            <w:pPr>
              <w:spacing w:before="0"/>
              <w:ind w:left="0"/>
              <w:jc w:val="both"/>
              <w:rPr>
                <w:sz w:val="22"/>
                <w:szCs w:val="22"/>
              </w:rPr>
            </w:pPr>
            <w:r>
              <w:rPr>
                <w:sz w:val="22"/>
                <w:szCs w:val="22"/>
              </w:rPr>
              <w:t>Format:</w:t>
            </w:r>
          </w:p>
        </w:tc>
        <w:tc>
          <w:tcPr>
            <w:tcW w:w="4837" w:type="dxa"/>
            <w:noWrap w:val="0"/>
            <w:vAlign w:val="top"/>
          </w:tcPr>
          <w:p w14:paraId="10142F43">
            <w:pPr>
              <w:spacing w:before="0"/>
              <w:ind w:left="41"/>
              <w:jc w:val="both"/>
              <w:rPr>
                <w:bCs/>
                <w:sz w:val="22"/>
                <w:szCs w:val="22"/>
              </w:rPr>
            </w:pPr>
            <w:r>
              <w:rPr>
                <w:bCs/>
                <w:sz w:val="22"/>
                <w:szCs w:val="22"/>
              </w:rPr>
              <w:t>Loại hóa đơn gốc</w:t>
            </w:r>
          </w:p>
          <w:p w14:paraId="1DCC84F4">
            <w:pPr>
              <w:spacing w:before="0"/>
              <w:ind w:left="41"/>
              <w:jc w:val="both"/>
              <w:rPr>
                <w:bCs/>
                <w:sz w:val="22"/>
                <w:szCs w:val="22"/>
              </w:rPr>
            </w:pPr>
            <w:r>
              <w:rPr>
                <w:bCs/>
                <w:sz w:val="22"/>
                <w:szCs w:val="22"/>
              </w:rPr>
              <w:t xml:space="preserve">Truyền giá trị số với ý nghĩa như sau </w:t>
            </w:r>
          </w:p>
          <w:p w14:paraId="4F7B78BA">
            <w:pPr>
              <w:spacing w:before="0"/>
              <w:ind w:left="41"/>
              <w:jc w:val="both"/>
              <w:rPr>
                <w:bCs/>
                <w:sz w:val="22"/>
                <w:szCs w:val="22"/>
              </w:rPr>
            </w:pPr>
            <w:r>
              <w:rPr>
                <w:bCs/>
                <w:sz w:val="22"/>
                <w:szCs w:val="22"/>
              </w:rPr>
              <w:t xml:space="preserve">0- Không phải hóa đơn giấy/hóa đơn không tồn tại trên hệ thống </w:t>
            </w:r>
          </w:p>
          <w:p w14:paraId="0A23CEC7">
            <w:pPr>
              <w:spacing w:before="0"/>
              <w:ind w:left="41"/>
              <w:jc w:val="both"/>
              <w:rPr>
                <w:bCs/>
                <w:sz w:val="22"/>
                <w:szCs w:val="22"/>
              </w:rPr>
            </w:pPr>
            <w:r>
              <w:rPr>
                <w:bCs/>
                <w:sz w:val="22"/>
                <w:szCs w:val="22"/>
              </w:rPr>
              <w:t xml:space="preserve">1-Hóa đơn TT78 </w:t>
            </w:r>
          </w:p>
          <w:p w14:paraId="0D627542">
            <w:pPr>
              <w:spacing w:before="0"/>
              <w:ind w:left="41"/>
              <w:jc w:val="both"/>
              <w:rPr>
                <w:bCs/>
                <w:sz w:val="22"/>
                <w:szCs w:val="22"/>
              </w:rPr>
            </w:pPr>
            <w:r>
              <w:rPr>
                <w:bCs/>
                <w:sz w:val="22"/>
                <w:szCs w:val="22"/>
              </w:rPr>
              <w:t xml:space="preserve">2-Hóa đơn theo QĐ 1209 </w:t>
            </w:r>
          </w:p>
          <w:p w14:paraId="14E057C4">
            <w:pPr>
              <w:spacing w:before="0"/>
              <w:ind w:left="41"/>
              <w:jc w:val="both"/>
              <w:rPr>
                <w:bCs/>
                <w:sz w:val="22"/>
                <w:szCs w:val="22"/>
              </w:rPr>
            </w:pPr>
            <w:r>
              <w:rPr>
                <w:bCs/>
                <w:sz w:val="22"/>
                <w:szCs w:val="22"/>
              </w:rPr>
              <w:t>3-Hóa đơn điện tử/giấy TT32</w:t>
            </w:r>
          </w:p>
          <w:p w14:paraId="22A86219">
            <w:pPr>
              <w:spacing w:before="0"/>
              <w:ind w:left="41"/>
              <w:jc w:val="both"/>
              <w:rPr>
                <w:bCs/>
                <w:sz w:val="22"/>
                <w:szCs w:val="22"/>
              </w:rPr>
            </w:pPr>
            <w:r>
              <w:rPr>
                <w:bCs/>
                <w:sz w:val="22"/>
                <w:szCs w:val="22"/>
              </w:rPr>
              <w:t>4-Hóa đơn giấy TT 78</w:t>
            </w:r>
          </w:p>
          <w:p w14:paraId="71D5D320">
            <w:pPr>
              <w:ind w:left="0"/>
              <w:rPr>
                <w:bCs/>
                <w:sz w:val="22"/>
                <w:szCs w:val="22"/>
              </w:rPr>
            </w:pPr>
            <w:r>
              <w:rPr>
                <w:bCs/>
                <w:color w:val="FF0000"/>
                <w:sz w:val="22"/>
                <w:szCs w:val="22"/>
              </w:rPr>
              <w:t>Chú ý</w:t>
            </w:r>
            <w:r>
              <w:rPr>
                <w:bCs/>
                <w:sz w:val="22"/>
                <w:szCs w:val="22"/>
              </w:rPr>
              <w:t xml:space="preserve">: </w:t>
            </w:r>
          </w:p>
          <w:p w14:paraId="2B482E6A">
            <w:pPr>
              <w:ind w:left="0"/>
              <w:rPr>
                <w:sz w:val="22"/>
                <w:szCs w:val="22"/>
              </w:rPr>
            </w:pPr>
            <w:r>
              <w:rPr>
                <w:bCs/>
                <w:sz w:val="22"/>
                <w:szCs w:val="22"/>
              </w:rPr>
              <w:t xml:space="preserve">- </w:t>
            </w:r>
            <w:r>
              <w:rPr>
                <w:sz w:val="22"/>
                <w:szCs w:val="22"/>
              </w:rPr>
              <w:t xml:space="preserve">Trường hợp thẻ originalInvoiceType không truyền hoặc truyền giá trị rỗng/0 thì không bắt buộc truyền thẻ originalTemplateCode, hệ thống xác thực thông tin khi lập hóa đơn như hiện trạng. </w:t>
            </w:r>
          </w:p>
          <w:p w14:paraId="50BDBA11">
            <w:pPr>
              <w:ind w:left="0"/>
              <w:rPr>
                <w:sz w:val="22"/>
                <w:szCs w:val="22"/>
              </w:rPr>
            </w:pPr>
            <w:r>
              <w:rPr>
                <w:sz w:val="22"/>
                <w:szCs w:val="22"/>
              </w:rPr>
              <w:t xml:space="preserve">- Trường hợp thẻ originalInvoiceType truyền giá trị 1, 2, 3 hoặc 4 thì </w:t>
            </w:r>
          </w:p>
          <w:p w14:paraId="17906F1C">
            <w:pPr>
              <w:ind w:left="0"/>
              <w:rPr>
                <w:sz w:val="22"/>
                <w:szCs w:val="22"/>
              </w:rPr>
            </w:pPr>
            <w:r>
              <w:rPr>
                <w:sz w:val="22"/>
                <w:szCs w:val="22"/>
              </w:rPr>
              <w:t xml:space="preserve">+ Bắt buộc phải truyền thẻ originalTemplateCode, quy tắc xác thực thẻ này tương tự như thẻ templateCode hiện tại. </w:t>
            </w:r>
          </w:p>
          <w:p w14:paraId="73106140">
            <w:pPr>
              <w:spacing w:before="0"/>
              <w:ind w:left="0"/>
              <w:jc w:val="both"/>
              <w:rPr>
                <w:bCs/>
                <w:sz w:val="22"/>
                <w:szCs w:val="22"/>
              </w:rPr>
            </w:pPr>
            <w:r>
              <w:rPr>
                <w:sz w:val="22"/>
                <w:szCs w:val="22"/>
              </w:rPr>
              <w:t xml:space="preserve">+ Khi lập hóa đơn, hệ thống </w:t>
            </w:r>
            <w:r>
              <w:rPr>
                <w:b/>
                <w:bCs/>
                <w:sz w:val="22"/>
                <w:szCs w:val="22"/>
              </w:rPr>
              <w:t>không kiểm tra tính tồn tại</w:t>
            </w:r>
            <w:r>
              <w:rPr>
                <w:sz w:val="22"/>
                <w:szCs w:val="22"/>
              </w:rPr>
              <w:t xml:space="preserve"> của hóa đơn gốc trên hệ thống, các quy tắc xác thực khác giữ nguyên hiện trạng</w:t>
            </w:r>
          </w:p>
        </w:tc>
      </w:tr>
      <w:tr w14:paraId="57C19F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8" w:hRule="atLeast"/>
          <w:jc w:val="center"/>
        </w:trPr>
        <w:tc>
          <w:tcPr>
            <w:tcW w:w="2127" w:type="dxa"/>
            <w:noWrap w:val="0"/>
            <w:vAlign w:val="top"/>
          </w:tcPr>
          <w:p w14:paraId="5C837E1E">
            <w:pPr>
              <w:spacing w:before="0"/>
              <w:ind w:left="0"/>
              <w:jc w:val="both"/>
              <w:rPr>
                <w:sz w:val="22"/>
                <w:szCs w:val="22"/>
              </w:rPr>
            </w:pPr>
            <w:r>
              <w:rPr>
                <w:sz w:val="22"/>
                <w:szCs w:val="22"/>
              </w:rPr>
              <w:t>originalTemplateCode</w:t>
            </w:r>
          </w:p>
        </w:tc>
        <w:tc>
          <w:tcPr>
            <w:tcW w:w="2506" w:type="dxa"/>
            <w:noWrap w:val="0"/>
            <w:vAlign w:val="top"/>
          </w:tcPr>
          <w:p w14:paraId="0B323946">
            <w:pPr>
              <w:spacing w:before="0"/>
              <w:ind w:left="0"/>
              <w:jc w:val="both"/>
              <w:rPr>
                <w:sz w:val="22"/>
                <w:szCs w:val="22"/>
              </w:rPr>
            </w:pPr>
            <w:r>
              <w:rPr>
                <w:sz w:val="22"/>
                <w:szCs w:val="22"/>
              </w:rPr>
              <w:t xml:space="preserve">Required: </w:t>
            </w:r>
          </w:p>
          <w:p w14:paraId="55D7B3D1">
            <w:pPr>
              <w:spacing w:before="0"/>
              <w:ind w:left="0"/>
              <w:jc w:val="both"/>
              <w:rPr>
                <w:sz w:val="22"/>
                <w:szCs w:val="22"/>
              </w:rPr>
            </w:pPr>
            <w:r>
              <w:rPr>
                <w:sz w:val="22"/>
                <w:szCs w:val="22"/>
              </w:rPr>
              <w:t>DataType: String</w:t>
            </w:r>
          </w:p>
          <w:p w14:paraId="49D18E09">
            <w:pPr>
              <w:spacing w:before="0"/>
              <w:ind w:left="0"/>
              <w:jc w:val="both"/>
              <w:rPr>
                <w:sz w:val="22"/>
                <w:szCs w:val="22"/>
              </w:rPr>
            </w:pPr>
            <w:r>
              <w:rPr>
                <w:sz w:val="22"/>
                <w:szCs w:val="22"/>
              </w:rPr>
              <w:t>Minlength: N/A</w:t>
            </w:r>
          </w:p>
          <w:p w14:paraId="7CDE2C0B">
            <w:pPr>
              <w:spacing w:before="0"/>
              <w:ind w:left="0"/>
              <w:jc w:val="both"/>
              <w:rPr>
                <w:sz w:val="22"/>
                <w:szCs w:val="22"/>
              </w:rPr>
            </w:pPr>
            <w:r>
              <w:rPr>
                <w:sz w:val="22"/>
                <w:szCs w:val="22"/>
              </w:rPr>
              <w:t>Maxlength: 20</w:t>
            </w:r>
          </w:p>
          <w:p w14:paraId="43E556B4">
            <w:pPr>
              <w:spacing w:before="0"/>
              <w:ind w:left="0"/>
              <w:jc w:val="both"/>
              <w:rPr>
                <w:sz w:val="22"/>
                <w:szCs w:val="22"/>
              </w:rPr>
            </w:pPr>
            <w:r>
              <w:rPr>
                <w:sz w:val="22"/>
                <w:szCs w:val="22"/>
              </w:rPr>
              <w:t>Format:</w:t>
            </w:r>
          </w:p>
        </w:tc>
        <w:tc>
          <w:tcPr>
            <w:tcW w:w="4837" w:type="dxa"/>
            <w:noWrap w:val="0"/>
            <w:vAlign w:val="top"/>
          </w:tcPr>
          <w:p w14:paraId="7C025FF9">
            <w:pPr>
              <w:spacing w:before="0"/>
              <w:ind w:left="41"/>
              <w:jc w:val="both"/>
              <w:rPr>
                <w:bCs/>
                <w:sz w:val="22"/>
                <w:szCs w:val="22"/>
              </w:rPr>
            </w:pPr>
            <w:r>
              <w:rPr>
                <w:bCs/>
                <w:sz w:val="22"/>
                <w:szCs w:val="22"/>
              </w:rPr>
              <w:t>Bắt buộc truyền nếu originalInvoiceType là 1, 2, 3 hoặc 4</w:t>
            </w:r>
          </w:p>
          <w:p w14:paraId="4611CDE5">
            <w:pPr>
              <w:spacing w:before="0"/>
              <w:ind w:left="41"/>
              <w:jc w:val="both"/>
              <w:rPr>
                <w:bCs/>
                <w:sz w:val="22"/>
                <w:szCs w:val="22"/>
                <w:lang w:val="vi-VN"/>
              </w:rPr>
            </w:pPr>
            <w:r>
              <w:rPr>
                <w:bCs/>
                <w:sz w:val="22"/>
                <w:szCs w:val="22"/>
                <w:lang w:val="vi-VN"/>
              </w:rPr>
              <w:t>Ví dụ mẫu TT32: 01GTKT0/001</w:t>
            </w:r>
          </w:p>
          <w:p w14:paraId="36ACB366">
            <w:pPr>
              <w:spacing w:before="0"/>
              <w:ind w:left="41"/>
              <w:jc w:val="both"/>
              <w:rPr>
                <w:bCs/>
                <w:sz w:val="22"/>
                <w:szCs w:val="22"/>
                <w:lang w:val="vi-VN"/>
              </w:rPr>
            </w:pPr>
            <w:r>
              <w:rPr>
                <w:bCs/>
                <w:sz w:val="22"/>
                <w:szCs w:val="22"/>
                <w:lang w:val="vi-VN"/>
              </w:rPr>
              <w:t>Ví dụ mẫu TT78: 1/0224</w:t>
            </w:r>
          </w:p>
        </w:tc>
      </w:tr>
    </w:tbl>
    <w:p w14:paraId="0FB433BC">
      <w:pPr>
        <w:pStyle w:val="93"/>
        <w:widowControl w:val="0"/>
        <w:snapToGrid w:val="0"/>
        <w:spacing w:before="120" w:line="360" w:lineRule="auto"/>
        <w:ind w:left="360"/>
        <w:contextualSpacing/>
        <w:jc w:val="both"/>
        <w:rPr>
          <w:rFonts w:ascii="Times New Roman" w:hAnsi="Times New Roman"/>
        </w:rPr>
      </w:pPr>
    </w:p>
    <w:p w14:paraId="719E8ABB">
      <w:pPr>
        <w:widowControl/>
        <w:shd w:val="clear" w:color="auto" w:fill="DBE5F1"/>
        <w:spacing w:before="0" w:line="240" w:lineRule="auto"/>
        <w:ind w:left="720"/>
        <w:jc w:val="both"/>
        <w:rPr>
          <w:b/>
          <w:bCs/>
          <w:snapToGrid/>
          <w:color w:val="525252"/>
          <w:sz w:val="22"/>
          <w:szCs w:val="22"/>
        </w:rPr>
      </w:pPr>
      <w:r>
        <w:rPr>
          <w:b/>
          <w:bCs/>
          <w:snapToGrid/>
          <w:color w:val="525252"/>
          <w:sz w:val="22"/>
          <w:szCs w:val="22"/>
        </w:rPr>
        <w:t>{</w:t>
      </w:r>
    </w:p>
    <w:p w14:paraId="0586895C">
      <w:pPr>
        <w:widowControl/>
        <w:shd w:val="clear" w:color="auto" w:fill="DBE5F1"/>
        <w:spacing w:before="0" w:line="240" w:lineRule="auto"/>
        <w:ind w:left="720"/>
        <w:jc w:val="both"/>
        <w:rPr>
          <w:b/>
          <w:bCs/>
          <w:snapToGrid/>
          <w:color w:val="525252"/>
          <w:sz w:val="22"/>
          <w:szCs w:val="22"/>
        </w:rPr>
      </w:pPr>
      <w:r>
        <w:rPr>
          <w:b/>
          <w:bCs/>
          <w:snapToGrid/>
          <w:color w:val="525252"/>
          <w:sz w:val="22"/>
          <w:szCs w:val="22"/>
        </w:rPr>
        <w:t xml:space="preserve">   "generalInvoiceInfo":{</w:t>
      </w:r>
    </w:p>
    <w:p w14:paraId="6D2DF662">
      <w:pPr>
        <w:widowControl/>
        <w:shd w:val="clear" w:color="auto" w:fill="DBE5F1"/>
        <w:spacing w:before="0" w:line="240" w:lineRule="auto"/>
        <w:ind w:left="720"/>
        <w:jc w:val="both"/>
        <w:rPr>
          <w:b/>
          <w:bCs/>
          <w:snapToGrid/>
          <w:color w:val="525252"/>
          <w:sz w:val="22"/>
          <w:szCs w:val="22"/>
        </w:rPr>
      </w:pPr>
      <w:r>
        <w:rPr>
          <w:b/>
          <w:bCs/>
          <w:snapToGrid/>
          <w:color w:val="525252"/>
          <w:sz w:val="22"/>
          <w:szCs w:val="22"/>
        </w:rPr>
        <w:t xml:space="preserve">      "invoiceType":"01GTKT",</w:t>
      </w:r>
    </w:p>
    <w:p w14:paraId="1F6D004E">
      <w:pPr>
        <w:widowControl/>
        <w:shd w:val="clear" w:color="auto" w:fill="DBE5F1"/>
        <w:spacing w:before="0" w:line="240" w:lineRule="auto"/>
        <w:ind w:left="720"/>
        <w:jc w:val="both"/>
        <w:rPr>
          <w:b/>
          <w:bCs/>
          <w:snapToGrid/>
          <w:color w:val="525252"/>
          <w:sz w:val="22"/>
          <w:szCs w:val="22"/>
        </w:rPr>
      </w:pPr>
      <w:r>
        <w:rPr>
          <w:b/>
          <w:bCs/>
          <w:snapToGrid/>
          <w:color w:val="525252"/>
          <w:sz w:val="22"/>
          <w:szCs w:val="22"/>
        </w:rPr>
        <w:t xml:space="preserve">      "templateCode":"01GTKT0/170",</w:t>
      </w:r>
    </w:p>
    <w:p w14:paraId="0C1A0DDA">
      <w:pPr>
        <w:widowControl/>
        <w:shd w:val="clear" w:color="auto" w:fill="DBE5F1"/>
        <w:spacing w:before="0" w:line="240" w:lineRule="auto"/>
        <w:ind w:left="720"/>
        <w:jc w:val="both"/>
        <w:rPr>
          <w:b/>
          <w:bCs/>
          <w:snapToGrid/>
          <w:color w:val="525252"/>
          <w:sz w:val="22"/>
          <w:szCs w:val="22"/>
        </w:rPr>
      </w:pPr>
      <w:r>
        <w:rPr>
          <w:b/>
          <w:bCs/>
          <w:snapToGrid/>
          <w:color w:val="525252"/>
          <w:sz w:val="22"/>
          <w:szCs w:val="22"/>
        </w:rPr>
        <w:tab/>
      </w:r>
      <w:r>
        <w:rPr>
          <w:b/>
          <w:bCs/>
          <w:snapToGrid/>
          <w:color w:val="525252"/>
          <w:sz w:val="22"/>
          <w:szCs w:val="22"/>
        </w:rPr>
        <w:t>"invoiceSeries":"AA/17E",</w:t>
      </w:r>
    </w:p>
    <w:p w14:paraId="0D469440">
      <w:pPr>
        <w:widowControl/>
        <w:shd w:val="clear" w:color="auto" w:fill="DBE5F1"/>
        <w:spacing w:before="0" w:line="240" w:lineRule="auto"/>
        <w:ind w:left="720"/>
        <w:jc w:val="both"/>
        <w:rPr>
          <w:b/>
          <w:bCs/>
          <w:snapToGrid/>
          <w:color w:val="525252"/>
          <w:sz w:val="22"/>
          <w:szCs w:val="22"/>
        </w:rPr>
      </w:pPr>
      <w:r>
        <w:rPr>
          <w:b/>
          <w:bCs/>
          <w:snapToGrid/>
          <w:color w:val="525252"/>
          <w:sz w:val="22"/>
          <w:szCs w:val="22"/>
        </w:rPr>
        <w:t xml:space="preserve">      "transactionUuid": "123e4567-e89b-12d3-a456-426655440000",</w:t>
      </w:r>
    </w:p>
    <w:p w14:paraId="4004EE89">
      <w:pPr>
        <w:widowControl/>
        <w:shd w:val="clear" w:color="auto" w:fill="DBE5F1"/>
        <w:spacing w:before="0" w:line="240" w:lineRule="auto"/>
        <w:ind w:left="720"/>
        <w:jc w:val="both"/>
        <w:rPr>
          <w:b/>
          <w:bCs/>
          <w:snapToGrid/>
          <w:color w:val="525252"/>
          <w:sz w:val="22"/>
          <w:szCs w:val="22"/>
        </w:rPr>
      </w:pPr>
      <w:r>
        <w:rPr>
          <w:b/>
          <w:bCs/>
          <w:snapToGrid/>
          <w:color w:val="525252"/>
          <w:sz w:val="22"/>
          <w:szCs w:val="22"/>
        </w:rPr>
        <w:t xml:space="preserve">      "invoiceIssuedDate":</w:t>
      </w:r>
      <w:r>
        <w:rPr>
          <w:bCs/>
          <w:snapToGrid/>
          <w:color w:val="8000FF"/>
          <w:sz w:val="22"/>
          <w:szCs w:val="22"/>
          <w:shd w:val="clear" w:color="auto" w:fill="FFFF00"/>
        </w:rPr>
        <w:t>1587797116843</w:t>
      </w:r>
      <w:r>
        <w:rPr>
          <w:b/>
          <w:bCs/>
          <w:snapToGrid/>
          <w:color w:val="525252"/>
          <w:sz w:val="22"/>
          <w:szCs w:val="22"/>
        </w:rPr>
        <w:t>,</w:t>
      </w:r>
    </w:p>
    <w:p w14:paraId="48BF63EB">
      <w:pPr>
        <w:widowControl/>
        <w:shd w:val="clear" w:color="auto" w:fill="DBE5F1"/>
        <w:spacing w:before="0" w:line="240" w:lineRule="auto"/>
        <w:ind w:left="720"/>
        <w:jc w:val="both"/>
        <w:rPr>
          <w:b/>
          <w:bCs/>
          <w:snapToGrid/>
          <w:color w:val="525252"/>
          <w:sz w:val="22"/>
          <w:szCs w:val="22"/>
        </w:rPr>
      </w:pPr>
      <w:r>
        <w:rPr>
          <w:b/>
          <w:bCs/>
          <w:snapToGrid/>
          <w:color w:val="525252"/>
          <w:sz w:val="22"/>
          <w:szCs w:val="22"/>
        </w:rPr>
        <w:t xml:space="preserve">      "currencyCode":"VND",</w:t>
      </w:r>
    </w:p>
    <w:p w14:paraId="240CDD16">
      <w:pPr>
        <w:widowControl/>
        <w:shd w:val="clear" w:color="auto" w:fill="DBE5F1"/>
        <w:spacing w:before="0" w:line="240" w:lineRule="auto"/>
        <w:ind w:left="720"/>
        <w:jc w:val="both"/>
        <w:rPr>
          <w:b/>
          <w:bCs/>
          <w:snapToGrid/>
          <w:color w:val="525252"/>
          <w:sz w:val="22"/>
          <w:szCs w:val="22"/>
        </w:rPr>
      </w:pPr>
      <w:r>
        <w:rPr>
          <w:b/>
          <w:bCs/>
          <w:snapToGrid/>
          <w:color w:val="525252"/>
          <w:sz w:val="22"/>
          <w:szCs w:val="22"/>
        </w:rPr>
        <w:t xml:space="preserve">      "adjustmentType":"1",</w:t>
      </w:r>
    </w:p>
    <w:p w14:paraId="7B2078D0">
      <w:pPr>
        <w:widowControl/>
        <w:shd w:val="clear" w:color="auto" w:fill="DBE5F1"/>
        <w:spacing w:before="0" w:line="240" w:lineRule="auto"/>
        <w:ind w:left="720"/>
        <w:jc w:val="both"/>
        <w:rPr>
          <w:b/>
          <w:bCs/>
          <w:snapToGrid/>
          <w:color w:val="525252"/>
          <w:sz w:val="22"/>
          <w:szCs w:val="22"/>
        </w:rPr>
      </w:pPr>
      <w:r>
        <w:rPr>
          <w:b/>
          <w:bCs/>
          <w:snapToGrid/>
          <w:color w:val="525252"/>
          <w:sz w:val="22"/>
          <w:szCs w:val="22"/>
        </w:rPr>
        <w:t xml:space="preserve">      "adjustedNote":"",</w:t>
      </w:r>
    </w:p>
    <w:p w14:paraId="29A04497">
      <w:pPr>
        <w:widowControl/>
        <w:shd w:val="clear" w:color="auto" w:fill="DBE5F1"/>
        <w:spacing w:before="0" w:line="240" w:lineRule="auto"/>
        <w:ind w:left="720"/>
        <w:jc w:val="both"/>
        <w:rPr>
          <w:b/>
          <w:bCs/>
          <w:snapToGrid/>
          <w:color w:val="525252"/>
          <w:sz w:val="22"/>
          <w:szCs w:val="22"/>
        </w:rPr>
      </w:pPr>
      <w:r>
        <w:rPr>
          <w:b/>
          <w:bCs/>
          <w:snapToGrid/>
          <w:color w:val="525252"/>
          <w:sz w:val="22"/>
          <w:szCs w:val="22"/>
        </w:rPr>
        <w:t xml:space="preserve">      "originalInvoiceType": "1",</w:t>
      </w:r>
    </w:p>
    <w:p w14:paraId="7C012230">
      <w:pPr>
        <w:widowControl/>
        <w:shd w:val="clear" w:color="auto" w:fill="DBE5F1"/>
        <w:spacing w:before="0" w:line="240" w:lineRule="auto"/>
        <w:ind w:left="720"/>
        <w:jc w:val="both"/>
        <w:rPr>
          <w:b/>
          <w:bCs/>
          <w:snapToGrid/>
          <w:color w:val="525252"/>
          <w:sz w:val="22"/>
          <w:szCs w:val="22"/>
        </w:rPr>
      </w:pPr>
      <w:r>
        <w:rPr>
          <w:b/>
          <w:bCs/>
          <w:snapToGrid/>
          <w:color w:val="525252"/>
          <w:sz w:val="22"/>
          <w:szCs w:val="22"/>
        </w:rPr>
        <w:t xml:space="preserve">      "originalTemolateCode": "1/0224",</w:t>
      </w:r>
    </w:p>
    <w:p w14:paraId="5383BEDA">
      <w:pPr>
        <w:widowControl/>
        <w:shd w:val="clear" w:color="auto" w:fill="DBE5F1"/>
        <w:spacing w:before="0" w:line="240" w:lineRule="auto"/>
        <w:ind w:left="720"/>
        <w:jc w:val="both"/>
        <w:rPr>
          <w:b/>
          <w:bCs/>
          <w:snapToGrid/>
          <w:color w:val="525252"/>
          <w:sz w:val="22"/>
          <w:szCs w:val="22"/>
        </w:rPr>
      </w:pPr>
      <w:r>
        <w:rPr>
          <w:b/>
          <w:bCs/>
          <w:snapToGrid/>
          <w:color w:val="525252"/>
          <w:sz w:val="22"/>
          <w:szCs w:val="22"/>
        </w:rPr>
        <w:t xml:space="preserve">      "paymentStatus":true,</w:t>
      </w:r>
    </w:p>
    <w:p w14:paraId="182FB849">
      <w:pPr>
        <w:widowControl/>
        <w:shd w:val="clear" w:color="auto" w:fill="DBE5F1"/>
        <w:spacing w:before="0" w:line="240" w:lineRule="auto"/>
        <w:ind w:left="720"/>
        <w:jc w:val="both"/>
        <w:rPr>
          <w:b/>
          <w:bCs/>
          <w:snapToGrid/>
          <w:color w:val="525252"/>
          <w:sz w:val="22"/>
          <w:szCs w:val="22"/>
        </w:rPr>
      </w:pPr>
      <w:r>
        <w:rPr>
          <w:b/>
          <w:bCs/>
          <w:snapToGrid/>
          <w:color w:val="525252"/>
          <w:sz w:val="22"/>
          <w:szCs w:val="22"/>
        </w:rPr>
        <w:t xml:space="preserve">      "paymentType":"TM",</w:t>
      </w:r>
    </w:p>
    <w:p w14:paraId="572C5E9D">
      <w:pPr>
        <w:widowControl/>
        <w:shd w:val="clear" w:color="auto" w:fill="DBE5F1"/>
        <w:spacing w:before="0" w:line="240" w:lineRule="auto"/>
        <w:ind w:left="720"/>
        <w:jc w:val="both"/>
        <w:rPr>
          <w:b/>
          <w:bCs/>
          <w:snapToGrid/>
          <w:color w:val="525252"/>
          <w:sz w:val="22"/>
          <w:szCs w:val="22"/>
        </w:rPr>
      </w:pPr>
      <w:r>
        <w:rPr>
          <w:b/>
          <w:bCs/>
          <w:snapToGrid/>
          <w:color w:val="525252"/>
          <w:sz w:val="22"/>
          <w:szCs w:val="22"/>
        </w:rPr>
        <w:t xml:space="preserve">      "paymentTypeName":"TM",</w:t>
      </w:r>
    </w:p>
    <w:p w14:paraId="7AC2EC47">
      <w:pPr>
        <w:widowControl/>
        <w:shd w:val="clear" w:color="auto" w:fill="DBE5F1"/>
        <w:spacing w:before="0" w:line="240" w:lineRule="auto"/>
        <w:ind w:left="720"/>
        <w:jc w:val="both"/>
        <w:rPr>
          <w:b/>
          <w:bCs/>
          <w:snapToGrid/>
          <w:color w:val="525252"/>
          <w:sz w:val="22"/>
          <w:szCs w:val="22"/>
        </w:rPr>
      </w:pPr>
      <w:r>
        <w:rPr>
          <w:b/>
          <w:bCs/>
          <w:snapToGrid/>
          <w:color w:val="525252"/>
          <w:sz w:val="22"/>
          <w:szCs w:val="22"/>
        </w:rPr>
        <w:t xml:space="preserve">      "cusGetInvoiceRight":true,</w:t>
      </w:r>
    </w:p>
    <w:p w14:paraId="779E51CB">
      <w:pPr>
        <w:widowControl/>
        <w:shd w:val="clear" w:color="auto" w:fill="DBE5F1"/>
        <w:spacing w:before="0" w:line="240" w:lineRule="auto"/>
        <w:ind w:left="720"/>
        <w:jc w:val="both"/>
        <w:rPr>
          <w:b/>
          <w:bCs/>
          <w:snapToGrid/>
          <w:color w:val="525252"/>
          <w:sz w:val="22"/>
          <w:szCs w:val="22"/>
        </w:rPr>
      </w:pPr>
      <w:r>
        <w:rPr>
          <w:b/>
          <w:bCs/>
          <w:snapToGrid/>
          <w:color w:val="525252"/>
          <w:sz w:val="22"/>
          <w:szCs w:val="22"/>
        </w:rPr>
        <w:t xml:space="preserve">      "userName":"user 1",</w:t>
      </w:r>
    </w:p>
    <w:p w14:paraId="782916D4">
      <w:pPr>
        <w:widowControl/>
        <w:shd w:val="clear" w:color="auto" w:fill="DBE5F1"/>
        <w:spacing w:before="0" w:line="240" w:lineRule="auto"/>
        <w:ind w:left="720"/>
        <w:jc w:val="both"/>
        <w:rPr>
          <w:b/>
          <w:bCs/>
          <w:snapToGrid/>
          <w:color w:val="525252"/>
          <w:sz w:val="22"/>
          <w:szCs w:val="22"/>
        </w:rPr>
      </w:pPr>
      <w:r>
        <w:rPr>
          <w:b/>
          <w:bCs/>
          <w:snapToGrid/>
          <w:color w:val="525252"/>
          <w:sz w:val="22"/>
          <w:szCs w:val="22"/>
        </w:rPr>
        <w:t xml:space="preserve">      “certificateSerial”:”5404FFFEB7033FB316D672201B7BA4FE”</w:t>
      </w:r>
    </w:p>
    <w:p w14:paraId="479DE371">
      <w:pPr>
        <w:widowControl/>
        <w:shd w:val="clear" w:color="auto" w:fill="DBE5F1"/>
        <w:spacing w:before="0" w:line="240" w:lineRule="auto"/>
        <w:ind w:left="720"/>
        <w:jc w:val="both"/>
        <w:rPr>
          <w:b/>
          <w:bCs/>
          <w:snapToGrid/>
          <w:color w:val="525252"/>
          <w:sz w:val="22"/>
          <w:szCs w:val="22"/>
        </w:rPr>
      </w:pPr>
      <w:r>
        <w:rPr>
          <w:b/>
          <w:bCs/>
          <w:snapToGrid/>
          <w:color w:val="525252"/>
          <w:sz w:val="22"/>
          <w:szCs w:val="22"/>
        </w:rPr>
        <w:t xml:space="preserve">   },</w:t>
      </w:r>
    </w:p>
    <w:p w14:paraId="01D90893">
      <w:pPr>
        <w:widowControl/>
        <w:shd w:val="clear" w:color="auto" w:fill="DBE5F1"/>
        <w:spacing w:before="0" w:line="240" w:lineRule="auto"/>
        <w:ind w:left="720"/>
        <w:jc w:val="both"/>
        <w:rPr>
          <w:b/>
          <w:bCs/>
          <w:snapToGrid/>
          <w:color w:val="525252"/>
          <w:sz w:val="22"/>
          <w:szCs w:val="22"/>
        </w:rPr>
      </w:pPr>
      <w:r>
        <w:rPr>
          <w:b/>
          <w:bCs/>
          <w:snapToGrid/>
          <w:color w:val="525252"/>
          <w:sz w:val="22"/>
          <w:szCs w:val="22"/>
        </w:rPr>
        <w:t xml:space="preserve">   "buyerInfo":{</w:t>
      </w:r>
    </w:p>
    <w:p w14:paraId="72AB2036">
      <w:pPr>
        <w:widowControl/>
        <w:shd w:val="clear" w:color="auto" w:fill="DBE5F1"/>
        <w:spacing w:before="0" w:line="240" w:lineRule="auto"/>
        <w:ind w:left="720"/>
        <w:jc w:val="both"/>
        <w:rPr>
          <w:b/>
          <w:bCs/>
          <w:snapToGrid/>
          <w:color w:val="525252"/>
          <w:sz w:val="22"/>
          <w:szCs w:val="22"/>
        </w:rPr>
      </w:pPr>
      <w:r>
        <w:rPr>
          <w:b/>
          <w:bCs/>
          <w:snapToGrid/>
          <w:color w:val="525252"/>
          <w:sz w:val="22"/>
          <w:szCs w:val="22"/>
        </w:rPr>
        <w:t xml:space="preserve">      "buyerName":"Đặng thị thanh tâm",</w:t>
      </w:r>
    </w:p>
    <w:p w14:paraId="52A73160">
      <w:pPr>
        <w:widowControl/>
        <w:shd w:val="clear" w:color="auto" w:fill="DBE5F1"/>
        <w:spacing w:before="0" w:line="240" w:lineRule="auto"/>
        <w:ind w:left="720"/>
        <w:jc w:val="both"/>
        <w:rPr>
          <w:b/>
          <w:bCs/>
          <w:snapToGrid/>
          <w:color w:val="525252"/>
          <w:sz w:val="22"/>
          <w:szCs w:val="22"/>
        </w:rPr>
      </w:pPr>
      <w:r>
        <w:rPr>
          <w:b/>
          <w:bCs/>
          <w:snapToGrid/>
          <w:color w:val="525252"/>
          <w:sz w:val="22"/>
          <w:szCs w:val="22"/>
        </w:rPr>
        <w:t xml:space="preserve">      "buyerLegalName":"",</w:t>
      </w:r>
    </w:p>
    <w:p w14:paraId="7AA13BBD">
      <w:pPr>
        <w:widowControl/>
        <w:shd w:val="clear" w:color="auto" w:fill="DBE5F1"/>
        <w:spacing w:before="0" w:line="240" w:lineRule="auto"/>
        <w:ind w:left="720"/>
        <w:jc w:val="both"/>
        <w:rPr>
          <w:b/>
          <w:bCs/>
          <w:snapToGrid/>
          <w:color w:val="525252"/>
          <w:sz w:val="22"/>
          <w:szCs w:val="22"/>
        </w:rPr>
      </w:pPr>
      <w:r>
        <w:rPr>
          <w:b/>
          <w:bCs/>
          <w:snapToGrid/>
          <w:color w:val="525252"/>
          <w:sz w:val="22"/>
          <w:szCs w:val="22"/>
        </w:rPr>
        <w:t xml:space="preserve">      "buyerTaxCode":"",</w:t>
      </w:r>
    </w:p>
    <w:p w14:paraId="30610EF2">
      <w:pPr>
        <w:widowControl/>
        <w:shd w:val="clear" w:color="auto" w:fill="DBE5F1"/>
        <w:spacing w:before="0" w:line="240" w:lineRule="auto"/>
        <w:ind w:left="720"/>
        <w:jc w:val="both"/>
        <w:rPr>
          <w:b/>
          <w:bCs/>
          <w:snapToGrid/>
          <w:color w:val="525252"/>
          <w:sz w:val="22"/>
          <w:szCs w:val="22"/>
        </w:rPr>
      </w:pPr>
      <w:r>
        <w:rPr>
          <w:b/>
          <w:bCs/>
          <w:snapToGrid/>
          <w:color w:val="525252"/>
          <w:sz w:val="22"/>
          <w:szCs w:val="22"/>
        </w:rPr>
        <w:t xml:space="preserve">      "buyerAddressLine":"HN VN",</w:t>
      </w:r>
    </w:p>
    <w:p w14:paraId="45E27D35">
      <w:pPr>
        <w:widowControl/>
        <w:shd w:val="clear" w:color="auto" w:fill="DBE5F1"/>
        <w:spacing w:before="0" w:line="240" w:lineRule="auto"/>
        <w:ind w:left="720"/>
        <w:jc w:val="both"/>
        <w:rPr>
          <w:b/>
          <w:bCs/>
          <w:snapToGrid/>
          <w:color w:val="525252"/>
          <w:sz w:val="22"/>
          <w:szCs w:val="22"/>
        </w:rPr>
      </w:pPr>
      <w:r>
        <w:rPr>
          <w:b/>
          <w:bCs/>
          <w:snapToGrid/>
          <w:color w:val="525252"/>
          <w:sz w:val="22"/>
          <w:szCs w:val="22"/>
        </w:rPr>
        <w:t xml:space="preserve">      "buyerPhoneNumber":"11111",</w:t>
      </w:r>
    </w:p>
    <w:p w14:paraId="4C0F41CF">
      <w:pPr>
        <w:widowControl/>
        <w:shd w:val="clear" w:color="auto" w:fill="DBE5F1"/>
        <w:spacing w:before="0" w:line="240" w:lineRule="auto"/>
        <w:ind w:left="720"/>
        <w:jc w:val="both"/>
        <w:rPr>
          <w:b/>
          <w:bCs/>
          <w:snapToGrid/>
          <w:color w:val="525252"/>
          <w:sz w:val="22"/>
          <w:szCs w:val="22"/>
        </w:rPr>
      </w:pPr>
      <w:r>
        <w:rPr>
          <w:b/>
          <w:bCs/>
          <w:snapToGrid/>
          <w:color w:val="525252"/>
          <w:sz w:val="22"/>
          <w:szCs w:val="22"/>
        </w:rPr>
        <w:t xml:space="preserve">      "buyerEmail":"",</w:t>
      </w:r>
    </w:p>
    <w:p w14:paraId="00F4CFDC">
      <w:pPr>
        <w:widowControl/>
        <w:shd w:val="clear" w:color="auto" w:fill="DBE5F1"/>
        <w:spacing w:before="0" w:line="240" w:lineRule="auto"/>
        <w:ind w:left="720"/>
        <w:jc w:val="both"/>
        <w:rPr>
          <w:b/>
          <w:bCs/>
          <w:snapToGrid/>
          <w:color w:val="525252"/>
          <w:sz w:val="22"/>
          <w:szCs w:val="22"/>
        </w:rPr>
      </w:pPr>
      <w:r>
        <w:rPr>
          <w:b/>
          <w:bCs/>
          <w:snapToGrid/>
          <w:color w:val="525252"/>
          <w:sz w:val="22"/>
          <w:szCs w:val="22"/>
        </w:rPr>
        <w:t xml:space="preserve">      "buyerIdNo":"123456789",</w:t>
      </w:r>
    </w:p>
    <w:p w14:paraId="7BC21165">
      <w:pPr>
        <w:widowControl/>
        <w:shd w:val="clear" w:color="auto" w:fill="DBE5F1"/>
        <w:spacing w:before="0" w:line="240" w:lineRule="auto"/>
        <w:ind w:left="720"/>
        <w:jc w:val="both"/>
        <w:rPr>
          <w:b/>
          <w:bCs/>
          <w:snapToGrid/>
          <w:color w:val="525252"/>
          <w:sz w:val="22"/>
          <w:szCs w:val="22"/>
        </w:rPr>
      </w:pPr>
      <w:r>
        <w:rPr>
          <w:b/>
          <w:bCs/>
          <w:snapToGrid/>
          <w:color w:val="525252"/>
          <w:sz w:val="22"/>
          <w:szCs w:val="22"/>
        </w:rPr>
        <w:t xml:space="preserve">      "buyerIdType":"1"</w:t>
      </w:r>
    </w:p>
    <w:p w14:paraId="53DFC0EE">
      <w:pPr>
        <w:widowControl/>
        <w:shd w:val="clear" w:color="auto" w:fill="DBE5F1"/>
        <w:spacing w:before="0" w:line="240" w:lineRule="auto"/>
        <w:ind w:left="720"/>
        <w:jc w:val="both"/>
        <w:rPr>
          <w:b/>
          <w:bCs/>
          <w:snapToGrid/>
          <w:color w:val="525252"/>
          <w:sz w:val="22"/>
          <w:szCs w:val="22"/>
        </w:rPr>
      </w:pPr>
      <w:r>
        <w:rPr>
          <w:b/>
          <w:bCs/>
          <w:snapToGrid/>
          <w:color w:val="525252"/>
          <w:sz w:val="22"/>
          <w:szCs w:val="22"/>
        </w:rPr>
        <w:t xml:space="preserve">   },</w:t>
      </w:r>
    </w:p>
    <w:p w14:paraId="6DC10942">
      <w:pPr>
        <w:widowControl/>
        <w:shd w:val="clear" w:color="auto" w:fill="DBE5F1"/>
        <w:spacing w:before="0" w:line="240" w:lineRule="auto"/>
        <w:ind w:left="720"/>
        <w:jc w:val="both"/>
        <w:rPr>
          <w:b/>
          <w:bCs/>
          <w:snapToGrid/>
          <w:color w:val="525252"/>
          <w:sz w:val="22"/>
          <w:szCs w:val="22"/>
        </w:rPr>
      </w:pPr>
      <w:r>
        <w:rPr>
          <w:b/>
          <w:bCs/>
          <w:snapToGrid/>
          <w:color w:val="525252"/>
          <w:sz w:val="22"/>
          <w:szCs w:val="22"/>
        </w:rPr>
        <w:t xml:space="preserve">   "sellerInfo":{</w:t>
      </w:r>
    </w:p>
    <w:p w14:paraId="0C4B9CEA">
      <w:pPr>
        <w:widowControl/>
        <w:shd w:val="clear" w:color="auto" w:fill="DBE5F1"/>
        <w:spacing w:before="0" w:line="240" w:lineRule="auto"/>
        <w:ind w:left="720"/>
        <w:jc w:val="both"/>
        <w:rPr>
          <w:b/>
          <w:bCs/>
          <w:snapToGrid/>
          <w:color w:val="525252"/>
          <w:sz w:val="22"/>
          <w:szCs w:val="22"/>
        </w:rPr>
      </w:pPr>
      <w:r>
        <w:rPr>
          <w:b/>
          <w:bCs/>
          <w:snapToGrid/>
          <w:color w:val="525252"/>
          <w:sz w:val="22"/>
          <w:szCs w:val="22"/>
        </w:rPr>
        <w:t xml:space="preserve">      "sellerLegalName":"Đặng thị thanh tâm",</w:t>
      </w:r>
    </w:p>
    <w:p w14:paraId="26DDEFE9">
      <w:pPr>
        <w:widowControl/>
        <w:shd w:val="clear" w:color="auto" w:fill="DBE5F1"/>
        <w:spacing w:before="0" w:line="240" w:lineRule="auto"/>
        <w:ind w:left="720"/>
        <w:jc w:val="both"/>
        <w:rPr>
          <w:b/>
          <w:bCs/>
          <w:snapToGrid/>
          <w:color w:val="525252"/>
          <w:sz w:val="22"/>
          <w:szCs w:val="22"/>
        </w:rPr>
      </w:pPr>
      <w:r>
        <w:rPr>
          <w:b/>
          <w:bCs/>
          <w:snapToGrid/>
          <w:color w:val="525252"/>
          <w:sz w:val="22"/>
          <w:szCs w:val="22"/>
        </w:rPr>
        <w:t xml:space="preserve">      "sellerTaxCode":"0100109106-501",</w:t>
      </w:r>
    </w:p>
    <w:p w14:paraId="3F1FE412">
      <w:pPr>
        <w:widowControl/>
        <w:shd w:val="clear" w:color="auto" w:fill="DBE5F1"/>
        <w:spacing w:before="0" w:line="240" w:lineRule="auto"/>
        <w:ind w:left="720"/>
        <w:jc w:val="both"/>
        <w:rPr>
          <w:b/>
          <w:bCs/>
          <w:snapToGrid/>
          <w:color w:val="525252"/>
          <w:sz w:val="22"/>
          <w:szCs w:val="22"/>
        </w:rPr>
      </w:pPr>
      <w:r>
        <w:rPr>
          <w:b/>
          <w:bCs/>
          <w:snapToGrid/>
          <w:color w:val="525252"/>
          <w:sz w:val="22"/>
          <w:szCs w:val="22"/>
        </w:rPr>
        <w:t xml:space="preserve">      "sellerAddressLine":"test",</w:t>
      </w:r>
    </w:p>
    <w:p w14:paraId="392B33EF">
      <w:pPr>
        <w:widowControl/>
        <w:shd w:val="clear" w:color="auto" w:fill="DBE5F1"/>
        <w:spacing w:before="0" w:line="240" w:lineRule="auto"/>
        <w:ind w:left="720"/>
        <w:jc w:val="both"/>
        <w:rPr>
          <w:b/>
          <w:bCs/>
          <w:snapToGrid/>
          <w:color w:val="525252"/>
          <w:sz w:val="22"/>
          <w:szCs w:val="22"/>
        </w:rPr>
      </w:pPr>
      <w:r>
        <w:rPr>
          <w:b/>
          <w:bCs/>
          <w:snapToGrid/>
          <w:color w:val="525252"/>
          <w:sz w:val="22"/>
          <w:szCs w:val="22"/>
        </w:rPr>
        <w:t xml:space="preserve">      "sellerPhoneNumber":"0123456789",</w:t>
      </w:r>
    </w:p>
    <w:p w14:paraId="24E8AD81">
      <w:pPr>
        <w:widowControl/>
        <w:shd w:val="clear" w:color="auto" w:fill="DBE5F1"/>
        <w:spacing w:before="0" w:line="240" w:lineRule="auto"/>
        <w:ind w:left="720"/>
        <w:jc w:val="both"/>
        <w:rPr>
          <w:b/>
          <w:bCs/>
          <w:snapToGrid/>
          <w:color w:val="525252"/>
          <w:sz w:val="22"/>
          <w:szCs w:val="22"/>
        </w:rPr>
      </w:pPr>
      <w:r>
        <w:rPr>
          <w:b/>
          <w:bCs/>
          <w:snapToGrid/>
          <w:color w:val="525252"/>
          <w:sz w:val="22"/>
          <w:szCs w:val="22"/>
        </w:rPr>
        <w:t xml:space="preserve">      "sellerEmail":"PerformanceTest1@viettel.com.vn",</w:t>
      </w:r>
    </w:p>
    <w:p w14:paraId="444D5427">
      <w:pPr>
        <w:widowControl/>
        <w:shd w:val="clear" w:color="auto" w:fill="DBE5F1"/>
        <w:spacing w:before="0" w:line="240" w:lineRule="auto"/>
        <w:ind w:left="720"/>
        <w:jc w:val="both"/>
        <w:rPr>
          <w:b/>
          <w:bCs/>
          <w:snapToGrid/>
          <w:color w:val="525252"/>
          <w:sz w:val="22"/>
          <w:szCs w:val="22"/>
        </w:rPr>
      </w:pPr>
      <w:r>
        <w:rPr>
          <w:b/>
          <w:bCs/>
          <w:snapToGrid/>
          <w:color w:val="525252"/>
          <w:sz w:val="22"/>
          <w:szCs w:val="22"/>
        </w:rPr>
        <w:t xml:space="preserve">      "sellerBankName":"vtbank",</w:t>
      </w:r>
    </w:p>
    <w:p w14:paraId="1AE57509">
      <w:pPr>
        <w:widowControl/>
        <w:shd w:val="clear" w:color="auto" w:fill="DBE5F1"/>
        <w:spacing w:before="0" w:line="240" w:lineRule="auto"/>
        <w:ind w:left="720"/>
        <w:jc w:val="both"/>
        <w:rPr>
          <w:b/>
          <w:bCs/>
          <w:snapToGrid/>
          <w:color w:val="525252"/>
          <w:sz w:val="22"/>
          <w:szCs w:val="22"/>
        </w:rPr>
      </w:pPr>
      <w:r>
        <w:rPr>
          <w:b/>
          <w:bCs/>
          <w:snapToGrid/>
          <w:color w:val="525252"/>
          <w:sz w:val="22"/>
          <w:szCs w:val="22"/>
        </w:rPr>
        <w:t xml:space="preserve">      "sellerBankAccount":"23423424"</w:t>
      </w:r>
    </w:p>
    <w:p w14:paraId="7EB9A807">
      <w:pPr>
        <w:widowControl/>
        <w:shd w:val="clear" w:color="auto" w:fill="DBE5F1"/>
        <w:spacing w:before="0" w:line="240" w:lineRule="auto"/>
        <w:ind w:left="720"/>
        <w:jc w:val="both"/>
        <w:rPr>
          <w:b/>
          <w:bCs/>
          <w:snapToGrid/>
          <w:color w:val="525252"/>
          <w:sz w:val="22"/>
          <w:szCs w:val="22"/>
        </w:rPr>
      </w:pPr>
      <w:r>
        <w:rPr>
          <w:b/>
          <w:bCs/>
          <w:snapToGrid/>
          <w:color w:val="525252"/>
          <w:sz w:val="22"/>
          <w:szCs w:val="22"/>
        </w:rPr>
        <w:t xml:space="preserve">   },</w:t>
      </w:r>
    </w:p>
    <w:p w14:paraId="4DAF7A8F">
      <w:pPr>
        <w:widowControl/>
        <w:shd w:val="clear" w:color="auto" w:fill="DBE5F1"/>
        <w:spacing w:before="0" w:line="240" w:lineRule="auto"/>
        <w:ind w:left="720"/>
        <w:jc w:val="both"/>
        <w:rPr>
          <w:b/>
          <w:bCs/>
          <w:snapToGrid/>
          <w:color w:val="525252"/>
          <w:sz w:val="22"/>
          <w:szCs w:val="22"/>
        </w:rPr>
      </w:pPr>
      <w:r>
        <w:rPr>
          <w:b/>
          <w:bCs/>
          <w:snapToGrid/>
          <w:color w:val="525252"/>
          <w:sz w:val="22"/>
          <w:szCs w:val="22"/>
        </w:rPr>
        <w:t xml:space="preserve">   "extAttribute":[</w:t>
      </w:r>
    </w:p>
    <w:p w14:paraId="12A52385">
      <w:pPr>
        <w:widowControl/>
        <w:shd w:val="clear" w:color="auto" w:fill="DBE5F1"/>
        <w:spacing w:before="0" w:line="240" w:lineRule="auto"/>
        <w:ind w:left="720"/>
        <w:jc w:val="both"/>
        <w:rPr>
          <w:b/>
          <w:bCs/>
          <w:snapToGrid/>
          <w:color w:val="525252"/>
          <w:sz w:val="22"/>
          <w:szCs w:val="22"/>
        </w:rPr>
      </w:pPr>
    </w:p>
    <w:p w14:paraId="0B64D8B3">
      <w:pPr>
        <w:widowControl/>
        <w:shd w:val="clear" w:color="auto" w:fill="DBE5F1"/>
        <w:spacing w:before="0" w:line="240" w:lineRule="auto"/>
        <w:ind w:left="720"/>
        <w:jc w:val="both"/>
        <w:rPr>
          <w:b/>
          <w:bCs/>
          <w:snapToGrid/>
          <w:color w:val="525252"/>
          <w:sz w:val="22"/>
          <w:szCs w:val="22"/>
        </w:rPr>
      </w:pPr>
      <w:r>
        <w:rPr>
          <w:b/>
          <w:bCs/>
          <w:snapToGrid/>
          <w:color w:val="525252"/>
          <w:sz w:val="22"/>
          <w:szCs w:val="22"/>
        </w:rPr>
        <w:t xml:space="preserve">   ],</w:t>
      </w:r>
    </w:p>
    <w:p w14:paraId="3530E28B">
      <w:pPr>
        <w:widowControl/>
        <w:shd w:val="clear" w:color="auto" w:fill="DBE5F1"/>
        <w:spacing w:before="0" w:line="240" w:lineRule="auto"/>
        <w:ind w:left="720"/>
        <w:jc w:val="both"/>
        <w:rPr>
          <w:b/>
          <w:bCs/>
          <w:snapToGrid/>
          <w:color w:val="525252"/>
          <w:sz w:val="22"/>
          <w:szCs w:val="22"/>
        </w:rPr>
      </w:pPr>
      <w:r>
        <w:rPr>
          <w:b/>
          <w:bCs/>
          <w:snapToGrid/>
          <w:color w:val="525252"/>
          <w:sz w:val="22"/>
          <w:szCs w:val="22"/>
        </w:rPr>
        <w:t xml:space="preserve">   "payments":[</w:t>
      </w:r>
    </w:p>
    <w:p w14:paraId="1F75C464">
      <w:pPr>
        <w:widowControl/>
        <w:shd w:val="clear" w:color="auto" w:fill="DBE5F1"/>
        <w:spacing w:before="0" w:line="240" w:lineRule="auto"/>
        <w:ind w:left="720"/>
        <w:jc w:val="both"/>
        <w:rPr>
          <w:b/>
          <w:bCs/>
          <w:snapToGrid/>
          <w:color w:val="525252"/>
          <w:sz w:val="22"/>
          <w:szCs w:val="22"/>
        </w:rPr>
      </w:pPr>
      <w:r>
        <w:rPr>
          <w:b/>
          <w:bCs/>
          <w:snapToGrid/>
          <w:color w:val="525252"/>
          <w:sz w:val="22"/>
          <w:szCs w:val="22"/>
        </w:rPr>
        <w:t xml:space="preserve">      {</w:t>
      </w:r>
    </w:p>
    <w:p w14:paraId="3AA49024">
      <w:pPr>
        <w:widowControl/>
        <w:shd w:val="clear" w:color="auto" w:fill="DBE5F1"/>
        <w:spacing w:before="0" w:line="240" w:lineRule="auto"/>
        <w:ind w:left="720"/>
        <w:jc w:val="both"/>
        <w:rPr>
          <w:b/>
          <w:bCs/>
          <w:snapToGrid/>
          <w:color w:val="525252"/>
          <w:sz w:val="22"/>
          <w:szCs w:val="22"/>
        </w:rPr>
      </w:pPr>
      <w:r>
        <w:rPr>
          <w:b/>
          <w:bCs/>
          <w:snapToGrid/>
          <w:color w:val="525252"/>
          <w:sz w:val="22"/>
          <w:szCs w:val="22"/>
        </w:rPr>
        <w:t xml:space="preserve">         "paymentMethodName":"TM"</w:t>
      </w:r>
    </w:p>
    <w:p w14:paraId="59A017ED">
      <w:pPr>
        <w:widowControl/>
        <w:shd w:val="clear" w:color="auto" w:fill="DBE5F1"/>
        <w:spacing w:before="0" w:line="240" w:lineRule="auto"/>
        <w:ind w:left="720"/>
        <w:jc w:val="both"/>
        <w:rPr>
          <w:b/>
          <w:bCs/>
          <w:snapToGrid/>
          <w:color w:val="525252"/>
          <w:sz w:val="22"/>
          <w:szCs w:val="22"/>
        </w:rPr>
      </w:pPr>
      <w:r>
        <w:rPr>
          <w:b/>
          <w:bCs/>
          <w:snapToGrid/>
          <w:color w:val="525252"/>
          <w:sz w:val="22"/>
          <w:szCs w:val="22"/>
        </w:rPr>
        <w:t xml:space="preserve">      }</w:t>
      </w:r>
    </w:p>
    <w:p w14:paraId="2C0518F0">
      <w:pPr>
        <w:widowControl/>
        <w:shd w:val="clear" w:color="auto" w:fill="DBE5F1"/>
        <w:spacing w:before="0" w:line="240" w:lineRule="auto"/>
        <w:ind w:left="720"/>
        <w:jc w:val="both"/>
        <w:rPr>
          <w:b/>
          <w:bCs/>
          <w:snapToGrid/>
          <w:color w:val="525252"/>
          <w:sz w:val="22"/>
          <w:szCs w:val="22"/>
        </w:rPr>
      </w:pPr>
      <w:r>
        <w:rPr>
          <w:b/>
          <w:bCs/>
          <w:snapToGrid/>
          <w:color w:val="525252"/>
          <w:sz w:val="22"/>
          <w:szCs w:val="22"/>
        </w:rPr>
        <w:t xml:space="preserve">   ],</w:t>
      </w:r>
    </w:p>
    <w:p w14:paraId="2C074D23">
      <w:pPr>
        <w:widowControl/>
        <w:shd w:val="clear" w:color="auto" w:fill="DBE5F1"/>
        <w:spacing w:before="0" w:line="240" w:lineRule="auto"/>
        <w:ind w:left="720"/>
        <w:jc w:val="both"/>
        <w:rPr>
          <w:b/>
          <w:bCs/>
          <w:snapToGrid/>
          <w:color w:val="525252"/>
          <w:sz w:val="22"/>
          <w:szCs w:val="22"/>
        </w:rPr>
      </w:pPr>
      <w:r>
        <w:rPr>
          <w:b/>
          <w:bCs/>
          <w:snapToGrid/>
          <w:color w:val="525252"/>
          <w:sz w:val="22"/>
          <w:szCs w:val="22"/>
        </w:rPr>
        <w:t xml:space="preserve">   "deliveryInfo":{</w:t>
      </w:r>
    </w:p>
    <w:p w14:paraId="380548AF">
      <w:pPr>
        <w:widowControl/>
        <w:shd w:val="clear" w:color="auto" w:fill="DBE5F1"/>
        <w:spacing w:before="0" w:line="240" w:lineRule="auto"/>
        <w:ind w:left="720"/>
        <w:jc w:val="both"/>
        <w:rPr>
          <w:b/>
          <w:bCs/>
          <w:snapToGrid/>
          <w:color w:val="525252"/>
          <w:sz w:val="22"/>
          <w:szCs w:val="22"/>
        </w:rPr>
      </w:pPr>
    </w:p>
    <w:p w14:paraId="276682E0">
      <w:pPr>
        <w:widowControl/>
        <w:shd w:val="clear" w:color="auto" w:fill="DBE5F1"/>
        <w:spacing w:before="0" w:line="240" w:lineRule="auto"/>
        <w:ind w:left="720"/>
        <w:jc w:val="both"/>
        <w:rPr>
          <w:b/>
          <w:bCs/>
          <w:snapToGrid/>
          <w:color w:val="525252"/>
          <w:sz w:val="22"/>
          <w:szCs w:val="22"/>
        </w:rPr>
      </w:pPr>
      <w:r>
        <w:rPr>
          <w:b/>
          <w:bCs/>
          <w:snapToGrid/>
          <w:color w:val="525252"/>
          <w:sz w:val="22"/>
          <w:szCs w:val="22"/>
        </w:rPr>
        <w:t xml:space="preserve">   },</w:t>
      </w:r>
    </w:p>
    <w:p w14:paraId="314C7EF6">
      <w:pPr>
        <w:widowControl/>
        <w:shd w:val="clear" w:color="auto" w:fill="DBE5F1"/>
        <w:spacing w:before="0" w:line="240" w:lineRule="auto"/>
        <w:ind w:left="720"/>
        <w:jc w:val="both"/>
        <w:rPr>
          <w:b/>
          <w:bCs/>
          <w:snapToGrid/>
          <w:color w:val="525252"/>
          <w:sz w:val="22"/>
          <w:szCs w:val="22"/>
        </w:rPr>
      </w:pPr>
      <w:r>
        <w:rPr>
          <w:b/>
          <w:bCs/>
          <w:snapToGrid/>
          <w:color w:val="525252"/>
          <w:sz w:val="22"/>
          <w:szCs w:val="22"/>
        </w:rPr>
        <w:t xml:space="preserve">   "itemInfo":[</w:t>
      </w:r>
    </w:p>
    <w:p w14:paraId="60790B1E">
      <w:pPr>
        <w:widowControl/>
        <w:shd w:val="clear" w:color="auto" w:fill="DBE5F1"/>
        <w:spacing w:before="0" w:line="240" w:lineRule="auto"/>
        <w:ind w:left="720"/>
        <w:jc w:val="both"/>
        <w:rPr>
          <w:b/>
          <w:bCs/>
          <w:snapToGrid/>
          <w:color w:val="525252"/>
          <w:sz w:val="22"/>
          <w:szCs w:val="22"/>
        </w:rPr>
      </w:pPr>
      <w:r>
        <w:rPr>
          <w:b/>
          <w:bCs/>
          <w:snapToGrid/>
          <w:color w:val="525252"/>
          <w:sz w:val="22"/>
          <w:szCs w:val="22"/>
        </w:rPr>
        <w:t xml:space="preserve">      {</w:t>
      </w:r>
    </w:p>
    <w:p w14:paraId="108554B1">
      <w:pPr>
        <w:widowControl/>
        <w:shd w:val="clear" w:color="auto" w:fill="DBE5F1"/>
        <w:spacing w:before="0" w:line="240" w:lineRule="auto"/>
        <w:ind w:left="720"/>
        <w:jc w:val="both"/>
        <w:rPr>
          <w:b/>
          <w:bCs/>
          <w:snapToGrid/>
          <w:color w:val="525252"/>
          <w:sz w:val="22"/>
          <w:szCs w:val="22"/>
        </w:rPr>
      </w:pPr>
      <w:r>
        <w:rPr>
          <w:b/>
          <w:bCs/>
          <w:snapToGrid/>
          <w:color w:val="525252"/>
          <w:sz w:val="22"/>
          <w:szCs w:val="22"/>
        </w:rPr>
        <w:t xml:space="preserve">         "lineNumber":1,</w:t>
      </w:r>
    </w:p>
    <w:p w14:paraId="7B19AC7D">
      <w:pPr>
        <w:widowControl/>
        <w:shd w:val="clear" w:color="auto" w:fill="DBE5F1"/>
        <w:spacing w:before="0" w:line="240" w:lineRule="auto"/>
        <w:ind w:left="720"/>
        <w:jc w:val="both"/>
        <w:rPr>
          <w:b/>
          <w:bCs/>
          <w:snapToGrid/>
          <w:color w:val="525252"/>
          <w:sz w:val="22"/>
          <w:szCs w:val="22"/>
        </w:rPr>
      </w:pPr>
      <w:r>
        <w:rPr>
          <w:b/>
          <w:bCs/>
          <w:snapToGrid/>
          <w:color w:val="525252"/>
          <w:sz w:val="22"/>
          <w:szCs w:val="22"/>
        </w:rPr>
        <w:t xml:space="preserve">         "itemCode":"ENGLISH_COURSE",</w:t>
      </w:r>
    </w:p>
    <w:p w14:paraId="2CD071B0">
      <w:pPr>
        <w:widowControl/>
        <w:shd w:val="clear" w:color="auto" w:fill="DBE5F1"/>
        <w:spacing w:before="0" w:line="240" w:lineRule="auto"/>
        <w:ind w:left="720"/>
        <w:jc w:val="both"/>
        <w:rPr>
          <w:b/>
          <w:bCs/>
          <w:snapToGrid/>
          <w:color w:val="525252"/>
          <w:sz w:val="22"/>
          <w:szCs w:val="22"/>
        </w:rPr>
      </w:pPr>
      <w:r>
        <w:rPr>
          <w:b/>
          <w:bCs/>
          <w:snapToGrid/>
          <w:color w:val="525252"/>
          <w:sz w:val="22"/>
          <w:szCs w:val="22"/>
        </w:rPr>
        <w:t xml:space="preserve">         "itemName":"Khóa học tiếng anh",</w:t>
      </w:r>
    </w:p>
    <w:p w14:paraId="0C2E5803">
      <w:pPr>
        <w:widowControl/>
        <w:shd w:val="clear" w:color="auto" w:fill="DBE5F1"/>
        <w:spacing w:before="0" w:line="240" w:lineRule="auto"/>
        <w:ind w:left="720"/>
        <w:jc w:val="both"/>
        <w:rPr>
          <w:b/>
          <w:bCs/>
          <w:snapToGrid/>
          <w:color w:val="525252"/>
          <w:sz w:val="22"/>
          <w:szCs w:val="22"/>
        </w:rPr>
      </w:pPr>
      <w:r>
        <w:rPr>
          <w:b/>
          <w:bCs/>
          <w:snapToGrid/>
          <w:color w:val="525252"/>
          <w:sz w:val="22"/>
          <w:szCs w:val="22"/>
        </w:rPr>
        <w:t xml:space="preserve">         "unitName":"khóa học",</w:t>
      </w:r>
    </w:p>
    <w:p w14:paraId="69FE6E83">
      <w:pPr>
        <w:widowControl/>
        <w:shd w:val="clear" w:color="auto" w:fill="DBE5F1"/>
        <w:spacing w:before="0" w:line="240" w:lineRule="auto"/>
        <w:ind w:left="720"/>
        <w:jc w:val="both"/>
        <w:rPr>
          <w:b/>
          <w:bCs/>
          <w:snapToGrid/>
          <w:color w:val="525252"/>
          <w:sz w:val="22"/>
          <w:szCs w:val="22"/>
        </w:rPr>
      </w:pPr>
      <w:r>
        <w:rPr>
          <w:b/>
          <w:bCs/>
          <w:snapToGrid/>
          <w:color w:val="525252"/>
          <w:sz w:val="22"/>
          <w:szCs w:val="22"/>
        </w:rPr>
        <w:t xml:space="preserve">         "unitPrice":"-3500000.0",</w:t>
      </w:r>
    </w:p>
    <w:p w14:paraId="67F1409C">
      <w:pPr>
        <w:widowControl/>
        <w:shd w:val="clear" w:color="auto" w:fill="DBE5F1"/>
        <w:spacing w:before="0" w:line="240" w:lineRule="auto"/>
        <w:ind w:left="720"/>
        <w:jc w:val="both"/>
        <w:rPr>
          <w:b/>
          <w:bCs/>
          <w:snapToGrid/>
          <w:color w:val="525252"/>
          <w:sz w:val="22"/>
          <w:szCs w:val="22"/>
        </w:rPr>
      </w:pPr>
      <w:r>
        <w:rPr>
          <w:b/>
          <w:bCs/>
          <w:snapToGrid/>
          <w:color w:val="525252"/>
          <w:sz w:val="22"/>
          <w:szCs w:val="22"/>
        </w:rPr>
        <w:t xml:space="preserve">         "quantity":"-10.0",</w:t>
      </w:r>
    </w:p>
    <w:p w14:paraId="7741825C">
      <w:pPr>
        <w:widowControl/>
        <w:shd w:val="clear" w:color="auto" w:fill="DBE5F1"/>
        <w:spacing w:before="0" w:line="240" w:lineRule="auto"/>
        <w:ind w:left="720"/>
        <w:jc w:val="both"/>
        <w:rPr>
          <w:b/>
          <w:bCs/>
          <w:snapToGrid/>
          <w:color w:val="525252"/>
          <w:sz w:val="22"/>
          <w:szCs w:val="22"/>
        </w:rPr>
      </w:pPr>
      <w:r>
        <w:rPr>
          <w:b/>
          <w:bCs/>
          <w:snapToGrid/>
          <w:color w:val="525252"/>
          <w:sz w:val="22"/>
          <w:szCs w:val="22"/>
        </w:rPr>
        <w:t xml:space="preserve">         "itemTotalAmountWithoutTax":35000000,</w:t>
      </w:r>
    </w:p>
    <w:p w14:paraId="2AF3AF98">
      <w:pPr>
        <w:widowControl/>
        <w:shd w:val="clear" w:color="auto" w:fill="DBE5F1"/>
        <w:spacing w:before="0" w:line="240" w:lineRule="auto"/>
        <w:ind w:left="720"/>
        <w:jc w:val="both"/>
        <w:rPr>
          <w:b/>
          <w:bCs/>
          <w:snapToGrid/>
          <w:color w:val="525252"/>
          <w:sz w:val="22"/>
          <w:szCs w:val="22"/>
        </w:rPr>
      </w:pPr>
      <w:r>
        <w:rPr>
          <w:b/>
          <w:bCs/>
          <w:snapToGrid/>
          <w:color w:val="525252"/>
          <w:sz w:val="22"/>
          <w:szCs w:val="22"/>
        </w:rPr>
        <w:t xml:space="preserve">         "taxPercentage":10.0,</w:t>
      </w:r>
    </w:p>
    <w:p w14:paraId="7C107A55">
      <w:pPr>
        <w:widowControl/>
        <w:shd w:val="clear" w:color="auto" w:fill="DBE5F1"/>
        <w:spacing w:before="0" w:line="240" w:lineRule="auto"/>
        <w:ind w:left="720"/>
        <w:jc w:val="both"/>
        <w:rPr>
          <w:b/>
          <w:bCs/>
          <w:snapToGrid/>
          <w:color w:val="525252"/>
          <w:sz w:val="22"/>
          <w:szCs w:val="22"/>
        </w:rPr>
      </w:pPr>
      <w:r>
        <w:rPr>
          <w:b/>
          <w:bCs/>
          <w:snapToGrid/>
          <w:color w:val="525252"/>
          <w:sz w:val="22"/>
          <w:szCs w:val="22"/>
        </w:rPr>
        <w:t xml:space="preserve">         "taxAmount":0.0,</w:t>
      </w:r>
    </w:p>
    <w:p w14:paraId="439811FA">
      <w:pPr>
        <w:widowControl/>
        <w:shd w:val="clear" w:color="auto" w:fill="DBE5F1"/>
        <w:spacing w:before="0" w:line="240" w:lineRule="auto"/>
        <w:ind w:left="720"/>
        <w:jc w:val="both"/>
        <w:rPr>
          <w:b/>
          <w:bCs/>
          <w:snapToGrid/>
          <w:color w:val="525252"/>
          <w:sz w:val="22"/>
          <w:szCs w:val="22"/>
        </w:rPr>
      </w:pPr>
      <w:r>
        <w:rPr>
          <w:b/>
          <w:bCs/>
          <w:snapToGrid/>
          <w:color w:val="525252"/>
          <w:sz w:val="22"/>
          <w:szCs w:val="22"/>
        </w:rPr>
        <w:t xml:space="preserve">         "discount":0.0,</w:t>
      </w:r>
    </w:p>
    <w:p w14:paraId="374ABDF1">
      <w:pPr>
        <w:widowControl/>
        <w:shd w:val="clear" w:color="auto" w:fill="DBE5F1"/>
        <w:spacing w:before="0" w:line="240" w:lineRule="auto"/>
        <w:ind w:left="720"/>
        <w:jc w:val="both"/>
        <w:rPr>
          <w:b/>
          <w:bCs/>
          <w:snapToGrid/>
          <w:color w:val="525252"/>
          <w:sz w:val="22"/>
          <w:szCs w:val="22"/>
        </w:rPr>
      </w:pPr>
      <w:r>
        <w:rPr>
          <w:b/>
          <w:bCs/>
          <w:snapToGrid/>
          <w:color w:val="525252"/>
          <w:sz w:val="22"/>
          <w:szCs w:val="22"/>
        </w:rPr>
        <w:t xml:space="preserve">         "itemDiscount":150000.0</w:t>
      </w:r>
    </w:p>
    <w:p w14:paraId="63E07506">
      <w:pPr>
        <w:widowControl/>
        <w:shd w:val="clear" w:color="auto" w:fill="DBE5F1"/>
        <w:spacing w:before="0" w:line="240" w:lineRule="auto"/>
        <w:ind w:left="720"/>
        <w:jc w:val="both"/>
        <w:rPr>
          <w:b/>
          <w:bCs/>
          <w:snapToGrid/>
          <w:color w:val="525252"/>
          <w:sz w:val="22"/>
          <w:szCs w:val="22"/>
        </w:rPr>
      </w:pPr>
      <w:r>
        <w:rPr>
          <w:b/>
          <w:bCs/>
          <w:snapToGrid/>
          <w:color w:val="525252"/>
          <w:sz w:val="22"/>
          <w:szCs w:val="22"/>
        </w:rPr>
        <w:t xml:space="preserve">      }</w:t>
      </w:r>
    </w:p>
    <w:p w14:paraId="58B9DC6E">
      <w:pPr>
        <w:widowControl/>
        <w:shd w:val="clear" w:color="auto" w:fill="DBE5F1"/>
        <w:spacing w:before="0" w:line="240" w:lineRule="auto"/>
        <w:ind w:left="720"/>
        <w:jc w:val="both"/>
        <w:rPr>
          <w:b/>
          <w:bCs/>
          <w:snapToGrid/>
          <w:color w:val="525252"/>
          <w:sz w:val="22"/>
          <w:szCs w:val="22"/>
        </w:rPr>
      </w:pPr>
      <w:r>
        <w:rPr>
          <w:b/>
          <w:bCs/>
          <w:snapToGrid/>
          <w:color w:val="525252"/>
          <w:sz w:val="22"/>
          <w:szCs w:val="22"/>
        </w:rPr>
        <w:t xml:space="preserve">   ],</w:t>
      </w:r>
    </w:p>
    <w:p w14:paraId="2DB8285E">
      <w:pPr>
        <w:widowControl/>
        <w:shd w:val="clear" w:color="auto" w:fill="DBE5F1"/>
        <w:spacing w:before="0" w:line="240" w:lineRule="auto"/>
        <w:ind w:left="720"/>
        <w:jc w:val="both"/>
        <w:rPr>
          <w:b/>
          <w:bCs/>
          <w:snapToGrid/>
          <w:color w:val="525252"/>
          <w:sz w:val="22"/>
          <w:szCs w:val="22"/>
        </w:rPr>
      </w:pPr>
      <w:r>
        <w:rPr>
          <w:b/>
          <w:bCs/>
          <w:snapToGrid/>
          <w:color w:val="525252"/>
          <w:sz w:val="22"/>
          <w:szCs w:val="22"/>
        </w:rPr>
        <w:t xml:space="preserve">   "discountItemInfo":[</w:t>
      </w:r>
    </w:p>
    <w:p w14:paraId="60106D74">
      <w:pPr>
        <w:widowControl/>
        <w:shd w:val="clear" w:color="auto" w:fill="DBE5F1"/>
        <w:spacing w:before="0" w:line="240" w:lineRule="auto"/>
        <w:ind w:left="720"/>
        <w:jc w:val="both"/>
        <w:rPr>
          <w:b/>
          <w:bCs/>
          <w:snapToGrid/>
          <w:color w:val="525252"/>
          <w:sz w:val="22"/>
          <w:szCs w:val="22"/>
        </w:rPr>
      </w:pPr>
    </w:p>
    <w:p w14:paraId="65440DFE">
      <w:pPr>
        <w:widowControl/>
        <w:shd w:val="clear" w:color="auto" w:fill="DBE5F1"/>
        <w:spacing w:before="0" w:line="240" w:lineRule="auto"/>
        <w:ind w:left="720"/>
        <w:jc w:val="both"/>
        <w:rPr>
          <w:b/>
          <w:bCs/>
          <w:snapToGrid/>
          <w:color w:val="525252"/>
          <w:sz w:val="22"/>
          <w:szCs w:val="22"/>
        </w:rPr>
      </w:pPr>
      <w:r>
        <w:rPr>
          <w:b/>
          <w:bCs/>
          <w:snapToGrid/>
          <w:color w:val="525252"/>
          <w:sz w:val="22"/>
          <w:szCs w:val="22"/>
        </w:rPr>
        <w:t xml:space="preserve">   ],</w:t>
      </w:r>
    </w:p>
    <w:p w14:paraId="02C1D8C3">
      <w:pPr>
        <w:widowControl/>
        <w:shd w:val="clear" w:color="auto" w:fill="DBE5F1"/>
        <w:spacing w:before="0" w:line="240" w:lineRule="auto"/>
        <w:ind w:left="720"/>
        <w:jc w:val="both"/>
        <w:rPr>
          <w:b/>
          <w:bCs/>
          <w:snapToGrid/>
          <w:color w:val="525252"/>
          <w:sz w:val="22"/>
          <w:szCs w:val="22"/>
        </w:rPr>
      </w:pPr>
      <w:r>
        <w:rPr>
          <w:b/>
          <w:bCs/>
          <w:snapToGrid/>
          <w:color w:val="525252"/>
          <w:sz w:val="22"/>
          <w:szCs w:val="22"/>
        </w:rPr>
        <w:t>"metadata":[</w:t>
      </w:r>
    </w:p>
    <w:p w14:paraId="4E271F16">
      <w:pPr>
        <w:widowControl/>
        <w:shd w:val="clear" w:color="auto" w:fill="DBE5F1"/>
        <w:spacing w:before="0" w:line="240" w:lineRule="auto"/>
        <w:ind w:left="720"/>
        <w:jc w:val="both"/>
        <w:rPr>
          <w:b/>
          <w:bCs/>
          <w:snapToGrid/>
          <w:color w:val="525252"/>
          <w:sz w:val="22"/>
          <w:szCs w:val="22"/>
        </w:rPr>
      </w:pPr>
    </w:p>
    <w:p w14:paraId="6752991A">
      <w:pPr>
        <w:widowControl/>
        <w:shd w:val="clear" w:color="auto" w:fill="DBE5F1"/>
        <w:spacing w:before="0" w:line="240" w:lineRule="auto"/>
        <w:ind w:left="720"/>
        <w:jc w:val="both"/>
        <w:rPr>
          <w:b/>
          <w:bCs/>
          <w:snapToGrid/>
          <w:color w:val="525252"/>
          <w:sz w:val="22"/>
          <w:szCs w:val="22"/>
        </w:rPr>
      </w:pPr>
      <w:r>
        <w:rPr>
          <w:b/>
          <w:bCs/>
          <w:snapToGrid/>
          <w:color w:val="525252"/>
          <w:sz w:val="22"/>
          <w:szCs w:val="22"/>
        </w:rPr>
        <w:t xml:space="preserve">   ],</w:t>
      </w:r>
    </w:p>
    <w:p w14:paraId="657F5DE7">
      <w:pPr>
        <w:widowControl/>
        <w:shd w:val="clear" w:color="auto" w:fill="DBE5F1"/>
        <w:spacing w:before="0" w:line="240" w:lineRule="auto"/>
        <w:ind w:left="720"/>
        <w:jc w:val="both"/>
        <w:rPr>
          <w:b/>
          <w:bCs/>
          <w:snapToGrid/>
          <w:color w:val="525252"/>
          <w:sz w:val="22"/>
          <w:szCs w:val="22"/>
        </w:rPr>
      </w:pPr>
    </w:p>
    <w:p w14:paraId="687DEBAB">
      <w:pPr>
        <w:widowControl/>
        <w:shd w:val="clear" w:color="auto" w:fill="DBE5F1"/>
        <w:spacing w:before="0" w:line="240" w:lineRule="auto"/>
        <w:ind w:left="720"/>
        <w:jc w:val="both"/>
        <w:rPr>
          <w:b/>
          <w:bCs/>
          <w:snapToGrid/>
          <w:color w:val="525252"/>
          <w:sz w:val="22"/>
          <w:szCs w:val="22"/>
        </w:rPr>
      </w:pPr>
      <w:r>
        <w:rPr>
          <w:color w:val="1F497D"/>
          <w:sz w:val="22"/>
          <w:szCs w:val="22"/>
        </w:rPr>
        <w:t>  "</w:t>
      </w:r>
      <w:r>
        <w:rPr>
          <w:b/>
          <w:bCs/>
          <w:snapToGrid/>
          <w:color w:val="525252"/>
          <w:sz w:val="22"/>
          <w:szCs w:val="22"/>
        </w:rPr>
        <w:t>meterReading": [{</w:t>
      </w:r>
    </w:p>
    <w:p w14:paraId="7F1B4B87">
      <w:pPr>
        <w:widowControl/>
        <w:shd w:val="clear" w:color="auto" w:fill="DBE5F1"/>
        <w:spacing w:before="0" w:line="240" w:lineRule="auto"/>
        <w:ind w:left="720"/>
        <w:jc w:val="both"/>
        <w:rPr>
          <w:b/>
          <w:bCs/>
          <w:snapToGrid/>
          <w:color w:val="525252"/>
          <w:sz w:val="22"/>
          <w:szCs w:val="22"/>
        </w:rPr>
      </w:pPr>
      <w:r>
        <w:rPr>
          <w:b/>
          <w:bCs/>
          <w:snapToGrid/>
          <w:color w:val="525252"/>
          <w:sz w:val="22"/>
          <w:szCs w:val="22"/>
        </w:rPr>
        <w:t>            "previousIndex": "5454",</w:t>
      </w:r>
    </w:p>
    <w:p w14:paraId="7D6891D4">
      <w:pPr>
        <w:widowControl/>
        <w:shd w:val="clear" w:color="auto" w:fill="DBE5F1"/>
        <w:spacing w:before="0" w:line="240" w:lineRule="auto"/>
        <w:ind w:left="720"/>
        <w:jc w:val="both"/>
        <w:rPr>
          <w:b/>
          <w:bCs/>
          <w:snapToGrid/>
          <w:color w:val="525252"/>
          <w:sz w:val="22"/>
          <w:szCs w:val="22"/>
        </w:rPr>
      </w:pPr>
      <w:r>
        <w:rPr>
          <w:b/>
          <w:bCs/>
          <w:snapToGrid/>
          <w:color w:val="525252"/>
          <w:sz w:val="22"/>
          <w:szCs w:val="22"/>
        </w:rPr>
        <w:t>            "currentIndex": "244",</w:t>
      </w:r>
    </w:p>
    <w:p w14:paraId="6AE58048">
      <w:pPr>
        <w:widowControl/>
        <w:shd w:val="clear" w:color="auto" w:fill="DBE5F1"/>
        <w:spacing w:before="0" w:line="240" w:lineRule="auto"/>
        <w:ind w:left="720"/>
        <w:jc w:val="both"/>
        <w:rPr>
          <w:b/>
          <w:bCs/>
          <w:snapToGrid/>
          <w:color w:val="525252"/>
          <w:sz w:val="22"/>
          <w:szCs w:val="22"/>
        </w:rPr>
      </w:pPr>
      <w:r>
        <w:rPr>
          <w:b/>
          <w:bCs/>
          <w:snapToGrid/>
          <w:color w:val="525252"/>
          <w:sz w:val="22"/>
          <w:szCs w:val="22"/>
        </w:rPr>
        <w:t>            "factor": "22",</w:t>
      </w:r>
    </w:p>
    <w:p w14:paraId="2FCE619A">
      <w:pPr>
        <w:widowControl/>
        <w:shd w:val="clear" w:color="auto" w:fill="DBE5F1"/>
        <w:spacing w:before="0" w:line="240" w:lineRule="auto"/>
        <w:ind w:left="720"/>
        <w:jc w:val="both"/>
        <w:rPr>
          <w:b/>
          <w:bCs/>
          <w:snapToGrid/>
          <w:color w:val="525252"/>
          <w:sz w:val="22"/>
          <w:szCs w:val="22"/>
        </w:rPr>
      </w:pPr>
      <w:r>
        <w:rPr>
          <w:b/>
          <w:bCs/>
          <w:snapToGrid/>
          <w:color w:val="525252"/>
          <w:sz w:val="22"/>
          <w:szCs w:val="22"/>
        </w:rPr>
        <w:t>            "amount": "2"</w:t>
      </w:r>
    </w:p>
    <w:p w14:paraId="23414903">
      <w:pPr>
        <w:widowControl/>
        <w:shd w:val="clear" w:color="auto" w:fill="DBE5F1"/>
        <w:spacing w:before="0" w:line="240" w:lineRule="auto"/>
        <w:ind w:left="720"/>
        <w:jc w:val="both"/>
        <w:rPr>
          <w:b/>
          <w:bCs/>
          <w:snapToGrid/>
          <w:color w:val="525252"/>
          <w:sz w:val="22"/>
          <w:szCs w:val="22"/>
        </w:rPr>
      </w:pPr>
      <w:r>
        <w:rPr>
          <w:b/>
          <w:bCs/>
          <w:snapToGrid/>
          <w:color w:val="525252"/>
          <w:sz w:val="22"/>
          <w:szCs w:val="22"/>
        </w:rPr>
        <w:t>          },</w:t>
      </w:r>
    </w:p>
    <w:p w14:paraId="40357E60">
      <w:pPr>
        <w:widowControl/>
        <w:shd w:val="clear" w:color="auto" w:fill="DBE5F1"/>
        <w:spacing w:before="0" w:line="240" w:lineRule="auto"/>
        <w:ind w:left="720"/>
        <w:jc w:val="both"/>
        <w:rPr>
          <w:b/>
          <w:bCs/>
          <w:snapToGrid/>
          <w:color w:val="525252"/>
          <w:sz w:val="22"/>
          <w:szCs w:val="22"/>
        </w:rPr>
      </w:pPr>
      <w:r>
        <w:rPr>
          <w:b/>
          <w:bCs/>
          <w:snapToGrid/>
          <w:color w:val="525252"/>
          <w:sz w:val="22"/>
          <w:szCs w:val="22"/>
        </w:rPr>
        <w:t>          {</w:t>
      </w:r>
    </w:p>
    <w:p w14:paraId="34F6C6FA">
      <w:pPr>
        <w:widowControl/>
        <w:shd w:val="clear" w:color="auto" w:fill="DBE5F1"/>
        <w:spacing w:before="0" w:line="240" w:lineRule="auto"/>
        <w:ind w:left="720"/>
        <w:jc w:val="both"/>
        <w:rPr>
          <w:b/>
          <w:bCs/>
          <w:snapToGrid/>
          <w:color w:val="525252"/>
          <w:sz w:val="22"/>
          <w:szCs w:val="22"/>
        </w:rPr>
      </w:pPr>
      <w:r>
        <w:rPr>
          <w:b/>
          <w:bCs/>
          <w:snapToGrid/>
          <w:color w:val="525252"/>
          <w:sz w:val="22"/>
          <w:szCs w:val="22"/>
        </w:rPr>
        <w:t>            "previousIndex": "44",</w:t>
      </w:r>
    </w:p>
    <w:p w14:paraId="44710A62">
      <w:pPr>
        <w:widowControl/>
        <w:shd w:val="clear" w:color="auto" w:fill="DBE5F1"/>
        <w:spacing w:before="0" w:line="240" w:lineRule="auto"/>
        <w:ind w:left="720"/>
        <w:jc w:val="both"/>
        <w:rPr>
          <w:b/>
          <w:bCs/>
          <w:snapToGrid/>
          <w:color w:val="525252"/>
          <w:sz w:val="22"/>
          <w:szCs w:val="22"/>
        </w:rPr>
      </w:pPr>
      <w:r>
        <w:rPr>
          <w:b/>
          <w:bCs/>
          <w:snapToGrid/>
          <w:color w:val="525252"/>
          <w:sz w:val="22"/>
          <w:szCs w:val="22"/>
        </w:rPr>
        <w:t>            "currentIndex": "44",</w:t>
      </w:r>
    </w:p>
    <w:p w14:paraId="1093BF3E">
      <w:pPr>
        <w:widowControl/>
        <w:shd w:val="clear" w:color="auto" w:fill="DBE5F1"/>
        <w:spacing w:before="0" w:line="240" w:lineRule="auto"/>
        <w:ind w:left="720"/>
        <w:jc w:val="both"/>
        <w:rPr>
          <w:b/>
          <w:bCs/>
          <w:snapToGrid/>
          <w:color w:val="525252"/>
          <w:sz w:val="22"/>
          <w:szCs w:val="22"/>
        </w:rPr>
      </w:pPr>
      <w:r>
        <w:rPr>
          <w:b/>
          <w:bCs/>
          <w:snapToGrid/>
          <w:color w:val="525252"/>
          <w:sz w:val="22"/>
          <w:szCs w:val="22"/>
        </w:rPr>
        <w:t>            "factor": "33",</w:t>
      </w:r>
    </w:p>
    <w:p w14:paraId="3FACB838">
      <w:pPr>
        <w:widowControl/>
        <w:shd w:val="clear" w:color="auto" w:fill="DBE5F1"/>
        <w:spacing w:before="0" w:line="240" w:lineRule="auto"/>
        <w:ind w:left="720"/>
        <w:jc w:val="both"/>
        <w:rPr>
          <w:b/>
          <w:bCs/>
          <w:snapToGrid/>
          <w:color w:val="525252"/>
          <w:sz w:val="22"/>
          <w:szCs w:val="22"/>
        </w:rPr>
      </w:pPr>
      <w:r>
        <w:rPr>
          <w:b/>
          <w:bCs/>
          <w:snapToGrid/>
          <w:color w:val="525252"/>
          <w:sz w:val="22"/>
          <w:szCs w:val="22"/>
        </w:rPr>
        <w:t>            "amount": "3"</w:t>
      </w:r>
    </w:p>
    <w:p w14:paraId="1D8EB963">
      <w:pPr>
        <w:widowControl/>
        <w:shd w:val="clear" w:color="auto" w:fill="DBE5F1"/>
        <w:spacing w:before="0" w:line="240" w:lineRule="auto"/>
        <w:ind w:left="720"/>
        <w:jc w:val="both"/>
        <w:rPr>
          <w:b/>
          <w:bCs/>
          <w:snapToGrid/>
          <w:color w:val="525252"/>
          <w:sz w:val="22"/>
          <w:szCs w:val="22"/>
        </w:rPr>
      </w:pPr>
      <w:r>
        <w:rPr>
          <w:b/>
          <w:bCs/>
          <w:snapToGrid/>
          <w:color w:val="525252"/>
          <w:sz w:val="22"/>
          <w:szCs w:val="22"/>
        </w:rPr>
        <w:t>          }],</w:t>
      </w:r>
    </w:p>
    <w:p w14:paraId="73914469">
      <w:pPr>
        <w:widowControl/>
        <w:shd w:val="clear" w:color="auto" w:fill="DBE5F1"/>
        <w:spacing w:before="0" w:line="240" w:lineRule="auto"/>
        <w:ind w:left="720"/>
        <w:jc w:val="both"/>
        <w:rPr>
          <w:b/>
          <w:bCs/>
          <w:snapToGrid/>
          <w:color w:val="525252"/>
          <w:sz w:val="22"/>
          <w:szCs w:val="22"/>
        </w:rPr>
      </w:pPr>
      <w:r>
        <w:rPr>
          <w:b/>
          <w:bCs/>
          <w:snapToGrid/>
          <w:color w:val="525252"/>
          <w:sz w:val="22"/>
          <w:szCs w:val="22"/>
        </w:rPr>
        <w:t xml:space="preserve">   "summarizeInfo":{</w:t>
      </w:r>
    </w:p>
    <w:p w14:paraId="3EA40D06">
      <w:pPr>
        <w:widowControl/>
        <w:shd w:val="clear" w:color="auto" w:fill="DBE5F1"/>
        <w:spacing w:before="0" w:line="240" w:lineRule="auto"/>
        <w:ind w:left="720"/>
        <w:jc w:val="both"/>
        <w:rPr>
          <w:b/>
          <w:bCs/>
          <w:snapToGrid/>
          <w:color w:val="525252"/>
          <w:sz w:val="22"/>
          <w:szCs w:val="22"/>
        </w:rPr>
      </w:pPr>
      <w:r>
        <w:rPr>
          <w:b/>
          <w:bCs/>
          <w:snapToGrid/>
          <w:color w:val="525252"/>
          <w:sz w:val="22"/>
          <w:szCs w:val="22"/>
        </w:rPr>
        <w:t xml:space="preserve">      "sumOfTotalLineAmountWithoutTax":35000000,</w:t>
      </w:r>
    </w:p>
    <w:p w14:paraId="7A308860">
      <w:pPr>
        <w:widowControl/>
        <w:shd w:val="clear" w:color="auto" w:fill="DBE5F1"/>
        <w:spacing w:before="0" w:line="240" w:lineRule="auto"/>
        <w:ind w:left="720"/>
        <w:jc w:val="both"/>
        <w:rPr>
          <w:b/>
          <w:bCs/>
          <w:snapToGrid/>
          <w:color w:val="525252"/>
          <w:sz w:val="22"/>
          <w:szCs w:val="22"/>
        </w:rPr>
      </w:pPr>
      <w:r>
        <w:rPr>
          <w:b/>
          <w:bCs/>
          <w:snapToGrid/>
          <w:color w:val="525252"/>
          <w:sz w:val="22"/>
          <w:szCs w:val="22"/>
        </w:rPr>
        <w:t xml:space="preserve">      "totalAmountWithoutTax":35000000,</w:t>
      </w:r>
    </w:p>
    <w:p w14:paraId="4A745C48">
      <w:pPr>
        <w:widowControl/>
        <w:shd w:val="clear" w:color="auto" w:fill="DBE5F1"/>
        <w:spacing w:before="0" w:line="240" w:lineRule="auto"/>
        <w:ind w:left="720"/>
        <w:jc w:val="both"/>
        <w:rPr>
          <w:b/>
          <w:bCs/>
          <w:snapToGrid/>
          <w:color w:val="525252"/>
          <w:sz w:val="22"/>
          <w:szCs w:val="22"/>
        </w:rPr>
      </w:pPr>
      <w:r>
        <w:rPr>
          <w:b/>
          <w:bCs/>
          <w:snapToGrid/>
          <w:color w:val="525252"/>
          <w:sz w:val="22"/>
          <w:szCs w:val="22"/>
        </w:rPr>
        <w:t xml:space="preserve">      "totalTaxAmount":3500000.0,</w:t>
      </w:r>
    </w:p>
    <w:p w14:paraId="3EA21580">
      <w:pPr>
        <w:widowControl/>
        <w:shd w:val="clear" w:color="auto" w:fill="DBE5F1"/>
        <w:spacing w:before="0" w:line="240" w:lineRule="auto"/>
        <w:ind w:left="720"/>
        <w:jc w:val="both"/>
        <w:rPr>
          <w:b/>
          <w:bCs/>
          <w:snapToGrid/>
          <w:color w:val="525252"/>
          <w:sz w:val="22"/>
          <w:szCs w:val="22"/>
        </w:rPr>
      </w:pPr>
      <w:r>
        <w:rPr>
          <w:b/>
          <w:bCs/>
          <w:snapToGrid/>
          <w:color w:val="525252"/>
          <w:sz w:val="22"/>
          <w:szCs w:val="22"/>
        </w:rPr>
        <w:t xml:space="preserve">      "totalAmountWithTax":38500000,</w:t>
      </w:r>
    </w:p>
    <w:p w14:paraId="5A3E3D94">
      <w:pPr>
        <w:widowControl/>
        <w:shd w:val="clear" w:color="auto" w:fill="DBE5F1"/>
        <w:spacing w:before="0" w:line="240" w:lineRule="auto"/>
        <w:ind w:left="720"/>
        <w:jc w:val="both"/>
        <w:rPr>
          <w:b/>
          <w:bCs/>
          <w:snapToGrid/>
          <w:color w:val="525252"/>
          <w:sz w:val="22"/>
          <w:szCs w:val="22"/>
        </w:rPr>
      </w:pPr>
      <w:r>
        <w:rPr>
          <w:b/>
          <w:bCs/>
          <w:snapToGrid/>
          <w:color w:val="525252"/>
          <w:sz w:val="22"/>
          <w:szCs w:val="22"/>
        </w:rPr>
        <w:t xml:space="preserve">      "totalAmountWithTaxInWords":"Ba mươi tám triệu năm trăm nghìn đồng chẵn",</w:t>
      </w:r>
    </w:p>
    <w:p w14:paraId="4F9989B8">
      <w:pPr>
        <w:widowControl/>
        <w:shd w:val="clear" w:color="auto" w:fill="DBE5F1"/>
        <w:spacing w:before="0" w:line="240" w:lineRule="auto"/>
        <w:ind w:left="720"/>
        <w:jc w:val="both"/>
        <w:rPr>
          <w:b/>
          <w:bCs/>
          <w:snapToGrid/>
          <w:color w:val="525252"/>
          <w:sz w:val="22"/>
          <w:szCs w:val="22"/>
        </w:rPr>
      </w:pPr>
      <w:r>
        <w:rPr>
          <w:b/>
          <w:bCs/>
          <w:snapToGrid/>
          <w:color w:val="525252"/>
          <w:sz w:val="22"/>
          <w:szCs w:val="22"/>
        </w:rPr>
        <w:t xml:space="preserve">      "discountAmount":0.0,</w:t>
      </w:r>
    </w:p>
    <w:p w14:paraId="502C9427">
      <w:pPr>
        <w:widowControl/>
        <w:shd w:val="clear" w:color="auto" w:fill="DBE5F1"/>
        <w:spacing w:before="0" w:line="240" w:lineRule="auto"/>
        <w:ind w:left="720"/>
        <w:jc w:val="both"/>
        <w:rPr>
          <w:b/>
          <w:bCs/>
          <w:snapToGrid/>
          <w:color w:val="525252"/>
          <w:sz w:val="22"/>
          <w:szCs w:val="22"/>
        </w:rPr>
      </w:pPr>
      <w:r>
        <w:rPr>
          <w:b/>
          <w:bCs/>
          <w:snapToGrid/>
          <w:color w:val="525252"/>
          <w:sz w:val="22"/>
          <w:szCs w:val="22"/>
        </w:rPr>
        <w:t xml:space="preserve">      "settlementDiscountAmount":0.0,</w:t>
      </w:r>
    </w:p>
    <w:p w14:paraId="331BDE5E">
      <w:pPr>
        <w:widowControl/>
        <w:shd w:val="clear" w:color="auto" w:fill="DBE5F1"/>
        <w:spacing w:before="0" w:line="240" w:lineRule="auto"/>
        <w:ind w:left="720"/>
        <w:jc w:val="both"/>
        <w:rPr>
          <w:b/>
          <w:bCs/>
          <w:snapToGrid/>
          <w:color w:val="525252"/>
          <w:sz w:val="22"/>
          <w:szCs w:val="22"/>
        </w:rPr>
      </w:pPr>
      <w:r>
        <w:rPr>
          <w:b/>
          <w:bCs/>
          <w:snapToGrid/>
          <w:color w:val="525252"/>
          <w:sz w:val="22"/>
          <w:szCs w:val="22"/>
        </w:rPr>
        <w:t xml:space="preserve">      "taxPercentage":10.0,</w:t>
      </w:r>
    </w:p>
    <w:p w14:paraId="0DF4E27C">
      <w:pPr>
        <w:widowControl/>
        <w:shd w:val="clear" w:color="auto" w:fill="DBE5F1"/>
        <w:spacing w:before="0" w:line="240" w:lineRule="auto"/>
        <w:ind w:left="720"/>
        <w:jc w:val="both"/>
        <w:rPr>
          <w:b/>
          <w:bCs/>
          <w:snapToGrid/>
          <w:color w:val="525252"/>
          <w:sz w:val="22"/>
          <w:szCs w:val="22"/>
        </w:rPr>
      </w:pPr>
      <w:r>
        <w:rPr>
          <w:b/>
          <w:bCs/>
          <w:snapToGrid/>
          <w:color w:val="525252"/>
          <w:sz w:val="22"/>
          <w:szCs w:val="22"/>
        </w:rPr>
        <w:t xml:space="preserve">      "extraName": "{ Tiền phí đặc biệt, Tiền phí,  } ",</w:t>
      </w:r>
    </w:p>
    <w:p w14:paraId="04D87D2B">
      <w:pPr>
        <w:widowControl/>
        <w:shd w:val="clear" w:color="auto" w:fill="DBE5F1"/>
        <w:spacing w:before="0" w:line="240" w:lineRule="auto"/>
        <w:ind w:left="720"/>
        <w:jc w:val="both"/>
        <w:rPr>
          <w:b/>
          <w:bCs/>
          <w:snapToGrid/>
          <w:color w:val="525252"/>
          <w:sz w:val="22"/>
          <w:szCs w:val="22"/>
        </w:rPr>
      </w:pPr>
      <w:r>
        <w:rPr>
          <w:b/>
          <w:bCs/>
          <w:snapToGrid/>
          <w:color w:val="525252"/>
          <w:sz w:val="22"/>
          <w:szCs w:val="22"/>
        </w:rPr>
        <w:t xml:space="preserve">      "extraValue": "{ 00 ,00,}"</w:t>
      </w:r>
    </w:p>
    <w:p w14:paraId="6D01C1AE">
      <w:pPr>
        <w:widowControl/>
        <w:shd w:val="clear" w:color="auto" w:fill="DBE5F1"/>
        <w:spacing w:before="0" w:line="240" w:lineRule="auto"/>
        <w:ind w:left="720"/>
        <w:jc w:val="both"/>
        <w:rPr>
          <w:b/>
          <w:bCs/>
          <w:snapToGrid/>
          <w:color w:val="525252"/>
          <w:sz w:val="22"/>
          <w:szCs w:val="22"/>
        </w:rPr>
      </w:pPr>
      <w:r>
        <w:rPr>
          <w:b/>
          <w:bCs/>
          <w:snapToGrid/>
          <w:color w:val="525252"/>
          <w:sz w:val="22"/>
          <w:szCs w:val="22"/>
        </w:rPr>
        <w:t xml:space="preserve">   },</w:t>
      </w:r>
    </w:p>
    <w:p w14:paraId="4A0D37FE">
      <w:pPr>
        <w:widowControl/>
        <w:shd w:val="clear" w:color="auto" w:fill="DBE5F1"/>
        <w:spacing w:before="0" w:line="240" w:lineRule="auto"/>
        <w:ind w:left="720"/>
        <w:jc w:val="both"/>
        <w:rPr>
          <w:b/>
          <w:bCs/>
          <w:snapToGrid/>
          <w:color w:val="525252"/>
          <w:sz w:val="22"/>
          <w:szCs w:val="22"/>
        </w:rPr>
      </w:pPr>
      <w:r>
        <w:rPr>
          <w:b/>
          <w:bCs/>
          <w:snapToGrid/>
          <w:color w:val="525252"/>
          <w:sz w:val="22"/>
          <w:szCs w:val="22"/>
        </w:rPr>
        <w:t xml:space="preserve">   "taxBreakdowns":[</w:t>
      </w:r>
    </w:p>
    <w:p w14:paraId="0642D098">
      <w:pPr>
        <w:widowControl/>
        <w:shd w:val="clear" w:color="auto" w:fill="DBE5F1"/>
        <w:spacing w:before="0" w:line="240" w:lineRule="auto"/>
        <w:ind w:left="720"/>
        <w:jc w:val="both"/>
        <w:rPr>
          <w:b/>
          <w:bCs/>
          <w:snapToGrid/>
          <w:color w:val="525252"/>
          <w:sz w:val="22"/>
          <w:szCs w:val="22"/>
        </w:rPr>
      </w:pPr>
      <w:r>
        <w:rPr>
          <w:b/>
          <w:bCs/>
          <w:snapToGrid/>
          <w:color w:val="525252"/>
          <w:sz w:val="22"/>
          <w:szCs w:val="22"/>
        </w:rPr>
        <w:t xml:space="preserve">      {</w:t>
      </w:r>
    </w:p>
    <w:p w14:paraId="7D756543">
      <w:pPr>
        <w:widowControl/>
        <w:shd w:val="clear" w:color="auto" w:fill="DBE5F1"/>
        <w:spacing w:before="0" w:line="240" w:lineRule="auto"/>
        <w:ind w:left="720"/>
        <w:jc w:val="both"/>
        <w:rPr>
          <w:b/>
          <w:bCs/>
          <w:snapToGrid/>
          <w:color w:val="525252"/>
          <w:sz w:val="22"/>
          <w:szCs w:val="22"/>
        </w:rPr>
      </w:pPr>
      <w:r>
        <w:rPr>
          <w:b/>
          <w:bCs/>
          <w:snapToGrid/>
          <w:color w:val="525252"/>
          <w:sz w:val="22"/>
          <w:szCs w:val="22"/>
        </w:rPr>
        <w:t xml:space="preserve">         "taxPercentage":10.0,</w:t>
      </w:r>
    </w:p>
    <w:p w14:paraId="170976F0">
      <w:pPr>
        <w:widowControl/>
        <w:shd w:val="clear" w:color="auto" w:fill="DBE5F1"/>
        <w:spacing w:before="0" w:line="240" w:lineRule="auto"/>
        <w:ind w:left="720"/>
        <w:jc w:val="both"/>
        <w:rPr>
          <w:b/>
          <w:bCs/>
          <w:snapToGrid/>
          <w:color w:val="525252"/>
          <w:sz w:val="22"/>
          <w:szCs w:val="22"/>
        </w:rPr>
      </w:pPr>
      <w:r>
        <w:rPr>
          <w:b/>
          <w:bCs/>
          <w:snapToGrid/>
          <w:color w:val="525252"/>
          <w:sz w:val="22"/>
          <w:szCs w:val="22"/>
        </w:rPr>
        <w:t xml:space="preserve">         "taxableAmount":35000000,</w:t>
      </w:r>
    </w:p>
    <w:p w14:paraId="63C18DA5">
      <w:pPr>
        <w:widowControl/>
        <w:shd w:val="clear" w:color="auto" w:fill="DBE5F1"/>
        <w:spacing w:before="0" w:line="240" w:lineRule="auto"/>
        <w:ind w:left="720"/>
        <w:jc w:val="both"/>
        <w:rPr>
          <w:b/>
          <w:bCs/>
          <w:snapToGrid/>
          <w:color w:val="525252"/>
          <w:sz w:val="22"/>
          <w:szCs w:val="22"/>
        </w:rPr>
      </w:pPr>
      <w:r>
        <w:rPr>
          <w:b/>
          <w:bCs/>
          <w:snapToGrid/>
          <w:color w:val="525252"/>
          <w:sz w:val="22"/>
          <w:szCs w:val="22"/>
        </w:rPr>
        <w:t xml:space="preserve">         "taxAmount":3500000.0</w:t>
      </w:r>
    </w:p>
    <w:p w14:paraId="6A8A0A7A">
      <w:pPr>
        <w:widowControl/>
        <w:shd w:val="clear" w:color="auto" w:fill="DBE5F1"/>
        <w:spacing w:before="0" w:line="240" w:lineRule="auto"/>
        <w:ind w:left="720"/>
        <w:jc w:val="both"/>
        <w:rPr>
          <w:b/>
          <w:bCs/>
          <w:snapToGrid/>
          <w:color w:val="525252"/>
          <w:sz w:val="22"/>
          <w:szCs w:val="22"/>
        </w:rPr>
      </w:pPr>
      <w:r>
        <w:rPr>
          <w:b/>
          <w:bCs/>
          <w:snapToGrid/>
          <w:color w:val="525252"/>
          <w:sz w:val="22"/>
          <w:szCs w:val="22"/>
        </w:rPr>
        <w:t xml:space="preserve">      }</w:t>
      </w:r>
    </w:p>
    <w:p w14:paraId="22CB55E2">
      <w:pPr>
        <w:widowControl/>
        <w:shd w:val="clear" w:color="auto" w:fill="DBE5F1"/>
        <w:spacing w:before="0" w:line="240" w:lineRule="auto"/>
        <w:ind w:left="720"/>
        <w:jc w:val="both"/>
        <w:rPr>
          <w:b/>
          <w:bCs/>
          <w:snapToGrid/>
          <w:color w:val="525252"/>
          <w:sz w:val="22"/>
          <w:szCs w:val="22"/>
        </w:rPr>
      </w:pPr>
      <w:r>
        <w:rPr>
          <w:b/>
          <w:bCs/>
          <w:snapToGrid/>
          <w:color w:val="525252"/>
          <w:sz w:val="22"/>
          <w:szCs w:val="22"/>
        </w:rPr>
        <w:t xml:space="preserve">   ]</w:t>
      </w:r>
    </w:p>
    <w:p w14:paraId="6E750C90">
      <w:pPr>
        <w:widowControl/>
        <w:shd w:val="clear" w:color="auto" w:fill="DBE5F1"/>
        <w:spacing w:before="0" w:line="240" w:lineRule="auto"/>
        <w:ind w:left="720"/>
        <w:jc w:val="both"/>
        <w:rPr>
          <w:snapToGrid/>
          <w:color w:val="525252"/>
          <w:sz w:val="22"/>
          <w:szCs w:val="22"/>
        </w:rPr>
      </w:pPr>
      <w:r>
        <w:rPr>
          <w:b/>
          <w:bCs/>
          <w:snapToGrid/>
          <w:color w:val="525252"/>
          <w:sz w:val="22"/>
          <w:szCs w:val="22"/>
        </w:rPr>
        <w:t>}</w:t>
      </w:r>
    </w:p>
    <w:p w14:paraId="04F183EF">
      <w:pPr>
        <w:numPr>
          <w:ilvl w:val="2"/>
          <w:numId w:val="17"/>
        </w:numPr>
        <w:snapToGrid w:val="0"/>
        <w:ind w:left="1276"/>
        <w:jc w:val="both"/>
        <w:rPr>
          <w:sz w:val="22"/>
          <w:szCs w:val="22"/>
        </w:rPr>
      </w:pPr>
      <w:r>
        <w:rPr>
          <w:sz w:val="22"/>
          <w:szCs w:val="22"/>
        </w:rPr>
        <w:t>Dữ liệu chuỗi Hash trả về</w:t>
      </w:r>
    </w:p>
    <w:p w14:paraId="01DAB988">
      <w:pPr>
        <w:widowControl/>
        <w:shd w:val="clear" w:color="auto" w:fill="DBE5F1"/>
        <w:spacing w:before="0" w:line="240" w:lineRule="auto"/>
        <w:ind w:left="1276"/>
        <w:jc w:val="both"/>
        <w:rPr>
          <w:snapToGrid/>
          <w:color w:val="000000"/>
          <w:sz w:val="22"/>
          <w:szCs w:val="22"/>
        </w:rPr>
      </w:pPr>
      <w:r>
        <w:rPr>
          <w:b/>
          <w:bCs/>
          <w:snapToGrid/>
          <w:color w:val="8000FF"/>
          <w:sz w:val="22"/>
          <w:szCs w:val="22"/>
        </w:rPr>
        <w:t>{</w:t>
      </w:r>
    </w:p>
    <w:p w14:paraId="1F8D5130">
      <w:pPr>
        <w:widowControl/>
        <w:shd w:val="clear" w:color="auto" w:fill="DBE5F1"/>
        <w:spacing w:before="0" w:line="240" w:lineRule="auto"/>
        <w:ind w:left="1276"/>
        <w:jc w:val="both"/>
        <w:rPr>
          <w:snapToGrid/>
          <w:color w:val="000000"/>
          <w:sz w:val="22"/>
          <w:szCs w:val="22"/>
        </w:rPr>
      </w:pPr>
      <w:r>
        <w:rPr>
          <w:snapToGrid/>
          <w:color w:val="000000"/>
          <w:sz w:val="22"/>
          <w:szCs w:val="22"/>
        </w:rPr>
        <w:t xml:space="preserve">  </w:t>
      </w:r>
      <w:r>
        <w:rPr>
          <w:snapToGrid/>
          <w:color w:val="800000"/>
          <w:sz w:val="22"/>
          <w:szCs w:val="22"/>
        </w:rPr>
        <w:t>"errorCode"</w:t>
      </w:r>
      <w:r>
        <w:rPr>
          <w:snapToGrid/>
          <w:color w:val="000000"/>
          <w:sz w:val="22"/>
          <w:szCs w:val="22"/>
        </w:rPr>
        <w:t xml:space="preserve">: </w:t>
      </w:r>
      <w:r>
        <w:rPr>
          <w:snapToGrid/>
          <w:color w:val="800000"/>
          <w:sz w:val="22"/>
          <w:szCs w:val="22"/>
        </w:rPr>
        <w:t>""</w:t>
      </w:r>
      <w:r>
        <w:rPr>
          <w:b/>
          <w:bCs/>
          <w:snapToGrid/>
          <w:color w:val="8000FF"/>
          <w:sz w:val="22"/>
          <w:szCs w:val="22"/>
        </w:rPr>
        <w:t>,</w:t>
      </w:r>
    </w:p>
    <w:p w14:paraId="2D7C15A9">
      <w:pPr>
        <w:widowControl/>
        <w:shd w:val="clear" w:color="auto" w:fill="DBE5F1"/>
        <w:spacing w:before="0" w:line="240" w:lineRule="auto"/>
        <w:ind w:left="1276"/>
        <w:jc w:val="both"/>
        <w:rPr>
          <w:snapToGrid/>
          <w:color w:val="000000"/>
          <w:sz w:val="22"/>
          <w:szCs w:val="22"/>
        </w:rPr>
      </w:pPr>
      <w:r>
        <w:rPr>
          <w:snapToGrid/>
          <w:color w:val="000000"/>
          <w:sz w:val="22"/>
          <w:szCs w:val="22"/>
        </w:rPr>
        <w:t xml:space="preserve">  </w:t>
      </w:r>
      <w:r>
        <w:rPr>
          <w:snapToGrid/>
          <w:color w:val="800000"/>
          <w:sz w:val="22"/>
          <w:szCs w:val="22"/>
        </w:rPr>
        <w:t>"description"</w:t>
      </w:r>
      <w:r>
        <w:rPr>
          <w:snapToGrid/>
          <w:color w:val="000000"/>
          <w:sz w:val="22"/>
          <w:szCs w:val="22"/>
        </w:rPr>
        <w:t xml:space="preserve">: </w:t>
      </w:r>
      <w:r>
        <w:rPr>
          <w:snapToGrid/>
          <w:color w:val="800000"/>
          <w:sz w:val="22"/>
          <w:szCs w:val="22"/>
        </w:rPr>
        <w:t>""</w:t>
      </w:r>
      <w:r>
        <w:rPr>
          <w:b/>
          <w:bCs/>
          <w:snapToGrid/>
          <w:color w:val="8000FF"/>
          <w:sz w:val="22"/>
          <w:szCs w:val="22"/>
        </w:rPr>
        <w:t>,</w:t>
      </w:r>
    </w:p>
    <w:p w14:paraId="25FEBA4D">
      <w:pPr>
        <w:widowControl/>
        <w:shd w:val="clear" w:color="auto" w:fill="DBE5F1"/>
        <w:spacing w:before="0" w:line="240" w:lineRule="auto"/>
        <w:ind w:left="1276"/>
        <w:jc w:val="both"/>
        <w:rPr>
          <w:snapToGrid/>
          <w:color w:val="000000"/>
          <w:sz w:val="22"/>
          <w:szCs w:val="22"/>
        </w:rPr>
      </w:pPr>
      <w:r>
        <w:rPr>
          <w:snapToGrid/>
          <w:color w:val="000000"/>
          <w:sz w:val="22"/>
          <w:szCs w:val="22"/>
        </w:rPr>
        <w:t xml:space="preserve">  </w:t>
      </w:r>
      <w:r>
        <w:rPr>
          <w:snapToGrid/>
          <w:color w:val="800000"/>
          <w:sz w:val="22"/>
          <w:szCs w:val="22"/>
        </w:rPr>
        <w:t>"result"</w:t>
      </w:r>
      <w:r>
        <w:rPr>
          <w:snapToGrid/>
          <w:color w:val="000000"/>
          <w:sz w:val="22"/>
          <w:szCs w:val="22"/>
        </w:rPr>
        <w:t xml:space="preserve">: </w:t>
      </w:r>
      <w:r>
        <w:rPr>
          <w:b/>
          <w:bCs/>
          <w:snapToGrid/>
          <w:color w:val="8000FF"/>
          <w:sz w:val="22"/>
          <w:szCs w:val="22"/>
        </w:rPr>
        <w:t>{</w:t>
      </w:r>
    </w:p>
    <w:p w14:paraId="77514411">
      <w:pPr>
        <w:widowControl/>
        <w:shd w:val="clear" w:color="auto" w:fill="DBE5F1"/>
        <w:spacing w:before="0" w:line="240" w:lineRule="auto"/>
        <w:ind w:left="1276"/>
        <w:jc w:val="both"/>
        <w:rPr>
          <w:snapToGrid/>
          <w:color w:val="000000"/>
          <w:sz w:val="22"/>
          <w:szCs w:val="22"/>
        </w:rPr>
      </w:pPr>
      <w:r>
        <w:rPr>
          <w:snapToGrid/>
          <w:color w:val="000000"/>
          <w:sz w:val="22"/>
          <w:szCs w:val="22"/>
        </w:rPr>
        <w:t xml:space="preserve">    </w:t>
      </w:r>
      <w:r>
        <w:rPr>
          <w:snapToGrid/>
          <w:color w:val="800000"/>
          <w:sz w:val="22"/>
          <w:szCs w:val="22"/>
        </w:rPr>
        <w:t>"hashString"</w:t>
      </w:r>
      <w:r>
        <w:rPr>
          <w:snapToGrid/>
          <w:color w:val="000000"/>
          <w:sz w:val="22"/>
          <w:szCs w:val="22"/>
        </w:rPr>
        <w:t xml:space="preserve">: </w:t>
      </w:r>
      <w:r>
        <w:rPr>
          <w:snapToGrid/>
          <w:color w:val="FF8000"/>
          <w:sz w:val="22"/>
          <w:szCs w:val="22"/>
        </w:rPr>
        <w:t>0HFm34vX525V3Syg5EwdTnfO21s=</w:t>
      </w:r>
      <w:r>
        <w:rPr>
          <w:b/>
          <w:bCs/>
          <w:snapToGrid/>
          <w:color w:val="8000FF"/>
          <w:sz w:val="22"/>
          <w:szCs w:val="22"/>
        </w:rPr>
        <w:t>,</w:t>
      </w:r>
      <w:r>
        <w:rPr>
          <w:snapToGrid/>
          <w:color w:val="000000"/>
          <w:sz w:val="22"/>
          <w:szCs w:val="22"/>
        </w:rPr>
        <w:t xml:space="preserve">  </w:t>
      </w:r>
      <w:r>
        <w:rPr>
          <w:b/>
          <w:bCs/>
          <w:snapToGrid/>
          <w:color w:val="8000FF"/>
          <w:sz w:val="22"/>
          <w:szCs w:val="22"/>
        </w:rPr>
        <w:t>}</w:t>
      </w:r>
    </w:p>
    <w:p w14:paraId="31319908">
      <w:pPr>
        <w:widowControl/>
        <w:shd w:val="clear" w:color="auto" w:fill="DBE5F1"/>
        <w:spacing w:before="0" w:line="240" w:lineRule="auto"/>
        <w:ind w:left="1276"/>
        <w:jc w:val="both"/>
        <w:rPr>
          <w:b/>
          <w:bCs/>
          <w:snapToGrid/>
          <w:color w:val="8000FF"/>
          <w:sz w:val="22"/>
          <w:szCs w:val="22"/>
        </w:rPr>
      </w:pPr>
      <w:r>
        <w:rPr>
          <w:b/>
          <w:bCs/>
          <w:snapToGrid/>
          <w:color w:val="8000FF"/>
          <w:sz w:val="22"/>
          <w:szCs w:val="22"/>
        </w:rPr>
        <w:t>}</w:t>
      </w:r>
      <w:r>
        <w:rPr>
          <w:b/>
          <w:bCs/>
          <w:snapToGrid/>
          <w:color w:val="8000FF"/>
          <w:sz w:val="22"/>
          <w:szCs w:val="22"/>
        </w:rPr>
        <w:br w:type="textWrapping"/>
      </w:r>
    </w:p>
    <w:p w14:paraId="19EED791">
      <w:pPr>
        <w:ind w:left="0"/>
        <w:rPr>
          <w:b/>
          <w:bCs/>
          <w:sz w:val="22"/>
          <w:szCs w:val="22"/>
          <w:lang w:val="vi-VN"/>
        </w:rPr>
      </w:pPr>
      <w:r>
        <w:rPr>
          <w:b/>
          <w:bCs/>
          <w:sz w:val="22"/>
          <w:szCs w:val="22"/>
          <w:lang w:val="vi-VN"/>
        </w:rPr>
        <w:t>Ví dụ response trường hợp truyền sai giá trị originalInvoiceType</w:t>
      </w:r>
    </w:p>
    <w:p w14:paraId="5FBAFC1C">
      <w:pPr>
        <w:widowControl/>
        <w:shd w:val="clear" w:color="auto" w:fill="DBE5F1"/>
        <w:spacing w:before="0" w:line="240" w:lineRule="auto"/>
        <w:ind w:left="450"/>
        <w:jc w:val="both"/>
        <w:rPr>
          <w:snapToGrid/>
          <w:sz w:val="22"/>
          <w:szCs w:val="22"/>
        </w:rPr>
      </w:pPr>
      <w:r>
        <w:rPr>
          <w:snapToGrid/>
          <w:sz w:val="22"/>
          <w:szCs w:val="22"/>
        </w:rPr>
        <w:t>{</w:t>
      </w:r>
    </w:p>
    <w:p w14:paraId="1F1F2DEA">
      <w:pPr>
        <w:widowControl/>
        <w:shd w:val="clear" w:color="auto" w:fill="DBE5F1"/>
        <w:spacing w:before="0" w:line="240" w:lineRule="auto"/>
        <w:ind w:left="450"/>
        <w:jc w:val="both"/>
        <w:rPr>
          <w:snapToGrid/>
          <w:sz w:val="22"/>
          <w:szCs w:val="22"/>
        </w:rPr>
      </w:pPr>
      <w:r>
        <w:rPr>
          <w:snapToGrid/>
          <w:sz w:val="22"/>
          <w:szCs w:val="22"/>
        </w:rPr>
        <w:t xml:space="preserve">    "code": 400,</w:t>
      </w:r>
    </w:p>
    <w:p w14:paraId="5F6365C6">
      <w:pPr>
        <w:widowControl/>
        <w:shd w:val="clear" w:color="auto" w:fill="DBE5F1"/>
        <w:spacing w:before="0" w:line="240" w:lineRule="auto"/>
        <w:ind w:left="450"/>
        <w:jc w:val="both"/>
        <w:rPr>
          <w:snapToGrid/>
          <w:sz w:val="22"/>
          <w:szCs w:val="22"/>
        </w:rPr>
      </w:pPr>
      <w:r>
        <w:rPr>
          <w:snapToGrid/>
          <w:sz w:val="22"/>
          <w:szCs w:val="22"/>
        </w:rPr>
        <w:t xml:space="preserve">    "message": "BAD_REQUEST_ORIGINAL_INVOICE_TYPE_INVALID",</w:t>
      </w:r>
    </w:p>
    <w:p w14:paraId="4A2F6BA6">
      <w:pPr>
        <w:widowControl/>
        <w:shd w:val="clear" w:color="auto" w:fill="DBE5F1"/>
        <w:spacing w:before="0" w:line="240" w:lineRule="auto"/>
        <w:ind w:left="450"/>
        <w:jc w:val="both"/>
        <w:rPr>
          <w:snapToGrid/>
          <w:sz w:val="22"/>
          <w:szCs w:val="22"/>
        </w:rPr>
      </w:pPr>
      <w:r>
        <w:rPr>
          <w:snapToGrid/>
          <w:sz w:val="22"/>
          <w:szCs w:val="22"/>
        </w:rPr>
        <w:t xml:space="preserve">    "data": "BAD_REQUEST_ORIGINAL_INVOICE_TYPE_INVALID"</w:t>
      </w:r>
    </w:p>
    <w:p w14:paraId="1E47055E">
      <w:pPr>
        <w:widowControl/>
        <w:shd w:val="clear" w:color="auto" w:fill="DBE5F1"/>
        <w:spacing w:before="0" w:line="240" w:lineRule="auto"/>
        <w:ind w:left="450"/>
        <w:jc w:val="both"/>
        <w:rPr>
          <w:snapToGrid/>
          <w:sz w:val="22"/>
          <w:szCs w:val="22"/>
        </w:rPr>
      </w:pPr>
      <w:r>
        <w:rPr>
          <w:snapToGrid/>
          <w:sz w:val="22"/>
          <w:szCs w:val="22"/>
        </w:rPr>
        <w:t>}</w:t>
      </w:r>
    </w:p>
    <w:p w14:paraId="490FCCAE">
      <w:pPr>
        <w:ind w:left="0"/>
        <w:rPr>
          <w:sz w:val="22"/>
          <w:szCs w:val="22"/>
          <w:lang w:val="vi-VN"/>
        </w:rPr>
      </w:pPr>
      <w:r>
        <w:rPr>
          <w:b/>
          <w:bCs/>
          <w:iCs/>
          <w:sz w:val="22"/>
          <w:szCs w:val="22"/>
          <w:lang w:val="vi-VN"/>
        </w:rPr>
        <w:t>Lưu ý:</w:t>
      </w:r>
      <w:r>
        <w:rPr>
          <w:sz w:val="22"/>
          <w:szCs w:val="22"/>
          <w:lang w:val="vi-VN"/>
        </w:rPr>
        <w:t xml:space="preserve"> </w:t>
      </w:r>
    </w:p>
    <w:p w14:paraId="242A7378">
      <w:pPr>
        <w:numPr>
          <w:ilvl w:val="0"/>
          <w:numId w:val="28"/>
        </w:numPr>
        <w:rPr>
          <w:sz w:val="22"/>
          <w:szCs w:val="22"/>
          <w:lang w:val="vi-VN"/>
        </w:rPr>
      </w:pPr>
      <w:r>
        <w:rPr>
          <w:sz w:val="22"/>
          <w:szCs w:val="22"/>
          <w:lang w:val="vi-VN"/>
        </w:rPr>
        <w:t xml:space="preserve">Dữ liệu hóa đơn gốc lưu vào cột instance_file_name trong bảng invoice như sau: </w:t>
      </w:r>
    </w:p>
    <w:p w14:paraId="2DBF5415">
      <w:pPr>
        <w:ind w:left="360"/>
        <w:rPr>
          <w:sz w:val="22"/>
          <w:szCs w:val="22"/>
          <w:lang w:val="vi-VN"/>
        </w:rPr>
      </w:pPr>
      <w:r>
        <w:rPr>
          <w:sz w:val="22"/>
          <w:szCs w:val="22"/>
          <w:lang w:val="vi-VN"/>
        </w:rPr>
        <w:t>Loại hóa đơn | Mẫu hóa đơn | Ký hiệu hóa đơn | Số hóa đơn</w:t>
      </w:r>
    </w:p>
    <w:p w14:paraId="46C85532">
      <w:pPr>
        <w:ind w:left="360"/>
        <w:rPr>
          <w:sz w:val="22"/>
          <w:szCs w:val="22"/>
          <w:lang w:val="vi-VN"/>
        </w:rPr>
      </w:pPr>
      <w:r>
        <w:rPr>
          <w:sz w:val="22"/>
          <w:szCs w:val="22"/>
          <w:lang w:val="vi-VN"/>
        </w:rPr>
        <w:t>trong đó:</w:t>
      </w:r>
    </w:p>
    <w:p w14:paraId="26499196">
      <w:pPr>
        <w:ind w:left="360"/>
        <w:rPr>
          <w:sz w:val="22"/>
          <w:szCs w:val="22"/>
          <w:lang w:val="vi-VN"/>
        </w:rPr>
      </w:pPr>
      <w:r>
        <w:rPr>
          <w:sz w:val="22"/>
          <w:szCs w:val="22"/>
          <w:lang w:val="vi-VN"/>
        </w:rPr>
        <w:t xml:space="preserve">- Loại hóa đơn là giá trị thẻ originalInvoiceType </w:t>
      </w:r>
    </w:p>
    <w:p w14:paraId="6AAE3F63">
      <w:pPr>
        <w:ind w:left="360"/>
        <w:rPr>
          <w:sz w:val="22"/>
          <w:szCs w:val="22"/>
          <w:lang w:val="vi-VN"/>
        </w:rPr>
      </w:pPr>
      <w:r>
        <w:rPr>
          <w:sz w:val="22"/>
          <w:szCs w:val="22"/>
          <w:lang w:val="vi-VN"/>
        </w:rPr>
        <w:t xml:space="preserve">- Mẫu hóa đơn là giá trị thẻ originalTemplateCode </w:t>
      </w:r>
    </w:p>
    <w:p w14:paraId="02BE02DE">
      <w:pPr>
        <w:numPr>
          <w:ilvl w:val="0"/>
          <w:numId w:val="28"/>
        </w:numPr>
        <w:rPr>
          <w:sz w:val="22"/>
          <w:szCs w:val="22"/>
        </w:rPr>
      </w:pPr>
      <w:r>
        <w:rPr>
          <w:sz w:val="22"/>
          <w:szCs w:val="22"/>
        </w:rPr>
        <w:t xml:space="preserve">Nếu người dùng truyền giá trị 0 hoặc “0” cho tham số validation trong phần generalInvoiceInfo thì </w:t>
      </w:r>
      <w:r>
        <w:rPr>
          <w:bCs/>
          <w:sz w:val="22"/>
          <w:szCs w:val="22"/>
          <w:lang w:val="en"/>
        </w:rPr>
        <w:t>các thông tin được truyền trong phần itemInfo, taxBreakdowns, summarizeInfo sẽ được giữ nguyên mà không thực hiện kiểm tra ràng buộc và tính toán lại.</w:t>
      </w:r>
    </w:p>
    <w:p w14:paraId="3C3AEC6D">
      <w:pPr>
        <w:ind w:left="0"/>
        <w:rPr>
          <w:sz w:val="22"/>
          <w:szCs w:val="22"/>
        </w:rPr>
      </w:pPr>
      <w:r>
        <w:rPr>
          <w:b/>
          <w:sz w:val="22"/>
          <w:szCs w:val="22"/>
        </w:rPr>
        <w:t>Output</w:t>
      </w:r>
      <w:r>
        <w:rPr>
          <w:sz w:val="22"/>
          <w:szCs w:val="22"/>
        </w:rPr>
        <w:t>:</w:t>
      </w:r>
    </w:p>
    <w:tbl>
      <w:tblPr>
        <w:tblStyle w:val="13"/>
        <w:tblW w:w="9563" w:type="dxa"/>
        <w:tblInd w:w="46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40"/>
        <w:gridCol w:w="2520"/>
        <w:gridCol w:w="4703"/>
      </w:tblGrid>
      <w:tr w14:paraId="26706E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0" w:hRule="atLeast"/>
        </w:trPr>
        <w:tc>
          <w:tcPr>
            <w:tcW w:w="2340" w:type="dxa"/>
            <w:shd w:val="clear" w:color="auto" w:fill="D9D9D9"/>
            <w:noWrap w:val="0"/>
            <w:vAlign w:val="top"/>
          </w:tcPr>
          <w:p w14:paraId="3E0C2AF4">
            <w:pPr>
              <w:ind w:left="0"/>
              <w:jc w:val="center"/>
              <w:rPr>
                <w:b/>
                <w:bCs/>
                <w:color w:val="000000"/>
                <w:sz w:val="22"/>
                <w:szCs w:val="22"/>
              </w:rPr>
            </w:pPr>
            <w:r>
              <w:rPr>
                <w:b/>
                <w:bCs/>
                <w:color w:val="000000"/>
                <w:sz w:val="22"/>
                <w:szCs w:val="22"/>
              </w:rPr>
              <w:t>Tên trường</w:t>
            </w:r>
          </w:p>
        </w:tc>
        <w:tc>
          <w:tcPr>
            <w:tcW w:w="2520" w:type="dxa"/>
            <w:shd w:val="clear" w:color="auto" w:fill="D9D9D9"/>
            <w:noWrap w:val="0"/>
            <w:vAlign w:val="top"/>
          </w:tcPr>
          <w:p w14:paraId="68B9E38B">
            <w:pPr>
              <w:ind w:left="0"/>
              <w:jc w:val="center"/>
              <w:rPr>
                <w:b/>
                <w:bCs/>
                <w:color w:val="000000"/>
                <w:sz w:val="22"/>
                <w:szCs w:val="22"/>
              </w:rPr>
            </w:pPr>
            <w:r>
              <w:rPr>
                <w:b/>
                <w:bCs/>
                <w:color w:val="000000"/>
                <w:sz w:val="22"/>
                <w:szCs w:val="22"/>
              </w:rPr>
              <w:t>Kiểu dữ liệu, ràng buộc</w:t>
            </w:r>
          </w:p>
        </w:tc>
        <w:tc>
          <w:tcPr>
            <w:tcW w:w="4703" w:type="dxa"/>
            <w:shd w:val="clear" w:color="auto" w:fill="D9D9D9"/>
            <w:noWrap w:val="0"/>
            <w:vAlign w:val="top"/>
          </w:tcPr>
          <w:p w14:paraId="4668C0F1">
            <w:pPr>
              <w:ind w:left="0"/>
              <w:jc w:val="center"/>
              <w:rPr>
                <w:b/>
                <w:bCs/>
                <w:color w:val="000000"/>
                <w:sz w:val="22"/>
                <w:szCs w:val="22"/>
              </w:rPr>
            </w:pPr>
            <w:r>
              <w:rPr>
                <w:b/>
                <w:bCs/>
                <w:color w:val="000000"/>
                <w:sz w:val="22"/>
                <w:szCs w:val="22"/>
              </w:rPr>
              <w:t>Mô tả</w:t>
            </w:r>
          </w:p>
        </w:tc>
      </w:tr>
      <w:tr w14:paraId="392933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noWrap w:val="0"/>
            <w:vAlign w:val="top"/>
          </w:tcPr>
          <w:p w14:paraId="07243EE9">
            <w:pPr>
              <w:spacing w:before="0"/>
              <w:ind w:left="0"/>
              <w:jc w:val="both"/>
              <w:rPr>
                <w:sz w:val="22"/>
                <w:szCs w:val="22"/>
              </w:rPr>
            </w:pPr>
            <w:r>
              <w:rPr>
                <w:sz w:val="22"/>
                <w:szCs w:val="22"/>
              </w:rPr>
              <w:t>errorCode</w:t>
            </w:r>
          </w:p>
        </w:tc>
        <w:tc>
          <w:tcPr>
            <w:tcW w:w="2520" w:type="dxa"/>
            <w:noWrap w:val="0"/>
            <w:vAlign w:val="top"/>
          </w:tcPr>
          <w:p w14:paraId="56679A8A">
            <w:pPr>
              <w:spacing w:before="0"/>
              <w:ind w:left="0"/>
              <w:jc w:val="both"/>
              <w:rPr>
                <w:sz w:val="22"/>
                <w:szCs w:val="22"/>
              </w:rPr>
            </w:pPr>
            <w:r>
              <w:rPr>
                <w:sz w:val="22"/>
                <w:szCs w:val="22"/>
              </w:rPr>
              <w:t>DataType: String</w:t>
            </w:r>
          </w:p>
        </w:tc>
        <w:tc>
          <w:tcPr>
            <w:tcW w:w="4703" w:type="dxa"/>
            <w:noWrap w:val="0"/>
            <w:vAlign w:val="top"/>
          </w:tcPr>
          <w:p w14:paraId="1A7A0266">
            <w:pPr>
              <w:spacing w:before="0"/>
              <w:ind w:left="41"/>
              <w:jc w:val="both"/>
              <w:rPr>
                <w:sz w:val="22"/>
                <w:szCs w:val="22"/>
              </w:rPr>
            </w:pPr>
            <w:r>
              <w:rPr>
                <w:sz w:val="22"/>
                <w:szCs w:val="22"/>
              </w:rPr>
              <w:t>Mã lỗi nếu có, không có lỗi thì trả về null</w:t>
            </w:r>
          </w:p>
        </w:tc>
      </w:tr>
      <w:tr w14:paraId="41C89A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noWrap w:val="0"/>
            <w:vAlign w:val="top"/>
          </w:tcPr>
          <w:p w14:paraId="351ED81D">
            <w:pPr>
              <w:spacing w:before="0"/>
              <w:ind w:left="0"/>
              <w:jc w:val="both"/>
              <w:rPr>
                <w:sz w:val="22"/>
                <w:szCs w:val="22"/>
              </w:rPr>
            </w:pPr>
            <w:r>
              <w:rPr>
                <w:sz w:val="22"/>
                <w:szCs w:val="22"/>
              </w:rPr>
              <w:t>description</w:t>
            </w:r>
          </w:p>
        </w:tc>
        <w:tc>
          <w:tcPr>
            <w:tcW w:w="2520" w:type="dxa"/>
            <w:noWrap w:val="0"/>
            <w:vAlign w:val="top"/>
          </w:tcPr>
          <w:p w14:paraId="14C5C652">
            <w:pPr>
              <w:spacing w:before="0"/>
              <w:ind w:left="0"/>
              <w:jc w:val="both"/>
              <w:rPr>
                <w:sz w:val="22"/>
                <w:szCs w:val="22"/>
              </w:rPr>
            </w:pPr>
            <w:r>
              <w:rPr>
                <w:sz w:val="22"/>
                <w:szCs w:val="22"/>
              </w:rPr>
              <w:t>DataType: String</w:t>
            </w:r>
          </w:p>
        </w:tc>
        <w:tc>
          <w:tcPr>
            <w:tcW w:w="4703" w:type="dxa"/>
            <w:noWrap w:val="0"/>
            <w:vAlign w:val="top"/>
          </w:tcPr>
          <w:p w14:paraId="3F0273DA">
            <w:pPr>
              <w:spacing w:before="0"/>
              <w:ind w:left="41"/>
              <w:jc w:val="both"/>
              <w:rPr>
                <w:sz w:val="22"/>
                <w:szCs w:val="22"/>
              </w:rPr>
            </w:pPr>
            <w:r>
              <w:rPr>
                <w:sz w:val="22"/>
                <w:szCs w:val="22"/>
              </w:rPr>
              <w:t>Mô tả chi tiết lỗi</w:t>
            </w:r>
          </w:p>
        </w:tc>
      </w:tr>
      <w:tr w14:paraId="3646C7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noWrap w:val="0"/>
            <w:vAlign w:val="top"/>
          </w:tcPr>
          <w:p w14:paraId="64BD3B40">
            <w:pPr>
              <w:spacing w:before="0"/>
              <w:ind w:left="0"/>
              <w:jc w:val="both"/>
              <w:rPr>
                <w:sz w:val="22"/>
                <w:szCs w:val="22"/>
              </w:rPr>
            </w:pPr>
            <w:r>
              <w:rPr>
                <w:sz w:val="22"/>
                <w:szCs w:val="22"/>
              </w:rPr>
              <w:t>hashString</w:t>
            </w:r>
          </w:p>
        </w:tc>
        <w:tc>
          <w:tcPr>
            <w:tcW w:w="2520" w:type="dxa"/>
            <w:noWrap w:val="0"/>
            <w:vAlign w:val="top"/>
          </w:tcPr>
          <w:p w14:paraId="044E625E">
            <w:pPr>
              <w:spacing w:before="0"/>
              <w:ind w:left="0"/>
              <w:jc w:val="both"/>
              <w:rPr>
                <w:sz w:val="22"/>
                <w:szCs w:val="22"/>
              </w:rPr>
            </w:pPr>
            <w:r>
              <w:rPr>
                <w:sz w:val="22"/>
                <w:szCs w:val="22"/>
              </w:rPr>
              <w:t>DataType: String</w:t>
            </w:r>
          </w:p>
        </w:tc>
        <w:tc>
          <w:tcPr>
            <w:tcW w:w="4703" w:type="dxa"/>
            <w:noWrap w:val="0"/>
            <w:vAlign w:val="top"/>
          </w:tcPr>
          <w:p w14:paraId="574907AF">
            <w:pPr>
              <w:spacing w:before="0"/>
              <w:ind w:left="41"/>
              <w:jc w:val="both"/>
              <w:rPr>
                <w:sz w:val="22"/>
                <w:szCs w:val="22"/>
              </w:rPr>
            </w:pPr>
            <w:r>
              <w:rPr>
                <w:sz w:val="22"/>
                <w:szCs w:val="22"/>
              </w:rPr>
              <w:t>Chuỗi Hash trả về của hóa đơn, dạng Base64</w:t>
            </w:r>
          </w:p>
        </w:tc>
      </w:tr>
    </w:tbl>
    <w:p w14:paraId="3D6F8A2E">
      <w:pPr>
        <w:ind w:left="2160"/>
        <w:rPr>
          <w:sz w:val="22"/>
          <w:szCs w:val="22"/>
        </w:rPr>
      </w:pPr>
    </w:p>
    <w:p w14:paraId="565F7210">
      <w:pPr>
        <w:pStyle w:val="124"/>
        <w:rPr>
          <w:sz w:val="22"/>
          <w:szCs w:val="22"/>
        </w:rPr>
      </w:pPr>
      <w:bookmarkStart w:id="52" w:name="_Toc115266198"/>
      <w:r>
        <w:rPr>
          <w:sz w:val="22"/>
          <w:szCs w:val="22"/>
        </w:rPr>
        <w:t>Phát hành/thay thế/điều chỉnh cho USB-TOKEN (Bước 2: Ký USB token và sinh hóa đơn)</w:t>
      </w:r>
      <w:bookmarkEnd w:id="52"/>
    </w:p>
    <w:p w14:paraId="12715724">
      <w:pPr>
        <w:pStyle w:val="4"/>
        <w:rPr>
          <w:sz w:val="22"/>
          <w:szCs w:val="22"/>
        </w:rPr>
      </w:pPr>
      <w:r>
        <w:rPr>
          <w:sz w:val="22"/>
          <w:szCs w:val="22"/>
        </w:rPr>
        <w:t>- Thực hiện sử dụng USB-TOKEN để ký chuỗi hashString nhận được từ API trong bước 7.15. Lấy chuỗi ký để sinh hóa đơn.</w:t>
      </w:r>
    </w:p>
    <w:p w14:paraId="437383D4">
      <w:pPr>
        <w:pStyle w:val="93"/>
        <w:widowControl w:val="0"/>
        <w:numPr>
          <w:ilvl w:val="0"/>
          <w:numId w:val="25"/>
        </w:numPr>
        <w:spacing w:before="120" w:line="360" w:lineRule="auto"/>
        <w:contextualSpacing/>
        <w:jc w:val="both"/>
        <w:rPr>
          <w:rFonts w:ascii="Times New Roman" w:hAnsi="Times New Roman"/>
          <w:b/>
          <w:color w:val="0000FF"/>
        </w:rPr>
      </w:pPr>
      <w:r>
        <w:rPr>
          <w:rFonts w:ascii="Times New Roman" w:hAnsi="Times New Roman"/>
          <w:b/>
          <w:color w:val="0000FF"/>
        </w:rPr>
        <w:t>Đầuvào:</w:t>
      </w:r>
    </w:p>
    <w:p w14:paraId="1F18C663">
      <w:pPr>
        <w:numPr>
          <w:ilvl w:val="0"/>
          <w:numId w:val="17"/>
        </w:numPr>
        <w:snapToGrid w:val="0"/>
        <w:jc w:val="both"/>
        <w:rPr>
          <w:sz w:val="22"/>
          <w:szCs w:val="22"/>
        </w:rPr>
      </w:pPr>
      <w:r>
        <w:rPr>
          <w:sz w:val="22"/>
          <w:szCs w:val="22"/>
        </w:rPr>
        <w:t xml:space="preserve">Action (POST):  </w:t>
      </w:r>
      <w:r>
        <w:rPr>
          <w:color w:val="505050"/>
          <w:sz w:val="22"/>
          <w:szCs w:val="22"/>
          <w:shd w:val="clear" w:color="auto" w:fill="FAFAFA"/>
        </w:rPr>
        <w:t>InvoiceAPI/InvoiceWS/createInvoiceUsbTokenInsertSignature</w:t>
      </w:r>
    </w:p>
    <w:p w14:paraId="29071543">
      <w:pPr>
        <w:numPr>
          <w:ilvl w:val="0"/>
          <w:numId w:val="17"/>
        </w:numPr>
        <w:jc w:val="both"/>
        <w:rPr>
          <w:sz w:val="22"/>
          <w:szCs w:val="22"/>
        </w:rPr>
      </w:pPr>
      <w:r>
        <w:rPr>
          <w:sz w:val="22"/>
          <w:szCs w:val="22"/>
        </w:rPr>
        <w:t>Headers:</w:t>
      </w:r>
    </w:p>
    <w:p w14:paraId="7033800A">
      <w:pPr>
        <w:ind w:left="720"/>
        <w:jc w:val="both"/>
        <w:rPr>
          <w:sz w:val="22"/>
          <w:szCs w:val="22"/>
          <w:lang w:val="en"/>
        </w:rPr>
      </w:pPr>
      <w:r>
        <w:rPr>
          <w:sz w:val="22"/>
          <w:szCs w:val="22"/>
          <w:lang w:val="en"/>
        </w:rPr>
        <w:t>+ Cookie: giá trị access_token hoặc Authorization: username/pass như đăng nhập trên web  hoặc Authorization: username/pass như đăng nhập trên web</w:t>
      </w:r>
    </w:p>
    <w:p w14:paraId="155E982D">
      <w:pPr>
        <w:pStyle w:val="4"/>
        <w:ind w:firstLine="720"/>
        <w:rPr>
          <w:sz w:val="22"/>
          <w:szCs w:val="22"/>
          <w:lang w:val="fr-FR"/>
        </w:rPr>
      </w:pPr>
      <w:r>
        <w:rPr>
          <w:sz w:val="22"/>
          <w:szCs w:val="22"/>
          <w:lang w:val="fr-FR"/>
        </w:rPr>
        <w:t>+ Content-Type : application/json</w:t>
      </w:r>
    </w:p>
    <w:tbl>
      <w:tblPr>
        <w:tblStyle w:val="13"/>
        <w:tblW w:w="930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7"/>
        <w:gridCol w:w="2692"/>
        <w:gridCol w:w="4483"/>
      </w:tblGrid>
      <w:tr w14:paraId="17329E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1" w:hRule="atLeast"/>
          <w:jc w:val="center"/>
        </w:trPr>
        <w:tc>
          <w:tcPr>
            <w:tcW w:w="2127" w:type="dxa"/>
            <w:shd w:val="clear" w:color="auto" w:fill="D9D9D9"/>
            <w:noWrap w:val="0"/>
            <w:vAlign w:val="top"/>
          </w:tcPr>
          <w:p w14:paraId="55692564">
            <w:pPr>
              <w:ind w:left="0"/>
              <w:jc w:val="center"/>
              <w:rPr>
                <w:b/>
                <w:bCs/>
                <w:color w:val="000000"/>
                <w:sz w:val="22"/>
                <w:szCs w:val="22"/>
              </w:rPr>
            </w:pPr>
            <w:r>
              <w:rPr>
                <w:b/>
                <w:bCs/>
                <w:color w:val="000000"/>
                <w:sz w:val="22"/>
                <w:szCs w:val="22"/>
              </w:rPr>
              <w:t>Tên tham số</w:t>
            </w:r>
          </w:p>
        </w:tc>
        <w:tc>
          <w:tcPr>
            <w:tcW w:w="2692" w:type="dxa"/>
            <w:shd w:val="clear" w:color="auto" w:fill="D9D9D9"/>
            <w:noWrap w:val="0"/>
            <w:vAlign w:val="top"/>
          </w:tcPr>
          <w:p w14:paraId="00C2F30C">
            <w:pPr>
              <w:ind w:left="0"/>
              <w:jc w:val="center"/>
              <w:rPr>
                <w:b/>
                <w:bCs/>
                <w:color w:val="000000"/>
                <w:sz w:val="22"/>
                <w:szCs w:val="22"/>
              </w:rPr>
            </w:pPr>
            <w:r>
              <w:rPr>
                <w:b/>
                <w:bCs/>
                <w:color w:val="000000"/>
                <w:sz w:val="22"/>
                <w:szCs w:val="22"/>
              </w:rPr>
              <w:t>Kiểu dữ liệu, ràng buộc</w:t>
            </w:r>
          </w:p>
        </w:tc>
        <w:tc>
          <w:tcPr>
            <w:tcW w:w="4483" w:type="dxa"/>
            <w:shd w:val="clear" w:color="auto" w:fill="D9D9D9"/>
            <w:noWrap w:val="0"/>
            <w:vAlign w:val="top"/>
          </w:tcPr>
          <w:p w14:paraId="6E3B5699">
            <w:pPr>
              <w:ind w:left="0"/>
              <w:jc w:val="center"/>
              <w:rPr>
                <w:b/>
                <w:bCs/>
                <w:color w:val="000000"/>
                <w:sz w:val="22"/>
                <w:szCs w:val="22"/>
              </w:rPr>
            </w:pPr>
            <w:r>
              <w:rPr>
                <w:b/>
                <w:bCs/>
                <w:color w:val="000000"/>
                <w:sz w:val="22"/>
                <w:szCs w:val="22"/>
              </w:rPr>
              <w:t>Mô tả</w:t>
            </w:r>
          </w:p>
        </w:tc>
      </w:tr>
      <w:tr w14:paraId="7C5EB6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8" w:hRule="atLeast"/>
          <w:jc w:val="center"/>
        </w:trPr>
        <w:tc>
          <w:tcPr>
            <w:tcW w:w="2127" w:type="dxa"/>
            <w:noWrap w:val="0"/>
            <w:vAlign w:val="top"/>
          </w:tcPr>
          <w:p w14:paraId="043AED0F">
            <w:pPr>
              <w:spacing w:before="0"/>
              <w:ind w:left="0"/>
              <w:jc w:val="both"/>
              <w:rPr>
                <w:sz w:val="22"/>
                <w:szCs w:val="22"/>
              </w:rPr>
            </w:pPr>
            <w:r>
              <w:rPr>
                <w:sz w:val="22"/>
                <w:szCs w:val="22"/>
              </w:rPr>
              <w:t>supplierTaxCode</w:t>
            </w:r>
          </w:p>
        </w:tc>
        <w:tc>
          <w:tcPr>
            <w:tcW w:w="2692" w:type="dxa"/>
            <w:noWrap w:val="0"/>
            <w:vAlign w:val="top"/>
          </w:tcPr>
          <w:p w14:paraId="574CBA63">
            <w:pPr>
              <w:spacing w:before="0"/>
              <w:ind w:left="0"/>
              <w:jc w:val="both"/>
              <w:rPr>
                <w:sz w:val="22"/>
                <w:szCs w:val="22"/>
              </w:rPr>
            </w:pPr>
            <w:r>
              <w:rPr>
                <w:sz w:val="22"/>
                <w:szCs w:val="22"/>
              </w:rPr>
              <w:t>Required : true</w:t>
            </w:r>
          </w:p>
          <w:p w14:paraId="45E29134">
            <w:pPr>
              <w:spacing w:before="0"/>
              <w:ind w:left="0"/>
              <w:jc w:val="both"/>
              <w:rPr>
                <w:sz w:val="22"/>
                <w:szCs w:val="22"/>
              </w:rPr>
            </w:pPr>
            <w:r>
              <w:rPr>
                <w:sz w:val="22"/>
                <w:szCs w:val="22"/>
              </w:rPr>
              <w:t>DataType: String</w:t>
            </w:r>
          </w:p>
          <w:p w14:paraId="1D3EEB15">
            <w:pPr>
              <w:spacing w:before="0"/>
              <w:ind w:left="0"/>
              <w:jc w:val="both"/>
              <w:rPr>
                <w:sz w:val="22"/>
                <w:szCs w:val="22"/>
              </w:rPr>
            </w:pPr>
            <w:r>
              <w:rPr>
                <w:sz w:val="22"/>
                <w:szCs w:val="22"/>
              </w:rPr>
              <w:t xml:space="preserve">Minlength :  </w:t>
            </w:r>
          </w:p>
          <w:p w14:paraId="06CDD9F9">
            <w:pPr>
              <w:spacing w:before="0"/>
              <w:ind w:left="0"/>
              <w:jc w:val="both"/>
              <w:rPr>
                <w:sz w:val="22"/>
                <w:szCs w:val="22"/>
              </w:rPr>
            </w:pPr>
            <w:r>
              <w:rPr>
                <w:sz w:val="22"/>
                <w:szCs w:val="22"/>
              </w:rPr>
              <w:t>Maxlength : 20</w:t>
            </w:r>
          </w:p>
          <w:p w14:paraId="719BE4B3">
            <w:pPr>
              <w:spacing w:before="0"/>
              <w:ind w:left="0"/>
              <w:jc w:val="both"/>
              <w:rPr>
                <w:sz w:val="22"/>
                <w:szCs w:val="22"/>
              </w:rPr>
            </w:pPr>
            <w:r>
              <w:rPr>
                <w:sz w:val="22"/>
                <w:szCs w:val="22"/>
              </w:rPr>
              <w:t>Format : [0-9-]+</w:t>
            </w:r>
          </w:p>
        </w:tc>
        <w:tc>
          <w:tcPr>
            <w:tcW w:w="4483" w:type="dxa"/>
            <w:noWrap w:val="0"/>
            <w:vAlign w:val="top"/>
          </w:tcPr>
          <w:p w14:paraId="4516ACA5">
            <w:pPr>
              <w:spacing w:before="0"/>
              <w:ind w:left="0"/>
              <w:jc w:val="both"/>
              <w:rPr>
                <w:sz w:val="22"/>
                <w:szCs w:val="22"/>
              </w:rPr>
            </w:pPr>
            <w:r>
              <w:rPr>
                <w:sz w:val="22"/>
                <w:szCs w:val="22"/>
              </w:rPr>
              <w:t>Mã số thuế của doanh nghiệp/chi nhánh phát hành hóa đơn. Một doanh nghiệp có thể có nhiều mã số thuế</w:t>
            </w:r>
          </w:p>
          <w:p w14:paraId="64FC1A30">
            <w:pPr>
              <w:spacing w:before="0"/>
              <w:ind w:left="0"/>
              <w:jc w:val="both"/>
              <w:rPr>
                <w:sz w:val="22"/>
                <w:szCs w:val="22"/>
              </w:rPr>
            </w:pPr>
            <w:r>
              <w:rPr>
                <w:sz w:val="22"/>
                <w:szCs w:val="22"/>
              </w:rPr>
              <w:t xml:space="preserve">Mẫu 1: 0312770607 </w:t>
            </w:r>
          </w:p>
          <w:p w14:paraId="17288CAD">
            <w:pPr>
              <w:spacing w:before="0"/>
              <w:ind w:left="0"/>
              <w:jc w:val="both"/>
              <w:rPr>
                <w:sz w:val="22"/>
                <w:szCs w:val="22"/>
              </w:rPr>
            </w:pPr>
            <w:r>
              <w:rPr>
                <w:sz w:val="22"/>
                <w:szCs w:val="22"/>
              </w:rPr>
              <w:t>Mẫu 2: 0312770607-001</w:t>
            </w:r>
          </w:p>
          <w:p w14:paraId="2CA45F1F">
            <w:pPr>
              <w:spacing w:before="0"/>
              <w:ind w:left="0"/>
              <w:jc w:val="both"/>
              <w:rPr>
                <w:sz w:val="22"/>
                <w:szCs w:val="22"/>
              </w:rPr>
            </w:pPr>
          </w:p>
        </w:tc>
      </w:tr>
      <w:tr w14:paraId="49A031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8" w:hRule="atLeast"/>
          <w:jc w:val="center"/>
        </w:trPr>
        <w:tc>
          <w:tcPr>
            <w:tcW w:w="2127" w:type="dxa"/>
            <w:noWrap w:val="0"/>
            <w:vAlign w:val="top"/>
          </w:tcPr>
          <w:p w14:paraId="6A277172">
            <w:pPr>
              <w:spacing w:before="0"/>
              <w:ind w:left="0"/>
              <w:jc w:val="both"/>
              <w:rPr>
                <w:sz w:val="22"/>
                <w:szCs w:val="22"/>
              </w:rPr>
            </w:pPr>
            <w:r>
              <w:rPr>
                <w:sz w:val="22"/>
                <w:szCs w:val="22"/>
              </w:rPr>
              <w:t>templateCode</w:t>
            </w:r>
          </w:p>
        </w:tc>
        <w:tc>
          <w:tcPr>
            <w:tcW w:w="2692" w:type="dxa"/>
            <w:noWrap w:val="0"/>
            <w:vAlign w:val="top"/>
          </w:tcPr>
          <w:p w14:paraId="5640BA35">
            <w:pPr>
              <w:spacing w:before="0"/>
              <w:ind w:left="0"/>
              <w:jc w:val="both"/>
              <w:rPr>
                <w:sz w:val="22"/>
                <w:szCs w:val="22"/>
              </w:rPr>
            </w:pPr>
            <w:r>
              <w:rPr>
                <w:sz w:val="22"/>
                <w:szCs w:val="22"/>
              </w:rPr>
              <w:t>Required : true</w:t>
            </w:r>
          </w:p>
          <w:p w14:paraId="139EAA07">
            <w:pPr>
              <w:spacing w:before="0"/>
              <w:ind w:left="0"/>
              <w:jc w:val="both"/>
              <w:rPr>
                <w:sz w:val="22"/>
                <w:szCs w:val="22"/>
              </w:rPr>
            </w:pPr>
            <w:r>
              <w:rPr>
                <w:sz w:val="22"/>
                <w:szCs w:val="22"/>
              </w:rPr>
              <w:t>DataType: String</w:t>
            </w:r>
          </w:p>
          <w:p w14:paraId="4A5AD187">
            <w:pPr>
              <w:spacing w:before="0"/>
              <w:ind w:left="0"/>
              <w:jc w:val="both"/>
              <w:rPr>
                <w:sz w:val="22"/>
                <w:szCs w:val="22"/>
              </w:rPr>
            </w:pPr>
            <w:r>
              <w:rPr>
                <w:sz w:val="22"/>
                <w:szCs w:val="22"/>
              </w:rPr>
              <w:t xml:space="preserve">Minlength : </w:t>
            </w:r>
          </w:p>
          <w:p w14:paraId="1081809C">
            <w:pPr>
              <w:spacing w:before="0"/>
              <w:ind w:left="0"/>
              <w:jc w:val="both"/>
              <w:rPr>
                <w:sz w:val="22"/>
                <w:szCs w:val="22"/>
              </w:rPr>
            </w:pPr>
            <w:r>
              <w:rPr>
                <w:sz w:val="22"/>
                <w:szCs w:val="22"/>
              </w:rPr>
              <w:t>Maxlength : 20</w:t>
            </w:r>
          </w:p>
        </w:tc>
        <w:tc>
          <w:tcPr>
            <w:tcW w:w="4483" w:type="dxa"/>
            <w:noWrap w:val="0"/>
            <w:vAlign w:val="top"/>
          </w:tcPr>
          <w:p w14:paraId="59C7F90B">
            <w:pPr>
              <w:spacing w:before="0"/>
              <w:ind w:left="0"/>
              <w:jc w:val="both"/>
              <w:rPr>
                <w:sz w:val="22"/>
                <w:szCs w:val="22"/>
              </w:rPr>
            </w:pPr>
            <w:r>
              <w:rPr>
                <w:sz w:val="22"/>
                <w:szCs w:val="22"/>
              </w:rPr>
              <w:t xml:space="preserve">Mã mẫu hóa đơn. </w:t>
            </w:r>
          </w:p>
          <w:p w14:paraId="145743ED">
            <w:pPr>
              <w:spacing w:before="0"/>
              <w:ind w:left="0"/>
              <w:jc w:val="both"/>
              <w:rPr>
                <w:sz w:val="22"/>
                <w:szCs w:val="22"/>
              </w:rPr>
            </w:pPr>
          </w:p>
        </w:tc>
      </w:tr>
      <w:tr w14:paraId="124F71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8" w:hRule="atLeast"/>
          <w:jc w:val="center"/>
        </w:trPr>
        <w:tc>
          <w:tcPr>
            <w:tcW w:w="2127" w:type="dxa"/>
            <w:noWrap w:val="0"/>
            <w:vAlign w:val="top"/>
          </w:tcPr>
          <w:p w14:paraId="5B1EF6B3">
            <w:pPr>
              <w:spacing w:before="0"/>
              <w:ind w:left="0"/>
              <w:jc w:val="both"/>
              <w:rPr>
                <w:sz w:val="22"/>
                <w:szCs w:val="22"/>
              </w:rPr>
            </w:pPr>
            <w:r>
              <w:rPr>
                <w:sz w:val="22"/>
                <w:szCs w:val="22"/>
              </w:rPr>
              <w:t>hashString</w:t>
            </w:r>
          </w:p>
        </w:tc>
        <w:tc>
          <w:tcPr>
            <w:tcW w:w="2692" w:type="dxa"/>
            <w:noWrap w:val="0"/>
            <w:vAlign w:val="top"/>
          </w:tcPr>
          <w:p w14:paraId="6DBAEEB0">
            <w:pPr>
              <w:spacing w:before="0"/>
              <w:ind w:left="0"/>
              <w:jc w:val="both"/>
              <w:rPr>
                <w:sz w:val="22"/>
                <w:szCs w:val="22"/>
              </w:rPr>
            </w:pPr>
            <w:r>
              <w:rPr>
                <w:sz w:val="22"/>
                <w:szCs w:val="22"/>
              </w:rPr>
              <w:t>Required : true</w:t>
            </w:r>
          </w:p>
          <w:p w14:paraId="7FD9232F">
            <w:pPr>
              <w:spacing w:before="0"/>
              <w:ind w:left="0"/>
              <w:jc w:val="both"/>
              <w:rPr>
                <w:sz w:val="22"/>
                <w:szCs w:val="22"/>
              </w:rPr>
            </w:pPr>
            <w:r>
              <w:rPr>
                <w:sz w:val="22"/>
                <w:szCs w:val="22"/>
              </w:rPr>
              <w:t>DataType: String</w:t>
            </w:r>
          </w:p>
        </w:tc>
        <w:tc>
          <w:tcPr>
            <w:tcW w:w="4483" w:type="dxa"/>
            <w:noWrap w:val="0"/>
            <w:vAlign w:val="top"/>
          </w:tcPr>
          <w:p w14:paraId="645BBFCE">
            <w:pPr>
              <w:spacing w:before="0"/>
              <w:ind w:left="0"/>
              <w:jc w:val="both"/>
              <w:rPr>
                <w:sz w:val="22"/>
                <w:szCs w:val="22"/>
              </w:rPr>
            </w:pPr>
            <w:r>
              <w:rPr>
                <w:sz w:val="22"/>
                <w:szCs w:val="22"/>
              </w:rPr>
              <w:t>Chuỗi Hash mà dữ liệu trả về ở trong request getHash phía bên trên</w:t>
            </w:r>
          </w:p>
          <w:p w14:paraId="2D2D1CE2">
            <w:pPr>
              <w:spacing w:before="0"/>
              <w:ind w:left="0"/>
              <w:jc w:val="both"/>
              <w:rPr>
                <w:sz w:val="22"/>
                <w:szCs w:val="22"/>
              </w:rPr>
            </w:pPr>
            <w:r>
              <w:rPr>
                <w:sz w:val="22"/>
                <w:szCs w:val="22"/>
              </w:rPr>
              <w:t xml:space="preserve">= out put của API : </w:t>
            </w:r>
            <w:r>
              <w:rPr>
                <w:sz w:val="22"/>
                <w:szCs w:val="22"/>
                <w:lang w:val="en"/>
              </w:rPr>
              <w:t>7</w:t>
            </w:r>
            <w:r>
              <w:rPr>
                <w:sz w:val="22"/>
                <w:szCs w:val="22"/>
              </w:rPr>
              <w:t>.15 Lập hóa đơn ký USB Token (Bước 1: Lấy chuỗi hash)</w:t>
            </w:r>
          </w:p>
        </w:tc>
      </w:tr>
      <w:tr w14:paraId="14A364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8" w:hRule="atLeast"/>
          <w:jc w:val="center"/>
        </w:trPr>
        <w:tc>
          <w:tcPr>
            <w:tcW w:w="2127" w:type="dxa"/>
            <w:noWrap w:val="0"/>
            <w:vAlign w:val="top"/>
          </w:tcPr>
          <w:p w14:paraId="5A8FEA11">
            <w:pPr>
              <w:spacing w:before="0"/>
              <w:ind w:left="0"/>
              <w:jc w:val="both"/>
              <w:rPr>
                <w:sz w:val="22"/>
                <w:szCs w:val="22"/>
              </w:rPr>
            </w:pPr>
            <w:r>
              <w:rPr>
                <w:sz w:val="22"/>
                <w:szCs w:val="22"/>
              </w:rPr>
              <w:t>signature</w:t>
            </w:r>
          </w:p>
        </w:tc>
        <w:tc>
          <w:tcPr>
            <w:tcW w:w="2692" w:type="dxa"/>
            <w:noWrap w:val="0"/>
            <w:vAlign w:val="top"/>
          </w:tcPr>
          <w:p w14:paraId="5640DD1E">
            <w:pPr>
              <w:spacing w:before="0"/>
              <w:ind w:left="0"/>
              <w:jc w:val="both"/>
              <w:rPr>
                <w:sz w:val="22"/>
                <w:szCs w:val="22"/>
              </w:rPr>
            </w:pPr>
            <w:r>
              <w:rPr>
                <w:sz w:val="22"/>
                <w:szCs w:val="22"/>
              </w:rPr>
              <w:t>Required : true</w:t>
            </w:r>
          </w:p>
          <w:p w14:paraId="05198779">
            <w:pPr>
              <w:spacing w:before="0"/>
              <w:ind w:left="0"/>
              <w:jc w:val="both"/>
              <w:rPr>
                <w:sz w:val="22"/>
                <w:szCs w:val="22"/>
              </w:rPr>
            </w:pPr>
            <w:r>
              <w:rPr>
                <w:sz w:val="22"/>
                <w:szCs w:val="22"/>
              </w:rPr>
              <w:t>DataType: String</w:t>
            </w:r>
          </w:p>
        </w:tc>
        <w:tc>
          <w:tcPr>
            <w:tcW w:w="4483" w:type="dxa"/>
            <w:noWrap w:val="0"/>
            <w:vAlign w:val="top"/>
          </w:tcPr>
          <w:p w14:paraId="79BC182C">
            <w:pPr>
              <w:spacing w:before="0"/>
              <w:ind w:left="0"/>
              <w:jc w:val="both"/>
              <w:rPr>
                <w:sz w:val="22"/>
                <w:szCs w:val="22"/>
              </w:rPr>
            </w:pPr>
            <w:r>
              <w:rPr>
                <w:sz w:val="22"/>
                <w:szCs w:val="22"/>
              </w:rPr>
              <w:t>Chữ ký sau khi hashString đã được ký bởi USB token. dạng Base64</w:t>
            </w:r>
          </w:p>
        </w:tc>
      </w:tr>
    </w:tbl>
    <w:p w14:paraId="2CD83AA0">
      <w:pPr>
        <w:snapToGrid w:val="0"/>
        <w:jc w:val="both"/>
        <w:rPr>
          <w:sz w:val="22"/>
          <w:szCs w:val="22"/>
          <w:lang w:val="fr-FR"/>
        </w:rPr>
      </w:pPr>
      <w:r>
        <w:rPr>
          <w:sz w:val="22"/>
          <w:szCs w:val="22"/>
          <w:lang w:val="fr-FR"/>
        </w:rPr>
        <w:t>Vị dụ Json</w:t>
      </w:r>
    </w:p>
    <w:p w14:paraId="6CE28B06">
      <w:pPr>
        <w:widowControl/>
        <w:shd w:val="clear" w:color="auto" w:fill="DBE5F1"/>
        <w:spacing w:before="0" w:line="240" w:lineRule="auto"/>
        <w:ind w:left="993" w:right="285"/>
        <w:jc w:val="both"/>
        <w:rPr>
          <w:b/>
          <w:bCs/>
          <w:snapToGrid/>
          <w:color w:val="8000FF"/>
          <w:sz w:val="22"/>
          <w:szCs w:val="22"/>
          <w:lang w:val="fr-FR"/>
        </w:rPr>
      </w:pPr>
      <w:r>
        <w:rPr>
          <w:b/>
          <w:bCs/>
          <w:snapToGrid/>
          <w:color w:val="8000FF"/>
          <w:sz w:val="22"/>
          <w:szCs w:val="22"/>
          <w:lang w:val="fr-FR"/>
        </w:rPr>
        <w:t>{</w:t>
      </w:r>
    </w:p>
    <w:p w14:paraId="5B9B4A36">
      <w:pPr>
        <w:widowControl/>
        <w:shd w:val="clear" w:color="auto" w:fill="DBE5F1"/>
        <w:spacing w:before="0" w:line="240" w:lineRule="auto"/>
        <w:ind w:left="993" w:right="285"/>
        <w:jc w:val="both"/>
        <w:rPr>
          <w:b/>
          <w:bCs/>
          <w:snapToGrid/>
          <w:color w:val="8000FF"/>
          <w:sz w:val="22"/>
          <w:szCs w:val="22"/>
          <w:lang w:val="fr-FR"/>
        </w:rPr>
      </w:pPr>
      <w:r>
        <w:rPr>
          <w:b/>
          <w:bCs/>
          <w:snapToGrid/>
          <w:color w:val="8000FF"/>
          <w:sz w:val="22"/>
          <w:szCs w:val="22"/>
          <w:lang w:val="fr-FR"/>
        </w:rPr>
        <w:t xml:space="preserve">  "supplierTaxCode": "0100109106-712",</w:t>
      </w:r>
    </w:p>
    <w:p w14:paraId="29A132D9">
      <w:pPr>
        <w:widowControl/>
        <w:shd w:val="clear" w:color="auto" w:fill="DBE5F1"/>
        <w:spacing w:before="0" w:line="240" w:lineRule="auto"/>
        <w:ind w:left="993" w:right="285"/>
        <w:jc w:val="both"/>
        <w:rPr>
          <w:b/>
          <w:bCs/>
          <w:snapToGrid/>
          <w:color w:val="8000FF"/>
          <w:sz w:val="22"/>
          <w:szCs w:val="22"/>
          <w:lang w:val="fr-FR"/>
        </w:rPr>
      </w:pPr>
      <w:r>
        <w:rPr>
          <w:b/>
          <w:bCs/>
          <w:snapToGrid/>
          <w:color w:val="8000FF"/>
          <w:sz w:val="22"/>
          <w:szCs w:val="22"/>
          <w:lang w:val="fr-FR"/>
        </w:rPr>
        <w:t xml:space="preserve">  "templateCode": "01GTKT0/002",</w:t>
      </w:r>
    </w:p>
    <w:p w14:paraId="5A2C5B4B">
      <w:pPr>
        <w:widowControl/>
        <w:shd w:val="clear" w:color="auto" w:fill="DBE5F1"/>
        <w:spacing w:before="0" w:line="240" w:lineRule="auto"/>
        <w:ind w:left="993" w:right="285"/>
        <w:jc w:val="both"/>
        <w:rPr>
          <w:b/>
          <w:bCs/>
          <w:snapToGrid/>
          <w:color w:val="8000FF"/>
          <w:sz w:val="22"/>
          <w:szCs w:val="22"/>
          <w:lang w:val="fr-FR"/>
        </w:rPr>
      </w:pPr>
      <w:r>
        <w:rPr>
          <w:b/>
          <w:bCs/>
          <w:snapToGrid/>
          <w:color w:val="8000FF"/>
          <w:sz w:val="22"/>
          <w:szCs w:val="22"/>
          <w:lang w:val="fr-FR"/>
        </w:rPr>
        <w:t xml:space="preserve">  "hashString": "0HFm34vX525V3Syg5EwdTnfO21s=",</w:t>
      </w:r>
    </w:p>
    <w:p w14:paraId="37416BAE">
      <w:pPr>
        <w:widowControl/>
        <w:shd w:val="clear" w:color="auto" w:fill="DBE5F1"/>
        <w:spacing w:before="0" w:line="240" w:lineRule="auto"/>
        <w:ind w:left="993" w:right="285"/>
        <w:jc w:val="both"/>
        <w:rPr>
          <w:b/>
          <w:bCs/>
          <w:snapToGrid/>
          <w:color w:val="8000FF"/>
          <w:sz w:val="22"/>
          <w:szCs w:val="22"/>
          <w:lang w:val="fr-FR"/>
        </w:rPr>
      </w:pPr>
      <w:r>
        <w:rPr>
          <w:b/>
          <w:bCs/>
          <w:snapToGrid/>
          <w:color w:val="8000FF"/>
          <w:sz w:val="22"/>
          <w:szCs w:val="22"/>
          <w:lang w:val="fr-FR"/>
        </w:rPr>
        <w:t xml:space="preserve">  "signature": "U0WpJk2Q/rDsnZDz8hiWKvs6QEf5DHTG8JyXjjNMtggZ/MIDP0hn9Mutc2uPZEOxqk2YnMjuRSxU8ST/T+C5i46Vb/0+7uIfzKpPm2yrsOSivCdzr6FrY6nJPkfkOWEdEs/hqDzcf4Vn8ZCVkNfovYR4prPGc7kNpO21sNb9BAI="</w:t>
      </w:r>
    </w:p>
    <w:p w14:paraId="7B700AC4">
      <w:pPr>
        <w:widowControl/>
        <w:shd w:val="clear" w:color="auto" w:fill="DBE5F1"/>
        <w:spacing w:before="0" w:line="240" w:lineRule="auto"/>
        <w:ind w:left="993" w:right="285"/>
        <w:jc w:val="both"/>
        <w:rPr>
          <w:b/>
          <w:bCs/>
          <w:snapToGrid/>
          <w:color w:val="8000FF"/>
          <w:sz w:val="22"/>
          <w:szCs w:val="22"/>
        </w:rPr>
      </w:pPr>
      <w:r>
        <w:rPr>
          <w:b/>
          <w:bCs/>
          <w:snapToGrid/>
          <w:color w:val="8000FF"/>
          <w:sz w:val="22"/>
          <w:szCs w:val="22"/>
        </w:rPr>
        <w:t>}</w:t>
      </w:r>
    </w:p>
    <w:p w14:paraId="4345AA8F">
      <w:pPr>
        <w:snapToGrid w:val="0"/>
        <w:jc w:val="both"/>
        <w:rPr>
          <w:sz w:val="22"/>
          <w:szCs w:val="22"/>
        </w:rPr>
      </w:pPr>
      <w:r>
        <w:rPr>
          <w:sz w:val="22"/>
          <w:szCs w:val="22"/>
        </w:rPr>
        <w:t>Kết quả trả về</w:t>
      </w:r>
    </w:p>
    <w:p w14:paraId="6E64061C">
      <w:pPr>
        <w:numPr>
          <w:ilvl w:val="2"/>
          <w:numId w:val="17"/>
        </w:numPr>
        <w:snapToGrid w:val="0"/>
        <w:ind w:left="993" w:right="285"/>
        <w:jc w:val="both"/>
        <w:rPr>
          <w:sz w:val="22"/>
          <w:szCs w:val="22"/>
        </w:rPr>
      </w:pPr>
      <w:r>
        <w:rPr>
          <w:sz w:val="22"/>
          <w:szCs w:val="22"/>
        </w:rPr>
        <w:t>Dữ liệu về thông tin về hóa đơn đã lập0</w:t>
      </w:r>
    </w:p>
    <w:p w14:paraId="1AD8B475">
      <w:pPr>
        <w:widowControl/>
        <w:shd w:val="clear" w:color="auto" w:fill="DBE5F1"/>
        <w:spacing w:before="0" w:line="240" w:lineRule="auto"/>
        <w:ind w:left="993" w:right="285"/>
        <w:jc w:val="both"/>
        <w:rPr>
          <w:snapToGrid/>
          <w:color w:val="000000"/>
          <w:sz w:val="22"/>
          <w:szCs w:val="22"/>
        </w:rPr>
      </w:pPr>
      <w:r>
        <w:rPr>
          <w:b/>
          <w:bCs/>
          <w:snapToGrid/>
          <w:color w:val="8000FF"/>
          <w:sz w:val="22"/>
          <w:szCs w:val="22"/>
        </w:rPr>
        <w:t>{</w:t>
      </w:r>
    </w:p>
    <w:p w14:paraId="1266E13F">
      <w:pPr>
        <w:widowControl/>
        <w:shd w:val="clear" w:color="auto" w:fill="DBE5F1"/>
        <w:spacing w:before="0" w:line="240" w:lineRule="auto"/>
        <w:ind w:left="993" w:right="285"/>
        <w:jc w:val="both"/>
        <w:rPr>
          <w:snapToGrid/>
          <w:color w:val="000000"/>
          <w:sz w:val="22"/>
          <w:szCs w:val="22"/>
        </w:rPr>
      </w:pPr>
      <w:r>
        <w:rPr>
          <w:snapToGrid/>
          <w:color w:val="000000"/>
          <w:sz w:val="22"/>
          <w:szCs w:val="22"/>
        </w:rPr>
        <w:t xml:space="preserve">  </w:t>
      </w:r>
      <w:r>
        <w:rPr>
          <w:snapToGrid/>
          <w:color w:val="800000"/>
          <w:sz w:val="22"/>
          <w:szCs w:val="22"/>
        </w:rPr>
        <w:t>"errorCode"</w:t>
      </w:r>
      <w:r>
        <w:rPr>
          <w:snapToGrid/>
          <w:color w:val="000000"/>
          <w:sz w:val="22"/>
          <w:szCs w:val="22"/>
        </w:rPr>
        <w:t xml:space="preserve">: </w:t>
      </w:r>
      <w:r>
        <w:rPr>
          <w:snapToGrid/>
          <w:color w:val="800000"/>
          <w:sz w:val="22"/>
          <w:szCs w:val="22"/>
        </w:rPr>
        <w:t>""</w:t>
      </w:r>
      <w:r>
        <w:rPr>
          <w:b/>
          <w:bCs/>
          <w:snapToGrid/>
          <w:color w:val="8000FF"/>
          <w:sz w:val="22"/>
          <w:szCs w:val="22"/>
        </w:rPr>
        <w:t>,</w:t>
      </w:r>
    </w:p>
    <w:p w14:paraId="5F6602CE">
      <w:pPr>
        <w:widowControl/>
        <w:shd w:val="clear" w:color="auto" w:fill="DBE5F1"/>
        <w:spacing w:before="0" w:line="240" w:lineRule="auto"/>
        <w:ind w:left="993" w:right="285"/>
        <w:jc w:val="both"/>
        <w:rPr>
          <w:snapToGrid/>
          <w:color w:val="000000"/>
          <w:sz w:val="22"/>
          <w:szCs w:val="22"/>
        </w:rPr>
      </w:pPr>
      <w:r>
        <w:rPr>
          <w:snapToGrid/>
          <w:color w:val="000000"/>
          <w:sz w:val="22"/>
          <w:szCs w:val="22"/>
        </w:rPr>
        <w:t xml:space="preserve">  </w:t>
      </w:r>
      <w:r>
        <w:rPr>
          <w:snapToGrid/>
          <w:color w:val="800000"/>
          <w:sz w:val="22"/>
          <w:szCs w:val="22"/>
        </w:rPr>
        <w:t>"description"</w:t>
      </w:r>
      <w:r>
        <w:rPr>
          <w:snapToGrid/>
          <w:color w:val="000000"/>
          <w:sz w:val="22"/>
          <w:szCs w:val="22"/>
        </w:rPr>
        <w:t xml:space="preserve">: </w:t>
      </w:r>
      <w:r>
        <w:rPr>
          <w:snapToGrid/>
          <w:color w:val="800000"/>
          <w:sz w:val="22"/>
          <w:szCs w:val="22"/>
        </w:rPr>
        <w:t>""</w:t>
      </w:r>
      <w:r>
        <w:rPr>
          <w:b/>
          <w:bCs/>
          <w:snapToGrid/>
          <w:color w:val="8000FF"/>
          <w:sz w:val="22"/>
          <w:szCs w:val="22"/>
        </w:rPr>
        <w:t>,</w:t>
      </w:r>
    </w:p>
    <w:p w14:paraId="39DD367B">
      <w:pPr>
        <w:widowControl/>
        <w:shd w:val="clear" w:color="auto" w:fill="DBE5F1"/>
        <w:spacing w:before="0" w:line="240" w:lineRule="auto"/>
        <w:ind w:left="993" w:right="285"/>
        <w:jc w:val="both"/>
        <w:rPr>
          <w:snapToGrid/>
          <w:color w:val="000000"/>
          <w:sz w:val="22"/>
          <w:szCs w:val="22"/>
        </w:rPr>
      </w:pPr>
      <w:r>
        <w:rPr>
          <w:snapToGrid/>
          <w:color w:val="000000"/>
          <w:sz w:val="22"/>
          <w:szCs w:val="22"/>
        </w:rPr>
        <w:t xml:space="preserve">  </w:t>
      </w:r>
      <w:r>
        <w:rPr>
          <w:snapToGrid/>
          <w:color w:val="800000"/>
          <w:sz w:val="22"/>
          <w:szCs w:val="22"/>
        </w:rPr>
        <w:t>"result"</w:t>
      </w:r>
      <w:r>
        <w:rPr>
          <w:snapToGrid/>
          <w:color w:val="000000"/>
          <w:sz w:val="22"/>
          <w:szCs w:val="22"/>
        </w:rPr>
        <w:t xml:space="preserve">: </w:t>
      </w:r>
      <w:r>
        <w:rPr>
          <w:b/>
          <w:bCs/>
          <w:snapToGrid/>
          <w:color w:val="8000FF"/>
          <w:sz w:val="22"/>
          <w:szCs w:val="22"/>
        </w:rPr>
        <w:t>{</w:t>
      </w:r>
    </w:p>
    <w:p w14:paraId="29318B15">
      <w:pPr>
        <w:widowControl/>
        <w:shd w:val="clear" w:color="auto" w:fill="DBE5F1"/>
        <w:spacing w:before="0" w:line="240" w:lineRule="auto"/>
        <w:ind w:left="993" w:right="285"/>
        <w:jc w:val="both"/>
        <w:rPr>
          <w:snapToGrid/>
          <w:color w:val="000000"/>
          <w:sz w:val="22"/>
          <w:szCs w:val="22"/>
        </w:rPr>
      </w:pPr>
      <w:r>
        <w:rPr>
          <w:snapToGrid/>
          <w:color w:val="000000"/>
          <w:sz w:val="22"/>
          <w:szCs w:val="22"/>
        </w:rPr>
        <w:t xml:space="preserve">    </w:t>
      </w:r>
      <w:r>
        <w:rPr>
          <w:snapToGrid/>
          <w:color w:val="800000"/>
          <w:sz w:val="22"/>
          <w:szCs w:val="22"/>
        </w:rPr>
        <w:t>"supplierTaxCode"</w:t>
      </w:r>
      <w:r>
        <w:rPr>
          <w:snapToGrid/>
          <w:color w:val="000000"/>
          <w:sz w:val="22"/>
          <w:szCs w:val="22"/>
        </w:rPr>
        <w:t xml:space="preserve">: </w:t>
      </w:r>
      <w:r>
        <w:rPr>
          <w:snapToGrid/>
          <w:color w:val="FF8000"/>
          <w:sz w:val="22"/>
          <w:szCs w:val="22"/>
        </w:rPr>
        <w:t>0100109106-712</w:t>
      </w:r>
      <w:r>
        <w:rPr>
          <w:b/>
          <w:bCs/>
          <w:snapToGrid/>
          <w:color w:val="8000FF"/>
          <w:sz w:val="22"/>
          <w:szCs w:val="22"/>
        </w:rPr>
        <w:t>,</w:t>
      </w:r>
    </w:p>
    <w:p w14:paraId="763A7603">
      <w:pPr>
        <w:widowControl/>
        <w:shd w:val="clear" w:color="auto" w:fill="DBE5F1"/>
        <w:spacing w:before="0" w:line="240" w:lineRule="auto"/>
        <w:ind w:left="993" w:right="285"/>
        <w:jc w:val="both"/>
        <w:rPr>
          <w:snapToGrid/>
          <w:color w:val="000000"/>
          <w:sz w:val="22"/>
          <w:szCs w:val="22"/>
        </w:rPr>
      </w:pPr>
      <w:r>
        <w:rPr>
          <w:snapToGrid/>
          <w:color w:val="000000"/>
          <w:sz w:val="22"/>
          <w:szCs w:val="22"/>
        </w:rPr>
        <w:t xml:space="preserve">    </w:t>
      </w:r>
      <w:r>
        <w:rPr>
          <w:snapToGrid/>
          <w:color w:val="800000"/>
          <w:sz w:val="22"/>
          <w:szCs w:val="22"/>
        </w:rPr>
        <w:t>"invoiceNo"</w:t>
      </w:r>
      <w:r>
        <w:rPr>
          <w:snapToGrid/>
          <w:color w:val="000000"/>
          <w:sz w:val="22"/>
          <w:szCs w:val="22"/>
        </w:rPr>
        <w:t>: AA</w:t>
      </w:r>
      <w:r>
        <w:rPr>
          <w:b/>
          <w:bCs/>
          <w:snapToGrid/>
          <w:color w:val="8000FF"/>
          <w:sz w:val="22"/>
          <w:szCs w:val="22"/>
        </w:rPr>
        <w:t>/</w:t>
      </w:r>
      <w:r>
        <w:rPr>
          <w:snapToGrid/>
          <w:color w:val="FF8000"/>
          <w:sz w:val="22"/>
          <w:szCs w:val="22"/>
        </w:rPr>
        <w:t>20E0000018</w:t>
      </w:r>
      <w:r>
        <w:rPr>
          <w:b/>
          <w:bCs/>
          <w:snapToGrid/>
          <w:color w:val="8000FF"/>
          <w:sz w:val="22"/>
          <w:szCs w:val="22"/>
        </w:rPr>
        <w:t>,</w:t>
      </w:r>
    </w:p>
    <w:p w14:paraId="0A14C1CA">
      <w:pPr>
        <w:widowControl/>
        <w:shd w:val="clear" w:color="auto" w:fill="DBE5F1"/>
        <w:spacing w:before="0" w:line="240" w:lineRule="auto"/>
        <w:ind w:left="993" w:right="285"/>
        <w:jc w:val="both"/>
        <w:rPr>
          <w:snapToGrid/>
          <w:color w:val="000000"/>
          <w:sz w:val="22"/>
          <w:szCs w:val="22"/>
        </w:rPr>
      </w:pPr>
      <w:r>
        <w:rPr>
          <w:snapToGrid/>
          <w:color w:val="000000"/>
          <w:sz w:val="22"/>
          <w:szCs w:val="22"/>
        </w:rPr>
        <w:t xml:space="preserve">    </w:t>
      </w:r>
      <w:r>
        <w:rPr>
          <w:snapToGrid/>
          <w:color w:val="800000"/>
          <w:sz w:val="22"/>
          <w:szCs w:val="22"/>
        </w:rPr>
        <w:t>"transactionID"</w:t>
      </w:r>
      <w:r>
        <w:rPr>
          <w:snapToGrid/>
          <w:color w:val="000000"/>
          <w:sz w:val="22"/>
          <w:szCs w:val="22"/>
        </w:rPr>
        <w:t xml:space="preserve">: </w:t>
      </w:r>
      <w:r>
        <w:rPr>
          <w:snapToGrid/>
          <w:color w:val="FF8000"/>
          <w:sz w:val="22"/>
          <w:szCs w:val="22"/>
        </w:rPr>
        <w:t>12523522245</w:t>
      </w:r>
      <w:r>
        <w:rPr>
          <w:b/>
          <w:bCs/>
          <w:snapToGrid/>
          <w:color w:val="8000FF"/>
          <w:sz w:val="22"/>
          <w:szCs w:val="22"/>
        </w:rPr>
        <w:t>,</w:t>
      </w:r>
    </w:p>
    <w:p w14:paraId="37331BF1">
      <w:pPr>
        <w:widowControl/>
        <w:shd w:val="clear" w:color="auto" w:fill="DBE5F1"/>
        <w:spacing w:before="0" w:line="240" w:lineRule="auto"/>
        <w:ind w:left="993" w:right="285"/>
        <w:jc w:val="both"/>
        <w:rPr>
          <w:snapToGrid/>
          <w:color w:val="000000"/>
          <w:sz w:val="22"/>
          <w:szCs w:val="22"/>
        </w:rPr>
      </w:pPr>
      <w:r>
        <w:rPr>
          <w:snapToGrid/>
          <w:color w:val="000000"/>
          <w:sz w:val="22"/>
          <w:szCs w:val="22"/>
        </w:rPr>
        <w:t xml:space="preserve">    </w:t>
      </w:r>
      <w:r>
        <w:rPr>
          <w:snapToGrid/>
          <w:color w:val="800000"/>
          <w:sz w:val="22"/>
          <w:szCs w:val="22"/>
        </w:rPr>
        <w:t>"reservationCode"</w:t>
      </w:r>
      <w:r>
        <w:rPr>
          <w:snapToGrid/>
          <w:color w:val="000000"/>
          <w:sz w:val="22"/>
          <w:szCs w:val="22"/>
        </w:rPr>
        <w:t>: AXHBNK8I0H</w:t>
      </w:r>
    </w:p>
    <w:p w14:paraId="10CFF395">
      <w:pPr>
        <w:widowControl/>
        <w:shd w:val="clear" w:color="auto" w:fill="DBE5F1"/>
        <w:spacing w:before="0" w:line="240" w:lineRule="auto"/>
        <w:ind w:left="993" w:right="285"/>
        <w:jc w:val="both"/>
        <w:rPr>
          <w:snapToGrid/>
          <w:color w:val="000000"/>
          <w:sz w:val="22"/>
          <w:szCs w:val="22"/>
        </w:rPr>
      </w:pPr>
      <w:r>
        <w:rPr>
          <w:snapToGrid/>
          <w:color w:val="000000"/>
          <w:sz w:val="22"/>
          <w:szCs w:val="22"/>
        </w:rPr>
        <w:t xml:space="preserve">  </w:t>
      </w:r>
      <w:r>
        <w:rPr>
          <w:b/>
          <w:bCs/>
          <w:snapToGrid/>
          <w:color w:val="8000FF"/>
          <w:sz w:val="22"/>
          <w:szCs w:val="22"/>
        </w:rPr>
        <w:t>}</w:t>
      </w:r>
    </w:p>
    <w:p w14:paraId="2AB60828">
      <w:pPr>
        <w:widowControl/>
        <w:shd w:val="clear" w:color="auto" w:fill="DBE5F1"/>
        <w:spacing w:before="0" w:line="240" w:lineRule="auto"/>
        <w:ind w:left="993" w:right="285"/>
        <w:jc w:val="both"/>
        <w:rPr>
          <w:b/>
          <w:bCs/>
          <w:snapToGrid/>
          <w:color w:val="8000FF"/>
          <w:sz w:val="22"/>
          <w:szCs w:val="22"/>
        </w:rPr>
      </w:pPr>
      <w:r>
        <w:rPr>
          <w:b/>
          <w:bCs/>
          <w:snapToGrid/>
          <w:color w:val="8000FF"/>
          <w:sz w:val="22"/>
          <w:szCs w:val="22"/>
        </w:rPr>
        <w:t>}</w:t>
      </w:r>
      <w:r>
        <w:rPr>
          <w:b/>
          <w:bCs/>
          <w:snapToGrid/>
          <w:color w:val="8000FF"/>
          <w:sz w:val="22"/>
          <w:szCs w:val="22"/>
        </w:rPr>
        <w:br w:type="textWrapping"/>
      </w:r>
    </w:p>
    <w:p w14:paraId="3629AD6E">
      <w:pPr>
        <w:snapToGrid w:val="0"/>
        <w:jc w:val="both"/>
        <w:rPr>
          <w:sz w:val="22"/>
          <w:szCs w:val="22"/>
        </w:rPr>
      </w:pPr>
    </w:p>
    <w:tbl>
      <w:tblPr>
        <w:tblStyle w:val="13"/>
        <w:tblW w:w="8784" w:type="dxa"/>
        <w:tblInd w:w="81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33"/>
        <w:gridCol w:w="6251"/>
      </w:tblGrid>
      <w:tr w14:paraId="35446A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33" w:type="dxa"/>
            <w:shd w:val="clear" w:color="auto" w:fill="D9D9D9"/>
            <w:noWrap w:val="0"/>
            <w:vAlign w:val="top"/>
          </w:tcPr>
          <w:p w14:paraId="2EF31044">
            <w:pPr>
              <w:jc w:val="center"/>
              <w:rPr>
                <w:b/>
                <w:sz w:val="22"/>
                <w:szCs w:val="22"/>
              </w:rPr>
            </w:pPr>
            <w:r>
              <w:rPr>
                <w:b/>
                <w:sz w:val="22"/>
                <w:szCs w:val="22"/>
              </w:rPr>
              <w:t>Tên trường</w:t>
            </w:r>
          </w:p>
        </w:tc>
        <w:tc>
          <w:tcPr>
            <w:tcW w:w="6251" w:type="dxa"/>
            <w:shd w:val="clear" w:color="auto" w:fill="D9D9D9"/>
            <w:noWrap w:val="0"/>
            <w:vAlign w:val="top"/>
          </w:tcPr>
          <w:p w14:paraId="54F422DF">
            <w:pPr>
              <w:jc w:val="center"/>
              <w:rPr>
                <w:b/>
                <w:sz w:val="22"/>
                <w:szCs w:val="22"/>
              </w:rPr>
            </w:pPr>
            <w:r>
              <w:rPr>
                <w:b/>
                <w:sz w:val="22"/>
                <w:szCs w:val="22"/>
              </w:rPr>
              <w:t>Mô tả</w:t>
            </w:r>
          </w:p>
        </w:tc>
      </w:tr>
      <w:tr w14:paraId="5CD1EA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33" w:type="dxa"/>
            <w:noWrap w:val="0"/>
            <w:vAlign w:val="top"/>
          </w:tcPr>
          <w:p w14:paraId="5FDED135">
            <w:pPr>
              <w:spacing w:before="0"/>
              <w:ind w:left="0"/>
              <w:jc w:val="both"/>
              <w:rPr>
                <w:sz w:val="22"/>
                <w:szCs w:val="22"/>
              </w:rPr>
            </w:pPr>
            <w:r>
              <w:rPr>
                <w:sz w:val="22"/>
                <w:szCs w:val="22"/>
              </w:rPr>
              <w:t>errorCode</w:t>
            </w:r>
          </w:p>
        </w:tc>
        <w:tc>
          <w:tcPr>
            <w:tcW w:w="6251" w:type="dxa"/>
            <w:noWrap w:val="0"/>
            <w:vAlign w:val="top"/>
          </w:tcPr>
          <w:p w14:paraId="5F3AC22A">
            <w:pPr>
              <w:spacing w:before="0"/>
              <w:ind w:left="0"/>
              <w:jc w:val="both"/>
              <w:rPr>
                <w:sz w:val="22"/>
                <w:szCs w:val="22"/>
              </w:rPr>
            </w:pPr>
            <w:r>
              <w:rPr>
                <w:sz w:val="22"/>
                <w:szCs w:val="22"/>
              </w:rPr>
              <w:t>Mã lỗi (giá trị là null nếu lập hóa đơn thành công)</w:t>
            </w:r>
          </w:p>
        </w:tc>
      </w:tr>
      <w:tr w14:paraId="1A7B39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33" w:type="dxa"/>
            <w:noWrap w:val="0"/>
            <w:vAlign w:val="top"/>
          </w:tcPr>
          <w:p w14:paraId="30EA1924">
            <w:pPr>
              <w:spacing w:before="0"/>
              <w:ind w:left="0"/>
              <w:jc w:val="both"/>
              <w:rPr>
                <w:sz w:val="22"/>
                <w:szCs w:val="22"/>
              </w:rPr>
            </w:pPr>
            <w:r>
              <w:rPr>
                <w:sz w:val="22"/>
                <w:szCs w:val="22"/>
              </w:rPr>
              <w:t>description</w:t>
            </w:r>
          </w:p>
        </w:tc>
        <w:tc>
          <w:tcPr>
            <w:tcW w:w="6251" w:type="dxa"/>
            <w:noWrap w:val="0"/>
            <w:vAlign w:val="top"/>
          </w:tcPr>
          <w:p w14:paraId="7777ACF3">
            <w:pPr>
              <w:spacing w:before="0"/>
              <w:ind w:left="0"/>
              <w:jc w:val="both"/>
              <w:rPr>
                <w:sz w:val="22"/>
                <w:szCs w:val="22"/>
              </w:rPr>
            </w:pPr>
            <w:r>
              <w:rPr>
                <w:sz w:val="22"/>
                <w:szCs w:val="22"/>
              </w:rPr>
              <w:t>Mô tả lỗi (giá trị là null nếu lập hóa đơn thành công)</w:t>
            </w:r>
          </w:p>
        </w:tc>
      </w:tr>
      <w:tr w14:paraId="287671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33" w:type="dxa"/>
            <w:noWrap w:val="0"/>
            <w:vAlign w:val="top"/>
          </w:tcPr>
          <w:p w14:paraId="5DE40753">
            <w:pPr>
              <w:spacing w:before="0"/>
              <w:ind w:left="0"/>
              <w:jc w:val="both"/>
              <w:rPr>
                <w:sz w:val="22"/>
                <w:szCs w:val="22"/>
              </w:rPr>
            </w:pPr>
            <w:r>
              <w:rPr>
                <w:sz w:val="22"/>
                <w:szCs w:val="22"/>
              </w:rPr>
              <w:t>supplierTaxCode</w:t>
            </w:r>
          </w:p>
        </w:tc>
        <w:tc>
          <w:tcPr>
            <w:tcW w:w="6251" w:type="dxa"/>
            <w:noWrap w:val="0"/>
            <w:vAlign w:val="top"/>
          </w:tcPr>
          <w:p w14:paraId="7D1B552B">
            <w:pPr>
              <w:spacing w:before="0"/>
              <w:ind w:left="0"/>
              <w:jc w:val="both"/>
              <w:rPr>
                <w:sz w:val="22"/>
                <w:szCs w:val="22"/>
              </w:rPr>
            </w:pPr>
            <w:r>
              <w:rPr>
                <w:sz w:val="22"/>
                <w:szCs w:val="22"/>
              </w:rPr>
              <w:t>Mã số thuế người bán (doanh nghiệp phát hành hóa đơn)</w:t>
            </w:r>
          </w:p>
        </w:tc>
      </w:tr>
      <w:tr w14:paraId="0879D7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33" w:type="dxa"/>
            <w:noWrap w:val="0"/>
            <w:vAlign w:val="top"/>
          </w:tcPr>
          <w:p w14:paraId="127B1192">
            <w:pPr>
              <w:spacing w:before="0"/>
              <w:ind w:left="0"/>
              <w:jc w:val="both"/>
              <w:rPr>
                <w:sz w:val="22"/>
                <w:szCs w:val="22"/>
              </w:rPr>
            </w:pPr>
            <w:r>
              <w:rPr>
                <w:sz w:val="22"/>
                <w:szCs w:val="22"/>
              </w:rPr>
              <w:t>invoiceNo</w:t>
            </w:r>
          </w:p>
        </w:tc>
        <w:tc>
          <w:tcPr>
            <w:tcW w:w="6251" w:type="dxa"/>
            <w:noWrap w:val="0"/>
            <w:vAlign w:val="top"/>
          </w:tcPr>
          <w:p w14:paraId="2CC24BAF">
            <w:pPr>
              <w:spacing w:before="0"/>
              <w:ind w:left="0"/>
              <w:jc w:val="both"/>
              <w:rPr>
                <w:sz w:val="22"/>
                <w:szCs w:val="22"/>
              </w:rPr>
            </w:pPr>
            <w:r>
              <w:rPr>
                <w:sz w:val="22"/>
                <w:szCs w:val="22"/>
              </w:rPr>
              <w:t xml:space="preserve">Số hóa đơn vd: AA\20E0000001 </w:t>
            </w:r>
          </w:p>
        </w:tc>
      </w:tr>
      <w:tr w14:paraId="646FA0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33" w:type="dxa"/>
            <w:noWrap w:val="0"/>
            <w:vAlign w:val="top"/>
          </w:tcPr>
          <w:p w14:paraId="4FF89BD6">
            <w:pPr>
              <w:spacing w:before="0"/>
              <w:ind w:left="0"/>
              <w:jc w:val="both"/>
              <w:rPr>
                <w:sz w:val="22"/>
                <w:szCs w:val="22"/>
              </w:rPr>
            </w:pPr>
            <w:r>
              <w:rPr>
                <w:sz w:val="22"/>
                <w:szCs w:val="22"/>
              </w:rPr>
              <w:t>transactionID</w:t>
            </w:r>
          </w:p>
        </w:tc>
        <w:tc>
          <w:tcPr>
            <w:tcW w:w="6251" w:type="dxa"/>
            <w:noWrap w:val="0"/>
            <w:vAlign w:val="top"/>
          </w:tcPr>
          <w:p w14:paraId="25C519AF">
            <w:pPr>
              <w:spacing w:before="0"/>
              <w:ind w:left="0"/>
              <w:jc w:val="both"/>
              <w:rPr>
                <w:sz w:val="22"/>
                <w:szCs w:val="22"/>
              </w:rPr>
            </w:pPr>
            <w:r>
              <w:rPr>
                <w:sz w:val="22"/>
                <w:szCs w:val="22"/>
              </w:rPr>
              <w:t>Id của giao dịch</w:t>
            </w:r>
          </w:p>
        </w:tc>
      </w:tr>
      <w:tr w14:paraId="59B570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33" w:type="dxa"/>
            <w:noWrap w:val="0"/>
            <w:vAlign w:val="top"/>
          </w:tcPr>
          <w:p w14:paraId="033748B3">
            <w:pPr>
              <w:spacing w:before="0"/>
              <w:ind w:left="0"/>
              <w:jc w:val="both"/>
              <w:rPr>
                <w:sz w:val="22"/>
                <w:szCs w:val="22"/>
              </w:rPr>
            </w:pPr>
            <w:r>
              <w:rPr>
                <w:sz w:val="22"/>
                <w:szCs w:val="22"/>
              </w:rPr>
              <w:t>reservationCode</w:t>
            </w:r>
          </w:p>
        </w:tc>
        <w:tc>
          <w:tcPr>
            <w:tcW w:w="6251" w:type="dxa"/>
            <w:noWrap w:val="0"/>
            <w:vAlign w:val="top"/>
          </w:tcPr>
          <w:p w14:paraId="634221E0">
            <w:pPr>
              <w:spacing w:before="0"/>
              <w:ind w:left="0"/>
              <w:jc w:val="both"/>
              <w:rPr>
                <w:sz w:val="22"/>
                <w:szCs w:val="22"/>
              </w:rPr>
            </w:pPr>
            <w:r>
              <w:rPr>
                <w:sz w:val="22"/>
                <w:szCs w:val="22"/>
              </w:rPr>
              <w:t>Mã số bí mật dùng để khách hàng tra cứu</w:t>
            </w:r>
          </w:p>
        </w:tc>
      </w:tr>
    </w:tbl>
    <w:p w14:paraId="0B292CAB">
      <w:pPr>
        <w:rPr>
          <w:sz w:val="22"/>
          <w:szCs w:val="22"/>
        </w:rPr>
      </w:pPr>
      <w:r>
        <w:rPr>
          <w:sz w:val="22"/>
          <w:szCs w:val="22"/>
        </w:rPr>
        <w:t xml:space="preserve">Tham khảo thêm tại </w:t>
      </w:r>
      <w:r>
        <w:rPr>
          <w:sz w:val="22"/>
          <w:szCs w:val="22"/>
        </w:rPr>
        <w:fldChar w:fldCharType="begin"/>
      </w:r>
      <w:r>
        <w:rPr>
          <w:sz w:val="22"/>
          <w:szCs w:val="22"/>
        </w:rPr>
        <w:instrText xml:space="preserve"> HYPERLINK "https://sinvoice.viettel.vn/download/soft/signhash.rar" </w:instrText>
      </w:r>
      <w:r>
        <w:rPr>
          <w:sz w:val="22"/>
          <w:szCs w:val="22"/>
        </w:rPr>
        <w:fldChar w:fldCharType="separate"/>
      </w:r>
      <w:r>
        <w:rPr>
          <w:rStyle w:val="34"/>
          <w:sz w:val="22"/>
          <w:szCs w:val="22"/>
        </w:rPr>
        <w:t>https://sinvoice.viettel.vn/download/soft/signhash.rar</w:t>
      </w:r>
      <w:r>
        <w:rPr>
          <w:sz w:val="22"/>
          <w:szCs w:val="22"/>
        </w:rPr>
        <w:fldChar w:fldCharType="end"/>
      </w:r>
    </w:p>
    <w:p w14:paraId="34C5E49B">
      <w:pPr>
        <w:rPr>
          <w:sz w:val="22"/>
          <w:szCs w:val="22"/>
        </w:rPr>
      </w:pPr>
      <w:r>
        <w:rPr>
          <w:b/>
          <w:bCs/>
          <w:sz w:val="22"/>
          <w:szCs w:val="22"/>
        </w:rPr>
        <w:t>Lưu ý:</w:t>
      </w:r>
      <w:r>
        <w:rPr>
          <w:sz w:val="22"/>
          <w:szCs w:val="22"/>
        </w:rPr>
        <w:t xml:space="preserve"> Nếu là lập hóa đơn máy tính tiền thì respond trả về có cả thông tin Mã CQT cấp: "codeOfTax", nếu không phải hóa đơn máy tính tiền thì trả về codeOfTax = null</w:t>
      </w:r>
    </w:p>
    <w:p w14:paraId="12985F54">
      <w:pPr>
        <w:snapToGrid w:val="0"/>
        <w:ind w:left="720"/>
        <w:jc w:val="both"/>
        <w:rPr>
          <w:sz w:val="22"/>
          <w:szCs w:val="22"/>
          <w:lang w:val="vi-VN"/>
        </w:rPr>
      </w:pPr>
      <w:r>
        <w:rPr>
          <w:sz w:val="22"/>
          <w:szCs w:val="22"/>
          <w:lang w:val="vi-VN"/>
        </w:rPr>
        <w:t>VD mẫu output</w:t>
      </w:r>
    </w:p>
    <w:p w14:paraId="3E865AEF">
      <w:pPr>
        <w:ind w:left="720" w:right="11"/>
        <w:contextualSpacing/>
        <w:rPr>
          <w:bCs/>
          <w:sz w:val="22"/>
          <w:szCs w:val="22"/>
        </w:rPr>
      </w:pPr>
      <w:r>
        <w:rPr>
          <w:bCs/>
          <w:sz w:val="22"/>
          <w:szCs w:val="22"/>
        </w:rPr>
        <w:t>{</w:t>
      </w:r>
    </w:p>
    <w:p w14:paraId="53D756FC">
      <w:pPr>
        <w:ind w:left="720" w:right="11"/>
        <w:contextualSpacing/>
        <w:rPr>
          <w:bCs/>
          <w:sz w:val="22"/>
          <w:szCs w:val="22"/>
        </w:rPr>
      </w:pPr>
      <w:r>
        <w:rPr>
          <w:bCs/>
          <w:sz w:val="22"/>
          <w:szCs w:val="22"/>
        </w:rPr>
        <w:t xml:space="preserve">    "errorCode": null,</w:t>
      </w:r>
    </w:p>
    <w:p w14:paraId="7A649F02">
      <w:pPr>
        <w:ind w:left="720" w:right="11"/>
        <w:contextualSpacing/>
        <w:rPr>
          <w:bCs/>
          <w:sz w:val="22"/>
          <w:szCs w:val="22"/>
        </w:rPr>
      </w:pPr>
      <w:r>
        <w:rPr>
          <w:bCs/>
          <w:sz w:val="22"/>
          <w:szCs w:val="22"/>
        </w:rPr>
        <w:t xml:space="preserve">    "description": null,</w:t>
      </w:r>
    </w:p>
    <w:p w14:paraId="2C43D903">
      <w:pPr>
        <w:ind w:left="720" w:right="11"/>
        <w:contextualSpacing/>
        <w:rPr>
          <w:bCs/>
          <w:sz w:val="22"/>
          <w:szCs w:val="22"/>
        </w:rPr>
      </w:pPr>
      <w:r>
        <w:rPr>
          <w:bCs/>
          <w:sz w:val="22"/>
          <w:szCs w:val="22"/>
        </w:rPr>
        <w:t xml:space="preserve">    "result": {</w:t>
      </w:r>
    </w:p>
    <w:p w14:paraId="1BD4B664">
      <w:pPr>
        <w:ind w:left="720" w:right="11"/>
        <w:contextualSpacing/>
        <w:rPr>
          <w:bCs/>
          <w:sz w:val="22"/>
          <w:szCs w:val="22"/>
        </w:rPr>
      </w:pPr>
      <w:r>
        <w:rPr>
          <w:bCs/>
          <w:sz w:val="22"/>
          <w:szCs w:val="22"/>
        </w:rPr>
        <w:t xml:space="preserve">        "supplierTaxCode": "0100109106-710",</w:t>
      </w:r>
    </w:p>
    <w:p w14:paraId="0E520EB7">
      <w:pPr>
        <w:ind w:left="720" w:right="11"/>
        <w:contextualSpacing/>
        <w:rPr>
          <w:bCs/>
          <w:sz w:val="22"/>
          <w:szCs w:val="22"/>
        </w:rPr>
      </w:pPr>
      <w:r>
        <w:rPr>
          <w:bCs/>
          <w:sz w:val="22"/>
          <w:szCs w:val="22"/>
        </w:rPr>
        <w:t xml:space="preserve">        "invoiceNo": "C23MHY3",</w:t>
      </w:r>
    </w:p>
    <w:p w14:paraId="11C863E8">
      <w:pPr>
        <w:ind w:left="720" w:right="11"/>
        <w:contextualSpacing/>
        <w:rPr>
          <w:bCs/>
          <w:sz w:val="22"/>
          <w:szCs w:val="22"/>
        </w:rPr>
      </w:pPr>
      <w:r>
        <w:rPr>
          <w:bCs/>
          <w:sz w:val="22"/>
          <w:szCs w:val="22"/>
        </w:rPr>
        <w:t xml:space="preserve">        "transactionID": "168378907853232661",</w:t>
      </w:r>
    </w:p>
    <w:p w14:paraId="7A4BD10C">
      <w:pPr>
        <w:ind w:left="720" w:right="11"/>
        <w:contextualSpacing/>
        <w:rPr>
          <w:bCs/>
          <w:sz w:val="22"/>
          <w:szCs w:val="22"/>
        </w:rPr>
      </w:pPr>
      <w:r>
        <w:rPr>
          <w:bCs/>
          <w:sz w:val="22"/>
          <w:szCs w:val="22"/>
        </w:rPr>
        <w:t xml:space="preserve">        "reservationCode": "2QTBFEMAXFWZO5B",</w:t>
      </w:r>
    </w:p>
    <w:p w14:paraId="6E12C4B7">
      <w:pPr>
        <w:ind w:left="720" w:right="11"/>
        <w:contextualSpacing/>
        <w:rPr>
          <w:bCs/>
          <w:sz w:val="22"/>
          <w:szCs w:val="22"/>
        </w:rPr>
      </w:pPr>
      <w:r>
        <w:rPr>
          <w:bCs/>
          <w:sz w:val="22"/>
          <w:szCs w:val="22"/>
        </w:rPr>
        <w:t xml:space="preserve">        "codeOfTax": "M1-23-34567-00000000201"</w:t>
      </w:r>
    </w:p>
    <w:p w14:paraId="5F88487F">
      <w:pPr>
        <w:ind w:left="720" w:right="11"/>
        <w:contextualSpacing/>
        <w:rPr>
          <w:bCs/>
          <w:sz w:val="22"/>
          <w:szCs w:val="22"/>
        </w:rPr>
      </w:pPr>
      <w:r>
        <w:rPr>
          <w:bCs/>
          <w:sz w:val="22"/>
          <w:szCs w:val="22"/>
        </w:rPr>
        <w:t xml:space="preserve">    }</w:t>
      </w:r>
    </w:p>
    <w:p w14:paraId="76C1EB6D">
      <w:pPr>
        <w:snapToGrid w:val="0"/>
        <w:ind w:left="720"/>
        <w:jc w:val="both"/>
        <w:rPr>
          <w:sz w:val="22"/>
          <w:szCs w:val="22"/>
          <w:lang w:val="vi-VN"/>
        </w:rPr>
      </w:pPr>
      <w:r>
        <w:rPr>
          <w:bCs/>
          <w:sz w:val="22"/>
          <w:szCs w:val="22"/>
        </w:rPr>
        <w:t>}</w:t>
      </w:r>
    </w:p>
    <w:p w14:paraId="64975872">
      <w:pPr>
        <w:pStyle w:val="124"/>
        <w:rPr>
          <w:sz w:val="22"/>
          <w:szCs w:val="22"/>
        </w:rPr>
      </w:pPr>
      <w:bookmarkStart w:id="53" w:name="_Toc115266199"/>
      <w:r>
        <w:rPr>
          <w:sz w:val="22"/>
          <w:szCs w:val="22"/>
        </w:rPr>
        <w:t>Chuyển font</w:t>
      </w:r>
      <w:bookmarkEnd w:id="53"/>
    </w:p>
    <w:p w14:paraId="65470A9C">
      <w:pPr>
        <w:jc w:val="both"/>
        <w:rPr>
          <w:sz w:val="22"/>
          <w:szCs w:val="22"/>
        </w:rPr>
      </w:pPr>
      <w:r>
        <w:rPr>
          <w:sz w:val="22"/>
          <w:szCs w:val="22"/>
        </w:rPr>
        <w:t>Hỗ trợ convert từ các font chữ sang unicode (KH sử dụng API) này kết hợp với API tạo hóa đơn để convert dữ liệu</w:t>
      </w:r>
    </w:p>
    <w:p w14:paraId="27C485D5">
      <w:pPr>
        <w:pStyle w:val="93"/>
        <w:widowControl w:val="0"/>
        <w:numPr>
          <w:ilvl w:val="0"/>
          <w:numId w:val="25"/>
        </w:numPr>
        <w:spacing w:before="120" w:line="360" w:lineRule="auto"/>
        <w:contextualSpacing/>
        <w:jc w:val="both"/>
        <w:rPr>
          <w:rFonts w:ascii="Times New Roman" w:hAnsi="Times New Roman"/>
          <w:b/>
          <w:color w:val="0000FF"/>
        </w:rPr>
      </w:pPr>
      <w:r>
        <w:rPr>
          <w:rFonts w:ascii="Times New Roman" w:hAnsi="Times New Roman"/>
          <w:b/>
          <w:color w:val="0000FF"/>
        </w:rPr>
        <w:t>Đầuvào:</w:t>
      </w:r>
    </w:p>
    <w:p w14:paraId="3662053B">
      <w:pPr>
        <w:numPr>
          <w:ilvl w:val="0"/>
          <w:numId w:val="17"/>
        </w:numPr>
        <w:snapToGrid w:val="0"/>
        <w:jc w:val="both"/>
        <w:rPr>
          <w:sz w:val="22"/>
          <w:szCs w:val="22"/>
        </w:rPr>
      </w:pPr>
      <w:r>
        <w:rPr>
          <w:sz w:val="22"/>
          <w:szCs w:val="22"/>
        </w:rPr>
        <w:t xml:space="preserve">Action (POST):  </w:t>
      </w:r>
      <w:r>
        <w:rPr>
          <w:color w:val="505050"/>
          <w:sz w:val="22"/>
          <w:szCs w:val="22"/>
          <w:shd w:val="clear" w:color="auto" w:fill="FAFAFA"/>
        </w:rPr>
        <w:t>InvoiceAPI/InvoiceUtilsWS/convertFont</w:t>
      </w:r>
    </w:p>
    <w:p w14:paraId="49D54C5C">
      <w:pPr>
        <w:numPr>
          <w:ilvl w:val="0"/>
          <w:numId w:val="17"/>
        </w:numPr>
        <w:jc w:val="both"/>
        <w:rPr>
          <w:sz w:val="22"/>
          <w:szCs w:val="22"/>
        </w:rPr>
      </w:pPr>
      <w:r>
        <w:rPr>
          <w:sz w:val="22"/>
          <w:szCs w:val="22"/>
        </w:rPr>
        <w:t>Headers:</w:t>
      </w:r>
    </w:p>
    <w:p w14:paraId="6CEA5A45">
      <w:pPr>
        <w:ind w:left="720"/>
        <w:jc w:val="both"/>
        <w:rPr>
          <w:sz w:val="22"/>
          <w:szCs w:val="22"/>
          <w:lang w:val="en"/>
        </w:rPr>
      </w:pPr>
      <w:r>
        <w:rPr>
          <w:sz w:val="22"/>
          <w:szCs w:val="22"/>
          <w:lang w:val="en"/>
        </w:rPr>
        <w:t>+ Cookie: giá trị access_token hoặc Authorization: username/pass như đăng nhập trên web  hoặc Authorization: username/pass như đăng nhập trên web</w:t>
      </w:r>
    </w:p>
    <w:p w14:paraId="2C8E722B">
      <w:pPr>
        <w:pStyle w:val="4"/>
        <w:ind w:firstLine="720"/>
        <w:rPr>
          <w:sz w:val="22"/>
          <w:szCs w:val="22"/>
          <w:lang w:val="fr-FR"/>
        </w:rPr>
      </w:pPr>
      <w:r>
        <w:rPr>
          <w:sz w:val="22"/>
          <w:szCs w:val="22"/>
          <w:lang w:val="fr-FR"/>
        </w:rPr>
        <w:t>+ Content-Type : application/json</w:t>
      </w:r>
    </w:p>
    <w:tbl>
      <w:tblPr>
        <w:tblStyle w:val="13"/>
        <w:tblW w:w="896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7"/>
        <w:gridCol w:w="2794"/>
        <w:gridCol w:w="4045"/>
      </w:tblGrid>
      <w:tr w14:paraId="67951D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9" w:hRule="atLeast"/>
          <w:jc w:val="center"/>
        </w:trPr>
        <w:tc>
          <w:tcPr>
            <w:tcW w:w="2127" w:type="dxa"/>
            <w:shd w:val="clear" w:color="auto" w:fill="D9D9D9"/>
            <w:noWrap w:val="0"/>
            <w:vAlign w:val="top"/>
          </w:tcPr>
          <w:p w14:paraId="735AAE88">
            <w:pPr>
              <w:ind w:left="-135"/>
              <w:jc w:val="center"/>
              <w:rPr>
                <w:b/>
                <w:sz w:val="22"/>
                <w:szCs w:val="22"/>
              </w:rPr>
            </w:pPr>
            <w:r>
              <w:rPr>
                <w:b/>
                <w:sz w:val="22"/>
                <w:szCs w:val="22"/>
              </w:rPr>
              <w:t>Tên tham số</w:t>
            </w:r>
          </w:p>
        </w:tc>
        <w:tc>
          <w:tcPr>
            <w:tcW w:w="2794" w:type="dxa"/>
            <w:shd w:val="clear" w:color="auto" w:fill="D9D9D9"/>
            <w:noWrap w:val="0"/>
            <w:vAlign w:val="top"/>
          </w:tcPr>
          <w:p w14:paraId="561C33B2">
            <w:pPr>
              <w:ind w:left="-14"/>
              <w:jc w:val="center"/>
              <w:rPr>
                <w:b/>
                <w:sz w:val="22"/>
                <w:szCs w:val="22"/>
              </w:rPr>
            </w:pPr>
            <w:r>
              <w:rPr>
                <w:b/>
                <w:bCs/>
                <w:sz w:val="22"/>
                <w:szCs w:val="22"/>
              </w:rPr>
              <w:t>Kiểu dữ liệu, ràng buộc</w:t>
            </w:r>
          </w:p>
        </w:tc>
        <w:tc>
          <w:tcPr>
            <w:tcW w:w="4045" w:type="dxa"/>
            <w:shd w:val="clear" w:color="auto" w:fill="D9D9D9"/>
            <w:noWrap w:val="0"/>
            <w:vAlign w:val="top"/>
          </w:tcPr>
          <w:p w14:paraId="06174315">
            <w:pPr>
              <w:ind w:left="-104"/>
              <w:jc w:val="center"/>
              <w:rPr>
                <w:b/>
                <w:sz w:val="22"/>
                <w:szCs w:val="22"/>
              </w:rPr>
            </w:pPr>
            <w:r>
              <w:rPr>
                <w:b/>
                <w:sz w:val="22"/>
                <w:szCs w:val="22"/>
              </w:rPr>
              <w:t>Mô tả</w:t>
            </w:r>
          </w:p>
        </w:tc>
      </w:tr>
      <w:tr w14:paraId="6A6452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8" w:hRule="atLeast"/>
          <w:jc w:val="center"/>
        </w:trPr>
        <w:tc>
          <w:tcPr>
            <w:tcW w:w="2127" w:type="dxa"/>
            <w:noWrap w:val="0"/>
            <w:vAlign w:val="top"/>
          </w:tcPr>
          <w:p w14:paraId="603C6875">
            <w:pPr>
              <w:spacing w:before="0"/>
              <w:ind w:left="0"/>
              <w:jc w:val="both"/>
              <w:rPr>
                <w:sz w:val="22"/>
                <w:szCs w:val="22"/>
              </w:rPr>
            </w:pPr>
            <w:r>
              <w:rPr>
                <w:sz w:val="22"/>
                <w:szCs w:val="22"/>
              </w:rPr>
              <w:t>font</w:t>
            </w:r>
          </w:p>
        </w:tc>
        <w:tc>
          <w:tcPr>
            <w:tcW w:w="2794" w:type="dxa"/>
            <w:noWrap w:val="0"/>
            <w:vAlign w:val="top"/>
          </w:tcPr>
          <w:p w14:paraId="2906AC59">
            <w:pPr>
              <w:spacing w:before="0"/>
              <w:ind w:left="0"/>
              <w:jc w:val="both"/>
              <w:rPr>
                <w:sz w:val="22"/>
                <w:szCs w:val="22"/>
              </w:rPr>
            </w:pPr>
            <w:r>
              <w:rPr>
                <w:sz w:val="22"/>
                <w:szCs w:val="22"/>
              </w:rPr>
              <w:t>Required : true</w:t>
            </w:r>
          </w:p>
          <w:p w14:paraId="380827F4">
            <w:pPr>
              <w:spacing w:before="0"/>
              <w:ind w:left="0"/>
              <w:jc w:val="both"/>
              <w:rPr>
                <w:sz w:val="22"/>
                <w:szCs w:val="22"/>
              </w:rPr>
            </w:pPr>
            <w:r>
              <w:rPr>
                <w:sz w:val="22"/>
                <w:szCs w:val="22"/>
              </w:rPr>
              <w:t>DataType: String</w:t>
            </w:r>
          </w:p>
        </w:tc>
        <w:tc>
          <w:tcPr>
            <w:tcW w:w="4045" w:type="dxa"/>
            <w:noWrap w:val="0"/>
            <w:vAlign w:val="top"/>
          </w:tcPr>
          <w:p w14:paraId="2544F6BC">
            <w:pPr>
              <w:spacing w:before="0"/>
              <w:ind w:left="0"/>
              <w:jc w:val="both"/>
              <w:rPr>
                <w:sz w:val="22"/>
                <w:szCs w:val="22"/>
              </w:rPr>
            </w:pPr>
            <w:r>
              <w:rPr>
                <w:sz w:val="22"/>
                <w:szCs w:val="22"/>
              </w:rPr>
              <w:t>Font dữ liệu, các dữ liệu hỗ trợ bao gồm:</w:t>
            </w:r>
          </w:p>
          <w:p w14:paraId="052FC943">
            <w:pPr>
              <w:spacing w:before="0"/>
              <w:ind w:left="0"/>
              <w:jc w:val="both"/>
              <w:rPr>
                <w:sz w:val="22"/>
                <w:szCs w:val="22"/>
              </w:rPr>
            </w:pPr>
            <w:r>
              <w:rPr>
                <w:sz w:val="22"/>
                <w:szCs w:val="22"/>
              </w:rPr>
              <w:t>VNI</w:t>
            </w:r>
          </w:p>
          <w:p w14:paraId="0B26CFFC">
            <w:pPr>
              <w:spacing w:before="0"/>
              <w:ind w:left="0"/>
              <w:jc w:val="both"/>
              <w:rPr>
                <w:sz w:val="22"/>
                <w:szCs w:val="22"/>
              </w:rPr>
            </w:pPr>
            <w:r>
              <w:rPr>
                <w:sz w:val="22"/>
                <w:szCs w:val="22"/>
              </w:rPr>
              <w:t>TCVN3</w:t>
            </w:r>
          </w:p>
          <w:p w14:paraId="41D531AC">
            <w:pPr>
              <w:spacing w:before="0"/>
              <w:ind w:left="0"/>
              <w:jc w:val="both"/>
              <w:rPr>
                <w:sz w:val="22"/>
                <w:szCs w:val="22"/>
              </w:rPr>
            </w:pPr>
            <w:r>
              <w:rPr>
                <w:sz w:val="22"/>
                <w:szCs w:val="22"/>
              </w:rPr>
              <w:t>TCVN1</w:t>
            </w:r>
          </w:p>
        </w:tc>
      </w:tr>
      <w:tr w14:paraId="79FF42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8" w:hRule="atLeast"/>
          <w:jc w:val="center"/>
        </w:trPr>
        <w:tc>
          <w:tcPr>
            <w:tcW w:w="2127" w:type="dxa"/>
            <w:noWrap w:val="0"/>
            <w:vAlign w:val="top"/>
          </w:tcPr>
          <w:p w14:paraId="6C5C2D6D">
            <w:pPr>
              <w:spacing w:before="0"/>
              <w:ind w:left="0"/>
              <w:jc w:val="both"/>
              <w:rPr>
                <w:sz w:val="22"/>
                <w:szCs w:val="22"/>
              </w:rPr>
            </w:pPr>
            <w:r>
              <w:rPr>
                <w:sz w:val="22"/>
                <w:szCs w:val="22"/>
              </w:rPr>
              <w:t>data</w:t>
            </w:r>
          </w:p>
        </w:tc>
        <w:tc>
          <w:tcPr>
            <w:tcW w:w="2794" w:type="dxa"/>
            <w:noWrap w:val="0"/>
            <w:vAlign w:val="top"/>
          </w:tcPr>
          <w:p w14:paraId="7F12152F">
            <w:pPr>
              <w:spacing w:before="0"/>
              <w:ind w:left="0"/>
              <w:jc w:val="both"/>
              <w:rPr>
                <w:sz w:val="22"/>
                <w:szCs w:val="22"/>
              </w:rPr>
            </w:pPr>
            <w:r>
              <w:rPr>
                <w:sz w:val="22"/>
                <w:szCs w:val="22"/>
              </w:rPr>
              <w:t>Required : true</w:t>
            </w:r>
          </w:p>
          <w:p w14:paraId="55711398">
            <w:pPr>
              <w:spacing w:before="0"/>
              <w:ind w:left="0"/>
              <w:jc w:val="both"/>
              <w:rPr>
                <w:sz w:val="22"/>
                <w:szCs w:val="22"/>
              </w:rPr>
            </w:pPr>
            <w:r>
              <w:rPr>
                <w:sz w:val="22"/>
                <w:szCs w:val="22"/>
              </w:rPr>
              <w:t>DataType: String</w:t>
            </w:r>
          </w:p>
        </w:tc>
        <w:tc>
          <w:tcPr>
            <w:tcW w:w="4045" w:type="dxa"/>
            <w:noWrap w:val="0"/>
            <w:vAlign w:val="top"/>
          </w:tcPr>
          <w:p w14:paraId="2116C978">
            <w:pPr>
              <w:spacing w:before="0"/>
              <w:ind w:left="0"/>
              <w:jc w:val="both"/>
              <w:rPr>
                <w:sz w:val="22"/>
                <w:szCs w:val="22"/>
              </w:rPr>
            </w:pPr>
            <w:r>
              <w:rPr>
                <w:sz w:val="22"/>
                <w:szCs w:val="22"/>
              </w:rPr>
              <w:t xml:space="preserve">Dữ liệu cần chuyển </w:t>
            </w:r>
          </w:p>
        </w:tc>
      </w:tr>
    </w:tbl>
    <w:p w14:paraId="370884C0">
      <w:pPr>
        <w:snapToGrid w:val="0"/>
        <w:jc w:val="both"/>
        <w:rPr>
          <w:sz w:val="22"/>
          <w:szCs w:val="22"/>
        </w:rPr>
      </w:pPr>
      <w:r>
        <w:rPr>
          <w:sz w:val="22"/>
          <w:szCs w:val="22"/>
        </w:rPr>
        <w:t>Vị dụ json:</w:t>
      </w:r>
    </w:p>
    <w:p w14:paraId="4C120587">
      <w:pPr>
        <w:widowControl/>
        <w:shd w:val="clear" w:color="auto" w:fill="DBE5F1"/>
        <w:spacing w:before="0" w:line="240" w:lineRule="auto"/>
        <w:ind w:left="993" w:right="285"/>
        <w:jc w:val="both"/>
        <w:rPr>
          <w:b/>
          <w:bCs/>
          <w:snapToGrid/>
          <w:color w:val="8000FF"/>
          <w:sz w:val="22"/>
          <w:szCs w:val="22"/>
        </w:rPr>
      </w:pPr>
      <w:r>
        <w:rPr>
          <w:b/>
          <w:bCs/>
          <w:snapToGrid/>
          <w:color w:val="8000FF"/>
          <w:sz w:val="22"/>
          <w:szCs w:val="22"/>
        </w:rPr>
        <w:t>{</w:t>
      </w:r>
    </w:p>
    <w:p w14:paraId="426A64B9">
      <w:pPr>
        <w:widowControl/>
        <w:shd w:val="clear" w:color="auto" w:fill="DBE5F1"/>
        <w:spacing w:before="0" w:line="240" w:lineRule="auto"/>
        <w:ind w:left="993" w:right="285"/>
        <w:jc w:val="both"/>
        <w:rPr>
          <w:b/>
          <w:bCs/>
          <w:snapToGrid/>
          <w:color w:val="8000FF"/>
          <w:sz w:val="22"/>
          <w:szCs w:val="22"/>
        </w:rPr>
      </w:pPr>
      <w:r>
        <w:rPr>
          <w:b/>
          <w:bCs/>
          <w:snapToGrid/>
          <w:color w:val="8000FF"/>
          <w:sz w:val="22"/>
          <w:szCs w:val="22"/>
        </w:rPr>
        <w:t xml:space="preserve">  "font": "TCVN3",</w:t>
      </w:r>
    </w:p>
    <w:p w14:paraId="392552F1">
      <w:pPr>
        <w:widowControl/>
        <w:shd w:val="clear" w:color="auto" w:fill="DBE5F1"/>
        <w:spacing w:before="0" w:line="240" w:lineRule="auto"/>
        <w:ind w:left="993" w:right="285"/>
        <w:jc w:val="both"/>
        <w:rPr>
          <w:b/>
          <w:bCs/>
          <w:snapToGrid/>
          <w:color w:val="8000FF"/>
          <w:sz w:val="22"/>
          <w:szCs w:val="22"/>
        </w:rPr>
      </w:pPr>
      <w:r>
        <w:rPr>
          <w:b/>
          <w:bCs/>
          <w:snapToGrid/>
          <w:color w:val="8000FF"/>
          <w:sz w:val="22"/>
          <w:szCs w:val="22"/>
        </w:rPr>
        <w:t xml:space="preserve">  "data": "D÷ liÖu kh«ng ®óng chuÈn Unicode cÇn convert"</w:t>
      </w:r>
    </w:p>
    <w:p w14:paraId="1750106F">
      <w:pPr>
        <w:widowControl/>
        <w:shd w:val="clear" w:color="auto" w:fill="DBE5F1"/>
        <w:spacing w:before="0" w:line="240" w:lineRule="auto"/>
        <w:ind w:left="993" w:right="285"/>
        <w:jc w:val="both"/>
        <w:rPr>
          <w:b/>
          <w:bCs/>
          <w:snapToGrid/>
          <w:color w:val="8000FF"/>
          <w:sz w:val="22"/>
          <w:szCs w:val="22"/>
        </w:rPr>
      </w:pPr>
      <w:r>
        <w:rPr>
          <w:b/>
          <w:bCs/>
          <w:snapToGrid/>
          <w:color w:val="8000FF"/>
          <w:sz w:val="22"/>
          <w:szCs w:val="22"/>
        </w:rPr>
        <w:t>}</w:t>
      </w:r>
    </w:p>
    <w:p w14:paraId="27122D2F">
      <w:pPr>
        <w:snapToGrid w:val="0"/>
        <w:jc w:val="both"/>
        <w:rPr>
          <w:sz w:val="22"/>
          <w:szCs w:val="22"/>
        </w:rPr>
      </w:pPr>
      <w:r>
        <w:rPr>
          <w:sz w:val="22"/>
          <w:szCs w:val="22"/>
        </w:rPr>
        <w:t>Kết quả trả về</w:t>
      </w:r>
    </w:p>
    <w:p w14:paraId="4DD8C23A">
      <w:pPr>
        <w:widowControl/>
        <w:shd w:val="clear" w:color="auto" w:fill="DBE5F1"/>
        <w:spacing w:before="0" w:line="240" w:lineRule="auto"/>
        <w:ind w:left="993" w:right="285"/>
        <w:jc w:val="both"/>
        <w:rPr>
          <w:b/>
          <w:bCs/>
          <w:snapToGrid/>
          <w:color w:val="8000FF"/>
          <w:sz w:val="22"/>
          <w:szCs w:val="22"/>
        </w:rPr>
      </w:pPr>
      <w:r>
        <w:rPr>
          <w:b/>
          <w:bCs/>
          <w:snapToGrid/>
          <w:color w:val="8000FF"/>
          <w:sz w:val="22"/>
          <w:szCs w:val="22"/>
        </w:rPr>
        <w:t>{</w:t>
      </w:r>
    </w:p>
    <w:p w14:paraId="1FC6AF7A">
      <w:pPr>
        <w:widowControl/>
        <w:shd w:val="clear" w:color="auto" w:fill="DBE5F1"/>
        <w:spacing w:before="0" w:line="240" w:lineRule="auto"/>
        <w:ind w:left="993" w:right="285"/>
        <w:jc w:val="both"/>
        <w:rPr>
          <w:b/>
          <w:bCs/>
          <w:snapToGrid/>
          <w:color w:val="8000FF"/>
          <w:sz w:val="22"/>
          <w:szCs w:val="22"/>
        </w:rPr>
      </w:pPr>
      <w:r>
        <w:rPr>
          <w:b/>
          <w:bCs/>
          <w:snapToGrid/>
          <w:color w:val="8000FF"/>
          <w:sz w:val="22"/>
          <w:szCs w:val="22"/>
        </w:rPr>
        <w:t xml:space="preserve">    "errorCode": null,</w:t>
      </w:r>
    </w:p>
    <w:p w14:paraId="6B0A4799">
      <w:pPr>
        <w:widowControl/>
        <w:shd w:val="clear" w:color="auto" w:fill="DBE5F1"/>
        <w:spacing w:before="0" w:line="240" w:lineRule="auto"/>
        <w:ind w:left="993" w:right="285"/>
        <w:jc w:val="both"/>
        <w:rPr>
          <w:b/>
          <w:bCs/>
          <w:snapToGrid/>
          <w:color w:val="8000FF"/>
          <w:sz w:val="22"/>
          <w:szCs w:val="22"/>
        </w:rPr>
      </w:pPr>
      <w:r>
        <w:rPr>
          <w:b/>
          <w:bCs/>
          <w:snapToGrid/>
          <w:color w:val="8000FF"/>
          <w:sz w:val="22"/>
          <w:szCs w:val="22"/>
        </w:rPr>
        <w:t xml:space="preserve">    "description": null,</w:t>
      </w:r>
    </w:p>
    <w:p w14:paraId="402C6473">
      <w:pPr>
        <w:widowControl/>
        <w:shd w:val="clear" w:color="auto" w:fill="DBE5F1"/>
        <w:spacing w:before="0" w:line="240" w:lineRule="auto"/>
        <w:ind w:left="993" w:right="285"/>
        <w:jc w:val="both"/>
        <w:rPr>
          <w:b/>
          <w:bCs/>
          <w:snapToGrid/>
          <w:color w:val="8000FF"/>
          <w:sz w:val="22"/>
          <w:szCs w:val="22"/>
        </w:rPr>
      </w:pPr>
      <w:r>
        <w:rPr>
          <w:b/>
          <w:bCs/>
          <w:snapToGrid/>
          <w:color w:val="8000FF"/>
          <w:sz w:val="22"/>
          <w:szCs w:val="22"/>
        </w:rPr>
        <w:t xml:space="preserve">    "result": "Dữ liệu không đúng chuẩn Unicode cần convert"</w:t>
      </w:r>
    </w:p>
    <w:p w14:paraId="40FD76C8">
      <w:pPr>
        <w:widowControl/>
        <w:shd w:val="clear" w:color="auto" w:fill="DBE5F1"/>
        <w:spacing w:before="0" w:line="240" w:lineRule="auto"/>
        <w:ind w:left="993" w:right="285"/>
        <w:jc w:val="both"/>
        <w:rPr>
          <w:b/>
          <w:bCs/>
          <w:snapToGrid/>
          <w:color w:val="8000FF"/>
          <w:sz w:val="22"/>
          <w:szCs w:val="22"/>
        </w:rPr>
      </w:pPr>
      <w:r>
        <w:rPr>
          <w:b/>
          <w:bCs/>
          <w:snapToGrid/>
          <w:color w:val="8000FF"/>
          <w:sz w:val="22"/>
          <w:szCs w:val="22"/>
        </w:rPr>
        <w:t>}</w:t>
      </w:r>
    </w:p>
    <w:p w14:paraId="2619F3F4">
      <w:pPr>
        <w:snapToGrid w:val="0"/>
        <w:jc w:val="both"/>
        <w:rPr>
          <w:sz w:val="22"/>
          <w:szCs w:val="22"/>
        </w:rPr>
      </w:pPr>
    </w:p>
    <w:p w14:paraId="3E15C6DA">
      <w:pPr>
        <w:snapToGrid w:val="0"/>
        <w:jc w:val="both"/>
        <w:rPr>
          <w:sz w:val="22"/>
          <w:szCs w:val="22"/>
        </w:rPr>
      </w:pPr>
      <w:r>
        <w:rPr>
          <w:sz w:val="22"/>
          <w:szCs w:val="22"/>
        </w:rPr>
        <w:drawing>
          <wp:inline distT="0" distB="0" distL="114300" distR="114300">
            <wp:extent cx="6293485" cy="2973705"/>
            <wp:effectExtent l="0" t="0" r="12065" b="17145"/>
            <wp:docPr id="21"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30"/>
                    <pic:cNvPicPr>
                      <a:picLocks noChangeAspect="1"/>
                    </pic:cNvPicPr>
                  </pic:nvPicPr>
                  <pic:blipFill>
                    <a:blip r:embed="rId72"/>
                    <a:stretch>
                      <a:fillRect/>
                    </a:stretch>
                  </pic:blipFill>
                  <pic:spPr>
                    <a:xfrm>
                      <a:off x="0" y="0"/>
                      <a:ext cx="6293485" cy="2973705"/>
                    </a:xfrm>
                    <a:prstGeom prst="rect">
                      <a:avLst/>
                    </a:prstGeom>
                    <a:noFill/>
                    <a:ln>
                      <a:noFill/>
                    </a:ln>
                  </pic:spPr>
                </pic:pic>
              </a:graphicData>
            </a:graphic>
          </wp:inline>
        </w:drawing>
      </w:r>
    </w:p>
    <w:p w14:paraId="40D3B1B3">
      <w:pPr>
        <w:snapToGrid w:val="0"/>
        <w:jc w:val="both"/>
        <w:rPr>
          <w:sz w:val="22"/>
          <w:szCs w:val="22"/>
        </w:rPr>
      </w:pPr>
    </w:p>
    <w:p w14:paraId="286E73C0">
      <w:pPr>
        <w:snapToGrid w:val="0"/>
        <w:jc w:val="both"/>
        <w:rPr>
          <w:sz w:val="22"/>
          <w:szCs w:val="22"/>
        </w:rPr>
      </w:pPr>
    </w:p>
    <w:tbl>
      <w:tblPr>
        <w:tblStyle w:val="13"/>
        <w:tblW w:w="8784" w:type="dxa"/>
        <w:tblInd w:w="95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33"/>
        <w:gridCol w:w="6251"/>
      </w:tblGrid>
      <w:tr w14:paraId="0C7534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33" w:type="dxa"/>
            <w:shd w:val="clear" w:color="auto" w:fill="D9D9D9"/>
            <w:noWrap w:val="0"/>
            <w:vAlign w:val="top"/>
          </w:tcPr>
          <w:p w14:paraId="7ADD3268">
            <w:pPr>
              <w:jc w:val="center"/>
              <w:rPr>
                <w:b/>
                <w:sz w:val="22"/>
                <w:szCs w:val="22"/>
              </w:rPr>
            </w:pPr>
            <w:r>
              <w:rPr>
                <w:b/>
                <w:sz w:val="22"/>
                <w:szCs w:val="22"/>
              </w:rPr>
              <w:t>Tên trường</w:t>
            </w:r>
          </w:p>
        </w:tc>
        <w:tc>
          <w:tcPr>
            <w:tcW w:w="6251" w:type="dxa"/>
            <w:shd w:val="clear" w:color="auto" w:fill="D9D9D9"/>
            <w:noWrap w:val="0"/>
            <w:vAlign w:val="top"/>
          </w:tcPr>
          <w:p w14:paraId="2E120E3E">
            <w:pPr>
              <w:jc w:val="center"/>
              <w:rPr>
                <w:b/>
                <w:sz w:val="22"/>
                <w:szCs w:val="22"/>
              </w:rPr>
            </w:pPr>
            <w:r>
              <w:rPr>
                <w:b/>
                <w:sz w:val="22"/>
                <w:szCs w:val="22"/>
              </w:rPr>
              <w:t>Mô tả</w:t>
            </w:r>
          </w:p>
        </w:tc>
      </w:tr>
      <w:tr w14:paraId="2863BB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33" w:type="dxa"/>
            <w:noWrap w:val="0"/>
            <w:vAlign w:val="top"/>
          </w:tcPr>
          <w:p w14:paraId="69C0D9A2">
            <w:pPr>
              <w:spacing w:before="0"/>
              <w:ind w:left="0"/>
              <w:jc w:val="both"/>
              <w:rPr>
                <w:sz w:val="22"/>
                <w:szCs w:val="22"/>
              </w:rPr>
            </w:pPr>
            <w:r>
              <w:rPr>
                <w:sz w:val="22"/>
                <w:szCs w:val="22"/>
              </w:rPr>
              <w:t>errorCode</w:t>
            </w:r>
          </w:p>
        </w:tc>
        <w:tc>
          <w:tcPr>
            <w:tcW w:w="6251" w:type="dxa"/>
            <w:noWrap w:val="0"/>
            <w:vAlign w:val="top"/>
          </w:tcPr>
          <w:p w14:paraId="62144C9A">
            <w:pPr>
              <w:spacing w:before="0"/>
              <w:ind w:left="0"/>
              <w:jc w:val="both"/>
              <w:rPr>
                <w:sz w:val="22"/>
                <w:szCs w:val="22"/>
              </w:rPr>
            </w:pPr>
            <w:r>
              <w:rPr>
                <w:sz w:val="22"/>
                <w:szCs w:val="22"/>
              </w:rPr>
              <w:t>Mã lỗi (giá trị là null nếu chuyển font thành công)</w:t>
            </w:r>
          </w:p>
        </w:tc>
      </w:tr>
      <w:tr w14:paraId="35CA4B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33" w:type="dxa"/>
            <w:noWrap w:val="0"/>
            <w:vAlign w:val="top"/>
          </w:tcPr>
          <w:p w14:paraId="54FDF090">
            <w:pPr>
              <w:spacing w:before="0"/>
              <w:ind w:left="0"/>
              <w:jc w:val="both"/>
              <w:rPr>
                <w:sz w:val="22"/>
                <w:szCs w:val="22"/>
              </w:rPr>
            </w:pPr>
            <w:r>
              <w:rPr>
                <w:sz w:val="22"/>
                <w:szCs w:val="22"/>
              </w:rPr>
              <w:t>description</w:t>
            </w:r>
          </w:p>
        </w:tc>
        <w:tc>
          <w:tcPr>
            <w:tcW w:w="6251" w:type="dxa"/>
            <w:noWrap w:val="0"/>
            <w:vAlign w:val="top"/>
          </w:tcPr>
          <w:p w14:paraId="58362441">
            <w:pPr>
              <w:spacing w:before="0"/>
              <w:ind w:left="0"/>
              <w:jc w:val="both"/>
              <w:rPr>
                <w:sz w:val="22"/>
                <w:szCs w:val="22"/>
              </w:rPr>
            </w:pPr>
            <w:r>
              <w:rPr>
                <w:sz w:val="22"/>
                <w:szCs w:val="22"/>
              </w:rPr>
              <w:t>Mô tả lỗi (giá trị là null nếu chuyển font thành công)</w:t>
            </w:r>
          </w:p>
        </w:tc>
      </w:tr>
      <w:tr w14:paraId="6549CC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trPr>
        <w:tc>
          <w:tcPr>
            <w:tcW w:w="2533" w:type="dxa"/>
            <w:noWrap w:val="0"/>
            <w:vAlign w:val="top"/>
          </w:tcPr>
          <w:p w14:paraId="1D1ED798">
            <w:pPr>
              <w:spacing w:before="0"/>
              <w:ind w:left="0"/>
              <w:jc w:val="both"/>
              <w:rPr>
                <w:sz w:val="22"/>
                <w:szCs w:val="22"/>
              </w:rPr>
            </w:pPr>
            <w:r>
              <w:rPr>
                <w:sz w:val="22"/>
                <w:szCs w:val="22"/>
              </w:rPr>
              <w:t>result</w:t>
            </w:r>
          </w:p>
        </w:tc>
        <w:tc>
          <w:tcPr>
            <w:tcW w:w="6251" w:type="dxa"/>
            <w:noWrap w:val="0"/>
            <w:vAlign w:val="top"/>
          </w:tcPr>
          <w:p w14:paraId="0E17E552">
            <w:pPr>
              <w:spacing w:before="0"/>
              <w:ind w:left="0"/>
              <w:jc w:val="both"/>
              <w:rPr>
                <w:sz w:val="22"/>
                <w:szCs w:val="22"/>
              </w:rPr>
            </w:pPr>
            <w:r>
              <w:rPr>
                <w:sz w:val="22"/>
                <w:szCs w:val="22"/>
              </w:rPr>
              <w:t>Dữ liệu sau khi được chuyển về chuẩn Unicode</w:t>
            </w:r>
          </w:p>
        </w:tc>
      </w:tr>
    </w:tbl>
    <w:p w14:paraId="40E3D123">
      <w:pPr>
        <w:pStyle w:val="124"/>
        <w:rPr>
          <w:sz w:val="22"/>
          <w:szCs w:val="22"/>
        </w:rPr>
      </w:pPr>
      <w:bookmarkStart w:id="54" w:name="_Toc115266200"/>
      <w:r>
        <w:rPr>
          <w:sz w:val="22"/>
          <w:szCs w:val="22"/>
        </w:rPr>
        <w:t>Cập nhật trạng thái thanh toán</w:t>
      </w:r>
      <w:bookmarkEnd w:id="54"/>
    </w:p>
    <w:p w14:paraId="215701E3">
      <w:pPr>
        <w:pStyle w:val="4"/>
        <w:rPr>
          <w:sz w:val="22"/>
          <w:szCs w:val="22"/>
        </w:rPr>
      </w:pPr>
      <w:r>
        <w:rPr>
          <w:sz w:val="22"/>
          <w:szCs w:val="22"/>
        </w:rPr>
        <w:t>Cho phép hệ thống tích hợp cập nhật trạng thái thanh toán của hóa đơn sang là đã thanh toán.</w:t>
      </w:r>
    </w:p>
    <w:p w14:paraId="122B3812">
      <w:pPr>
        <w:numPr>
          <w:ilvl w:val="0"/>
          <w:numId w:val="21"/>
        </w:numPr>
        <w:jc w:val="both"/>
        <w:rPr>
          <w:b/>
          <w:color w:val="0000FF"/>
          <w:sz w:val="22"/>
          <w:szCs w:val="22"/>
        </w:rPr>
      </w:pPr>
      <w:r>
        <w:rPr>
          <w:b/>
          <w:color w:val="0000FF"/>
          <w:sz w:val="22"/>
          <w:szCs w:val="22"/>
        </w:rPr>
        <w:t>Đầu vào:</w:t>
      </w:r>
    </w:p>
    <w:p w14:paraId="69C497A7">
      <w:pPr>
        <w:numPr>
          <w:ilvl w:val="0"/>
          <w:numId w:val="17"/>
        </w:numPr>
        <w:snapToGrid w:val="0"/>
        <w:jc w:val="both"/>
        <w:rPr>
          <w:sz w:val="22"/>
          <w:szCs w:val="22"/>
        </w:rPr>
      </w:pPr>
      <w:r>
        <w:rPr>
          <w:sz w:val="22"/>
          <w:szCs w:val="22"/>
        </w:rPr>
        <w:t>Action (POST):  InvoiceAPI/InvoiceWS/updatePaymentStatus</w:t>
      </w:r>
    </w:p>
    <w:p w14:paraId="5EF734DB">
      <w:pPr>
        <w:numPr>
          <w:ilvl w:val="0"/>
          <w:numId w:val="17"/>
        </w:numPr>
        <w:jc w:val="both"/>
        <w:rPr>
          <w:sz w:val="22"/>
          <w:szCs w:val="22"/>
        </w:rPr>
      </w:pPr>
      <w:r>
        <w:rPr>
          <w:sz w:val="22"/>
          <w:szCs w:val="22"/>
        </w:rPr>
        <w:t>Headers:</w:t>
      </w:r>
    </w:p>
    <w:p w14:paraId="2759D75A">
      <w:pPr>
        <w:ind w:left="720"/>
        <w:jc w:val="both"/>
        <w:rPr>
          <w:sz w:val="22"/>
          <w:szCs w:val="22"/>
          <w:lang w:val="en"/>
        </w:rPr>
      </w:pPr>
      <w:r>
        <w:rPr>
          <w:sz w:val="22"/>
          <w:szCs w:val="22"/>
          <w:lang w:val="en"/>
        </w:rPr>
        <w:t>+ Cookie: giá trị access_token hoặc Authorization: username/pass như đăng nhập trên web  hoặc Authorization: username/pass như đăng nhập trên web</w:t>
      </w:r>
    </w:p>
    <w:p w14:paraId="3E819609">
      <w:pPr>
        <w:pStyle w:val="4"/>
        <w:ind w:firstLine="720"/>
        <w:rPr>
          <w:sz w:val="22"/>
          <w:szCs w:val="22"/>
          <w:lang w:val="fr-FR"/>
        </w:rPr>
      </w:pPr>
      <w:r>
        <w:rPr>
          <w:sz w:val="22"/>
          <w:szCs w:val="22"/>
          <w:lang w:val="fr-FR"/>
        </w:rPr>
        <w:t>+ Content-Type : application/x-www-form-urlencoded</w:t>
      </w:r>
    </w:p>
    <w:p w14:paraId="009A4D37">
      <w:pPr>
        <w:numPr>
          <w:ilvl w:val="0"/>
          <w:numId w:val="17"/>
        </w:numPr>
        <w:snapToGrid w:val="0"/>
        <w:jc w:val="both"/>
        <w:rPr>
          <w:sz w:val="22"/>
          <w:szCs w:val="22"/>
          <w:lang w:val="fr-FR"/>
        </w:rPr>
      </w:pPr>
      <w:r>
        <w:rPr>
          <w:sz w:val="22"/>
          <w:szCs w:val="22"/>
          <w:lang w:val="fr-FR"/>
        </w:rPr>
        <w:t>Data: dữ liệu truyền vào dạng Form Param gồm các tham số:</w:t>
      </w:r>
    </w:p>
    <w:tbl>
      <w:tblPr>
        <w:tblStyle w:val="13"/>
        <w:tblW w:w="1000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78"/>
        <w:gridCol w:w="2520"/>
        <w:gridCol w:w="5310"/>
      </w:tblGrid>
      <w:tr w14:paraId="1D1AF7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0" w:hRule="atLeast"/>
        </w:trPr>
        <w:tc>
          <w:tcPr>
            <w:tcW w:w="2178" w:type="dxa"/>
            <w:shd w:val="clear" w:color="auto" w:fill="D9D9D9"/>
            <w:noWrap w:val="0"/>
            <w:vAlign w:val="top"/>
          </w:tcPr>
          <w:p w14:paraId="56972041">
            <w:pPr>
              <w:widowControl/>
              <w:spacing w:before="0" w:line="240" w:lineRule="auto"/>
              <w:ind w:left="0"/>
              <w:jc w:val="center"/>
              <w:rPr>
                <w:b/>
                <w:bCs/>
                <w:color w:val="000000"/>
                <w:sz w:val="22"/>
                <w:szCs w:val="22"/>
              </w:rPr>
            </w:pPr>
          </w:p>
          <w:p w14:paraId="20F5E228">
            <w:pPr>
              <w:widowControl/>
              <w:spacing w:before="0" w:line="240" w:lineRule="auto"/>
              <w:ind w:left="0"/>
              <w:jc w:val="center"/>
              <w:rPr>
                <w:b/>
                <w:bCs/>
                <w:color w:val="000000"/>
                <w:sz w:val="22"/>
                <w:szCs w:val="22"/>
              </w:rPr>
            </w:pPr>
            <w:r>
              <w:rPr>
                <w:b/>
                <w:bCs/>
                <w:color w:val="000000"/>
                <w:sz w:val="22"/>
                <w:szCs w:val="22"/>
              </w:rPr>
              <w:t>Tên trường</w:t>
            </w:r>
          </w:p>
        </w:tc>
        <w:tc>
          <w:tcPr>
            <w:tcW w:w="2520" w:type="dxa"/>
            <w:shd w:val="clear" w:color="auto" w:fill="D9D9D9"/>
            <w:noWrap w:val="0"/>
            <w:vAlign w:val="top"/>
          </w:tcPr>
          <w:p w14:paraId="7E477918">
            <w:pPr>
              <w:widowControl/>
              <w:spacing w:before="0" w:line="240" w:lineRule="auto"/>
              <w:ind w:left="0"/>
              <w:jc w:val="center"/>
              <w:rPr>
                <w:b/>
                <w:bCs/>
                <w:color w:val="000000"/>
                <w:sz w:val="22"/>
                <w:szCs w:val="22"/>
              </w:rPr>
            </w:pPr>
          </w:p>
          <w:p w14:paraId="3DCF4BD0">
            <w:pPr>
              <w:widowControl/>
              <w:spacing w:before="0" w:line="240" w:lineRule="auto"/>
              <w:ind w:left="0"/>
              <w:jc w:val="center"/>
              <w:rPr>
                <w:b/>
                <w:bCs/>
                <w:color w:val="000000"/>
                <w:sz w:val="22"/>
                <w:szCs w:val="22"/>
              </w:rPr>
            </w:pPr>
            <w:r>
              <w:rPr>
                <w:b/>
                <w:bCs/>
                <w:color w:val="000000"/>
                <w:sz w:val="22"/>
                <w:szCs w:val="22"/>
              </w:rPr>
              <w:t>Kiểu dữ liệu, ràng buộc</w:t>
            </w:r>
          </w:p>
        </w:tc>
        <w:tc>
          <w:tcPr>
            <w:tcW w:w="5310" w:type="dxa"/>
            <w:shd w:val="clear" w:color="auto" w:fill="D9D9D9"/>
            <w:noWrap w:val="0"/>
            <w:vAlign w:val="top"/>
          </w:tcPr>
          <w:p w14:paraId="75A0F0C4">
            <w:pPr>
              <w:spacing w:before="0" w:line="240" w:lineRule="auto"/>
              <w:ind w:left="0"/>
              <w:jc w:val="center"/>
              <w:rPr>
                <w:b/>
                <w:bCs/>
                <w:color w:val="000000"/>
                <w:sz w:val="22"/>
                <w:szCs w:val="22"/>
              </w:rPr>
            </w:pPr>
          </w:p>
          <w:p w14:paraId="2917912A">
            <w:pPr>
              <w:spacing w:before="0" w:line="240" w:lineRule="auto"/>
              <w:ind w:left="0"/>
              <w:jc w:val="center"/>
              <w:rPr>
                <w:b/>
                <w:bCs/>
                <w:color w:val="000000"/>
                <w:sz w:val="22"/>
                <w:szCs w:val="22"/>
              </w:rPr>
            </w:pPr>
            <w:r>
              <w:rPr>
                <w:b/>
                <w:bCs/>
                <w:color w:val="000000"/>
                <w:sz w:val="22"/>
                <w:szCs w:val="22"/>
              </w:rPr>
              <w:t>Dữ liệu/mô tả</w:t>
            </w:r>
          </w:p>
        </w:tc>
      </w:tr>
      <w:tr w14:paraId="756267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8" w:type="dxa"/>
            <w:noWrap w:val="0"/>
            <w:vAlign w:val="top"/>
          </w:tcPr>
          <w:p w14:paraId="6FF1EE6C">
            <w:pPr>
              <w:spacing w:before="0"/>
              <w:ind w:left="0"/>
              <w:jc w:val="both"/>
              <w:rPr>
                <w:sz w:val="22"/>
                <w:szCs w:val="22"/>
              </w:rPr>
            </w:pPr>
            <w:r>
              <w:rPr>
                <w:sz w:val="22"/>
                <w:szCs w:val="22"/>
              </w:rPr>
              <w:t>supplierTaxCode</w:t>
            </w:r>
          </w:p>
        </w:tc>
        <w:tc>
          <w:tcPr>
            <w:tcW w:w="2520" w:type="dxa"/>
            <w:noWrap w:val="0"/>
            <w:vAlign w:val="top"/>
          </w:tcPr>
          <w:p w14:paraId="7987D1B3">
            <w:pPr>
              <w:spacing w:before="0"/>
              <w:ind w:left="0"/>
              <w:jc w:val="both"/>
              <w:rPr>
                <w:sz w:val="22"/>
                <w:szCs w:val="22"/>
              </w:rPr>
            </w:pPr>
            <w:r>
              <w:rPr>
                <w:sz w:val="22"/>
                <w:szCs w:val="22"/>
              </w:rPr>
              <w:t>Required: true</w:t>
            </w:r>
          </w:p>
          <w:p w14:paraId="0DEAB8F4">
            <w:pPr>
              <w:spacing w:before="0"/>
              <w:ind w:left="0"/>
              <w:jc w:val="both"/>
              <w:rPr>
                <w:sz w:val="22"/>
                <w:szCs w:val="22"/>
              </w:rPr>
            </w:pPr>
            <w:r>
              <w:rPr>
                <w:sz w:val="22"/>
                <w:szCs w:val="22"/>
              </w:rPr>
              <w:t>DataType: String</w:t>
            </w:r>
          </w:p>
          <w:p w14:paraId="4AD70D3C">
            <w:pPr>
              <w:spacing w:before="0"/>
              <w:ind w:left="0"/>
              <w:jc w:val="both"/>
              <w:rPr>
                <w:sz w:val="22"/>
                <w:szCs w:val="22"/>
              </w:rPr>
            </w:pPr>
            <w:r>
              <w:rPr>
                <w:sz w:val="22"/>
                <w:szCs w:val="22"/>
              </w:rPr>
              <w:t xml:space="preserve">Minlength: </w:t>
            </w:r>
          </w:p>
          <w:p w14:paraId="3E6FB607">
            <w:pPr>
              <w:spacing w:before="0"/>
              <w:ind w:left="0"/>
              <w:jc w:val="both"/>
              <w:rPr>
                <w:sz w:val="22"/>
                <w:szCs w:val="22"/>
              </w:rPr>
            </w:pPr>
            <w:r>
              <w:rPr>
                <w:sz w:val="22"/>
                <w:szCs w:val="22"/>
              </w:rPr>
              <w:t>Maxlength: 20</w:t>
            </w:r>
          </w:p>
          <w:p w14:paraId="6A5B4DE9">
            <w:pPr>
              <w:spacing w:before="0"/>
              <w:ind w:left="0"/>
              <w:jc w:val="both"/>
              <w:rPr>
                <w:sz w:val="22"/>
                <w:szCs w:val="22"/>
              </w:rPr>
            </w:pPr>
            <w:r>
              <w:rPr>
                <w:sz w:val="22"/>
                <w:szCs w:val="22"/>
              </w:rPr>
              <w:t>Format: [0-9-]+</w:t>
            </w:r>
          </w:p>
        </w:tc>
        <w:tc>
          <w:tcPr>
            <w:tcW w:w="5310" w:type="dxa"/>
            <w:noWrap w:val="0"/>
            <w:vAlign w:val="top"/>
          </w:tcPr>
          <w:p w14:paraId="20DAE6F2">
            <w:pPr>
              <w:spacing w:before="0"/>
              <w:ind w:left="0"/>
              <w:jc w:val="both"/>
              <w:rPr>
                <w:sz w:val="22"/>
                <w:szCs w:val="22"/>
              </w:rPr>
            </w:pPr>
            <w:r>
              <w:rPr>
                <w:sz w:val="22"/>
                <w:szCs w:val="22"/>
              </w:rPr>
              <w:t>Mã số thuế của doanh nghiệp/chi nhánh phát hành hóa đơn. Một doanh nghiệp có thể có nhiều mã số thuế</w:t>
            </w:r>
          </w:p>
          <w:p w14:paraId="1B604600">
            <w:pPr>
              <w:spacing w:before="0"/>
              <w:ind w:left="0"/>
              <w:jc w:val="both"/>
              <w:rPr>
                <w:sz w:val="22"/>
                <w:szCs w:val="22"/>
              </w:rPr>
            </w:pPr>
            <w:r>
              <w:rPr>
                <w:sz w:val="22"/>
                <w:szCs w:val="22"/>
              </w:rPr>
              <w:t xml:space="preserve">Mẫu 1: 0312770607 </w:t>
            </w:r>
          </w:p>
          <w:p w14:paraId="36FDB003">
            <w:pPr>
              <w:spacing w:before="0"/>
              <w:ind w:left="0"/>
              <w:jc w:val="both"/>
              <w:rPr>
                <w:sz w:val="22"/>
                <w:szCs w:val="22"/>
              </w:rPr>
            </w:pPr>
            <w:r>
              <w:rPr>
                <w:sz w:val="22"/>
                <w:szCs w:val="22"/>
              </w:rPr>
              <w:t>Mẫu 2: 0312770607-001</w:t>
            </w:r>
          </w:p>
          <w:p w14:paraId="691F7F19">
            <w:pPr>
              <w:spacing w:before="0"/>
              <w:ind w:left="0"/>
              <w:jc w:val="both"/>
              <w:rPr>
                <w:sz w:val="22"/>
                <w:szCs w:val="22"/>
              </w:rPr>
            </w:pPr>
          </w:p>
        </w:tc>
      </w:tr>
      <w:tr w14:paraId="69BDBB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8" w:type="dxa"/>
            <w:noWrap w:val="0"/>
            <w:vAlign w:val="top"/>
          </w:tcPr>
          <w:p w14:paraId="7006BA88">
            <w:pPr>
              <w:spacing w:before="0"/>
              <w:ind w:left="0"/>
              <w:jc w:val="both"/>
              <w:rPr>
                <w:sz w:val="22"/>
                <w:szCs w:val="22"/>
              </w:rPr>
            </w:pPr>
            <w:r>
              <w:rPr>
                <w:bCs/>
                <w:snapToGrid/>
                <w:sz w:val="22"/>
                <w:szCs w:val="22"/>
              </w:rPr>
              <w:t>templateCode</w:t>
            </w:r>
          </w:p>
        </w:tc>
        <w:tc>
          <w:tcPr>
            <w:tcW w:w="2520" w:type="dxa"/>
            <w:noWrap w:val="0"/>
            <w:vAlign w:val="top"/>
          </w:tcPr>
          <w:p w14:paraId="214821C6">
            <w:pPr>
              <w:spacing w:before="0"/>
              <w:ind w:left="0"/>
              <w:jc w:val="both"/>
              <w:rPr>
                <w:sz w:val="22"/>
                <w:szCs w:val="22"/>
              </w:rPr>
            </w:pPr>
            <w:r>
              <w:rPr>
                <w:sz w:val="22"/>
                <w:szCs w:val="22"/>
              </w:rPr>
              <w:t>Required: true</w:t>
            </w:r>
          </w:p>
          <w:p w14:paraId="2DF4B7A2">
            <w:pPr>
              <w:spacing w:before="0"/>
              <w:ind w:left="0"/>
              <w:jc w:val="both"/>
              <w:rPr>
                <w:sz w:val="22"/>
                <w:szCs w:val="22"/>
              </w:rPr>
            </w:pPr>
            <w:r>
              <w:rPr>
                <w:sz w:val="22"/>
                <w:szCs w:val="22"/>
              </w:rPr>
              <w:t>DataType: String</w:t>
            </w:r>
          </w:p>
          <w:p w14:paraId="5FC59038">
            <w:pPr>
              <w:spacing w:before="0"/>
              <w:ind w:left="0"/>
              <w:jc w:val="both"/>
              <w:rPr>
                <w:sz w:val="22"/>
                <w:szCs w:val="22"/>
              </w:rPr>
            </w:pPr>
            <w:r>
              <w:rPr>
                <w:sz w:val="22"/>
                <w:szCs w:val="22"/>
              </w:rPr>
              <w:t xml:space="preserve">Minlength: </w:t>
            </w:r>
          </w:p>
          <w:p w14:paraId="48362F00">
            <w:pPr>
              <w:spacing w:before="0"/>
              <w:ind w:left="0"/>
              <w:jc w:val="both"/>
              <w:rPr>
                <w:sz w:val="22"/>
                <w:szCs w:val="22"/>
              </w:rPr>
            </w:pPr>
            <w:r>
              <w:rPr>
                <w:sz w:val="22"/>
                <w:szCs w:val="22"/>
              </w:rPr>
              <w:t>Maxlength: 20</w:t>
            </w:r>
          </w:p>
          <w:p w14:paraId="6F9AB78F">
            <w:pPr>
              <w:spacing w:before="0"/>
              <w:ind w:left="0"/>
              <w:jc w:val="both"/>
              <w:rPr>
                <w:sz w:val="22"/>
                <w:szCs w:val="22"/>
              </w:rPr>
            </w:pPr>
            <w:r>
              <w:rPr>
                <w:sz w:val="22"/>
                <w:szCs w:val="22"/>
              </w:rPr>
              <w:t xml:space="preserve">Format:  </w:t>
            </w:r>
          </w:p>
        </w:tc>
        <w:tc>
          <w:tcPr>
            <w:tcW w:w="5310" w:type="dxa"/>
            <w:noWrap w:val="0"/>
            <w:vAlign w:val="top"/>
          </w:tcPr>
          <w:p w14:paraId="0AD15ECE">
            <w:pPr>
              <w:spacing w:before="0"/>
              <w:ind w:left="0"/>
              <w:jc w:val="both"/>
              <w:rPr>
                <w:sz w:val="22"/>
                <w:szCs w:val="22"/>
              </w:rPr>
            </w:pPr>
            <w:r>
              <w:rPr>
                <w:sz w:val="22"/>
                <w:szCs w:val="22"/>
              </w:rPr>
              <w:t>Mẫu số hóa đơn</w:t>
            </w:r>
          </w:p>
          <w:p w14:paraId="6A60AE10">
            <w:pPr>
              <w:spacing w:before="0"/>
              <w:ind w:left="0"/>
              <w:jc w:val="both"/>
              <w:rPr>
                <w:sz w:val="22"/>
                <w:szCs w:val="22"/>
              </w:rPr>
            </w:pPr>
          </w:p>
          <w:p w14:paraId="5432A6A0">
            <w:pPr>
              <w:spacing w:before="0"/>
              <w:ind w:left="0"/>
              <w:jc w:val="both"/>
              <w:rPr>
                <w:sz w:val="22"/>
                <w:szCs w:val="22"/>
              </w:rPr>
            </w:pPr>
          </w:p>
        </w:tc>
      </w:tr>
      <w:tr w14:paraId="596F90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8" w:type="dxa"/>
            <w:noWrap w:val="0"/>
            <w:vAlign w:val="top"/>
          </w:tcPr>
          <w:p w14:paraId="0568BAAE">
            <w:pPr>
              <w:spacing w:before="0"/>
              <w:ind w:left="0"/>
              <w:jc w:val="both"/>
              <w:rPr>
                <w:sz w:val="22"/>
                <w:szCs w:val="22"/>
              </w:rPr>
            </w:pPr>
            <w:r>
              <w:rPr>
                <w:sz w:val="22"/>
                <w:szCs w:val="22"/>
              </w:rPr>
              <w:t>invoiceNo</w:t>
            </w:r>
          </w:p>
        </w:tc>
        <w:tc>
          <w:tcPr>
            <w:tcW w:w="2520" w:type="dxa"/>
            <w:noWrap w:val="0"/>
            <w:vAlign w:val="top"/>
          </w:tcPr>
          <w:p w14:paraId="710F9DE8">
            <w:pPr>
              <w:spacing w:before="0"/>
              <w:ind w:left="0"/>
              <w:jc w:val="both"/>
              <w:rPr>
                <w:sz w:val="22"/>
                <w:szCs w:val="22"/>
              </w:rPr>
            </w:pPr>
            <w:r>
              <w:rPr>
                <w:sz w:val="22"/>
                <w:szCs w:val="22"/>
              </w:rPr>
              <w:t>Required: true</w:t>
            </w:r>
          </w:p>
          <w:p w14:paraId="4FD4ED05">
            <w:pPr>
              <w:spacing w:before="0"/>
              <w:ind w:left="0"/>
              <w:jc w:val="both"/>
              <w:rPr>
                <w:sz w:val="22"/>
                <w:szCs w:val="22"/>
              </w:rPr>
            </w:pPr>
            <w:r>
              <w:rPr>
                <w:sz w:val="22"/>
                <w:szCs w:val="22"/>
              </w:rPr>
              <w:t>DataType: String</w:t>
            </w:r>
          </w:p>
          <w:p w14:paraId="2CF60E41">
            <w:pPr>
              <w:spacing w:before="0"/>
              <w:ind w:left="0"/>
              <w:jc w:val="both"/>
              <w:rPr>
                <w:sz w:val="22"/>
                <w:szCs w:val="22"/>
              </w:rPr>
            </w:pPr>
            <w:r>
              <w:rPr>
                <w:sz w:val="22"/>
                <w:szCs w:val="22"/>
              </w:rPr>
              <w:t>Minlength: 7</w:t>
            </w:r>
          </w:p>
          <w:p w14:paraId="30930C49">
            <w:pPr>
              <w:spacing w:before="0"/>
              <w:ind w:left="0"/>
              <w:jc w:val="both"/>
              <w:rPr>
                <w:sz w:val="22"/>
                <w:szCs w:val="22"/>
              </w:rPr>
            </w:pPr>
            <w:r>
              <w:rPr>
                <w:sz w:val="22"/>
                <w:szCs w:val="22"/>
              </w:rPr>
              <w:t>Maxlength: 35</w:t>
            </w:r>
          </w:p>
          <w:p w14:paraId="02FF01C9">
            <w:pPr>
              <w:spacing w:before="0"/>
              <w:ind w:left="0"/>
              <w:jc w:val="both"/>
              <w:rPr>
                <w:color w:val="000000"/>
                <w:sz w:val="22"/>
                <w:szCs w:val="22"/>
              </w:rPr>
            </w:pPr>
            <w:r>
              <w:rPr>
                <w:sz w:val="22"/>
                <w:szCs w:val="22"/>
              </w:rPr>
              <w:t>Format:  [a-zA-Z0-9]*$</w:t>
            </w:r>
          </w:p>
        </w:tc>
        <w:tc>
          <w:tcPr>
            <w:tcW w:w="5310" w:type="dxa"/>
            <w:noWrap w:val="0"/>
            <w:vAlign w:val="top"/>
          </w:tcPr>
          <w:p w14:paraId="1A10F9B4">
            <w:pPr>
              <w:spacing w:before="0"/>
              <w:ind w:left="41"/>
              <w:jc w:val="both"/>
              <w:rPr>
                <w:sz w:val="22"/>
                <w:szCs w:val="22"/>
              </w:rPr>
            </w:pPr>
            <w:r>
              <w:rPr>
                <w:sz w:val="22"/>
                <w:szCs w:val="22"/>
              </w:rPr>
              <w:t>Là ký hiệu hóa đơn + số hóa đơn vd: AA/20E0000001</w:t>
            </w:r>
          </w:p>
          <w:p w14:paraId="0BE185AD">
            <w:pPr>
              <w:spacing w:before="0"/>
              <w:ind w:left="0"/>
              <w:jc w:val="both"/>
              <w:rPr>
                <w:sz w:val="22"/>
                <w:szCs w:val="22"/>
              </w:rPr>
            </w:pPr>
          </w:p>
          <w:p w14:paraId="33F3A7E0">
            <w:pPr>
              <w:spacing w:before="0"/>
              <w:ind w:left="41"/>
              <w:jc w:val="both"/>
              <w:rPr>
                <w:sz w:val="22"/>
                <w:szCs w:val="22"/>
              </w:rPr>
            </w:pPr>
          </w:p>
          <w:p w14:paraId="62A37DCC">
            <w:pPr>
              <w:pStyle w:val="33"/>
              <w:shd w:val="clear" w:color="auto" w:fill="FFFFFF"/>
              <w:rPr>
                <w:rFonts w:ascii="Times New Roman" w:hAnsi="Times New Roman" w:cs="Times New Roman"/>
                <w:sz w:val="22"/>
                <w:szCs w:val="22"/>
              </w:rPr>
            </w:pPr>
          </w:p>
        </w:tc>
      </w:tr>
      <w:tr w14:paraId="690F50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8" w:type="dxa"/>
            <w:noWrap w:val="0"/>
            <w:vAlign w:val="top"/>
          </w:tcPr>
          <w:p w14:paraId="1798A8D4">
            <w:pPr>
              <w:spacing w:before="0"/>
              <w:ind w:left="0"/>
              <w:jc w:val="both"/>
              <w:rPr>
                <w:sz w:val="22"/>
                <w:szCs w:val="22"/>
              </w:rPr>
            </w:pPr>
            <w:r>
              <w:rPr>
                <w:sz w:val="22"/>
                <w:szCs w:val="22"/>
              </w:rPr>
              <w:t>buyerEmailAddress</w:t>
            </w:r>
          </w:p>
        </w:tc>
        <w:tc>
          <w:tcPr>
            <w:tcW w:w="2520" w:type="dxa"/>
            <w:noWrap w:val="0"/>
            <w:vAlign w:val="top"/>
          </w:tcPr>
          <w:p w14:paraId="486CC2EC">
            <w:pPr>
              <w:spacing w:before="0"/>
              <w:ind w:left="0"/>
              <w:jc w:val="both"/>
              <w:rPr>
                <w:sz w:val="22"/>
                <w:szCs w:val="22"/>
              </w:rPr>
            </w:pPr>
            <w:r>
              <w:rPr>
                <w:sz w:val="22"/>
                <w:szCs w:val="22"/>
              </w:rPr>
              <w:t>Required: false</w:t>
            </w:r>
          </w:p>
          <w:p w14:paraId="43CAD764">
            <w:pPr>
              <w:spacing w:before="0"/>
              <w:ind w:left="0"/>
              <w:jc w:val="both"/>
              <w:rPr>
                <w:sz w:val="22"/>
                <w:szCs w:val="22"/>
              </w:rPr>
            </w:pPr>
            <w:r>
              <w:rPr>
                <w:sz w:val="22"/>
                <w:szCs w:val="22"/>
              </w:rPr>
              <w:t>DataType: String</w:t>
            </w:r>
          </w:p>
          <w:p w14:paraId="2B6E17C5">
            <w:pPr>
              <w:spacing w:before="0"/>
              <w:ind w:left="0"/>
              <w:jc w:val="both"/>
              <w:rPr>
                <w:sz w:val="22"/>
                <w:szCs w:val="22"/>
              </w:rPr>
            </w:pPr>
            <w:r>
              <w:rPr>
                <w:sz w:val="22"/>
                <w:szCs w:val="22"/>
              </w:rPr>
              <w:t xml:space="preserve">Minlength: </w:t>
            </w:r>
          </w:p>
          <w:p w14:paraId="485B1B43">
            <w:pPr>
              <w:spacing w:before="0"/>
              <w:ind w:left="0"/>
              <w:jc w:val="both"/>
              <w:rPr>
                <w:sz w:val="22"/>
                <w:szCs w:val="22"/>
              </w:rPr>
            </w:pPr>
            <w:r>
              <w:rPr>
                <w:sz w:val="22"/>
                <w:szCs w:val="22"/>
              </w:rPr>
              <w:t>Maxlength: 2000</w:t>
            </w:r>
          </w:p>
          <w:p w14:paraId="07432A72">
            <w:pPr>
              <w:spacing w:before="0"/>
              <w:ind w:left="0"/>
              <w:jc w:val="both"/>
              <w:rPr>
                <w:sz w:val="22"/>
                <w:szCs w:val="22"/>
              </w:rPr>
            </w:pPr>
            <w:r>
              <w:rPr>
                <w:sz w:val="22"/>
                <w:szCs w:val="22"/>
              </w:rPr>
              <w:t>Format: ^[_A-Za-z0-9-\+]+(\.[_A-Za-z0-9-]+)*@[A-Za-z0-9-]+(\.[A-Za-z0-9]+)*(\.[A-Za-z]{2,})$</w:t>
            </w:r>
          </w:p>
        </w:tc>
        <w:tc>
          <w:tcPr>
            <w:tcW w:w="5310" w:type="dxa"/>
            <w:noWrap w:val="0"/>
            <w:vAlign w:val="top"/>
          </w:tcPr>
          <w:p w14:paraId="4768A7F6">
            <w:pPr>
              <w:ind w:left="41"/>
              <w:jc w:val="both"/>
              <w:rPr>
                <w:sz w:val="22"/>
                <w:szCs w:val="22"/>
              </w:rPr>
            </w:pPr>
            <w:r>
              <w:rPr>
                <w:sz w:val="22"/>
                <w:szCs w:val="22"/>
              </w:rPr>
              <w:t>Email người mua</w:t>
            </w:r>
          </w:p>
          <w:p w14:paraId="484B5F05">
            <w:pPr>
              <w:spacing w:before="0"/>
              <w:ind w:left="0"/>
              <w:jc w:val="both"/>
              <w:rPr>
                <w:sz w:val="22"/>
                <w:szCs w:val="22"/>
              </w:rPr>
            </w:pPr>
          </w:p>
          <w:p w14:paraId="69BDF639">
            <w:pPr>
              <w:pStyle w:val="33"/>
              <w:shd w:val="clear" w:color="auto" w:fill="FFFFFF"/>
              <w:rPr>
                <w:rFonts w:ascii="Times New Roman" w:hAnsi="Times New Roman" w:cs="Times New Roman"/>
                <w:b/>
                <w:bCs/>
                <w:color w:val="008000"/>
                <w:sz w:val="22"/>
                <w:szCs w:val="22"/>
              </w:rPr>
            </w:pPr>
          </w:p>
          <w:p w14:paraId="5826240B">
            <w:pPr>
              <w:rPr>
                <w:sz w:val="22"/>
                <w:szCs w:val="22"/>
              </w:rPr>
            </w:pPr>
          </w:p>
          <w:p w14:paraId="1B7A849D">
            <w:pPr>
              <w:jc w:val="center"/>
              <w:rPr>
                <w:sz w:val="22"/>
                <w:szCs w:val="22"/>
              </w:rPr>
            </w:pPr>
          </w:p>
          <w:p w14:paraId="647BDEC0">
            <w:pPr>
              <w:pStyle w:val="33"/>
              <w:shd w:val="clear" w:color="auto" w:fill="FFFFFF"/>
              <w:rPr>
                <w:rFonts w:ascii="Times New Roman" w:hAnsi="Times New Roman" w:cs="Times New Roman"/>
                <w:sz w:val="22"/>
                <w:szCs w:val="22"/>
              </w:rPr>
            </w:pPr>
          </w:p>
        </w:tc>
      </w:tr>
      <w:tr w14:paraId="131F2D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8" w:type="dxa"/>
            <w:tcBorders>
              <w:top w:val="single" w:color="auto" w:sz="4" w:space="0"/>
              <w:left w:val="single" w:color="auto" w:sz="4" w:space="0"/>
              <w:bottom w:val="single" w:color="auto" w:sz="4" w:space="0"/>
              <w:right w:val="single" w:color="auto" w:sz="4" w:space="0"/>
            </w:tcBorders>
            <w:noWrap w:val="0"/>
            <w:vAlign w:val="top"/>
          </w:tcPr>
          <w:p w14:paraId="51A7638C">
            <w:pPr>
              <w:spacing w:before="0"/>
              <w:ind w:left="0"/>
              <w:jc w:val="both"/>
              <w:rPr>
                <w:sz w:val="22"/>
                <w:szCs w:val="22"/>
              </w:rPr>
            </w:pPr>
            <w:r>
              <w:rPr>
                <w:sz w:val="22"/>
                <w:szCs w:val="22"/>
              </w:rPr>
              <w:t>strIssueDate</w:t>
            </w:r>
          </w:p>
        </w:tc>
        <w:tc>
          <w:tcPr>
            <w:tcW w:w="2520" w:type="dxa"/>
            <w:tcBorders>
              <w:top w:val="single" w:color="auto" w:sz="4" w:space="0"/>
              <w:left w:val="single" w:color="auto" w:sz="4" w:space="0"/>
              <w:bottom w:val="single" w:color="auto" w:sz="4" w:space="0"/>
              <w:right w:val="single" w:color="auto" w:sz="4" w:space="0"/>
            </w:tcBorders>
            <w:noWrap w:val="0"/>
            <w:vAlign w:val="top"/>
          </w:tcPr>
          <w:p w14:paraId="607CF7BB">
            <w:pPr>
              <w:spacing w:before="0"/>
              <w:ind w:left="0"/>
              <w:jc w:val="both"/>
              <w:rPr>
                <w:sz w:val="22"/>
                <w:szCs w:val="22"/>
              </w:rPr>
            </w:pPr>
            <w:r>
              <w:rPr>
                <w:sz w:val="22"/>
                <w:szCs w:val="22"/>
              </w:rPr>
              <w:t>Required: false</w:t>
            </w:r>
          </w:p>
          <w:p w14:paraId="64D7D7B1">
            <w:pPr>
              <w:spacing w:before="0"/>
              <w:ind w:left="0"/>
              <w:jc w:val="both"/>
              <w:rPr>
                <w:sz w:val="22"/>
                <w:szCs w:val="22"/>
              </w:rPr>
            </w:pPr>
            <w:r>
              <w:rPr>
                <w:sz w:val="22"/>
                <w:szCs w:val="22"/>
              </w:rPr>
              <w:t xml:space="preserve">DataType: </w:t>
            </w:r>
            <w:r>
              <w:rPr>
                <w:sz w:val="22"/>
                <w:szCs w:val="22"/>
                <w:lang w:val="vi-VN"/>
              </w:rPr>
              <w:t>milisecond</w:t>
            </w:r>
          </w:p>
          <w:p w14:paraId="319CDBF1">
            <w:pPr>
              <w:spacing w:before="0"/>
              <w:ind w:left="0"/>
              <w:jc w:val="both"/>
              <w:rPr>
                <w:sz w:val="22"/>
                <w:szCs w:val="22"/>
              </w:rPr>
            </w:pPr>
            <w:r>
              <w:rPr>
                <w:sz w:val="22"/>
                <w:szCs w:val="22"/>
              </w:rPr>
              <w:t xml:space="preserve">Minlength: </w:t>
            </w:r>
          </w:p>
          <w:p w14:paraId="415A7332">
            <w:pPr>
              <w:spacing w:before="0"/>
              <w:ind w:left="0"/>
              <w:jc w:val="both"/>
              <w:rPr>
                <w:sz w:val="22"/>
                <w:szCs w:val="22"/>
              </w:rPr>
            </w:pPr>
            <w:r>
              <w:rPr>
                <w:sz w:val="22"/>
                <w:szCs w:val="22"/>
              </w:rPr>
              <w:t xml:space="preserve">Maxlength: </w:t>
            </w:r>
          </w:p>
          <w:p w14:paraId="435629A6">
            <w:pPr>
              <w:spacing w:before="0"/>
              <w:ind w:left="0"/>
              <w:jc w:val="both"/>
              <w:rPr>
                <w:sz w:val="22"/>
                <w:szCs w:val="22"/>
                <w:lang w:val="en"/>
              </w:rPr>
            </w:pPr>
            <w:r>
              <w:rPr>
                <w:sz w:val="22"/>
                <w:szCs w:val="22"/>
              </w:rPr>
              <w:t xml:space="preserve">Format: </w:t>
            </w:r>
            <w:r>
              <w:rPr>
                <w:sz w:val="22"/>
                <w:szCs w:val="22"/>
                <w:lang w:val="en"/>
              </w:rPr>
              <w:t>Tiêu chuẩn 5.1</w:t>
            </w:r>
          </w:p>
        </w:tc>
        <w:tc>
          <w:tcPr>
            <w:tcW w:w="5310" w:type="dxa"/>
            <w:tcBorders>
              <w:top w:val="single" w:color="auto" w:sz="4" w:space="0"/>
              <w:left w:val="single" w:color="auto" w:sz="4" w:space="0"/>
              <w:bottom w:val="single" w:color="auto" w:sz="4" w:space="0"/>
              <w:right w:val="single" w:color="auto" w:sz="4" w:space="0"/>
            </w:tcBorders>
            <w:noWrap w:val="0"/>
            <w:vAlign w:val="top"/>
          </w:tcPr>
          <w:p w14:paraId="632ECFF0">
            <w:pPr>
              <w:ind w:left="41"/>
              <w:jc w:val="both"/>
              <w:rPr>
                <w:sz w:val="22"/>
                <w:szCs w:val="22"/>
              </w:rPr>
            </w:pPr>
            <w:r>
              <w:rPr>
                <w:sz w:val="22"/>
                <w:szCs w:val="22"/>
              </w:rPr>
              <w:t xml:space="preserve">Ngày lập hóa đơn  </w:t>
            </w:r>
          </w:p>
          <w:p w14:paraId="741F1CB7">
            <w:pPr>
              <w:pStyle w:val="33"/>
              <w:shd w:val="clear" w:color="auto" w:fill="FFFFFF"/>
              <w:rPr>
                <w:rFonts w:ascii="Times New Roman" w:hAnsi="Times New Roman" w:cs="Times New Roman"/>
                <w:color w:val="000000"/>
                <w:sz w:val="22"/>
                <w:szCs w:val="22"/>
              </w:rPr>
            </w:pPr>
          </w:p>
          <w:p w14:paraId="3D8AF14F">
            <w:pPr>
              <w:ind w:left="41"/>
              <w:jc w:val="both"/>
              <w:rPr>
                <w:sz w:val="22"/>
                <w:szCs w:val="22"/>
              </w:rPr>
            </w:pPr>
          </w:p>
          <w:p w14:paraId="59E8D094">
            <w:pPr>
              <w:pStyle w:val="33"/>
              <w:shd w:val="clear" w:color="auto" w:fill="FFFFFF"/>
              <w:rPr>
                <w:rFonts w:ascii="Times New Roman" w:hAnsi="Times New Roman" w:cs="Times New Roman"/>
                <w:sz w:val="22"/>
                <w:szCs w:val="22"/>
              </w:rPr>
            </w:pPr>
          </w:p>
        </w:tc>
      </w:tr>
      <w:tr w14:paraId="78FD8A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8" w:type="dxa"/>
            <w:tcBorders>
              <w:top w:val="single" w:color="auto" w:sz="4" w:space="0"/>
              <w:left w:val="single" w:color="auto" w:sz="4" w:space="0"/>
              <w:bottom w:val="single" w:color="auto" w:sz="4" w:space="0"/>
              <w:right w:val="single" w:color="auto" w:sz="4" w:space="0"/>
            </w:tcBorders>
            <w:noWrap w:val="0"/>
            <w:vAlign w:val="top"/>
          </w:tcPr>
          <w:p w14:paraId="7B5B2538">
            <w:pPr>
              <w:spacing w:before="0"/>
              <w:ind w:left="0"/>
              <w:jc w:val="both"/>
              <w:rPr>
                <w:color w:val="FF0000"/>
                <w:sz w:val="22"/>
                <w:szCs w:val="22"/>
              </w:rPr>
            </w:pPr>
            <w:r>
              <w:rPr>
                <w:color w:val="FF0000"/>
                <w:sz w:val="22"/>
                <w:szCs w:val="22"/>
              </w:rPr>
              <w:t>paymentType</w:t>
            </w:r>
          </w:p>
        </w:tc>
        <w:tc>
          <w:tcPr>
            <w:tcW w:w="2520" w:type="dxa"/>
            <w:tcBorders>
              <w:top w:val="single" w:color="auto" w:sz="4" w:space="0"/>
              <w:left w:val="single" w:color="auto" w:sz="4" w:space="0"/>
              <w:bottom w:val="single" w:color="auto" w:sz="4" w:space="0"/>
              <w:right w:val="single" w:color="auto" w:sz="4" w:space="0"/>
            </w:tcBorders>
            <w:noWrap w:val="0"/>
            <w:vAlign w:val="top"/>
          </w:tcPr>
          <w:p w14:paraId="1AB7DE54">
            <w:pPr>
              <w:spacing w:before="0"/>
              <w:ind w:left="0"/>
              <w:jc w:val="both"/>
              <w:rPr>
                <w:color w:val="FF0000"/>
                <w:sz w:val="22"/>
                <w:szCs w:val="22"/>
              </w:rPr>
            </w:pPr>
            <w:r>
              <w:rPr>
                <w:color w:val="FF0000"/>
                <w:sz w:val="22"/>
                <w:szCs w:val="22"/>
              </w:rPr>
              <w:t>Required: false</w:t>
            </w:r>
          </w:p>
          <w:p w14:paraId="219464B2">
            <w:pPr>
              <w:spacing w:before="0"/>
              <w:ind w:left="0"/>
              <w:jc w:val="both"/>
              <w:rPr>
                <w:color w:val="FF0000"/>
                <w:sz w:val="22"/>
                <w:szCs w:val="22"/>
              </w:rPr>
            </w:pPr>
            <w:r>
              <w:rPr>
                <w:color w:val="FF0000"/>
                <w:sz w:val="22"/>
                <w:szCs w:val="22"/>
              </w:rPr>
              <w:t>DataType: String</w:t>
            </w:r>
          </w:p>
          <w:p w14:paraId="42A8DB0F">
            <w:pPr>
              <w:spacing w:before="0"/>
              <w:ind w:left="0"/>
              <w:jc w:val="both"/>
              <w:rPr>
                <w:color w:val="FF0000"/>
                <w:sz w:val="22"/>
                <w:szCs w:val="22"/>
              </w:rPr>
            </w:pPr>
            <w:r>
              <w:rPr>
                <w:color w:val="FF0000"/>
                <w:sz w:val="22"/>
                <w:szCs w:val="22"/>
              </w:rPr>
              <w:t xml:space="preserve">Minlength: </w:t>
            </w:r>
          </w:p>
          <w:p w14:paraId="489174BA">
            <w:pPr>
              <w:spacing w:before="0"/>
              <w:ind w:left="0"/>
              <w:jc w:val="both"/>
              <w:rPr>
                <w:color w:val="FF0000"/>
                <w:sz w:val="22"/>
                <w:szCs w:val="22"/>
              </w:rPr>
            </w:pPr>
            <w:r>
              <w:rPr>
                <w:color w:val="FF0000"/>
                <w:sz w:val="22"/>
                <w:szCs w:val="22"/>
              </w:rPr>
              <w:t xml:space="preserve">Maxlength: </w:t>
            </w:r>
          </w:p>
          <w:p w14:paraId="5357EC31">
            <w:pPr>
              <w:spacing w:before="0"/>
              <w:ind w:left="0"/>
              <w:jc w:val="both"/>
              <w:rPr>
                <w:color w:val="FF0000"/>
                <w:sz w:val="22"/>
                <w:szCs w:val="22"/>
              </w:rPr>
            </w:pPr>
            <w:r>
              <w:rPr>
                <w:color w:val="FF0000"/>
                <w:sz w:val="22"/>
                <w:szCs w:val="22"/>
              </w:rPr>
              <w:t xml:space="preserve">Format: </w:t>
            </w:r>
          </w:p>
        </w:tc>
        <w:tc>
          <w:tcPr>
            <w:tcW w:w="5310" w:type="dxa"/>
            <w:tcBorders>
              <w:top w:val="single" w:color="auto" w:sz="4" w:space="0"/>
              <w:left w:val="single" w:color="auto" w:sz="4" w:space="0"/>
              <w:bottom w:val="single" w:color="auto" w:sz="4" w:space="0"/>
              <w:right w:val="single" w:color="auto" w:sz="4" w:space="0"/>
            </w:tcBorders>
            <w:noWrap w:val="0"/>
            <w:vAlign w:val="top"/>
          </w:tcPr>
          <w:p w14:paraId="126176B5">
            <w:pPr>
              <w:ind w:left="41"/>
              <w:jc w:val="both"/>
              <w:rPr>
                <w:color w:val="FF0000"/>
                <w:sz w:val="22"/>
                <w:szCs w:val="22"/>
              </w:rPr>
            </w:pPr>
            <w:r>
              <w:rPr>
                <w:color w:val="FF0000"/>
                <w:sz w:val="22"/>
                <w:szCs w:val="22"/>
              </w:rPr>
              <w:t xml:space="preserve">Loại hình thức thanh toán </w:t>
            </w:r>
          </w:p>
          <w:p w14:paraId="27048C4D">
            <w:pPr>
              <w:ind w:left="41"/>
              <w:jc w:val="both"/>
              <w:rPr>
                <w:color w:val="FF0000"/>
                <w:sz w:val="22"/>
                <w:szCs w:val="22"/>
              </w:rPr>
            </w:pPr>
          </w:p>
          <w:p w14:paraId="1F1FADD2">
            <w:pPr>
              <w:pStyle w:val="33"/>
              <w:shd w:val="clear" w:color="auto" w:fill="FFFFFF"/>
              <w:rPr>
                <w:rFonts w:ascii="Times New Roman" w:hAnsi="Times New Roman" w:cs="Times New Roman"/>
                <w:color w:val="000000"/>
                <w:sz w:val="22"/>
                <w:szCs w:val="22"/>
              </w:rPr>
            </w:pPr>
            <w:r>
              <w:rPr>
                <w:rFonts w:ascii="Times New Roman" w:hAnsi="Times New Roman" w:cs="Times New Roman"/>
                <w:color w:val="FF0000"/>
                <w:sz w:val="22"/>
                <w:szCs w:val="22"/>
              </w:rPr>
              <w:t xml:space="preserve"> </w:t>
            </w:r>
          </w:p>
          <w:p w14:paraId="614BBCEE">
            <w:pPr>
              <w:ind w:left="41"/>
              <w:jc w:val="both"/>
              <w:rPr>
                <w:color w:val="FF0000"/>
                <w:sz w:val="22"/>
                <w:szCs w:val="22"/>
              </w:rPr>
            </w:pPr>
          </w:p>
        </w:tc>
      </w:tr>
      <w:tr w14:paraId="16929A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8" w:type="dxa"/>
            <w:tcBorders>
              <w:top w:val="single" w:color="auto" w:sz="4" w:space="0"/>
              <w:left w:val="single" w:color="auto" w:sz="4" w:space="0"/>
              <w:bottom w:val="single" w:color="auto" w:sz="4" w:space="0"/>
              <w:right w:val="single" w:color="auto" w:sz="4" w:space="0"/>
            </w:tcBorders>
            <w:noWrap w:val="0"/>
            <w:vAlign w:val="top"/>
          </w:tcPr>
          <w:p w14:paraId="036FC0BB">
            <w:pPr>
              <w:spacing w:before="0"/>
              <w:ind w:left="0"/>
              <w:jc w:val="both"/>
              <w:rPr>
                <w:color w:val="FF0000"/>
                <w:sz w:val="22"/>
                <w:szCs w:val="22"/>
              </w:rPr>
            </w:pPr>
            <w:r>
              <w:rPr>
                <w:color w:val="FF0000"/>
                <w:sz w:val="22"/>
                <w:szCs w:val="22"/>
              </w:rPr>
              <w:t>paymentTypeName</w:t>
            </w:r>
          </w:p>
        </w:tc>
        <w:tc>
          <w:tcPr>
            <w:tcW w:w="2520" w:type="dxa"/>
            <w:tcBorders>
              <w:top w:val="single" w:color="auto" w:sz="4" w:space="0"/>
              <w:left w:val="single" w:color="auto" w:sz="4" w:space="0"/>
              <w:bottom w:val="single" w:color="auto" w:sz="4" w:space="0"/>
              <w:right w:val="single" w:color="auto" w:sz="4" w:space="0"/>
            </w:tcBorders>
            <w:noWrap w:val="0"/>
            <w:vAlign w:val="top"/>
          </w:tcPr>
          <w:p w14:paraId="3F798377">
            <w:pPr>
              <w:spacing w:before="0"/>
              <w:ind w:left="0"/>
              <w:jc w:val="both"/>
              <w:rPr>
                <w:color w:val="FF0000"/>
                <w:sz w:val="22"/>
                <w:szCs w:val="22"/>
              </w:rPr>
            </w:pPr>
            <w:r>
              <w:rPr>
                <w:color w:val="FF0000"/>
                <w:sz w:val="22"/>
                <w:szCs w:val="22"/>
              </w:rPr>
              <w:t>Required: false</w:t>
            </w:r>
          </w:p>
          <w:p w14:paraId="6445C67D">
            <w:pPr>
              <w:spacing w:before="0"/>
              <w:ind w:left="0"/>
              <w:jc w:val="both"/>
              <w:rPr>
                <w:color w:val="FF0000"/>
                <w:sz w:val="22"/>
                <w:szCs w:val="22"/>
              </w:rPr>
            </w:pPr>
            <w:r>
              <w:rPr>
                <w:color w:val="FF0000"/>
                <w:sz w:val="22"/>
                <w:szCs w:val="22"/>
              </w:rPr>
              <w:t>DataType: String</w:t>
            </w:r>
          </w:p>
          <w:p w14:paraId="77C450F2">
            <w:pPr>
              <w:spacing w:before="0"/>
              <w:ind w:left="0"/>
              <w:jc w:val="both"/>
              <w:rPr>
                <w:color w:val="FF0000"/>
                <w:sz w:val="22"/>
                <w:szCs w:val="22"/>
              </w:rPr>
            </w:pPr>
            <w:r>
              <w:rPr>
                <w:color w:val="FF0000"/>
                <w:sz w:val="22"/>
                <w:szCs w:val="22"/>
              </w:rPr>
              <w:t xml:space="preserve">Minlength: </w:t>
            </w:r>
          </w:p>
          <w:p w14:paraId="4404FA7B">
            <w:pPr>
              <w:spacing w:before="0"/>
              <w:ind w:left="0"/>
              <w:jc w:val="both"/>
              <w:rPr>
                <w:color w:val="FF0000"/>
                <w:sz w:val="22"/>
                <w:szCs w:val="22"/>
              </w:rPr>
            </w:pPr>
            <w:r>
              <w:rPr>
                <w:color w:val="FF0000"/>
                <w:sz w:val="22"/>
                <w:szCs w:val="22"/>
              </w:rPr>
              <w:t xml:space="preserve">Maxlength: </w:t>
            </w:r>
          </w:p>
          <w:p w14:paraId="1D0E7565">
            <w:pPr>
              <w:spacing w:before="0"/>
              <w:ind w:left="0"/>
              <w:jc w:val="both"/>
              <w:rPr>
                <w:color w:val="FF0000"/>
                <w:sz w:val="22"/>
                <w:szCs w:val="22"/>
              </w:rPr>
            </w:pPr>
            <w:r>
              <w:rPr>
                <w:color w:val="FF0000"/>
                <w:sz w:val="22"/>
                <w:szCs w:val="22"/>
              </w:rPr>
              <w:t>Format:</w:t>
            </w:r>
          </w:p>
        </w:tc>
        <w:tc>
          <w:tcPr>
            <w:tcW w:w="5310" w:type="dxa"/>
            <w:tcBorders>
              <w:top w:val="single" w:color="auto" w:sz="4" w:space="0"/>
              <w:left w:val="single" w:color="auto" w:sz="4" w:space="0"/>
              <w:bottom w:val="single" w:color="auto" w:sz="4" w:space="0"/>
              <w:right w:val="single" w:color="auto" w:sz="4" w:space="0"/>
            </w:tcBorders>
            <w:noWrap w:val="0"/>
            <w:vAlign w:val="top"/>
          </w:tcPr>
          <w:p w14:paraId="3527274C">
            <w:pPr>
              <w:ind w:left="41"/>
              <w:jc w:val="both"/>
              <w:rPr>
                <w:color w:val="FF0000"/>
                <w:sz w:val="22"/>
                <w:szCs w:val="22"/>
              </w:rPr>
            </w:pPr>
            <w:r>
              <w:rPr>
                <w:color w:val="FF0000"/>
                <w:sz w:val="22"/>
                <w:szCs w:val="22"/>
              </w:rPr>
              <w:t>Tên phương thức thanh toán</w:t>
            </w:r>
          </w:p>
          <w:p w14:paraId="49FB0D40">
            <w:pPr>
              <w:ind w:left="41"/>
              <w:jc w:val="both"/>
              <w:rPr>
                <w:color w:val="FF0000"/>
                <w:sz w:val="22"/>
                <w:szCs w:val="22"/>
              </w:rPr>
            </w:pPr>
          </w:p>
          <w:p w14:paraId="2FC8C124">
            <w:pPr>
              <w:pStyle w:val="33"/>
              <w:shd w:val="clear" w:color="auto" w:fill="FFFFFF"/>
              <w:rPr>
                <w:rFonts w:ascii="Times New Roman" w:hAnsi="Times New Roman" w:cs="Times New Roman"/>
                <w:color w:val="000000"/>
                <w:sz w:val="22"/>
                <w:szCs w:val="22"/>
              </w:rPr>
            </w:pPr>
          </w:p>
          <w:p w14:paraId="768D7696">
            <w:pPr>
              <w:ind w:left="41"/>
              <w:jc w:val="both"/>
              <w:rPr>
                <w:color w:val="FF0000"/>
                <w:sz w:val="22"/>
                <w:szCs w:val="22"/>
              </w:rPr>
            </w:pPr>
            <w:r>
              <w:rPr>
                <w:color w:val="FF0000"/>
                <w:sz w:val="22"/>
                <w:szCs w:val="22"/>
              </w:rPr>
              <w:t xml:space="preserve"> </w:t>
            </w:r>
          </w:p>
        </w:tc>
      </w:tr>
      <w:tr w14:paraId="5F604E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8" w:type="dxa"/>
            <w:tcBorders>
              <w:top w:val="single" w:color="auto" w:sz="4" w:space="0"/>
              <w:left w:val="single" w:color="auto" w:sz="4" w:space="0"/>
              <w:bottom w:val="single" w:color="auto" w:sz="4" w:space="0"/>
              <w:right w:val="single" w:color="auto" w:sz="4" w:space="0"/>
            </w:tcBorders>
            <w:noWrap w:val="0"/>
            <w:vAlign w:val="top"/>
          </w:tcPr>
          <w:p w14:paraId="761468A4">
            <w:pPr>
              <w:spacing w:before="0"/>
              <w:ind w:left="0"/>
              <w:jc w:val="both"/>
              <w:rPr>
                <w:sz w:val="22"/>
                <w:szCs w:val="22"/>
              </w:rPr>
            </w:pPr>
            <w:r>
              <w:rPr>
                <w:sz w:val="22"/>
                <w:szCs w:val="22"/>
              </w:rPr>
              <w:t>cusGetInvoiceRight</w:t>
            </w:r>
          </w:p>
        </w:tc>
        <w:tc>
          <w:tcPr>
            <w:tcW w:w="2520" w:type="dxa"/>
            <w:tcBorders>
              <w:top w:val="single" w:color="auto" w:sz="4" w:space="0"/>
              <w:left w:val="single" w:color="auto" w:sz="4" w:space="0"/>
              <w:bottom w:val="single" w:color="auto" w:sz="4" w:space="0"/>
              <w:right w:val="single" w:color="auto" w:sz="4" w:space="0"/>
            </w:tcBorders>
            <w:noWrap w:val="0"/>
            <w:vAlign w:val="top"/>
          </w:tcPr>
          <w:p w14:paraId="5F2455D4">
            <w:pPr>
              <w:spacing w:before="0"/>
              <w:ind w:left="0"/>
              <w:jc w:val="both"/>
              <w:rPr>
                <w:sz w:val="22"/>
                <w:szCs w:val="22"/>
              </w:rPr>
            </w:pPr>
            <w:r>
              <w:rPr>
                <w:sz w:val="22"/>
                <w:szCs w:val="22"/>
              </w:rPr>
              <w:t>Required: false</w:t>
            </w:r>
          </w:p>
          <w:p w14:paraId="4876919B">
            <w:pPr>
              <w:spacing w:before="0"/>
              <w:ind w:left="0"/>
              <w:jc w:val="both"/>
              <w:rPr>
                <w:sz w:val="22"/>
                <w:szCs w:val="22"/>
              </w:rPr>
            </w:pPr>
            <w:r>
              <w:rPr>
                <w:sz w:val="22"/>
                <w:szCs w:val="22"/>
              </w:rPr>
              <w:t>DataType: Boolean</w:t>
            </w:r>
          </w:p>
          <w:p w14:paraId="6C5A1300">
            <w:pPr>
              <w:spacing w:before="0"/>
              <w:ind w:left="0"/>
              <w:jc w:val="both"/>
              <w:rPr>
                <w:sz w:val="22"/>
                <w:szCs w:val="22"/>
              </w:rPr>
            </w:pPr>
            <w:r>
              <w:rPr>
                <w:sz w:val="22"/>
                <w:szCs w:val="22"/>
              </w:rPr>
              <w:t xml:space="preserve">Minlength: </w:t>
            </w:r>
          </w:p>
          <w:p w14:paraId="2D2220AA">
            <w:pPr>
              <w:spacing w:before="0"/>
              <w:ind w:left="0"/>
              <w:jc w:val="both"/>
              <w:rPr>
                <w:sz w:val="22"/>
                <w:szCs w:val="22"/>
              </w:rPr>
            </w:pPr>
            <w:r>
              <w:rPr>
                <w:sz w:val="22"/>
                <w:szCs w:val="22"/>
              </w:rPr>
              <w:t xml:space="preserve">Maxlength: </w:t>
            </w:r>
          </w:p>
          <w:p w14:paraId="39913B98">
            <w:pPr>
              <w:spacing w:before="0"/>
              <w:ind w:left="0"/>
              <w:jc w:val="both"/>
              <w:rPr>
                <w:sz w:val="22"/>
                <w:szCs w:val="22"/>
              </w:rPr>
            </w:pPr>
            <w:r>
              <w:rPr>
                <w:sz w:val="22"/>
                <w:szCs w:val="22"/>
              </w:rPr>
              <w:t>Format: true/false</w:t>
            </w:r>
          </w:p>
        </w:tc>
        <w:tc>
          <w:tcPr>
            <w:tcW w:w="5310" w:type="dxa"/>
            <w:tcBorders>
              <w:top w:val="single" w:color="auto" w:sz="4" w:space="0"/>
              <w:left w:val="single" w:color="auto" w:sz="4" w:space="0"/>
              <w:bottom w:val="single" w:color="auto" w:sz="4" w:space="0"/>
              <w:right w:val="single" w:color="auto" w:sz="4" w:space="0"/>
            </w:tcBorders>
            <w:noWrap w:val="0"/>
            <w:vAlign w:val="top"/>
          </w:tcPr>
          <w:p w14:paraId="4C5DC2AB">
            <w:pPr>
              <w:ind w:left="41"/>
              <w:jc w:val="both"/>
              <w:rPr>
                <w:sz w:val="22"/>
                <w:szCs w:val="22"/>
              </w:rPr>
            </w:pPr>
            <w:r>
              <w:rPr>
                <w:sz w:val="22"/>
                <w:szCs w:val="22"/>
              </w:rPr>
              <w:t>Cho khách hàng xem hóa đơn trong Quản lý hóa đơn</w:t>
            </w:r>
          </w:p>
          <w:p w14:paraId="0B51A3C3">
            <w:pPr>
              <w:ind w:left="41"/>
              <w:jc w:val="both"/>
              <w:rPr>
                <w:sz w:val="22"/>
                <w:szCs w:val="22"/>
              </w:rPr>
            </w:pPr>
          </w:p>
          <w:p w14:paraId="3DFD07BA">
            <w:pPr>
              <w:ind w:left="41"/>
              <w:jc w:val="both"/>
              <w:rPr>
                <w:sz w:val="22"/>
                <w:szCs w:val="22"/>
              </w:rPr>
            </w:pPr>
          </w:p>
          <w:p w14:paraId="6C334FE3">
            <w:pPr>
              <w:pStyle w:val="33"/>
              <w:shd w:val="clear" w:color="auto" w:fill="FFFFFF"/>
              <w:rPr>
                <w:rFonts w:ascii="Times New Roman" w:hAnsi="Times New Roman" w:cs="Times New Roman"/>
                <w:color w:val="000000"/>
                <w:sz w:val="22"/>
                <w:szCs w:val="22"/>
              </w:rPr>
            </w:pPr>
          </w:p>
          <w:p w14:paraId="0388518A">
            <w:pPr>
              <w:ind w:left="41"/>
              <w:jc w:val="both"/>
              <w:rPr>
                <w:sz w:val="22"/>
                <w:szCs w:val="22"/>
              </w:rPr>
            </w:pPr>
          </w:p>
          <w:p w14:paraId="36C5F8F7">
            <w:pPr>
              <w:pStyle w:val="33"/>
              <w:shd w:val="clear" w:color="auto" w:fill="FFFFFF"/>
              <w:rPr>
                <w:rFonts w:ascii="Times New Roman" w:hAnsi="Times New Roman" w:cs="Times New Roman"/>
                <w:sz w:val="22"/>
                <w:szCs w:val="22"/>
              </w:rPr>
            </w:pPr>
          </w:p>
        </w:tc>
      </w:tr>
    </w:tbl>
    <w:p w14:paraId="6AFB5422">
      <w:pPr>
        <w:numPr>
          <w:ilvl w:val="2"/>
          <w:numId w:val="17"/>
        </w:numPr>
        <w:snapToGrid w:val="0"/>
        <w:jc w:val="both"/>
        <w:rPr>
          <w:sz w:val="22"/>
          <w:szCs w:val="22"/>
        </w:rPr>
      </w:pPr>
      <w:r>
        <w:rPr>
          <w:sz w:val="22"/>
          <w:szCs w:val="22"/>
        </w:rPr>
        <w:t>Vị dụ định dạng FormParam</w:t>
      </w:r>
    </w:p>
    <w:p w14:paraId="6EB9C057">
      <w:pPr>
        <w:snapToGrid w:val="0"/>
        <w:ind w:left="0"/>
        <w:jc w:val="both"/>
        <w:rPr>
          <w:sz w:val="22"/>
          <w:szCs w:val="22"/>
        </w:rPr>
      </w:pPr>
      <w:r>
        <w:rPr>
          <w:sz w:val="22"/>
          <w:szCs w:val="22"/>
        </w:rPr>
        <w:drawing>
          <wp:inline distT="0" distB="0" distL="114300" distR="114300">
            <wp:extent cx="6301105" cy="3206750"/>
            <wp:effectExtent l="0" t="0" r="4445" b="12700"/>
            <wp:docPr id="2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52"/>
                    <pic:cNvPicPr>
                      <a:picLocks noChangeAspect="1"/>
                    </pic:cNvPicPr>
                  </pic:nvPicPr>
                  <pic:blipFill>
                    <a:blip r:embed="rId73"/>
                    <a:stretch>
                      <a:fillRect/>
                    </a:stretch>
                  </pic:blipFill>
                  <pic:spPr>
                    <a:xfrm>
                      <a:off x="0" y="0"/>
                      <a:ext cx="6301105" cy="3206750"/>
                    </a:xfrm>
                    <a:prstGeom prst="rect">
                      <a:avLst/>
                    </a:prstGeom>
                    <a:noFill/>
                    <a:ln>
                      <a:noFill/>
                    </a:ln>
                  </pic:spPr>
                </pic:pic>
              </a:graphicData>
            </a:graphic>
          </wp:inline>
        </w:drawing>
      </w:r>
    </w:p>
    <w:p w14:paraId="60124FAF">
      <w:pPr>
        <w:snapToGrid w:val="0"/>
        <w:ind w:left="1800"/>
        <w:jc w:val="both"/>
        <w:rPr>
          <w:sz w:val="22"/>
          <w:szCs w:val="22"/>
        </w:rPr>
      </w:pPr>
      <w:r>
        <w:rPr>
          <w:sz w:val="22"/>
          <w:szCs w:val="22"/>
        </w:rPr>
        <w:t>Dữ liệu trả về</w:t>
      </w:r>
    </w:p>
    <w:p w14:paraId="4F9489AA">
      <w:pPr>
        <w:widowControl/>
        <w:shd w:val="clear" w:color="auto" w:fill="DBE5F1"/>
        <w:spacing w:before="0" w:line="240" w:lineRule="auto"/>
        <w:ind w:left="1440"/>
        <w:jc w:val="both"/>
        <w:rPr>
          <w:b/>
          <w:bCs/>
          <w:snapToGrid/>
          <w:color w:val="525252"/>
          <w:sz w:val="22"/>
          <w:szCs w:val="22"/>
        </w:rPr>
      </w:pPr>
      <w:r>
        <w:rPr>
          <w:b/>
          <w:bCs/>
          <w:snapToGrid/>
          <w:color w:val="525252"/>
          <w:sz w:val="22"/>
          <w:szCs w:val="22"/>
        </w:rPr>
        <w:t>{"errorCode":null,"description":null,"result":true,"paymentTime":null,"paymentMethod":null}</w:t>
      </w:r>
    </w:p>
    <w:p w14:paraId="6D3B88F4">
      <w:pPr>
        <w:snapToGrid w:val="0"/>
        <w:ind w:left="1800"/>
        <w:jc w:val="both"/>
        <w:rPr>
          <w:sz w:val="22"/>
          <w:szCs w:val="22"/>
        </w:rPr>
      </w:pPr>
      <w:r>
        <w:rPr>
          <w:sz w:val="22"/>
          <w:szCs w:val="22"/>
        </w:rPr>
        <w:t>Mô tả</w:t>
      </w:r>
    </w:p>
    <w:tbl>
      <w:tblPr>
        <w:tblStyle w:val="13"/>
        <w:tblW w:w="8784" w:type="dxa"/>
        <w:tblInd w:w="104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99"/>
        <w:gridCol w:w="6485"/>
      </w:tblGrid>
      <w:tr w14:paraId="322F47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99" w:type="dxa"/>
            <w:shd w:val="clear" w:color="auto" w:fill="D9D9D9"/>
            <w:noWrap w:val="0"/>
            <w:vAlign w:val="top"/>
          </w:tcPr>
          <w:p w14:paraId="49C0111D">
            <w:pPr>
              <w:jc w:val="center"/>
              <w:rPr>
                <w:b/>
                <w:sz w:val="22"/>
                <w:szCs w:val="22"/>
              </w:rPr>
            </w:pPr>
            <w:r>
              <w:rPr>
                <w:b/>
                <w:sz w:val="22"/>
                <w:szCs w:val="22"/>
              </w:rPr>
              <w:t>Tên trường</w:t>
            </w:r>
          </w:p>
        </w:tc>
        <w:tc>
          <w:tcPr>
            <w:tcW w:w="6485" w:type="dxa"/>
            <w:shd w:val="clear" w:color="auto" w:fill="D9D9D9"/>
            <w:noWrap w:val="0"/>
            <w:vAlign w:val="top"/>
          </w:tcPr>
          <w:p w14:paraId="42C5ED49">
            <w:pPr>
              <w:jc w:val="center"/>
              <w:rPr>
                <w:b/>
                <w:sz w:val="22"/>
                <w:szCs w:val="22"/>
              </w:rPr>
            </w:pPr>
            <w:r>
              <w:rPr>
                <w:b/>
                <w:sz w:val="22"/>
                <w:szCs w:val="22"/>
              </w:rPr>
              <w:t>Mô tả</w:t>
            </w:r>
          </w:p>
        </w:tc>
      </w:tr>
      <w:tr w14:paraId="6F5637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99" w:type="dxa"/>
            <w:noWrap w:val="0"/>
            <w:vAlign w:val="top"/>
          </w:tcPr>
          <w:p w14:paraId="20AD56F0">
            <w:pPr>
              <w:spacing w:before="0"/>
              <w:ind w:left="0"/>
              <w:jc w:val="both"/>
              <w:rPr>
                <w:sz w:val="22"/>
                <w:szCs w:val="22"/>
              </w:rPr>
            </w:pPr>
            <w:r>
              <w:rPr>
                <w:sz w:val="22"/>
                <w:szCs w:val="22"/>
              </w:rPr>
              <w:t>errorCode</w:t>
            </w:r>
          </w:p>
        </w:tc>
        <w:tc>
          <w:tcPr>
            <w:tcW w:w="6485" w:type="dxa"/>
            <w:noWrap w:val="0"/>
            <w:vAlign w:val="top"/>
          </w:tcPr>
          <w:p w14:paraId="30B8E36F">
            <w:pPr>
              <w:spacing w:before="0"/>
              <w:ind w:left="0"/>
              <w:jc w:val="both"/>
              <w:rPr>
                <w:sz w:val="22"/>
                <w:szCs w:val="22"/>
              </w:rPr>
            </w:pPr>
            <w:r>
              <w:rPr>
                <w:sz w:val="22"/>
                <w:szCs w:val="22"/>
              </w:rPr>
              <w:t>Mã lỗi (giá trị là null nếu cập nhật trạng thái thanh toán thành công)</w:t>
            </w:r>
          </w:p>
        </w:tc>
      </w:tr>
      <w:tr w14:paraId="713008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99" w:type="dxa"/>
            <w:noWrap w:val="0"/>
            <w:vAlign w:val="top"/>
          </w:tcPr>
          <w:p w14:paraId="4702591C">
            <w:pPr>
              <w:spacing w:before="0"/>
              <w:ind w:left="0"/>
              <w:jc w:val="both"/>
              <w:rPr>
                <w:sz w:val="22"/>
                <w:szCs w:val="22"/>
              </w:rPr>
            </w:pPr>
            <w:r>
              <w:rPr>
                <w:sz w:val="22"/>
                <w:szCs w:val="22"/>
              </w:rPr>
              <w:t>description</w:t>
            </w:r>
          </w:p>
        </w:tc>
        <w:tc>
          <w:tcPr>
            <w:tcW w:w="6485" w:type="dxa"/>
            <w:noWrap w:val="0"/>
            <w:vAlign w:val="top"/>
          </w:tcPr>
          <w:p w14:paraId="7DC5DB4A">
            <w:pPr>
              <w:spacing w:before="0"/>
              <w:ind w:left="0"/>
              <w:jc w:val="both"/>
              <w:rPr>
                <w:sz w:val="22"/>
                <w:szCs w:val="22"/>
              </w:rPr>
            </w:pPr>
            <w:r>
              <w:rPr>
                <w:sz w:val="22"/>
                <w:szCs w:val="22"/>
              </w:rPr>
              <w:t>Mô tả lỗi (giá trị là null nếu cập nhật trạng thái thanh toán thành công)</w:t>
            </w:r>
          </w:p>
        </w:tc>
      </w:tr>
      <w:tr w14:paraId="2E36DF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99" w:type="dxa"/>
            <w:noWrap w:val="0"/>
            <w:vAlign w:val="top"/>
          </w:tcPr>
          <w:p w14:paraId="59296F2C">
            <w:pPr>
              <w:spacing w:before="0"/>
              <w:ind w:left="0"/>
              <w:jc w:val="both"/>
              <w:rPr>
                <w:sz w:val="22"/>
                <w:szCs w:val="22"/>
              </w:rPr>
            </w:pPr>
            <w:r>
              <w:rPr>
                <w:sz w:val="22"/>
                <w:szCs w:val="22"/>
              </w:rPr>
              <w:t>result</w:t>
            </w:r>
          </w:p>
        </w:tc>
        <w:tc>
          <w:tcPr>
            <w:tcW w:w="6485" w:type="dxa"/>
            <w:noWrap w:val="0"/>
            <w:vAlign w:val="top"/>
          </w:tcPr>
          <w:p w14:paraId="0F2C7DAD">
            <w:pPr>
              <w:spacing w:before="0"/>
              <w:ind w:left="0"/>
              <w:jc w:val="both"/>
              <w:rPr>
                <w:sz w:val="22"/>
                <w:szCs w:val="22"/>
              </w:rPr>
            </w:pPr>
            <w:r>
              <w:rPr>
                <w:sz w:val="22"/>
                <w:szCs w:val="22"/>
              </w:rPr>
              <w:t xml:space="preserve">Kết quả cập nhật trạng thái thanh toán </w:t>
            </w:r>
          </w:p>
          <w:p w14:paraId="1B68B3A8">
            <w:pPr>
              <w:spacing w:before="0"/>
              <w:ind w:left="0"/>
              <w:jc w:val="both"/>
              <w:rPr>
                <w:sz w:val="22"/>
                <w:szCs w:val="22"/>
              </w:rPr>
            </w:pPr>
            <w:r>
              <w:rPr>
                <w:sz w:val="22"/>
                <w:szCs w:val="22"/>
              </w:rPr>
              <w:t>Thành công: true</w:t>
            </w:r>
          </w:p>
          <w:p w14:paraId="2DC2472A">
            <w:pPr>
              <w:spacing w:before="0"/>
              <w:ind w:left="0"/>
              <w:jc w:val="both"/>
              <w:rPr>
                <w:sz w:val="22"/>
                <w:szCs w:val="22"/>
              </w:rPr>
            </w:pPr>
            <w:r>
              <w:rPr>
                <w:sz w:val="22"/>
                <w:szCs w:val="22"/>
              </w:rPr>
              <w:t>Không thành công: false</w:t>
            </w:r>
          </w:p>
        </w:tc>
      </w:tr>
      <w:tr w14:paraId="62AF6C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99" w:type="dxa"/>
            <w:noWrap w:val="0"/>
            <w:vAlign w:val="top"/>
          </w:tcPr>
          <w:p w14:paraId="33B0B671">
            <w:pPr>
              <w:spacing w:before="0"/>
              <w:ind w:left="0"/>
              <w:jc w:val="both"/>
              <w:rPr>
                <w:sz w:val="22"/>
                <w:szCs w:val="22"/>
              </w:rPr>
            </w:pPr>
            <w:r>
              <w:rPr>
                <w:sz w:val="22"/>
                <w:szCs w:val="22"/>
              </w:rPr>
              <w:t>paymentTime</w:t>
            </w:r>
          </w:p>
        </w:tc>
        <w:tc>
          <w:tcPr>
            <w:tcW w:w="6485" w:type="dxa"/>
            <w:noWrap w:val="0"/>
            <w:vAlign w:val="top"/>
          </w:tcPr>
          <w:p w14:paraId="4E50ED6E">
            <w:pPr>
              <w:spacing w:before="0"/>
              <w:ind w:left="0"/>
              <w:jc w:val="both"/>
              <w:rPr>
                <w:sz w:val="22"/>
                <w:szCs w:val="22"/>
              </w:rPr>
            </w:pPr>
            <w:r>
              <w:rPr>
                <w:sz w:val="22"/>
                <w:szCs w:val="22"/>
              </w:rPr>
              <w:t>Thời gian cập nhật trạng thái thanh toán</w:t>
            </w:r>
          </w:p>
        </w:tc>
      </w:tr>
      <w:tr w14:paraId="5E05B5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99" w:type="dxa"/>
            <w:noWrap w:val="0"/>
            <w:vAlign w:val="top"/>
          </w:tcPr>
          <w:p w14:paraId="20114DBC">
            <w:pPr>
              <w:spacing w:before="0"/>
              <w:ind w:left="0"/>
              <w:jc w:val="both"/>
              <w:rPr>
                <w:sz w:val="22"/>
                <w:szCs w:val="22"/>
              </w:rPr>
            </w:pPr>
            <w:r>
              <w:rPr>
                <w:sz w:val="22"/>
                <w:szCs w:val="22"/>
              </w:rPr>
              <w:t>paymentMethod</w:t>
            </w:r>
          </w:p>
        </w:tc>
        <w:tc>
          <w:tcPr>
            <w:tcW w:w="6485" w:type="dxa"/>
            <w:noWrap w:val="0"/>
            <w:vAlign w:val="top"/>
          </w:tcPr>
          <w:p w14:paraId="7C02A148">
            <w:pPr>
              <w:spacing w:before="0"/>
              <w:ind w:left="0"/>
              <w:jc w:val="both"/>
              <w:rPr>
                <w:sz w:val="22"/>
                <w:szCs w:val="22"/>
              </w:rPr>
            </w:pPr>
            <w:r>
              <w:rPr>
                <w:sz w:val="22"/>
                <w:szCs w:val="22"/>
              </w:rPr>
              <w:t>Phương thức thanh toán</w:t>
            </w:r>
          </w:p>
        </w:tc>
      </w:tr>
    </w:tbl>
    <w:p w14:paraId="7FFD6355">
      <w:pPr>
        <w:pStyle w:val="124"/>
        <w:rPr>
          <w:sz w:val="22"/>
          <w:szCs w:val="22"/>
        </w:rPr>
      </w:pPr>
      <w:bookmarkStart w:id="55" w:name="_Toc115266201"/>
      <w:r>
        <w:rPr>
          <w:sz w:val="22"/>
          <w:szCs w:val="22"/>
        </w:rPr>
        <w:t>Hủy trạng thái thanh toán</w:t>
      </w:r>
      <w:bookmarkEnd w:id="55"/>
    </w:p>
    <w:p w14:paraId="42B42698">
      <w:pPr>
        <w:pStyle w:val="4"/>
        <w:rPr>
          <w:sz w:val="22"/>
          <w:szCs w:val="22"/>
        </w:rPr>
      </w:pPr>
      <w:r>
        <w:rPr>
          <w:sz w:val="22"/>
          <w:szCs w:val="22"/>
        </w:rPr>
        <w:t>Cho phép chuyển trạng thái thanh toán của hóa đơn sang chưa thanh toán.</w:t>
      </w:r>
    </w:p>
    <w:p w14:paraId="280975D7">
      <w:pPr>
        <w:numPr>
          <w:ilvl w:val="0"/>
          <w:numId w:val="21"/>
        </w:numPr>
        <w:jc w:val="both"/>
        <w:rPr>
          <w:sz w:val="22"/>
          <w:szCs w:val="22"/>
        </w:rPr>
      </w:pPr>
      <w:r>
        <w:rPr>
          <w:b/>
          <w:color w:val="0000FF"/>
          <w:sz w:val="22"/>
          <w:szCs w:val="22"/>
        </w:rPr>
        <w:t>Đầu vào:</w:t>
      </w:r>
    </w:p>
    <w:p w14:paraId="1427F66C">
      <w:pPr>
        <w:numPr>
          <w:ilvl w:val="0"/>
          <w:numId w:val="17"/>
        </w:numPr>
        <w:snapToGrid w:val="0"/>
        <w:jc w:val="both"/>
        <w:rPr>
          <w:sz w:val="22"/>
          <w:szCs w:val="22"/>
        </w:rPr>
      </w:pPr>
      <w:r>
        <w:rPr>
          <w:sz w:val="22"/>
          <w:szCs w:val="22"/>
        </w:rPr>
        <w:t>Action (POST):  InvoiceAPI/InvoiceWS/cancelPaymentStatus</w:t>
      </w:r>
    </w:p>
    <w:p w14:paraId="1A904038">
      <w:pPr>
        <w:numPr>
          <w:ilvl w:val="0"/>
          <w:numId w:val="17"/>
        </w:numPr>
        <w:jc w:val="both"/>
        <w:rPr>
          <w:sz w:val="22"/>
          <w:szCs w:val="22"/>
        </w:rPr>
      </w:pPr>
      <w:r>
        <w:rPr>
          <w:sz w:val="22"/>
          <w:szCs w:val="22"/>
        </w:rPr>
        <w:t>Headers:</w:t>
      </w:r>
    </w:p>
    <w:p w14:paraId="4D4F1E02">
      <w:pPr>
        <w:ind w:left="720"/>
        <w:jc w:val="both"/>
        <w:rPr>
          <w:sz w:val="22"/>
          <w:szCs w:val="22"/>
          <w:lang w:val="en"/>
        </w:rPr>
      </w:pPr>
      <w:r>
        <w:rPr>
          <w:sz w:val="22"/>
          <w:szCs w:val="22"/>
          <w:lang w:val="en"/>
        </w:rPr>
        <w:t>+ Cookie: giá trị access_token hoặc Authorization: username/pass như đăng nhập trên web  hoặc Authorization: username/pass như đăng nhập trên web</w:t>
      </w:r>
    </w:p>
    <w:p w14:paraId="0B532735">
      <w:pPr>
        <w:ind w:left="720"/>
        <w:jc w:val="both"/>
        <w:rPr>
          <w:sz w:val="22"/>
          <w:szCs w:val="22"/>
          <w:lang w:val="fr-FR"/>
        </w:rPr>
      </w:pPr>
      <w:r>
        <w:rPr>
          <w:sz w:val="22"/>
          <w:szCs w:val="22"/>
          <w:lang w:val="fr-FR"/>
        </w:rPr>
        <w:t>+ Content-Type : application/x-www-form-urlencoded</w:t>
      </w:r>
    </w:p>
    <w:p w14:paraId="1A1A8982">
      <w:pPr>
        <w:snapToGrid w:val="0"/>
        <w:ind w:left="720"/>
        <w:jc w:val="both"/>
        <w:rPr>
          <w:sz w:val="22"/>
          <w:szCs w:val="22"/>
          <w:lang w:val="fr-FR"/>
        </w:rPr>
      </w:pPr>
    </w:p>
    <w:tbl>
      <w:tblPr>
        <w:tblStyle w:val="13"/>
        <w:tblW w:w="9213" w:type="dxa"/>
        <w:tblInd w:w="5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60"/>
        <w:gridCol w:w="2544"/>
        <w:gridCol w:w="4509"/>
      </w:tblGrid>
      <w:tr w14:paraId="47B24A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0" w:hRule="atLeast"/>
        </w:trPr>
        <w:tc>
          <w:tcPr>
            <w:tcW w:w="2160" w:type="dxa"/>
            <w:shd w:val="clear" w:color="auto" w:fill="D9D9D9"/>
            <w:noWrap w:val="0"/>
            <w:vAlign w:val="top"/>
          </w:tcPr>
          <w:p w14:paraId="0A38A8F4">
            <w:pPr>
              <w:jc w:val="center"/>
              <w:rPr>
                <w:b/>
                <w:bCs/>
                <w:color w:val="000000"/>
                <w:sz w:val="22"/>
                <w:szCs w:val="22"/>
              </w:rPr>
            </w:pPr>
            <w:r>
              <w:rPr>
                <w:b/>
                <w:bCs/>
                <w:color w:val="000000"/>
                <w:sz w:val="22"/>
                <w:szCs w:val="22"/>
              </w:rPr>
              <w:t>Tên trường</w:t>
            </w:r>
          </w:p>
        </w:tc>
        <w:tc>
          <w:tcPr>
            <w:tcW w:w="2544" w:type="dxa"/>
            <w:shd w:val="clear" w:color="auto" w:fill="D9D9D9"/>
            <w:noWrap w:val="0"/>
            <w:vAlign w:val="top"/>
          </w:tcPr>
          <w:p w14:paraId="435BA1B9">
            <w:pPr>
              <w:ind w:hanging="467"/>
              <w:jc w:val="center"/>
              <w:rPr>
                <w:b/>
                <w:bCs/>
                <w:color w:val="000000"/>
                <w:sz w:val="22"/>
                <w:szCs w:val="22"/>
              </w:rPr>
            </w:pPr>
            <w:r>
              <w:rPr>
                <w:b/>
                <w:bCs/>
                <w:color w:val="000000"/>
                <w:sz w:val="22"/>
                <w:szCs w:val="22"/>
              </w:rPr>
              <w:t>Kiểu dữ liệu, ràng buộc</w:t>
            </w:r>
          </w:p>
        </w:tc>
        <w:tc>
          <w:tcPr>
            <w:tcW w:w="4509" w:type="dxa"/>
            <w:shd w:val="clear" w:color="auto" w:fill="D9D9D9"/>
            <w:noWrap w:val="0"/>
            <w:vAlign w:val="top"/>
          </w:tcPr>
          <w:p w14:paraId="651DE45F">
            <w:pPr>
              <w:jc w:val="center"/>
              <w:rPr>
                <w:b/>
                <w:bCs/>
                <w:color w:val="000000"/>
                <w:sz w:val="22"/>
                <w:szCs w:val="22"/>
              </w:rPr>
            </w:pPr>
            <w:r>
              <w:rPr>
                <w:b/>
                <w:bCs/>
                <w:color w:val="000000"/>
                <w:sz w:val="22"/>
                <w:szCs w:val="22"/>
              </w:rPr>
              <w:t>Dữ liệu/mô tả</w:t>
            </w:r>
          </w:p>
        </w:tc>
      </w:tr>
      <w:tr w14:paraId="7227DB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noWrap w:val="0"/>
            <w:vAlign w:val="top"/>
          </w:tcPr>
          <w:p w14:paraId="1DC299CF">
            <w:pPr>
              <w:spacing w:before="0"/>
              <w:ind w:left="0"/>
              <w:jc w:val="both"/>
              <w:rPr>
                <w:sz w:val="22"/>
                <w:szCs w:val="22"/>
              </w:rPr>
            </w:pPr>
            <w:r>
              <w:rPr>
                <w:sz w:val="22"/>
                <w:szCs w:val="22"/>
              </w:rPr>
              <w:t>supplierTaxCode</w:t>
            </w:r>
          </w:p>
        </w:tc>
        <w:tc>
          <w:tcPr>
            <w:tcW w:w="2544" w:type="dxa"/>
            <w:noWrap w:val="0"/>
            <w:vAlign w:val="top"/>
          </w:tcPr>
          <w:p w14:paraId="2AF81C2B">
            <w:pPr>
              <w:spacing w:before="0"/>
              <w:ind w:left="0"/>
              <w:jc w:val="both"/>
              <w:rPr>
                <w:sz w:val="22"/>
                <w:szCs w:val="22"/>
              </w:rPr>
            </w:pPr>
            <w:r>
              <w:rPr>
                <w:sz w:val="22"/>
                <w:szCs w:val="22"/>
              </w:rPr>
              <w:t>Required : true</w:t>
            </w:r>
          </w:p>
          <w:p w14:paraId="7CD06746">
            <w:pPr>
              <w:spacing w:before="0"/>
              <w:ind w:left="0"/>
              <w:jc w:val="both"/>
              <w:rPr>
                <w:sz w:val="22"/>
                <w:szCs w:val="22"/>
              </w:rPr>
            </w:pPr>
            <w:r>
              <w:rPr>
                <w:sz w:val="22"/>
                <w:szCs w:val="22"/>
              </w:rPr>
              <w:t>DataType: String</w:t>
            </w:r>
          </w:p>
          <w:p w14:paraId="5C10390C">
            <w:pPr>
              <w:spacing w:before="0"/>
              <w:ind w:left="0"/>
              <w:jc w:val="both"/>
              <w:rPr>
                <w:sz w:val="22"/>
                <w:szCs w:val="22"/>
              </w:rPr>
            </w:pPr>
            <w:r>
              <w:rPr>
                <w:sz w:val="22"/>
                <w:szCs w:val="22"/>
              </w:rPr>
              <w:t xml:space="preserve">Minlength : </w:t>
            </w:r>
          </w:p>
          <w:p w14:paraId="6815BDF4">
            <w:pPr>
              <w:spacing w:before="0"/>
              <w:ind w:left="0"/>
              <w:jc w:val="both"/>
              <w:rPr>
                <w:sz w:val="22"/>
                <w:szCs w:val="22"/>
              </w:rPr>
            </w:pPr>
            <w:r>
              <w:rPr>
                <w:sz w:val="22"/>
                <w:szCs w:val="22"/>
              </w:rPr>
              <w:t>Maxlength : 20</w:t>
            </w:r>
          </w:p>
          <w:p w14:paraId="532A46E2">
            <w:pPr>
              <w:spacing w:before="0"/>
              <w:ind w:left="0"/>
              <w:jc w:val="both"/>
              <w:rPr>
                <w:sz w:val="22"/>
                <w:szCs w:val="22"/>
              </w:rPr>
            </w:pPr>
            <w:r>
              <w:rPr>
                <w:sz w:val="22"/>
                <w:szCs w:val="22"/>
              </w:rPr>
              <w:t>Format : [0-9-]+</w:t>
            </w:r>
          </w:p>
        </w:tc>
        <w:tc>
          <w:tcPr>
            <w:tcW w:w="4509" w:type="dxa"/>
            <w:noWrap w:val="0"/>
            <w:vAlign w:val="top"/>
          </w:tcPr>
          <w:p w14:paraId="4706B21B">
            <w:pPr>
              <w:spacing w:before="0"/>
              <w:ind w:left="0"/>
              <w:jc w:val="both"/>
              <w:rPr>
                <w:sz w:val="22"/>
                <w:szCs w:val="22"/>
              </w:rPr>
            </w:pPr>
            <w:r>
              <w:rPr>
                <w:sz w:val="22"/>
                <w:szCs w:val="22"/>
              </w:rPr>
              <w:t>Mã số thuế của doanh nghiệp/chi nhánh phát hành hóa đơn. Một doanh nghiệp có thể có nhiều mã số thuế</w:t>
            </w:r>
          </w:p>
          <w:p w14:paraId="596295D3">
            <w:pPr>
              <w:spacing w:before="0"/>
              <w:ind w:left="0"/>
              <w:jc w:val="both"/>
              <w:rPr>
                <w:sz w:val="22"/>
                <w:szCs w:val="22"/>
              </w:rPr>
            </w:pPr>
            <w:r>
              <w:rPr>
                <w:sz w:val="22"/>
                <w:szCs w:val="22"/>
              </w:rPr>
              <w:t xml:space="preserve">Mẫu 1: 0312770607 </w:t>
            </w:r>
          </w:p>
          <w:p w14:paraId="55170E9D">
            <w:pPr>
              <w:ind w:left="0"/>
              <w:jc w:val="both"/>
              <w:rPr>
                <w:sz w:val="22"/>
                <w:szCs w:val="22"/>
              </w:rPr>
            </w:pPr>
            <w:r>
              <w:rPr>
                <w:sz w:val="22"/>
                <w:szCs w:val="22"/>
              </w:rPr>
              <w:t>Mẫu 2: 0312770607-001</w:t>
            </w:r>
          </w:p>
        </w:tc>
      </w:tr>
      <w:tr w14:paraId="1A47FB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noWrap w:val="0"/>
            <w:vAlign w:val="top"/>
          </w:tcPr>
          <w:p w14:paraId="5749704F">
            <w:pPr>
              <w:spacing w:before="0"/>
              <w:ind w:left="0"/>
              <w:jc w:val="both"/>
              <w:rPr>
                <w:sz w:val="22"/>
                <w:szCs w:val="22"/>
              </w:rPr>
            </w:pPr>
            <w:r>
              <w:rPr>
                <w:sz w:val="22"/>
                <w:szCs w:val="22"/>
              </w:rPr>
              <w:t>invoiceNo</w:t>
            </w:r>
          </w:p>
        </w:tc>
        <w:tc>
          <w:tcPr>
            <w:tcW w:w="2544" w:type="dxa"/>
            <w:noWrap w:val="0"/>
            <w:vAlign w:val="top"/>
          </w:tcPr>
          <w:p w14:paraId="2375CF56">
            <w:pPr>
              <w:spacing w:before="0"/>
              <w:ind w:left="0"/>
              <w:jc w:val="both"/>
              <w:rPr>
                <w:sz w:val="22"/>
                <w:szCs w:val="22"/>
              </w:rPr>
            </w:pPr>
            <w:r>
              <w:rPr>
                <w:sz w:val="22"/>
                <w:szCs w:val="22"/>
              </w:rPr>
              <w:t>Required : true</w:t>
            </w:r>
          </w:p>
          <w:p w14:paraId="76129278">
            <w:pPr>
              <w:spacing w:before="0"/>
              <w:ind w:left="0"/>
              <w:jc w:val="both"/>
              <w:rPr>
                <w:sz w:val="22"/>
                <w:szCs w:val="22"/>
              </w:rPr>
            </w:pPr>
            <w:r>
              <w:rPr>
                <w:sz w:val="22"/>
                <w:szCs w:val="22"/>
              </w:rPr>
              <w:t>DataType: String</w:t>
            </w:r>
          </w:p>
          <w:p w14:paraId="5768E3F7">
            <w:pPr>
              <w:spacing w:before="0"/>
              <w:ind w:left="0"/>
              <w:jc w:val="both"/>
              <w:rPr>
                <w:sz w:val="22"/>
                <w:szCs w:val="22"/>
              </w:rPr>
            </w:pPr>
            <w:r>
              <w:rPr>
                <w:sz w:val="22"/>
                <w:szCs w:val="22"/>
              </w:rPr>
              <w:t>Minlength : 7</w:t>
            </w:r>
          </w:p>
          <w:p w14:paraId="14DE6AE1">
            <w:pPr>
              <w:spacing w:before="0"/>
              <w:ind w:left="0"/>
              <w:jc w:val="both"/>
              <w:rPr>
                <w:sz w:val="22"/>
                <w:szCs w:val="22"/>
              </w:rPr>
            </w:pPr>
            <w:r>
              <w:rPr>
                <w:sz w:val="22"/>
                <w:szCs w:val="22"/>
              </w:rPr>
              <w:t>Maxlength : 35</w:t>
            </w:r>
          </w:p>
          <w:p w14:paraId="3122B091">
            <w:pPr>
              <w:spacing w:before="0"/>
              <w:ind w:left="0"/>
              <w:jc w:val="both"/>
              <w:rPr>
                <w:color w:val="000000"/>
                <w:sz w:val="22"/>
                <w:szCs w:val="22"/>
              </w:rPr>
            </w:pPr>
            <w:r>
              <w:rPr>
                <w:sz w:val="22"/>
                <w:szCs w:val="22"/>
              </w:rPr>
              <w:t>Format :  [a-zA-Z0-9]*$</w:t>
            </w:r>
          </w:p>
        </w:tc>
        <w:tc>
          <w:tcPr>
            <w:tcW w:w="4509" w:type="dxa"/>
            <w:noWrap w:val="0"/>
            <w:vAlign w:val="top"/>
          </w:tcPr>
          <w:p w14:paraId="45B4CE9C">
            <w:pPr>
              <w:spacing w:before="0"/>
              <w:ind w:left="0"/>
              <w:jc w:val="both"/>
              <w:rPr>
                <w:sz w:val="22"/>
                <w:szCs w:val="22"/>
              </w:rPr>
            </w:pPr>
            <w:r>
              <w:rPr>
                <w:sz w:val="22"/>
                <w:szCs w:val="22"/>
              </w:rPr>
              <w:t>Là ký hiệu hóa đơn + số hóa đơn vd : AA/20E0000001</w:t>
            </w:r>
          </w:p>
        </w:tc>
      </w:tr>
      <w:tr w14:paraId="54702D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noWrap w:val="0"/>
            <w:vAlign w:val="top"/>
          </w:tcPr>
          <w:p w14:paraId="72020275">
            <w:pPr>
              <w:spacing w:before="0"/>
              <w:ind w:left="0"/>
              <w:jc w:val="both"/>
              <w:rPr>
                <w:sz w:val="22"/>
                <w:szCs w:val="22"/>
              </w:rPr>
            </w:pPr>
            <w:r>
              <w:rPr>
                <w:sz w:val="22"/>
                <w:szCs w:val="22"/>
              </w:rPr>
              <w:t>strIssueDate</w:t>
            </w:r>
          </w:p>
        </w:tc>
        <w:tc>
          <w:tcPr>
            <w:tcW w:w="2544" w:type="dxa"/>
            <w:noWrap w:val="0"/>
            <w:vAlign w:val="top"/>
          </w:tcPr>
          <w:p w14:paraId="5433C86A">
            <w:pPr>
              <w:spacing w:before="0"/>
              <w:ind w:left="0"/>
              <w:jc w:val="both"/>
              <w:rPr>
                <w:sz w:val="22"/>
                <w:szCs w:val="22"/>
              </w:rPr>
            </w:pPr>
            <w:r>
              <w:rPr>
                <w:sz w:val="22"/>
                <w:szCs w:val="22"/>
              </w:rPr>
              <w:t>Required : true</w:t>
            </w:r>
          </w:p>
          <w:p w14:paraId="294AC563">
            <w:pPr>
              <w:spacing w:before="0"/>
              <w:ind w:left="0"/>
              <w:jc w:val="both"/>
              <w:rPr>
                <w:sz w:val="22"/>
                <w:szCs w:val="22"/>
              </w:rPr>
            </w:pPr>
            <w:r>
              <w:rPr>
                <w:sz w:val="22"/>
                <w:szCs w:val="22"/>
              </w:rPr>
              <w:t xml:space="preserve">DataType: </w:t>
            </w:r>
          </w:p>
          <w:p w14:paraId="4C9E2C6B">
            <w:pPr>
              <w:spacing w:before="0"/>
              <w:ind w:left="0"/>
              <w:jc w:val="both"/>
              <w:rPr>
                <w:sz w:val="22"/>
                <w:szCs w:val="22"/>
              </w:rPr>
            </w:pPr>
            <w:r>
              <w:rPr>
                <w:sz w:val="22"/>
                <w:szCs w:val="22"/>
              </w:rPr>
              <w:t xml:space="preserve">Minlength : </w:t>
            </w:r>
          </w:p>
          <w:p w14:paraId="50700909">
            <w:pPr>
              <w:spacing w:before="0"/>
              <w:ind w:left="0"/>
              <w:jc w:val="both"/>
              <w:rPr>
                <w:sz w:val="22"/>
                <w:szCs w:val="22"/>
              </w:rPr>
            </w:pPr>
            <w:r>
              <w:rPr>
                <w:sz w:val="22"/>
                <w:szCs w:val="22"/>
              </w:rPr>
              <w:t xml:space="preserve">Maxlength : </w:t>
            </w:r>
          </w:p>
          <w:p w14:paraId="43E3C90B">
            <w:pPr>
              <w:spacing w:before="0"/>
              <w:ind w:left="0"/>
              <w:jc w:val="both"/>
              <w:rPr>
                <w:sz w:val="22"/>
                <w:szCs w:val="22"/>
                <w:lang w:val="en"/>
              </w:rPr>
            </w:pPr>
            <w:r>
              <w:rPr>
                <w:sz w:val="22"/>
                <w:szCs w:val="22"/>
              </w:rPr>
              <w:t>Format:</w:t>
            </w:r>
            <w:r>
              <w:rPr>
                <w:sz w:val="22"/>
                <w:szCs w:val="22"/>
                <w:lang w:val="en"/>
              </w:rPr>
              <w:t>Tiêu chuẩn 5.1</w:t>
            </w:r>
          </w:p>
        </w:tc>
        <w:tc>
          <w:tcPr>
            <w:tcW w:w="4509" w:type="dxa"/>
            <w:noWrap w:val="0"/>
            <w:vAlign w:val="top"/>
          </w:tcPr>
          <w:p w14:paraId="0A48AE57">
            <w:pPr>
              <w:spacing w:before="0"/>
              <w:ind w:left="0"/>
              <w:jc w:val="both"/>
              <w:rPr>
                <w:sz w:val="22"/>
                <w:szCs w:val="22"/>
              </w:rPr>
            </w:pPr>
            <w:r>
              <w:rPr>
                <w:sz w:val="22"/>
                <w:szCs w:val="22"/>
              </w:rPr>
              <w:t xml:space="preserve">Ngày lập hóa đơn </w:t>
            </w:r>
          </w:p>
          <w:p w14:paraId="2491A9FA">
            <w:pPr>
              <w:ind w:left="41"/>
              <w:jc w:val="both"/>
              <w:rPr>
                <w:sz w:val="22"/>
                <w:szCs w:val="22"/>
              </w:rPr>
            </w:pPr>
          </w:p>
        </w:tc>
      </w:tr>
    </w:tbl>
    <w:p w14:paraId="6602F52B">
      <w:pPr>
        <w:numPr>
          <w:ilvl w:val="2"/>
          <w:numId w:val="17"/>
        </w:numPr>
        <w:snapToGrid w:val="0"/>
        <w:jc w:val="both"/>
        <w:rPr>
          <w:sz w:val="22"/>
          <w:szCs w:val="22"/>
        </w:rPr>
      </w:pPr>
      <w:r>
        <w:rPr>
          <w:sz w:val="22"/>
          <w:szCs w:val="22"/>
        </w:rPr>
        <w:t>Vị dụ định dạng FormParam</w:t>
      </w:r>
    </w:p>
    <w:p w14:paraId="4FA92329">
      <w:pPr>
        <w:widowControl/>
        <w:shd w:val="clear" w:color="auto" w:fill="DBE5F1"/>
        <w:spacing w:before="0" w:line="240" w:lineRule="auto"/>
        <w:ind w:left="1440"/>
        <w:jc w:val="both"/>
        <w:rPr>
          <w:b/>
          <w:bCs/>
          <w:snapToGrid/>
          <w:color w:val="525252"/>
          <w:sz w:val="22"/>
          <w:szCs w:val="22"/>
        </w:rPr>
      </w:pPr>
      <w:r>
        <w:rPr>
          <w:b/>
          <w:bCs/>
          <w:snapToGrid/>
          <w:color w:val="525252"/>
          <w:sz w:val="22"/>
          <w:szCs w:val="22"/>
        </w:rPr>
        <w:t>supplierTaxCode=0100109106-712&amp;invoiceNo=AA%2F20E0000002&amp;strIssueDate=1600154781000</w:t>
      </w:r>
    </w:p>
    <w:p w14:paraId="58D3D8CA">
      <w:pPr>
        <w:numPr>
          <w:ilvl w:val="2"/>
          <w:numId w:val="17"/>
        </w:numPr>
        <w:snapToGrid w:val="0"/>
        <w:jc w:val="both"/>
        <w:rPr>
          <w:sz w:val="22"/>
          <w:szCs w:val="22"/>
        </w:rPr>
      </w:pPr>
      <w:r>
        <w:rPr>
          <w:sz w:val="22"/>
          <w:szCs w:val="22"/>
        </w:rPr>
        <w:t>Dữ liệu trả về</w:t>
      </w:r>
    </w:p>
    <w:p w14:paraId="17DAD019">
      <w:pPr>
        <w:widowControl/>
        <w:shd w:val="clear" w:color="auto" w:fill="DBE5F1"/>
        <w:spacing w:before="0" w:line="240" w:lineRule="auto"/>
        <w:ind w:left="1440"/>
        <w:jc w:val="both"/>
        <w:rPr>
          <w:b/>
          <w:bCs/>
          <w:snapToGrid/>
          <w:color w:val="525252"/>
          <w:sz w:val="22"/>
          <w:szCs w:val="22"/>
        </w:rPr>
      </w:pPr>
      <w:r>
        <w:rPr>
          <w:b/>
          <w:bCs/>
          <w:snapToGrid/>
          <w:color w:val="525252"/>
          <w:sz w:val="22"/>
          <w:szCs w:val="22"/>
        </w:rPr>
        <w:t>{</w:t>
      </w:r>
    </w:p>
    <w:p w14:paraId="2F0A3F5F">
      <w:pPr>
        <w:widowControl/>
        <w:shd w:val="clear" w:color="auto" w:fill="DBE5F1"/>
        <w:spacing w:before="0" w:line="240" w:lineRule="auto"/>
        <w:ind w:left="1440"/>
        <w:jc w:val="both"/>
        <w:rPr>
          <w:b/>
          <w:bCs/>
          <w:snapToGrid/>
          <w:color w:val="525252"/>
          <w:sz w:val="22"/>
          <w:szCs w:val="22"/>
        </w:rPr>
      </w:pPr>
      <w:r>
        <w:rPr>
          <w:b/>
          <w:bCs/>
          <w:snapToGrid/>
          <w:color w:val="525252"/>
          <w:sz w:val="22"/>
          <w:szCs w:val="22"/>
        </w:rPr>
        <w:t xml:space="preserve">    "errorCode": null,</w:t>
      </w:r>
    </w:p>
    <w:p w14:paraId="542AD266">
      <w:pPr>
        <w:widowControl/>
        <w:shd w:val="clear" w:color="auto" w:fill="DBE5F1"/>
        <w:spacing w:before="0" w:line="240" w:lineRule="auto"/>
        <w:ind w:left="1440"/>
        <w:jc w:val="both"/>
        <w:rPr>
          <w:b/>
          <w:bCs/>
          <w:snapToGrid/>
          <w:color w:val="525252"/>
          <w:sz w:val="22"/>
          <w:szCs w:val="22"/>
        </w:rPr>
      </w:pPr>
      <w:r>
        <w:rPr>
          <w:b/>
          <w:bCs/>
          <w:snapToGrid/>
          <w:color w:val="525252"/>
          <w:sz w:val="22"/>
          <w:szCs w:val="22"/>
        </w:rPr>
        <w:t xml:space="preserve">    "description": "Success"</w:t>
      </w:r>
    </w:p>
    <w:p w14:paraId="63152162">
      <w:pPr>
        <w:widowControl/>
        <w:shd w:val="clear" w:color="auto" w:fill="DBE5F1"/>
        <w:spacing w:before="0" w:line="240" w:lineRule="auto"/>
        <w:ind w:left="1440"/>
        <w:jc w:val="both"/>
        <w:rPr>
          <w:b/>
          <w:bCs/>
          <w:snapToGrid/>
          <w:color w:val="525252"/>
          <w:sz w:val="22"/>
          <w:szCs w:val="22"/>
        </w:rPr>
      </w:pPr>
      <w:r>
        <w:rPr>
          <w:b/>
          <w:bCs/>
          <w:snapToGrid/>
          <w:color w:val="525252"/>
          <w:sz w:val="22"/>
          <w:szCs w:val="22"/>
        </w:rPr>
        <w:t>}</w:t>
      </w:r>
    </w:p>
    <w:p w14:paraId="60DD0BC6">
      <w:pPr>
        <w:spacing w:before="0"/>
        <w:ind w:left="720"/>
        <w:jc w:val="both"/>
        <w:rPr>
          <w:sz w:val="22"/>
          <w:szCs w:val="22"/>
        </w:rPr>
      </w:pPr>
    </w:p>
    <w:p w14:paraId="1B76377E">
      <w:pPr>
        <w:spacing w:before="0"/>
        <w:ind w:left="720"/>
        <w:jc w:val="both"/>
        <w:rPr>
          <w:sz w:val="22"/>
          <w:szCs w:val="22"/>
        </w:rPr>
      </w:pPr>
      <w:r>
        <w:rPr>
          <w:sz w:val="22"/>
          <w:szCs w:val="22"/>
        </w:rPr>
        <w:drawing>
          <wp:inline distT="0" distB="0" distL="114300" distR="114300">
            <wp:extent cx="6299835" cy="3053715"/>
            <wp:effectExtent l="0" t="0" r="5715" b="13335"/>
            <wp:docPr id="23"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31"/>
                    <pic:cNvPicPr>
                      <a:picLocks noChangeAspect="1"/>
                    </pic:cNvPicPr>
                  </pic:nvPicPr>
                  <pic:blipFill>
                    <a:blip r:embed="rId74"/>
                    <a:stretch>
                      <a:fillRect/>
                    </a:stretch>
                  </pic:blipFill>
                  <pic:spPr>
                    <a:xfrm>
                      <a:off x="0" y="0"/>
                      <a:ext cx="6299835" cy="3053715"/>
                    </a:xfrm>
                    <a:prstGeom prst="rect">
                      <a:avLst/>
                    </a:prstGeom>
                    <a:noFill/>
                    <a:ln>
                      <a:noFill/>
                    </a:ln>
                  </pic:spPr>
                </pic:pic>
              </a:graphicData>
            </a:graphic>
          </wp:inline>
        </w:drawing>
      </w:r>
    </w:p>
    <w:p w14:paraId="7B34C142">
      <w:pPr>
        <w:pStyle w:val="124"/>
        <w:rPr>
          <w:sz w:val="22"/>
          <w:szCs w:val="22"/>
        </w:rPr>
      </w:pPr>
      <w:bookmarkStart w:id="56" w:name="_Toc115266202"/>
      <w:r>
        <w:rPr>
          <w:sz w:val="22"/>
          <w:szCs w:val="22"/>
        </w:rPr>
        <w:t>Xem trước hóa đơn nháp</w:t>
      </w:r>
      <w:bookmarkEnd w:id="56"/>
    </w:p>
    <w:p w14:paraId="415C4CE3">
      <w:pPr>
        <w:numPr>
          <w:ilvl w:val="0"/>
          <w:numId w:val="21"/>
        </w:numPr>
        <w:jc w:val="both"/>
        <w:rPr>
          <w:b/>
          <w:color w:val="0000FF"/>
          <w:sz w:val="22"/>
          <w:szCs w:val="22"/>
        </w:rPr>
      </w:pPr>
      <w:r>
        <w:rPr>
          <w:b/>
          <w:color w:val="0000FF"/>
          <w:sz w:val="22"/>
          <w:szCs w:val="22"/>
        </w:rPr>
        <w:t>Đầu vào:</w:t>
      </w:r>
    </w:p>
    <w:p w14:paraId="4BC06D5C">
      <w:pPr>
        <w:jc w:val="both"/>
        <w:rPr>
          <w:sz w:val="22"/>
          <w:szCs w:val="22"/>
        </w:rPr>
      </w:pPr>
      <w:r>
        <w:rPr>
          <w:sz w:val="22"/>
          <w:szCs w:val="22"/>
        </w:rPr>
        <w:t>Webservice dùng để lấy file PDF của dữ liệu để xem. Hệ thống tích hợp đẩy dữ liệu lập hóa đơn sang và SInvoice trả về file PDF của dữ liệu đó, các dữ liệu sẽ không được lưu vào trong SInvoice.</w:t>
      </w:r>
    </w:p>
    <w:p w14:paraId="1F6D9C32">
      <w:pPr>
        <w:numPr>
          <w:ilvl w:val="0"/>
          <w:numId w:val="17"/>
        </w:numPr>
        <w:snapToGrid w:val="0"/>
        <w:jc w:val="both"/>
        <w:rPr>
          <w:sz w:val="22"/>
          <w:szCs w:val="22"/>
        </w:rPr>
      </w:pPr>
      <w:r>
        <w:rPr>
          <w:sz w:val="22"/>
          <w:szCs w:val="22"/>
        </w:rPr>
        <w:t xml:space="preserve">Action (POST):  </w:t>
      </w:r>
      <w:r>
        <w:rPr>
          <w:color w:val="0070C0"/>
          <w:sz w:val="22"/>
          <w:szCs w:val="22"/>
        </w:rPr>
        <w:t>InvoiceAPI/InvoiceUtilsWS/createInvoiceDraftPreview/{supplierTaxCode}</w:t>
      </w:r>
    </w:p>
    <w:p w14:paraId="1D0E0B45">
      <w:pPr>
        <w:numPr>
          <w:ilvl w:val="0"/>
          <w:numId w:val="17"/>
        </w:numPr>
        <w:jc w:val="both"/>
        <w:rPr>
          <w:sz w:val="22"/>
          <w:szCs w:val="22"/>
        </w:rPr>
      </w:pPr>
      <w:r>
        <w:rPr>
          <w:sz w:val="22"/>
          <w:szCs w:val="22"/>
        </w:rPr>
        <w:t>Headers:</w:t>
      </w:r>
    </w:p>
    <w:p w14:paraId="44BF6234">
      <w:pPr>
        <w:ind w:left="720"/>
        <w:jc w:val="both"/>
        <w:rPr>
          <w:sz w:val="22"/>
          <w:szCs w:val="22"/>
          <w:lang w:val="en"/>
        </w:rPr>
      </w:pPr>
      <w:r>
        <w:rPr>
          <w:sz w:val="22"/>
          <w:szCs w:val="22"/>
          <w:lang w:val="en"/>
        </w:rPr>
        <w:t>+ Cookie: giá trị access_token hoặc Authorization: username/pass như đăng nhập trên web  hoặc Authorization: username/pass như đăng nhập trên web</w:t>
      </w:r>
    </w:p>
    <w:p w14:paraId="47E1BF1C">
      <w:pPr>
        <w:ind w:left="720"/>
        <w:jc w:val="both"/>
        <w:rPr>
          <w:sz w:val="22"/>
          <w:szCs w:val="22"/>
          <w:lang w:val="fr-FR"/>
        </w:rPr>
      </w:pPr>
      <w:r>
        <w:rPr>
          <w:sz w:val="22"/>
          <w:szCs w:val="22"/>
          <w:lang w:val="fr-FR"/>
        </w:rPr>
        <w:t xml:space="preserve">+ Content-Type : application/json </w:t>
      </w:r>
    </w:p>
    <w:tbl>
      <w:tblPr>
        <w:tblStyle w:val="13"/>
        <w:tblW w:w="9213" w:type="dxa"/>
        <w:tblInd w:w="5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4"/>
        <w:gridCol w:w="2450"/>
        <w:gridCol w:w="4779"/>
      </w:tblGrid>
      <w:tr w14:paraId="6E59F4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0" w:hRule="atLeast"/>
        </w:trPr>
        <w:tc>
          <w:tcPr>
            <w:tcW w:w="1984" w:type="dxa"/>
            <w:shd w:val="clear" w:color="auto" w:fill="D9D9D9"/>
            <w:noWrap w:val="0"/>
            <w:vAlign w:val="top"/>
          </w:tcPr>
          <w:p w14:paraId="11042CC2">
            <w:pPr>
              <w:widowControl/>
              <w:spacing w:before="0" w:line="240" w:lineRule="auto"/>
              <w:ind w:left="0"/>
              <w:jc w:val="center"/>
              <w:rPr>
                <w:b/>
                <w:bCs/>
                <w:color w:val="000000"/>
                <w:sz w:val="22"/>
                <w:szCs w:val="22"/>
                <w:lang w:val="fr-FR"/>
              </w:rPr>
            </w:pPr>
          </w:p>
          <w:p w14:paraId="2EDF4A64">
            <w:pPr>
              <w:widowControl/>
              <w:spacing w:before="0" w:line="240" w:lineRule="auto"/>
              <w:ind w:left="0"/>
              <w:jc w:val="center"/>
              <w:rPr>
                <w:b/>
                <w:bCs/>
                <w:color w:val="000000"/>
                <w:sz w:val="22"/>
                <w:szCs w:val="22"/>
              </w:rPr>
            </w:pPr>
            <w:r>
              <w:rPr>
                <w:b/>
                <w:bCs/>
                <w:color w:val="000000"/>
                <w:sz w:val="22"/>
                <w:szCs w:val="22"/>
              </w:rPr>
              <w:t>Tên trường</w:t>
            </w:r>
          </w:p>
        </w:tc>
        <w:tc>
          <w:tcPr>
            <w:tcW w:w="2450" w:type="dxa"/>
            <w:shd w:val="clear" w:color="auto" w:fill="D9D9D9"/>
            <w:noWrap w:val="0"/>
            <w:vAlign w:val="top"/>
          </w:tcPr>
          <w:p w14:paraId="3518B045">
            <w:pPr>
              <w:widowControl/>
              <w:spacing w:before="0" w:line="240" w:lineRule="auto"/>
              <w:ind w:left="0"/>
              <w:jc w:val="center"/>
              <w:rPr>
                <w:b/>
                <w:bCs/>
                <w:color w:val="000000"/>
                <w:sz w:val="22"/>
                <w:szCs w:val="22"/>
              </w:rPr>
            </w:pPr>
          </w:p>
          <w:p w14:paraId="7A611573">
            <w:pPr>
              <w:widowControl/>
              <w:spacing w:before="0" w:line="240" w:lineRule="auto"/>
              <w:ind w:left="0"/>
              <w:jc w:val="center"/>
              <w:rPr>
                <w:b/>
                <w:bCs/>
                <w:color w:val="000000"/>
                <w:sz w:val="22"/>
                <w:szCs w:val="22"/>
              </w:rPr>
            </w:pPr>
            <w:r>
              <w:rPr>
                <w:b/>
                <w:bCs/>
                <w:color w:val="000000"/>
                <w:sz w:val="22"/>
                <w:szCs w:val="22"/>
              </w:rPr>
              <w:t>Kiểu dữ liệu, ràng buộc</w:t>
            </w:r>
          </w:p>
        </w:tc>
        <w:tc>
          <w:tcPr>
            <w:tcW w:w="4779" w:type="dxa"/>
            <w:shd w:val="clear" w:color="auto" w:fill="D9D9D9"/>
            <w:noWrap w:val="0"/>
            <w:vAlign w:val="top"/>
          </w:tcPr>
          <w:p w14:paraId="1CA7CD6F">
            <w:pPr>
              <w:widowControl/>
              <w:spacing w:before="0" w:line="240" w:lineRule="auto"/>
              <w:ind w:left="0"/>
              <w:jc w:val="center"/>
              <w:rPr>
                <w:b/>
                <w:bCs/>
                <w:color w:val="000000"/>
                <w:sz w:val="22"/>
                <w:szCs w:val="22"/>
              </w:rPr>
            </w:pPr>
          </w:p>
          <w:p w14:paraId="3FA7AE9A">
            <w:pPr>
              <w:spacing w:before="0" w:line="240" w:lineRule="auto"/>
              <w:ind w:left="0"/>
              <w:jc w:val="center"/>
              <w:rPr>
                <w:b/>
                <w:bCs/>
                <w:color w:val="000000"/>
                <w:sz w:val="22"/>
                <w:szCs w:val="22"/>
              </w:rPr>
            </w:pPr>
            <w:r>
              <w:rPr>
                <w:b/>
                <w:bCs/>
                <w:color w:val="000000"/>
                <w:sz w:val="22"/>
                <w:szCs w:val="22"/>
              </w:rPr>
              <w:t>Mô tả</w:t>
            </w:r>
          </w:p>
        </w:tc>
      </w:tr>
      <w:tr w14:paraId="7099BF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4" w:type="dxa"/>
            <w:noWrap w:val="0"/>
            <w:vAlign w:val="top"/>
          </w:tcPr>
          <w:p w14:paraId="5597ECB7">
            <w:pPr>
              <w:spacing w:before="0"/>
              <w:ind w:left="0"/>
              <w:jc w:val="both"/>
              <w:rPr>
                <w:sz w:val="22"/>
                <w:szCs w:val="22"/>
              </w:rPr>
            </w:pPr>
            <w:r>
              <w:rPr>
                <w:sz w:val="22"/>
                <w:szCs w:val="22"/>
              </w:rPr>
              <w:t>supplierTaxCode</w:t>
            </w:r>
          </w:p>
        </w:tc>
        <w:tc>
          <w:tcPr>
            <w:tcW w:w="2450" w:type="dxa"/>
            <w:noWrap w:val="0"/>
            <w:vAlign w:val="top"/>
          </w:tcPr>
          <w:p w14:paraId="7C967AB7">
            <w:pPr>
              <w:spacing w:before="0"/>
              <w:ind w:left="0"/>
              <w:jc w:val="both"/>
              <w:rPr>
                <w:sz w:val="22"/>
                <w:szCs w:val="22"/>
              </w:rPr>
            </w:pPr>
            <w:r>
              <w:rPr>
                <w:sz w:val="22"/>
                <w:szCs w:val="22"/>
              </w:rPr>
              <w:t>Required: true</w:t>
            </w:r>
          </w:p>
          <w:p w14:paraId="3DE34341">
            <w:pPr>
              <w:spacing w:before="0"/>
              <w:ind w:left="0"/>
              <w:jc w:val="both"/>
              <w:rPr>
                <w:sz w:val="22"/>
                <w:szCs w:val="22"/>
              </w:rPr>
            </w:pPr>
            <w:r>
              <w:rPr>
                <w:sz w:val="22"/>
                <w:szCs w:val="22"/>
              </w:rPr>
              <w:t>DataType: String</w:t>
            </w:r>
          </w:p>
          <w:p w14:paraId="04D3845D">
            <w:pPr>
              <w:spacing w:before="0"/>
              <w:ind w:left="0"/>
              <w:jc w:val="both"/>
              <w:rPr>
                <w:sz w:val="22"/>
                <w:szCs w:val="22"/>
              </w:rPr>
            </w:pPr>
            <w:r>
              <w:rPr>
                <w:sz w:val="22"/>
                <w:szCs w:val="22"/>
              </w:rPr>
              <w:t xml:space="preserve">Minlength: </w:t>
            </w:r>
          </w:p>
          <w:p w14:paraId="4FABFC07">
            <w:pPr>
              <w:spacing w:before="0"/>
              <w:ind w:left="0"/>
              <w:jc w:val="both"/>
              <w:rPr>
                <w:sz w:val="22"/>
                <w:szCs w:val="22"/>
              </w:rPr>
            </w:pPr>
            <w:r>
              <w:rPr>
                <w:sz w:val="22"/>
                <w:szCs w:val="22"/>
              </w:rPr>
              <w:t>Maxlength: 20</w:t>
            </w:r>
          </w:p>
          <w:p w14:paraId="7B7D76F1">
            <w:pPr>
              <w:spacing w:before="0"/>
              <w:ind w:left="0"/>
              <w:jc w:val="both"/>
              <w:rPr>
                <w:sz w:val="22"/>
                <w:szCs w:val="22"/>
              </w:rPr>
            </w:pPr>
            <w:r>
              <w:rPr>
                <w:sz w:val="22"/>
                <w:szCs w:val="22"/>
              </w:rPr>
              <w:t>Format: [0-9-]+</w:t>
            </w:r>
          </w:p>
        </w:tc>
        <w:tc>
          <w:tcPr>
            <w:tcW w:w="4779" w:type="dxa"/>
            <w:noWrap w:val="0"/>
            <w:vAlign w:val="top"/>
          </w:tcPr>
          <w:p w14:paraId="0C34177B">
            <w:pPr>
              <w:spacing w:before="0"/>
              <w:ind w:left="0"/>
              <w:jc w:val="both"/>
              <w:rPr>
                <w:sz w:val="22"/>
                <w:szCs w:val="22"/>
              </w:rPr>
            </w:pPr>
            <w:r>
              <w:rPr>
                <w:sz w:val="22"/>
                <w:szCs w:val="22"/>
              </w:rPr>
              <w:t>Mã số thuế của doanh nghiệp/chi nhánh phát hành hóa đơn. Một doanh nghiệp có thể có nhiều mã số thuế</w:t>
            </w:r>
          </w:p>
          <w:p w14:paraId="711EDBC4">
            <w:pPr>
              <w:spacing w:before="0"/>
              <w:ind w:left="0"/>
              <w:jc w:val="both"/>
              <w:rPr>
                <w:sz w:val="22"/>
                <w:szCs w:val="22"/>
              </w:rPr>
            </w:pPr>
            <w:r>
              <w:rPr>
                <w:sz w:val="22"/>
                <w:szCs w:val="22"/>
              </w:rPr>
              <w:t xml:space="preserve">Mẫu 1: 0312770607 </w:t>
            </w:r>
          </w:p>
          <w:p w14:paraId="7F4C6119">
            <w:pPr>
              <w:spacing w:before="0"/>
              <w:ind w:left="0"/>
              <w:jc w:val="both"/>
              <w:rPr>
                <w:sz w:val="22"/>
                <w:szCs w:val="22"/>
              </w:rPr>
            </w:pPr>
            <w:r>
              <w:rPr>
                <w:sz w:val="22"/>
                <w:szCs w:val="22"/>
              </w:rPr>
              <w:t>Mẫu 2: 0312770607-001</w:t>
            </w:r>
          </w:p>
        </w:tc>
      </w:tr>
    </w:tbl>
    <w:p w14:paraId="6A82076D">
      <w:pPr>
        <w:snapToGrid w:val="0"/>
        <w:ind w:left="0"/>
        <w:jc w:val="both"/>
        <w:rPr>
          <w:sz w:val="22"/>
          <w:szCs w:val="22"/>
        </w:rPr>
      </w:pPr>
    </w:p>
    <w:p w14:paraId="6C5AEF1B">
      <w:pPr>
        <w:numPr>
          <w:ilvl w:val="0"/>
          <w:numId w:val="17"/>
        </w:numPr>
        <w:snapToGrid w:val="0"/>
        <w:jc w:val="both"/>
        <w:rPr>
          <w:sz w:val="22"/>
          <w:szCs w:val="22"/>
        </w:rPr>
      </w:pPr>
      <w:r>
        <w:rPr>
          <w:sz w:val="22"/>
          <w:szCs w:val="22"/>
        </w:rPr>
        <w:t>Data: Định dạng JSON</w:t>
      </w:r>
    </w:p>
    <w:p w14:paraId="5BD8CC4A">
      <w:pPr>
        <w:numPr>
          <w:ilvl w:val="0"/>
          <w:numId w:val="17"/>
        </w:numPr>
        <w:jc w:val="both"/>
        <w:rPr>
          <w:sz w:val="22"/>
          <w:szCs w:val="22"/>
        </w:rPr>
      </w:pPr>
      <w:r>
        <w:rPr>
          <w:sz w:val="22"/>
          <w:szCs w:val="22"/>
        </w:rPr>
        <w:t>Thông số dữ liệu truyền vào tương tự phần Lập hóa đơn. Tham khảo json tại phần 6.2</w:t>
      </w:r>
    </w:p>
    <w:p w14:paraId="56EDF813">
      <w:pPr>
        <w:ind w:left="720"/>
        <w:rPr>
          <w:b/>
          <w:sz w:val="22"/>
          <w:szCs w:val="22"/>
        </w:rPr>
      </w:pPr>
    </w:p>
    <w:p w14:paraId="45CB7615">
      <w:pPr>
        <w:ind w:left="720"/>
        <w:rPr>
          <w:b/>
          <w:sz w:val="22"/>
          <w:szCs w:val="22"/>
        </w:rPr>
      </w:pPr>
    </w:p>
    <w:p w14:paraId="32BD7B32">
      <w:pPr>
        <w:ind w:left="720"/>
        <w:rPr>
          <w:b/>
          <w:sz w:val="22"/>
          <w:szCs w:val="22"/>
        </w:rPr>
      </w:pPr>
      <w:r>
        <w:rPr>
          <w:b/>
          <w:sz w:val="22"/>
          <w:szCs w:val="22"/>
        </w:rPr>
        <w:t>Lưu ý:</w:t>
      </w:r>
    </w:p>
    <w:p w14:paraId="66F73E9C">
      <w:pPr>
        <w:ind w:left="720"/>
        <w:rPr>
          <w:sz w:val="22"/>
          <w:szCs w:val="22"/>
        </w:rPr>
      </w:pPr>
      <w:r>
        <w:rPr>
          <w:sz w:val="22"/>
          <w:szCs w:val="22"/>
        </w:rPr>
        <w:t xml:space="preserve">Trong trường hợp lập hóa đơn điều chỉnh/thay thế cho hóa đơn giấy thì bổ sung thêm trong generalInvoiceInfo hai thẻ như sau: </w:t>
      </w:r>
    </w:p>
    <w:tbl>
      <w:tblPr>
        <w:tblStyle w:val="13"/>
        <w:tblW w:w="9270" w:type="dxa"/>
        <w:tblInd w:w="55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30"/>
        <w:gridCol w:w="2106"/>
        <w:gridCol w:w="4734"/>
      </w:tblGrid>
      <w:tr w14:paraId="24D9BE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95" w:hRule="atLeast"/>
        </w:trPr>
        <w:tc>
          <w:tcPr>
            <w:tcW w:w="2430" w:type="dxa"/>
            <w:shd w:val="clear" w:color="auto" w:fill="D9D9D9"/>
            <w:noWrap w:val="0"/>
            <w:vAlign w:val="top"/>
          </w:tcPr>
          <w:p w14:paraId="7EF1A072">
            <w:pPr>
              <w:jc w:val="both"/>
              <w:rPr>
                <w:b/>
                <w:sz w:val="22"/>
                <w:szCs w:val="22"/>
              </w:rPr>
            </w:pPr>
            <w:r>
              <w:rPr>
                <w:b/>
                <w:sz w:val="22"/>
                <w:szCs w:val="22"/>
              </w:rPr>
              <w:t>Tên trường</w:t>
            </w:r>
          </w:p>
        </w:tc>
        <w:tc>
          <w:tcPr>
            <w:tcW w:w="2106" w:type="dxa"/>
            <w:shd w:val="clear" w:color="auto" w:fill="D9D9D9"/>
            <w:noWrap w:val="0"/>
            <w:vAlign w:val="top"/>
          </w:tcPr>
          <w:p w14:paraId="408D78AC">
            <w:pPr>
              <w:jc w:val="both"/>
              <w:rPr>
                <w:b/>
                <w:sz w:val="22"/>
                <w:szCs w:val="22"/>
              </w:rPr>
            </w:pPr>
            <w:r>
              <w:rPr>
                <w:b/>
                <w:sz w:val="22"/>
                <w:szCs w:val="22"/>
              </w:rPr>
              <w:t>Kiểu dữ liệu</w:t>
            </w:r>
          </w:p>
        </w:tc>
        <w:tc>
          <w:tcPr>
            <w:tcW w:w="4734" w:type="dxa"/>
            <w:shd w:val="clear" w:color="auto" w:fill="D9D9D9"/>
            <w:noWrap w:val="0"/>
            <w:vAlign w:val="top"/>
          </w:tcPr>
          <w:p w14:paraId="287A2A0E">
            <w:pPr>
              <w:jc w:val="both"/>
              <w:rPr>
                <w:b/>
                <w:sz w:val="22"/>
                <w:szCs w:val="22"/>
              </w:rPr>
            </w:pPr>
            <w:r>
              <w:rPr>
                <w:b/>
                <w:sz w:val="22"/>
                <w:szCs w:val="22"/>
              </w:rPr>
              <w:t>Mô tả</w:t>
            </w:r>
          </w:p>
        </w:tc>
      </w:tr>
      <w:tr w14:paraId="7D7F6A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30" w:type="dxa"/>
            <w:noWrap w:val="0"/>
            <w:vAlign w:val="top"/>
          </w:tcPr>
          <w:p w14:paraId="28FF3687">
            <w:pPr>
              <w:spacing w:before="0"/>
              <w:ind w:left="0"/>
              <w:jc w:val="both"/>
              <w:rPr>
                <w:sz w:val="22"/>
                <w:szCs w:val="22"/>
              </w:rPr>
            </w:pPr>
            <w:r>
              <w:rPr>
                <w:sz w:val="22"/>
                <w:szCs w:val="22"/>
              </w:rPr>
              <w:t>originalInvoiceType</w:t>
            </w:r>
          </w:p>
        </w:tc>
        <w:tc>
          <w:tcPr>
            <w:tcW w:w="2106" w:type="dxa"/>
            <w:noWrap w:val="0"/>
            <w:vAlign w:val="top"/>
          </w:tcPr>
          <w:p w14:paraId="144EC363">
            <w:pPr>
              <w:spacing w:before="0"/>
              <w:ind w:left="0"/>
              <w:jc w:val="both"/>
              <w:rPr>
                <w:sz w:val="22"/>
                <w:szCs w:val="22"/>
              </w:rPr>
            </w:pPr>
            <w:r>
              <w:rPr>
                <w:sz w:val="22"/>
                <w:szCs w:val="22"/>
              </w:rPr>
              <w:t>Required:</w:t>
            </w:r>
            <w:r>
              <w:rPr>
                <w:sz w:val="22"/>
                <w:szCs w:val="22"/>
                <w:lang w:val="vi-VN"/>
              </w:rPr>
              <w:t xml:space="preserve"> </w:t>
            </w:r>
            <w:r>
              <w:rPr>
                <w:sz w:val="22"/>
                <w:szCs w:val="22"/>
              </w:rPr>
              <w:t>false</w:t>
            </w:r>
          </w:p>
          <w:p w14:paraId="2AEA42C6">
            <w:pPr>
              <w:spacing w:before="0"/>
              <w:ind w:left="0"/>
              <w:jc w:val="both"/>
              <w:rPr>
                <w:sz w:val="22"/>
                <w:szCs w:val="22"/>
              </w:rPr>
            </w:pPr>
            <w:r>
              <w:rPr>
                <w:sz w:val="22"/>
                <w:szCs w:val="22"/>
              </w:rPr>
              <w:t>DataType: String</w:t>
            </w:r>
          </w:p>
          <w:p w14:paraId="176C6249">
            <w:pPr>
              <w:spacing w:before="0"/>
              <w:ind w:left="0"/>
              <w:jc w:val="both"/>
              <w:rPr>
                <w:sz w:val="22"/>
                <w:szCs w:val="22"/>
              </w:rPr>
            </w:pPr>
            <w:r>
              <w:rPr>
                <w:sz w:val="22"/>
                <w:szCs w:val="22"/>
              </w:rPr>
              <w:t>Minlength: N/A</w:t>
            </w:r>
          </w:p>
          <w:p w14:paraId="61387AA2">
            <w:pPr>
              <w:spacing w:before="0"/>
              <w:ind w:left="0"/>
              <w:jc w:val="both"/>
              <w:rPr>
                <w:sz w:val="22"/>
                <w:szCs w:val="22"/>
              </w:rPr>
            </w:pPr>
            <w:r>
              <w:rPr>
                <w:sz w:val="22"/>
                <w:szCs w:val="22"/>
              </w:rPr>
              <w:t xml:space="preserve">Maxlength: </w:t>
            </w:r>
          </w:p>
          <w:p w14:paraId="7B1F8219">
            <w:pPr>
              <w:spacing w:before="0"/>
              <w:ind w:left="0"/>
              <w:jc w:val="both"/>
              <w:rPr>
                <w:sz w:val="22"/>
                <w:szCs w:val="22"/>
              </w:rPr>
            </w:pPr>
            <w:r>
              <w:rPr>
                <w:sz w:val="22"/>
                <w:szCs w:val="22"/>
              </w:rPr>
              <w:t>Format:</w:t>
            </w:r>
          </w:p>
        </w:tc>
        <w:tc>
          <w:tcPr>
            <w:tcW w:w="4734" w:type="dxa"/>
            <w:noWrap w:val="0"/>
            <w:vAlign w:val="top"/>
          </w:tcPr>
          <w:p w14:paraId="7BA7F8F5">
            <w:pPr>
              <w:spacing w:before="0"/>
              <w:ind w:left="41"/>
              <w:jc w:val="both"/>
              <w:rPr>
                <w:bCs/>
                <w:sz w:val="22"/>
                <w:szCs w:val="22"/>
              </w:rPr>
            </w:pPr>
            <w:r>
              <w:rPr>
                <w:bCs/>
                <w:sz w:val="22"/>
                <w:szCs w:val="22"/>
              </w:rPr>
              <w:t>Loại hóa đơn gốc</w:t>
            </w:r>
          </w:p>
          <w:p w14:paraId="349ABE54">
            <w:pPr>
              <w:spacing w:before="0"/>
              <w:ind w:left="41"/>
              <w:jc w:val="both"/>
              <w:rPr>
                <w:bCs/>
                <w:sz w:val="22"/>
                <w:szCs w:val="22"/>
              </w:rPr>
            </w:pPr>
            <w:r>
              <w:rPr>
                <w:bCs/>
                <w:sz w:val="22"/>
                <w:szCs w:val="22"/>
              </w:rPr>
              <w:t xml:space="preserve">Truyền giá trị số với ý nghĩa như sau </w:t>
            </w:r>
          </w:p>
          <w:p w14:paraId="4DEBDA62">
            <w:pPr>
              <w:spacing w:before="0"/>
              <w:ind w:left="41"/>
              <w:jc w:val="both"/>
              <w:rPr>
                <w:bCs/>
                <w:sz w:val="22"/>
                <w:szCs w:val="22"/>
              </w:rPr>
            </w:pPr>
            <w:r>
              <w:rPr>
                <w:bCs/>
                <w:sz w:val="22"/>
                <w:szCs w:val="22"/>
              </w:rPr>
              <w:t xml:space="preserve">0- Không phải hóa đơn giấy/hóa đơn không tồn tại trên hệ thống </w:t>
            </w:r>
          </w:p>
          <w:p w14:paraId="491FDF05">
            <w:pPr>
              <w:spacing w:before="0"/>
              <w:ind w:left="41"/>
              <w:jc w:val="both"/>
              <w:rPr>
                <w:bCs/>
                <w:sz w:val="22"/>
                <w:szCs w:val="22"/>
              </w:rPr>
            </w:pPr>
            <w:r>
              <w:rPr>
                <w:bCs/>
                <w:sz w:val="22"/>
                <w:szCs w:val="22"/>
              </w:rPr>
              <w:t xml:space="preserve">1-Hóa đơn TT78 </w:t>
            </w:r>
          </w:p>
          <w:p w14:paraId="6F641D61">
            <w:pPr>
              <w:spacing w:before="0"/>
              <w:ind w:left="41"/>
              <w:jc w:val="both"/>
              <w:rPr>
                <w:bCs/>
                <w:sz w:val="22"/>
                <w:szCs w:val="22"/>
              </w:rPr>
            </w:pPr>
            <w:r>
              <w:rPr>
                <w:bCs/>
                <w:sz w:val="22"/>
                <w:szCs w:val="22"/>
              </w:rPr>
              <w:t xml:space="preserve">2-Hóa đơn theo QĐ 1209 </w:t>
            </w:r>
          </w:p>
          <w:p w14:paraId="7BBA7BD0">
            <w:pPr>
              <w:spacing w:before="0"/>
              <w:ind w:left="41"/>
              <w:jc w:val="both"/>
              <w:rPr>
                <w:bCs/>
                <w:sz w:val="22"/>
                <w:szCs w:val="22"/>
              </w:rPr>
            </w:pPr>
            <w:r>
              <w:rPr>
                <w:bCs/>
                <w:sz w:val="22"/>
                <w:szCs w:val="22"/>
              </w:rPr>
              <w:t>3-Hóa đơn điện tử/giấy TT32</w:t>
            </w:r>
          </w:p>
          <w:p w14:paraId="7CEDCD3A">
            <w:pPr>
              <w:spacing w:before="0"/>
              <w:ind w:left="41"/>
              <w:jc w:val="both"/>
              <w:rPr>
                <w:bCs/>
                <w:sz w:val="22"/>
                <w:szCs w:val="22"/>
              </w:rPr>
            </w:pPr>
            <w:r>
              <w:rPr>
                <w:bCs/>
                <w:sz w:val="22"/>
                <w:szCs w:val="22"/>
              </w:rPr>
              <w:t>4-Hóa đơn giấy TT 78</w:t>
            </w:r>
          </w:p>
        </w:tc>
      </w:tr>
      <w:tr w14:paraId="19CF0F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30" w:type="dxa"/>
            <w:noWrap w:val="0"/>
            <w:vAlign w:val="top"/>
          </w:tcPr>
          <w:p w14:paraId="5DC76AF0">
            <w:pPr>
              <w:spacing w:before="0"/>
              <w:ind w:left="0"/>
              <w:jc w:val="both"/>
              <w:rPr>
                <w:sz w:val="22"/>
                <w:szCs w:val="22"/>
              </w:rPr>
            </w:pPr>
            <w:r>
              <w:rPr>
                <w:sz w:val="22"/>
                <w:szCs w:val="22"/>
              </w:rPr>
              <w:t>originalTemplateCode</w:t>
            </w:r>
          </w:p>
        </w:tc>
        <w:tc>
          <w:tcPr>
            <w:tcW w:w="2106" w:type="dxa"/>
            <w:noWrap w:val="0"/>
            <w:vAlign w:val="top"/>
          </w:tcPr>
          <w:p w14:paraId="0E811626">
            <w:pPr>
              <w:spacing w:before="0"/>
              <w:ind w:left="0"/>
              <w:jc w:val="both"/>
              <w:rPr>
                <w:sz w:val="22"/>
                <w:szCs w:val="22"/>
              </w:rPr>
            </w:pPr>
            <w:r>
              <w:rPr>
                <w:sz w:val="22"/>
                <w:szCs w:val="22"/>
              </w:rPr>
              <w:t xml:space="preserve">Required: </w:t>
            </w:r>
          </w:p>
          <w:p w14:paraId="426072B9">
            <w:pPr>
              <w:spacing w:before="0"/>
              <w:ind w:left="0"/>
              <w:jc w:val="both"/>
              <w:rPr>
                <w:sz w:val="22"/>
                <w:szCs w:val="22"/>
              </w:rPr>
            </w:pPr>
            <w:r>
              <w:rPr>
                <w:sz w:val="22"/>
                <w:szCs w:val="22"/>
              </w:rPr>
              <w:t>DataType: String</w:t>
            </w:r>
          </w:p>
          <w:p w14:paraId="2B320C93">
            <w:pPr>
              <w:spacing w:before="0"/>
              <w:ind w:left="0"/>
              <w:jc w:val="both"/>
              <w:rPr>
                <w:sz w:val="22"/>
                <w:szCs w:val="22"/>
              </w:rPr>
            </w:pPr>
            <w:r>
              <w:rPr>
                <w:sz w:val="22"/>
                <w:szCs w:val="22"/>
              </w:rPr>
              <w:t>Minlength: N/A</w:t>
            </w:r>
          </w:p>
          <w:p w14:paraId="2DAAAEF4">
            <w:pPr>
              <w:spacing w:before="0"/>
              <w:ind w:left="0"/>
              <w:jc w:val="both"/>
              <w:rPr>
                <w:sz w:val="22"/>
                <w:szCs w:val="22"/>
              </w:rPr>
            </w:pPr>
            <w:r>
              <w:rPr>
                <w:sz w:val="22"/>
                <w:szCs w:val="22"/>
              </w:rPr>
              <w:t>Maxlength: 20</w:t>
            </w:r>
          </w:p>
          <w:p w14:paraId="1F4A9FF0">
            <w:pPr>
              <w:spacing w:before="0"/>
              <w:ind w:left="0"/>
              <w:jc w:val="both"/>
              <w:rPr>
                <w:sz w:val="22"/>
                <w:szCs w:val="22"/>
              </w:rPr>
            </w:pPr>
            <w:r>
              <w:rPr>
                <w:sz w:val="22"/>
                <w:szCs w:val="22"/>
              </w:rPr>
              <w:t>Format:</w:t>
            </w:r>
          </w:p>
        </w:tc>
        <w:tc>
          <w:tcPr>
            <w:tcW w:w="4734" w:type="dxa"/>
            <w:noWrap w:val="0"/>
            <w:vAlign w:val="top"/>
          </w:tcPr>
          <w:p w14:paraId="2154F5D4">
            <w:pPr>
              <w:spacing w:before="0"/>
              <w:ind w:left="41"/>
              <w:jc w:val="both"/>
              <w:rPr>
                <w:bCs/>
                <w:sz w:val="22"/>
                <w:szCs w:val="22"/>
              </w:rPr>
            </w:pPr>
            <w:r>
              <w:rPr>
                <w:bCs/>
                <w:sz w:val="22"/>
                <w:szCs w:val="22"/>
              </w:rPr>
              <w:t>Bắt buộc truyền nếu originalInvoiceType là 1, 2, 3 hoặc 4</w:t>
            </w:r>
          </w:p>
          <w:p w14:paraId="56225AAF">
            <w:pPr>
              <w:spacing w:before="0"/>
              <w:ind w:left="41"/>
              <w:jc w:val="both"/>
              <w:rPr>
                <w:bCs/>
                <w:sz w:val="22"/>
                <w:szCs w:val="22"/>
                <w:lang w:val="vi-VN"/>
              </w:rPr>
            </w:pPr>
            <w:r>
              <w:rPr>
                <w:bCs/>
                <w:sz w:val="22"/>
                <w:szCs w:val="22"/>
                <w:lang w:val="vi-VN"/>
              </w:rPr>
              <w:t>Ví dụ mẫu TT32: 01GTKT0/001</w:t>
            </w:r>
          </w:p>
          <w:p w14:paraId="2F9E71BA">
            <w:pPr>
              <w:spacing w:before="0"/>
              <w:ind w:left="41"/>
              <w:jc w:val="both"/>
              <w:rPr>
                <w:bCs/>
                <w:sz w:val="22"/>
                <w:szCs w:val="22"/>
                <w:lang w:val="vi-VN"/>
              </w:rPr>
            </w:pPr>
            <w:r>
              <w:rPr>
                <w:bCs/>
                <w:sz w:val="22"/>
                <w:szCs w:val="22"/>
                <w:lang w:val="vi-VN"/>
              </w:rPr>
              <w:t>Ví dụ mẫu TT78: 1/0224</w:t>
            </w:r>
          </w:p>
        </w:tc>
      </w:tr>
    </w:tbl>
    <w:p w14:paraId="02D0D49C">
      <w:pPr>
        <w:snapToGrid w:val="0"/>
        <w:ind w:left="450"/>
        <w:jc w:val="both"/>
        <w:rPr>
          <w:sz w:val="22"/>
          <w:szCs w:val="22"/>
        </w:rPr>
      </w:pPr>
      <w:r>
        <w:rPr>
          <w:sz w:val="22"/>
          <w:szCs w:val="22"/>
        </w:rPr>
        <w:t xml:space="preserve">Khi lập hóa đơn, hệ thống </w:t>
      </w:r>
      <w:r>
        <w:rPr>
          <w:b/>
          <w:bCs/>
          <w:sz w:val="22"/>
          <w:szCs w:val="22"/>
        </w:rPr>
        <w:t>không kiểm tra tính tồn tại</w:t>
      </w:r>
      <w:r>
        <w:rPr>
          <w:sz w:val="22"/>
          <w:szCs w:val="22"/>
        </w:rPr>
        <w:t xml:space="preserve"> của hóa đơn gốc trên hệ thống, các quy tắc xác thực khác giữ nguyên hiện trạng</w:t>
      </w:r>
    </w:p>
    <w:p w14:paraId="6EF51F69">
      <w:pPr>
        <w:numPr>
          <w:ilvl w:val="0"/>
          <w:numId w:val="21"/>
        </w:numPr>
        <w:jc w:val="both"/>
        <w:rPr>
          <w:b/>
          <w:color w:val="0000FF"/>
          <w:sz w:val="22"/>
          <w:szCs w:val="22"/>
        </w:rPr>
      </w:pPr>
      <w:r>
        <w:rPr>
          <w:b/>
          <w:color w:val="0000FF"/>
          <w:sz w:val="22"/>
          <w:szCs w:val="22"/>
        </w:rPr>
        <w:t>Đầu ra:</w:t>
      </w:r>
    </w:p>
    <w:p w14:paraId="27905753">
      <w:pPr>
        <w:numPr>
          <w:ilvl w:val="0"/>
          <w:numId w:val="17"/>
        </w:numPr>
        <w:jc w:val="both"/>
        <w:rPr>
          <w:sz w:val="22"/>
          <w:szCs w:val="22"/>
        </w:rPr>
      </w:pPr>
      <w:r>
        <w:rPr>
          <w:sz w:val="22"/>
          <w:szCs w:val="22"/>
        </w:rPr>
        <w:t>Đối tượng Response với HTTPStatus và output Entity.</w:t>
      </w:r>
    </w:p>
    <w:tbl>
      <w:tblPr>
        <w:tblStyle w:val="13"/>
        <w:tblW w:w="878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33"/>
        <w:gridCol w:w="6251"/>
      </w:tblGrid>
      <w:tr w14:paraId="30FF61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33" w:type="dxa"/>
            <w:shd w:val="clear" w:color="auto" w:fill="D9D9D9"/>
            <w:noWrap w:val="0"/>
            <w:vAlign w:val="top"/>
          </w:tcPr>
          <w:p w14:paraId="0DEE5607">
            <w:pPr>
              <w:jc w:val="both"/>
              <w:rPr>
                <w:b/>
                <w:sz w:val="22"/>
                <w:szCs w:val="22"/>
              </w:rPr>
            </w:pPr>
            <w:r>
              <w:rPr>
                <w:b/>
                <w:sz w:val="22"/>
                <w:szCs w:val="22"/>
              </w:rPr>
              <w:t>Tên trường</w:t>
            </w:r>
          </w:p>
        </w:tc>
        <w:tc>
          <w:tcPr>
            <w:tcW w:w="6251" w:type="dxa"/>
            <w:shd w:val="clear" w:color="auto" w:fill="D9D9D9"/>
            <w:noWrap w:val="0"/>
            <w:vAlign w:val="top"/>
          </w:tcPr>
          <w:p w14:paraId="6C0E932D">
            <w:pPr>
              <w:jc w:val="both"/>
              <w:rPr>
                <w:b/>
                <w:sz w:val="22"/>
                <w:szCs w:val="22"/>
              </w:rPr>
            </w:pPr>
            <w:r>
              <w:rPr>
                <w:b/>
                <w:sz w:val="22"/>
                <w:szCs w:val="22"/>
              </w:rPr>
              <w:t>Mô tả</w:t>
            </w:r>
          </w:p>
        </w:tc>
      </w:tr>
      <w:tr w14:paraId="63C43F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33" w:type="dxa"/>
            <w:noWrap w:val="0"/>
            <w:vAlign w:val="top"/>
          </w:tcPr>
          <w:p w14:paraId="243CD023">
            <w:pPr>
              <w:spacing w:before="0"/>
              <w:ind w:left="0"/>
              <w:jc w:val="both"/>
              <w:rPr>
                <w:sz w:val="22"/>
                <w:szCs w:val="22"/>
              </w:rPr>
            </w:pPr>
            <w:r>
              <w:rPr>
                <w:sz w:val="22"/>
                <w:szCs w:val="22"/>
              </w:rPr>
              <w:t>errorCode</w:t>
            </w:r>
          </w:p>
        </w:tc>
        <w:tc>
          <w:tcPr>
            <w:tcW w:w="6251" w:type="dxa"/>
            <w:noWrap w:val="0"/>
            <w:vAlign w:val="top"/>
          </w:tcPr>
          <w:p w14:paraId="3A2B3116">
            <w:pPr>
              <w:spacing w:before="0"/>
              <w:ind w:left="0"/>
              <w:jc w:val="both"/>
              <w:rPr>
                <w:sz w:val="22"/>
                <w:szCs w:val="22"/>
              </w:rPr>
            </w:pPr>
            <w:r>
              <w:rPr>
                <w:sz w:val="22"/>
                <w:szCs w:val="22"/>
              </w:rPr>
              <w:t>Mã lỗi (giá trị là null không có lỗi gì xảy ra)</w:t>
            </w:r>
          </w:p>
        </w:tc>
      </w:tr>
      <w:tr w14:paraId="04B145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33" w:type="dxa"/>
            <w:noWrap w:val="0"/>
            <w:vAlign w:val="top"/>
          </w:tcPr>
          <w:p w14:paraId="1343A1DA">
            <w:pPr>
              <w:spacing w:before="0"/>
              <w:ind w:left="0"/>
              <w:jc w:val="both"/>
              <w:rPr>
                <w:sz w:val="22"/>
                <w:szCs w:val="22"/>
              </w:rPr>
            </w:pPr>
            <w:r>
              <w:rPr>
                <w:sz w:val="22"/>
                <w:szCs w:val="22"/>
              </w:rPr>
              <w:t>description</w:t>
            </w:r>
          </w:p>
        </w:tc>
        <w:tc>
          <w:tcPr>
            <w:tcW w:w="6251" w:type="dxa"/>
            <w:noWrap w:val="0"/>
            <w:vAlign w:val="top"/>
          </w:tcPr>
          <w:p w14:paraId="14247986">
            <w:pPr>
              <w:spacing w:before="0"/>
              <w:ind w:left="0"/>
              <w:jc w:val="both"/>
              <w:rPr>
                <w:sz w:val="22"/>
                <w:szCs w:val="22"/>
              </w:rPr>
            </w:pPr>
            <w:r>
              <w:rPr>
                <w:sz w:val="22"/>
                <w:szCs w:val="22"/>
              </w:rPr>
              <w:t>Mô tả lỗi (giá trị là null không có lỗi gì xảy ra)</w:t>
            </w:r>
          </w:p>
        </w:tc>
      </w:tr>
      <w:tr w14:paraId="515DD8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33" w:type="dxa"/>
            <w:noWrap w:val="0"/>
            <w:vAlign w:val="top"/>
          </w:tcPr>
          <w:p w14:paraId="270CD694">
            <w:pPr>
              <w:spacing w:before="0"/>
              <w:ind w:left="0"/>
              <w:jc w:val="both"/>
              <w:rPr>
                <w:sz w:val="22"/>
                <w:szCs w:val="22"/>
              </w:rPr>
            </w:pPr>
            <w:r>
              <w:rPr>
                <w:sz w:val="22"/>
                <w:szCs w:val="22"/>
              </w:rPr>
              <w:t>fileName</w:t>
            </w:r>
          </w:p>
        </w:tc>
        <w:tc>
          <w:tcPr>
            <w:tcW w:w="6251" w:type="dxa"/>
            <w:noWrap w:val="0"/>
            <w:vAlign w:val="top"/>
          </w:tcPr>
          <w:p w14:paraId="0C5A93F4">
            <w:pPr>
              <w:spacing w:before="0"/>
              <w:ind w:left="0"/>
              <w:jc w:val="both"/>
              <w:rPr>
                <w:sz w:val="22"/>
                <w:szCs w:val="22"/>
              </w:rPr>
            </w:pPr>
            <w:r>
              <w:rPr>
                <w:sz w:val="22"/>
                <w:szCs w:val="22"/>
              </w:rPr>
              <w:t>Tên file tải về</w:t>
            </w:r>
          </w:p>
        </w:tc>
      </w:tr>
      <w:tr w14:paraId="44FF48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33" w:type="dxa"/>
            <w:noWrap w:val="0"/>
            <w:vAlign w:val="top"/>
          </w:tcPr>
          <w:p w14:paraId="3CC3C157">
            <w:pPr>
              <w:spacing w:before="0"/>
              <w:ind w:left="0"/>
              <w:jc w:val="both"/>
              <w:rPr>
                <w:sz w:val="22"/>
                <w:szCs w:val="22"/>
              </w:rPr>
            </w:pPr>
            <w:r>
              <w:rPr>
                <w:sz w:val="22"/>
                <w:szCs w:val="22"/>
              </w:rPr>
              <w:t>fileToBytes</w:t>
            </w:r>
          </w:p>
        </w:tc>
        <w:tc>
          <w:tcPr>
            <w:tcW w:w="6251" w:type="dxa"/>
            <w:noWrap w:val="0"/>
            <w:vAlign w:val="top"/>
          </w:tcPr>
          <w:p w14:paraId="5DE60947">
            <w:pPr>
              <w:spacing w:before="0"/>
              <w:ind w:left="0"/>
              <w:jc w:val="both"/>
              <w:rPr>
                <w:sz w:val="22"/>
                <w:szCs w:val="22"/>
              </w:rPr>
            </w:pPr>
            <w:r>
              <w:rPr>
                <w:sz w:val="22"/>
                <w:szCs w:val="22"/>
              </w:rPr>
              <w:t>Nội dung file được chuyển thành kiểu byte, dạng base64</w:t>
            </w:r>
          </w:p>
        </w:tc>
      </w:tr>
    </w:tbl>
    <w:p w14:paraId="1DA50697">
      <w:pPr>
        <w:ind w:left="90"/>
        <w:jc w:val="both"/>
        <w:rPr>
          <w:b/>
          <w:sz w:val="22"/>
          <w:szCs w:val="22"/>
        </w:rPr>
      </w:pPr>
      <w:r>
        <w:rPr>
          <w:b/>
          <w:sz w:val="22"/>
          <w:szCs w:val="22"/>
        </w:rPr>
        <w:t>Lưu ý:</w:t>
      </w:r>
    </w:p>
    <w:p w14:paraId="704CF490">
      <w:pPr>
        <w:ind w:left="720"/>
        <w:rPr>
          <w:sz w:val="22"/>
          <w:szCs w:val="22"/>
        </w:rPr>
      </w:pPr>
      <w:r>
        <w:rPr>
          <w:sz w:val="22"/>
          <w:szCs w:val="22"/>
        </w:rPr>
        <w:t xml:space="preserve">Nếu người dùng truyền giá trị 0 hoặc “0” cho tham số validation trong phần generalInvoiceInfo thì </w:t>
      </w:r>
      <w:r>
        <w:rPr>
          <w:bCs/>
          <w:sz w:val="22"/>
          <w:szCs w:val="22"/>
          <w:lang w:val="en"/>
        </w:rPr>
        <w:t>các thông tin được truyền trong phần itemInfo, taxBreakdowns, summarizeInfo sẽ được giữ nguyên mà không thực hiện kiểm tra ràng buộc và tính toán lại.</w:t>
      </w:r>
    </w:p>
    <w:p w14:paraId="02466CB9">
      <w:pPr>
        <w:pStyle w:val="124"/>
        <w:rPr>
          <w:sz w:val="22"/>
          <w:szCs w:val="22"/>
        </w:rPr>
      </w:pPr>
      <w:bookmarkStart w:id="57" w:name="_Toc115266203"/>
      <w:r>
        <w:rPr>
          <w:sz w:val="22"/>
          <w:szCs w:val="22"/>
        </w:rPr>
        <w:t>Tra cứu hóa đơn bằng transaction</w:t>
      </w:r>
      <w:r>
        <w:rPr>
          <w:sz w:val="22"/>
          <w:szCs w:val="22"/>
          <w:lang w:val="vi-VN"/>
        </w:rPr>
        <w:t>U</w:t>
      </w:r>
      <w:r>
        <w:rPr>
          <w:sz w:val="22"/>
          <w:szCs w:val="22"/>
        </w:rPr>
        <w:t>uid</w:t>
      </w:r>
      <w:bookmarkEnd w:id="57"/>
    </w:p>
    <w:p w14:paraId="35B89405">
      <w:pPr>
        <w:pStyle w:val="4"/>
        <w:rPr>
          <w:sz w:val="22"/>
          <w:szCs w:val="22"/>
        </w:rPr>
      </w:pPr>
      <w:r>
        <w:rPr>
          <w:sz w:val="22"/>
          <w:szCs w:val="22"/>
        </w:rPr>
        <w:t>Cho phép hệ thống tích hợp tra cứu hóa đơn đã được phát hành thành công dựa vào transactionUuid (Dữ liệu xác định tính duy nhất của 1 hóa đơn do bên phần mềm tích hợp sinh dữ liệu và kiểm soát)</w:t>
      </w:r>
    </w:p>
    <w:p w14:paraId="0C7BCF9E">
      <w:pPr>
        <w:pStyle w:val="4"/>
        <w:rPr>
          <w:sz w:val="22"/>
          <w:szCs w:val="22"/>
        </w:rPr>
      </w:pPr>
      <w:r>
        <w:rPr>
          <w:sz w:val="22"/>
          <w:szCs w:val="22"/>
        </w:rPr>
        <w:t>Thường sử dụng API này khi cần đối soát dữ liệu giữa 2 hệ thống HDDT và phần mềm tích hợp.</w:t>
      </w:r>
    </w:p>
    <w:p w14:paraId="38328825">
      <w:pPr>
        <w:numPr>
          <w:ilvl w:val="0"/>
          <w:numId w:val="21"/>
        </w:numPr>
        <w:jc w:val="both"/>
        <w:rPr>
          <w:b/>
          <w:color w:val="0000FF"/>
          <w:sz w:val="22"/>
          <w:szCs w:val="22"/>
        </w:rPr>
      </w:pPr>
      <w:r>
        <w:rPr>
          <w:b/>
          <w:color w:val="0000FF"/>
          <w:sz w:val="22"/>
          <w:szCs w:val="22"/>
        </w:rPr>
        <w:t>Đầu vào:</w:t>
      </w:r>
    </w:p>
    <w:p w14:paraId="21F4895D">
      <w:pPr>
        <w:numPr>
          <w:ilvl w:val="0"/>
          <w:numId w:val="17"/>
        </w:numPr>
        <w:snapToGrid w:val="0"/>
        <w:jc w:val="both"/>
        <w:rPr>
          <w:sz w:val="22"/>
          <w:szCs w:val="22"/>
        </w:rPr>
      </w:pPr>
      <w:r>
        <w:rPr>
          <w:sz w:val="22"/>
          <w:szCs w:val="22"/>
        </w:rPr>
        <w:t xml:space="preserve">Action (POST):  </w:t>
      </w:r>
      <w:r>
        <w:rPr>
          <w:i/>
          <w:color w:val="00B050"/>
          <w:sz w:val="22"/>
          <w:szCs w:val="22"/>
        </w:rPr>
        <w:t>InvoiceAPI/InvoiceWS/searchInvoiceByTransactionUuid</w:t>
      </w:r>
    </w:p>
    <w:p w14:paraId="7EF20635">
      <w:pPr>
        <w:numPr>
          <w:ilvl w:val="0"/>
          <w:numId w:val="17"/>
        </w:numPr>
        <w:jc w:val="both"/>
        <w:rPr>
          <w:sz w:val="22"/>
          <w:szCs w:val="22"/>
        </w:rPr>
      </w:pPr>
      <w:r>
        <w:rPr>
          <w:sz w:val="22"/>
          <w:szCs w:val="22"/>
        </w:rPr>
        <w:t>Headers:</w:t>
      </w:r>
    </w:p>
    <w:p w14:paraId="1005C3D5">
      <w:pPr>
        <w:ind w:left="720"/>
        <w:jc w:val="both"/>
        <w:rPr>
          <w:sz w:val="22"/>
          <w:szCs w:val="22"/>
          <w:lang w:val="en"/>
        </w:rPr>
      </w:pPr>
      <w:r>
        <w:rPr>
          <w:sz w:val="22"/>
          <w:szCs w:val="22"/>
          <w:lang w:val="en"/>
        </w:rPr>
        <w:t>+ Cookie: giá trị access_token hoặc Authorization: username/pass như đăng nhập trên web hoặc Authorization: username/pass như đăng nhập trên web</w:t>
      </w:r>
    </w:p>
    <w:p w14:paraId="3C42AA13">
      <w:pPr>
        <w:ind w:left="720"/>
        <w:jc w:val="both"/>
        <w:rPr>
          <w:sz w:val="22"/>
          <w:szCs w:val="22"/>
          <w:lang w:val="fr-FR"/>
        </w:rPr>
      </w:pPr>
      <w:r>
        <w:rPr>
          <w:sz w:val="22"/>
          <w:szCs w:val="22"/>
          <w:lang w:val="fr-FR"/>
        </w:rPr>
        <w:t>+ Content-Type : application/x-www-form-urlencoded</w:t>
      </w:r>
    </w:p>
    <w:tbl>
      <w:tblPr>
        <w:tblStyle w:val="13"/>
        <w:tblW w:w="9213" w:type="dxa"/>
        <w:tblInd w:w="5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90"/>
        <w:gridCol w:w="2454"/>
        <w:gridCol w:w="4869"/>
      </w:tblGrid>
      <w:tr w14:paraId="3CC735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0" w:hRule="atLeast"/>
        </w:trPr>
        <w:tc>
          <w:tcPr>
            <w:tcW w:w="1890" w:type="dxa"/>
            <w:shd w:val="clear" w:color="auto" w:fill="D9D9D9"/>
            <w:noWrap w:val="0"/>
            <w:vAlign w:val="top"/>
          </w:tcPr>
          <w:p w14:paraId="60F8F1C2">
            <w:pPr>
              <w:ind w:left="0"/>
              <w:jc w:val="center"/>
              <w:rPr>
                <w:b/>
                <w:bCs/>
                <w:color w:val="000000"/>
                <w:sz w:val="22"/>
                <w:szCs w:val="22"/>
              </w:rPr>
            </w:pPr>
            <w:r>
              <w:rPr>
                <w:b/>
                <w:bCs/>
                <w:color w:val="000000"/>
                <w:sz w:val="22"/>
                <w:szCs w:val="22"/>
              </w:rPr>
              <w:t>Tên trường</w:t>
            </w:r>
          </w:p>
        </w:tc>
        <w:tc>
          <w:tcPr>
            <w:tcW w:w="2454" w:type="dxa"/>
            <w:shd w:val="clear" w:color="auto" w:fill="D9D9D9"/>
            <w:noWrap w:val="0"/>
            <w:vAlign w:val="top"/>
          </w:tcPr>
          <w:p w14:paraId="259226C7">
            <w:pPr>
              <w:ind w:left="0"/>
              <w:jc w:val="center"/>
              <w:rPr>
                <w:b/>
                <w:bCs/>
                <w:color w:val="000000"/>
                <w:sz w:val="22"/>
                <w:szCs w:val="22"/>
              </w:rPr>
            </w:pPr>
            <w:r>
              <w:rPr>
                <w:b/>
                <w:bCs/>
                <w:color w:val="000000"/>
                <w:sz w:val="22"/>
                <w:szCs w:val="22"/>
              </w:rPr>
              <w:t>Kiểu dữ liệu, ràng buộc</w:t>
            </w:r>
          </w:p>
        </w:tc>
        <w:tc>
          <w:tcPr>
            <w:tcW w:w="4869" w:type="dxa"/>
            <w:shd w:val="clear" w:color="auto" w:fill="D9D9D9"/>
            <w:noWrap w:val="0"/>
            <w:vAlign w:val="top"/>
          </w:tcPr>
          <w:p w14:paraId="5FEBD9DC">
            <w:pPr>
              <w:ind w:left="0"/>
              <w:jc w:val="center"/>
              <w:rPr>
                <w:b/>
                <w:bCs/>
                <w:color w:val="000000"/>
                <w:sz w:val="22"/>
                <w:szCs w:val="22"/>
              </w:rPr>
            </w:pPr>
            <w:r>
              <w:rPr>
                <w:b/>
                <w:bCs/>
                <w:color w:val="000000"/>
                <w:sz w:val="22"/>
                <w:szCs w:val="22"/>
              </w:rPr>
              <w:t>Dữ liệu/mô tả</w:t>
            </w:r>
          </w:p>
        </w:tc>
      </w:tr>
      <w:tr w14:paraId="3E9256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0" w:type="dxa"/>
            <w:noWrap w:val="0"/>
            <w:vAlign w:val="top"/>
          </w:tcPr>
          <w:p w14:paraId="3009BA76">
            <w:pPr>
              <w:spacing w:before="0"/>
              <w:ind w:left="0"/>
              <w:jc w:val="both"/>
              <w:rPr>
                <w:sz w:val="22"/>
                <w:szCs w:val="22"/>
              </w:rPr>
            </w:pPr>
            <w:r>
              <w:rPr>
                <w:sz w:val="22"/>
                <w:szCs w:val="22"/>
              </w:rPr>
              <w:t>supplierTaxCode</w:t>
            </w:r>
          </w:p>
        </w:tc>
        <w:tc>
          <w:tcPr>
            <w:tcW w:w="2454" w:type="dxa"/>
            <w:noWrap w:val="0"/>
            <w:vAlign w:val="top"/>
          </w:tcPr>
          <w:p w14:paraId="1B91E02A">
            <w:pPr>
              <w:spacing w:before="0"/>
              <w:ind w:left="0"/>
              <w:jc w:val="both"/>
              <w:rPr>
                <w:sz w:val="22"/>
                <w:szCs w:val="22"/>
              </w:rPr>
            </w:pPr>
            <w:r>
              <w:rPr>
                <w:sz w:val="22"/>
                <w:szCs w:val="22"/>
              </w:rPr>
              <w:t>Required: true</w:t>
            </w:r>
          </w:p>
          <w:p w14:paraId="374D28C0">
            <w:pPr>
              <w:spacing w:before="0"/>
              <w:ind w:left="0"/>
              <w:jc w:val="both"/>
              <w:rPr>
                <w:sz w:val="22"/>
                <w:szCs w:val="22"/>
              </w:rPr>
            </w:pPr>
            <w:r>
              <w:rPr>
                <w:sz w:val="22"/>
                <w:szCs w:val="22"/>
              </w:rPr>
              <w:t>DataType: String</w:t>
            </w:r>
          </w:p>
          <w:p w14:paraId="2F139759">
            <w:pPr>
              <w:spacing w:before="0"/>
              <w:ind w:left="0"/>
              <w:jc w:val="both"/>
              <w:rPr>
                <w:sz w:val="22"/>
                <w:szCs w:val="22"/>
              </w:rPr>
            </w:pPr>
            <w:r>
              <w:rPr>
                <w:sz w:val="22"/>
                <w:szCs w:val="22"/>
              </w:rPr>
              <w:t xml:space="preserve">Minlength: </w:t>
            </w:r>
          </w:p>
          <w:p w14:paraId="64847810">
            <w:pPr>
              <w:spacing w:before="0"/>
              <w:ind w:left="0"/>
              <w:jc w:val="both"/>
              <w:rPr>
                <w:sz w:val="22"/>
                <w:szCs w:val="22"/>
              </w:rPr>
            </w:pPr>
            <w:r>
              <w:rPr>
                <w:sz w:val="22"/>
                <w:szCs w:val="22"/>
              </w:rPr>
              <w:t>Maxlength: 20</w:t>
            </w:r>
          </w:p>
          <w:p w14:paraId="6FFDC948">
            <w:pPr>
              <w:spacing w:before="0"/>
              <w:ind w:left="0"/>
              <w:jc w:val="both"/>
              <w:rPr>
                <w:sz w:val="22"/>
                <w:szCs w:val="22"/>
              </w:rPr>
            </w:pPr>
            <w:r>
              <w:rPr>
                <w:sz w:val="22"/>
                <w:szCs w:val="22"/>
              </w:rPr>
              <w:t>Format: [0-9-]+</w:t>
            </w:r>
          </w:p>
        </w:tc>
        <w:tc>
          <w:tcPr>
            <w:tcW w:w="4869" w:type="dxa"/>
            <w:noWrap w:val="0"/>
            <w:vAlign w:val="top"/>
          </w:tcPr>
          <w:p w14:paraId="6E27277C">
            <w:pPr>
              <w:spacing w:before="0"/>
              <w:ind w:left="0"/>
              <w:jc w:val="both"/>
              <w:rPr>
                <w:sz w:val="22"/>
                <w:szCs w:val="22"/>
              </w:rPr>
            </w:pPr>
            <w:r>
              <w:rPr>
                <w:sz w:val="22"/>
                <w:szCs w:val="22"/>
              </w:rPr>
              <w:t>Mã số thuế của doanh nghiệp/chi nhánh phát hành hóa đơn. Một doanh nghiệp có thể có nhiều mã số thuế</w:t>
            </w:r>
          </w:p>
          <w:p w14:paraId="78301B0B">
            <w:pPr>
              <w:spacing w:before="0"/>
              <w:ind w:left="0"/>
              <w:jc w:val="both"/>
              <w:rPr>
                <w:sz w:val="22"/>
                <w:szCs w:val="22"/>
              </w:rPr>
            </w:pPr>
            <w:r>
              <w:rPr>
                <w:sz w:val="22"/>
                <w:szCs w:val="22"/>
              </w:rPr>
              <w:t xml:space="preserve">Mẫu 1: 0312770607 </w:t>
            </w:r>
          </w:p>
          <w:p w14:paraId="05AC820B">
            <w:pPr>
              <w:spacing w:before="0"/>
              <w:ind w:left="0"/>
              <w:jc w:val="both"/>
              <w:rPr>
                <w:sz w:val="22"/>
                <w:szCs w:val="22"/>
              </w:rPr>
            </w:pPr>
            <w:r>
              <w:rPr>
                <w:sz w:val="22"/>
                <w:szCs w:val="22"/>
              </w:rPr>
              <w:t>Mẫu 2: 0312770607-001</w:t>
            </w:r>
          </w:p>
          <w:p w14:paraId="148EB1BB">
            <w:pPr>
              <w:spacing w:before="0"/>
              <w:ind w:left="0"/>
              <w:jc w:val="both"/>
              <w:rPr>
                <w:sz w:val="22"/>
                <w:szCs w:val="22"/>
              </w:rPr>
            </w:pPr>
          </w:p>
          <w:p w14:paraId="5882C25C">
            <w:pPr>
              <w:pStyle w:val="33"/>
              <w:shd w:val="clear" w:color="auto" w:fill="FFFFFF"/>
              <w:rPr>
                <w:rFonts w:ascii="Times New Roman" w:hAnsi="Times New Roman" w:cs="Times New Roman"/>
                <w:sz w:val="22"/>
                <w:szCs w:val="22"/>
              </w:rPr>
            </w:pPr>
          </w:p>
        </w:tc>
      </w:tr>
      <w:tr w14:paraId="59830C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0" w:type="dxa"/>
            <w:noWrap w:val="0"/>
            <w:vAlign w:val="top"/>
          </w:tcPr>
          <w:p w14:paraId="6DFBBDEC">
            <w:pPr>
              <w:spacing w:before="0"/>
              <w:ind w:left="0"/>
              <w:jc w:val="both"/>
              <w:rPr>
                <w:sz w:val="22"/>
                <w:szCs w:val="22"/>
              </w:rPr>
            </w:pPr>
            <w:r>
              <w:rPr>
                <w:sz w:val="22"/>
                <w:szCs w:val="22"/>
              </w:rPr>
              <w:t>transactionUuid</w:t>
            </w:r>
          </w:p>
        </w:tc>
        <w:tc>
          <w:tcPr>
            <w:tcW w:w="2454" w:type="dxa"/>
            <w:noWrap w:val="0"/>
            <w:vAlign w:val="top"/>
          </w:tcPr>
          <w:p w14:paraId="5E98F17E">
            <w:pPr>
              <w:spacing w:before="0"/>
              <w:ind w:left="0"/>
              <w:jc w:val="both"/>
              <w:rPr>
                <w:sz w:val="22"/>
                <w:szCs w:val="22"/>
              </w:rPr>
            </w:pPr>
            <w:r>
              <w:rPr>
                <w:sz w:val="22"/>
                <w:szCs w:val="22"/>
              </w:rPr>
              <w:t>Required: true</w:t>
            </w:r>
          </w:p>
          <w:p w14:paraId="25728E77">
            <w:pPr>
              <w:spacing w:before="0"/>
              <w:ind w:left="0"/>
              <w:jc w:val="both"/>
              <w:rPr>
                <w:sz w:val="22"/>
                <w:szCs w:val="22"/>
              </w:rPr>
            </w:pPr>
            <w:r>
              <w:rPr>
                <w:sz w:val="22"/>
                <w:szCs w:val="22"/>
              </w:rPr>
              <w:t>DataType: String</w:t>
            </w:r>
          </w:p>
          <w:p w14:paraId="15E4E8E5">
            <w:pPr>
              <w:spacing w:before="0"/>
              <w:ind w:left="0"/>
              <w:jc w:val="both"/>
              <w:rPr>
                <w:sz w:val="22"/>
                <w:szCs w:val="22"/>
              </w:rPr>
            </w:pPr>
            <w:r>
              <w:rPr>
                <w:sz w:val="22"/>
                <w:szCs w:val="22"/>
              </w:rPr>
              <w:t>Minlength: 10</w:t>
            </w:r>
          </w:p>
          <w:p w14:paraId="46458459">
            <w:pPr>
              <w:spacing w:before="0"/>
              <w:ind w:left="0"/>
              <w:jc w:val="both"/>
              <w:rPr>
                <w:sz w:val="22"/>
                <w:szCs w:val="22"/>
              </w:rPr>
            </w:pPr>
            <w:r>
              <w:rPr>
                <w:sz w:val="22"/>
                <w:szCs w:val="22"/>
              </w:rPr>
              <w:t>Maxlength: 36</w:t>
            </w:r>
          </w:p>
          <w:p w14:paraId="4D6F5546">
            <w:pPr>
              <w:spacing w:before="0"/>
              <w:ind w:left="0"/>
              <w:jc w:val="both"/>
              <w:rPr>
                <w:sz w:val="22"/>
                <w:szCs w:val="22"/>
              </w:rPr>
            </w:pPr>
            <w:r>
              <w:rPr>
                <w:sz w:val="22"/>
                <w:szCs w:val="22"/>
              </w:rPr>
              <w:t xml:space="preserve">Format: </w:t>
            </w:r>
          </w:p>
        </w:tc>
        <w:tc>
          <w:tcPr>
            <w:tcW w:w="4869" w:type="dxa"/>
            <w:noWrap w:val="0"/>
            <w:vAlign w:val="top"/>
          </w:tcPr>
          <w:p w14:paraId="212B4938">
            <w:pPr>
              <w:spacing w:before="0"/>
              <w:ind w:left="41"/>
              <w:jc w:val="both"/>
              <w:rPr>
                <w:sz w:val="22"/>
                <w:szCs w:val="22"/>
              </w:rPr>
            </w:pPr>
            <w:r>
              <w:rPr>
                <w:sz w:val="22"/>
                <w:szCs w:val="22"/>
              </w:rPr>
              <w:t xml:space="preserve">Giá trị transactionUuid gán với hóa đơn khi gửi dữ liệu lập hóa đơn. </w:t>
            </w:r>
          </w:p>
          <w:p w14:paraId="3FF0F072">
            <w:pPr>
              <w:spacing w:before="0"/>
              <w:ind w:left="41"/>
              <w:jc w:val="both"/>
              <w:rPr>
                <w:sz w:val="22"/>
                <w:szCs w:val="22"/>
              </w:rPr>
            </w:pPr>
          </w:p>
          <w:p w14:paraId="4DDBE344">
            <w:pPr>
              <w:pStyle w:val="33"/>
              <w:shd w:val="clear" w:color="auto" w:fill="FFFFFF"/>
              <w:rPr>
                <w:rFonts w:ascii="Times New Roman" w:hAnsi="Times New Roman" w:cs="Times New Roman"/>
                <w:sz w:val="22"/>
                <w:szCs w:val="22"/>
              </w:rPr>
            </w:pPr>
          </w:p>
        </w:tc>
      </w:tr>
    </w:tbl>
    <w:p w14:paraId="54B67E91">
      <w:pPr>
        <w:snapToGrid w:val="0"/>
        <w:ind w:left="360"/>
        <w:jc w:val="both"/>
        <w:rPr>
          <w:sz w:val="22"/>
          <w:szCs w:val="22"/>
        </w:rPr>
      </w:pPr>
    </w:p>
    <w:p w14:paraId="083BB1E7">
      <w:pPr>
        <w:snapToGrid w:val="0"/>
        <w:ind w:left="360"/>
        <w:jc w:val="both"/>
        <w:rPr>
          <w:sz w:val="22"/>
          <w:szCs w:val="22"/>
        </w:rPr>
      </w:pPr>
      <w:r>
        <w:rPr>
          <w:sz w:val="22"/>
          <w:szCs w:val="22"/>
        </w:rPr>
        <w:t>Ví dụ với định dạng formParam:</w:t>
      </w:r>
    </w:p>
    <w:p w14:paraId="409DCF3A">
      <w:pPr>
        <w:snapToGrid w:val="0"/>
        <w:ind w:left="360"/>
        <w:jc w:val="both"/>
        <w:rPr>
          <w:sz w:val="22"/>
          <w:szCs w:val="22"/>
        </w:rPr>
      </w:pPr>
      <w:r>
        <w:rPr>
          <w:sz w:val="22"/>
          <w:szCs w:val="22"/>
        </w:rPr>
        <w:drawing>
          <wp:inline distT="0" distB="0" distL="114300" distR="114300">
            <wp:extent cx="6294120" cy="1573530"/>
            <wp:effectExtent l="0" t="0" r="11430" b="7620"/>
            <wp:docPr id="24"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53"/>
                    <pic:cNvPicPr>
                      <a:picLocks noChangeAspect="1"/>
                    </pic:cNvPicPr>
                  </pic:nvPicPr>
                  <pic:blipFill>
                    <a:blip r:embed="rId75"/>
                    <a:stretch>
                      <a:fillRect/>
                    </a:stretch>
                  </pic:blipFill>
                  <pic:spPr>
                    <a:xfrm>
                      <a:off x="0" y="0"/>
                      <a:ext cx="6294120" cy="1573530"/>
                    </a:xfrm>
                    <a:prstGeom prst="rect">
                      <a:avLst/>
                    </a:prstGeom>
                    <a:noFill/>
                    <a:ln>
                      <a:noFill/>
                    </a:ln>
                  </pic:spPr>
                </pic:pic>
              </a:graphicData>
            </a:graphic>
          </wp:inline>
        </w:drawing>
      </w:r>
      <w:r>
        <w:rPr>
          <w:sz w:val="22"/>
          <w:szCs w:val="22"/>
        </w:rPr>
        <w:t>Hình ảnh Response trả về thành công</w:t>
      </w:r>
    </w:p>
    <w:p w14:paraId="12FC3A66">
      <w:pPr>
        <w:snapToGrid w:val="0"/>
        <w:ind w:left="360"/>
        <w:jc w:val="both"/>
        <w:rPr>
          <w:sz w:val="22"/>
          <w:szCs w:val="22"/>
        </w:rPr>
      </w:pPr>
      <w:r>
        <w:rPr>
          <w:sz w:val="22"/>
          <w:szCs w:val="22"/>
        </w:rPr>
        <w:drawing>
          <wp:inline distT="0" distB="0" distL="114300" distR="114300">
            <wp:extent cx="6314440" cy="876300"/>
            <wp:effectExtent l="0" t="0" r="10160" b="0"/>
            <wp:docPr id="25"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32"/>
                    <pic:cNvPicPr>
                      <a:picLocks noChangeAspect="1"/>
                    </pic:cNvPicPr>
                  </pic:nvPicPr>
                  <pic:blipFill>
                    <a:blip r:embed="rId76"/>
                    <a:stretch>
                      <a:fillRect/>
                    </a:stretch>
                  </pic:blipFill>
                  <pic:spPr>
                    <a:xfrm>
                      <a:off x="0" y="0"/>
                      <a:ext cx="6314440" cy="876300"/>
                    </a:xfrm>
                    <a:prstGeom prst="rect">
                      <a:avLst/>
                    </a:prstGeom>
                    <a:noFill/>
                    <a:ln>
                      <a:noFill/>
                    </a:ln>
                  </pic:spPr>
                </pic:pic>
              </a:graphicData>
            </a:graphic>
          </wp:inline>
        </w:drawing>
      </w:r>
    </w:p>
    <w:p w14:paraId="394D95CA">
      <w:pPr>
        <w:snapToGrid w:val="0"/>
        <w:ind w:left="360"/>
        <w:jc w:val="both"/>
        <w:rPr>
          <w:sz w:val="22"/>
          <w:szCs w:val="22"/>
        </w:rPr>
      </w:pPr>
      <w:r>
        <w:rPr>
          <w:sz w:val="22"/>
          <w:szCs w:val="22"/>
        </w:rPr>
        <w:t>Thông tin chi tiết Response</w:t>
      </w:r>
    </w:p>
    <w:p w14:paraId="72A870A6">
      <w:pPr>
        <w:widowControl/>
        <w:shd w:val="clear" w:color="auto" w:fill="DBE5F1"/>
        <w:spacing w:before="0" w:line="240" w:lineRule="auto"/>
        <w:ind w:left="1800"/>
        <w:jc w:val="both"/>
        <w:rPr>
          <w:snapToGrid/>
          <w:color w:val="800000"/>
          <w:sz w:val="22"/>
          <w:szCs w:val="22"/>
        </w:rPr>
      </w:pPr>
      <w:r>
        <w:rPr>
          <w:snapToGrid/>
          <w:color w:val="800000"/>
          <w:sz w:val="22"/>
          <w:szCs w:val="22"/>
        </w:rPr>
        <w:t>{</w:t>
      </w:r>
      <w:r>
        <w:rPr>
          <w:snapToGrid/>
          <w:color w:val="800000"/>
          <w:sz w:val="22"/>
          <w:szCs w:val="22"/>
        </w:rPr>
        <w:drawing>
          <wp:inline distT="0" distB="0" distL="114300" distR="114300">
            <wp:extent cx="85090" cy="85090"/>
            <wp:effectExtent l="0" t="0" r="10160" b="10160"/>
            <wp:docPr id="26" name="Picture 33" descr="min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33" descr="minus"/>
                    <pic:cNvPicPr>
                      <a:picLocks noChangeAspect="1"/>
                    </pic:cNvPicPr>
                  </pic:nvPicPr>
                  <pic:blipFill>
                    <a:blip r:embed="rId77"/>
                    <a:stretch>
                      <a:fillRect/>
                    </a:stretch>
                  </pic:blipFill>
                  <pic:spPr>
                    <a:xfrm>
                      <a:off x="0" y="0"/>
                      <a:ext cx="85090" cy="85090"/>
                    </a:xfrm>
                    <a:prstGeom prst="rect">
                      <a:avLst/>
                    </a:prstGeom>
                    <a:noFill/>
                    <a:ln>
                      <a:noFill/>
                    </a:ln>
                  </pic:spPr>
                </pic:pic>
              </a:graphicData>
            </a:graphic>
          </wp:inline>
        </w:drawing>
      </w:r>
    </w:p>
    <w:p w14:paraId="20F6AF65">
      <w:pPr>
        <w:widowControl/>
        <w:shd w:val="clear" w:color="auto" w:fill="DBE5F1"/>
        <w:spacing w:before="0" w:line="240" w:lineRule="auto"/>
        <w:ind w:left="1800"/>
        <w:jc w:val="both"/>
        <w:rPr>
          <w:snapToGrid/>
          <w:color w:val="800000"/>
          <w:sz w:val="22"/>
          <w:szCs w:val="22"/>
        </w:rPr>
      </w:pPr>
      <w:r>
        <w:rPr>
          <w:snapToGrid/>
          <w:color w:val="800000"/>
          <w:sz w:val="22"/>
          <w:szCs w:val="22"/>
        </w:rPr>
        <w:t xml:space="preserve">   "transactionUuid": "0100109106_test3_268_1",</w:t>
      </w:r>
    </w:p>
    <w:p w14:paraId="29F6A02F">
      <w:pPr>
        <w:widowControl/>
        <w:shd w:val="clear" w:color="auto" w:fill="DBE5F1"/>
        <w:spacing w:before="0" w:line="240" w:lineRule="auto"/>
        <w:ind w:left="1800"/>
        <w:jc w:val="both"/>
        <w:rPr>
          <w:snapToGrid/>
          <w:color w:val="800000"/>
          <w:sz w:val="22"/>
          <w:szCs w:val="22"/>
        </w:rPr>
      </w:pPr>
      <w:r>
        <w:rPr>
          <w:snapToGrid/>
          <w:color w:val="800000"/>
          <w:sz w:val="22"/>
          <w:szCs w:val="22"/>
        </w:rPr>
        <w:t xml:space="preserve">   "errorCode": null,</w:t>
      </w:r>
    </w:p>
    <w:p w14:paraId="5F6554FC">
      <w:pPr>
        <w:widowControl/>
        <w:shd w:val="clear" w:color="auto" w:fill="DBE5F1"/>
        <w:spacing w:before="0" w:line="240" w:lineRule="auto"/>
        <w:ind w:left="1800"/>
        <w:jc w:val="both"/>
        <w:rPr>
          <w:snapToGrid/>
          <w:color w:val="800000"/>
          <w:sz w:val="22"/>
          <w:szCs w:val="22"/>
        </w:rPr>
      </w:pPr>
      <w:r>
        <w:rPr>
          <w:snapToGrid/>
          <w:color w:val="800000"/>
          <w:sz w:val="22"/>
          <w:szCs w:val="22"/>
        </w:rPr>
        <w:t xml:space="preserve">   "description": null,</w:t>
      </w:r>
    </w:p>
    <w:p w14:paraId="495D571A">
      <w:pPr>
        <w:widowControl/>
        <w:shd w:val="clear" w:color="auto" w:fill="DBE5F1"/>
        <w:spacing w:before="0" w:line="240" w:lineRule="auto"/>
        <w:ind w:left="1800"/>
        <w:jc w:val="both"/>
        <w:rPr>
          <w:snapToGrid/>
          <w:color w:val="800000"/>
          <w:sz w:val="22"/>
          <w:szCs w:val="22"/>
        </w:rPr>
      </w:pPr>
      <w:r>
        <w:rPr>
          <w:snapToGrid/>
          <w:color w:val="800000"/>
          <w:sz w:val="22"/>
          <w:szCs w:val="22"/>
        </w:rPr>
        <w:t xml:space="preserve">   "result": [</w:t>
      </w:r>
      <w:r>
        <w:rPr>
          <w:snapToGrid/>
          <w:color w:val="800000"/>
          <w:sz w:val="22"/>
          <w:szCs w:val="22"/>
        </w:rPr>
        <w:drawing>
          <wp:inline distT="0" distB="0" distL="114300" distR="114300">
            <wp:extent cx="85090" cy="85090"/>
            <wp:effectExtent l="0" t="0" r="10160" b="10160"/>
            <wp:docPr id="27" name="Picture 34" descr="min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34" descr="minus"/>
                    <pic:cNvPicPr>
                      <a:picLocks noChangeAspect="1"/>
                    </pic:cNvPicPr>
                  </pic:nvPicPr>
                  <pic:blipFill>
                    <a:blip r:embed="rId77"/>
                    <a:stretch>
                      <a:fillRect/>
                    </a:stretch>
                  </pic:blipFill>
                  <pic:spPr>
                    <a:xfrm>
                      <a:off x="0" y="0"/>
                      <a:ext cx="85090" cy="85090"/>
                    </a:xfrm>
                    <a:prstGeom prst="rect">
                      <a:avLst/>
                    </a:prstGeom>
                    <a:noFill/>
                    <a:ln>
                      <a:noFill/>
                    </a:ln>
                  </pic:spPr>
                </pic:pic>
              </a:graphicData>
            </a:graphic>
          </wp:inline>
        </w:drawing>
      </w:r>
    </w:p>
    <w:p w14:paraId="505B2F57">
      <w:pPr>
        <w:widowControl/>
        <w:shd w:val="clear" w:color="auto" w:fill="DBE5F1"/>
        <w:spacing w:before="0" w:line="240" w:lineRule="auto"/>
        <w:ind w:left="1800"/>
        <w:jc w:val="both"/>
        <w:rPr>
          <w:snapToGrid/>
          <w:color w:val="800000"/>
          <w:sz w:val="22"/>
          <w:szCs w:val="22"/>
        </w:rPr>
      </w:pPr>
      <w:r>
        <w:rPr>
          <w:snapToGrid/>
          <w:color w:val="800000"/>
          <w:sz w:val="22"/>
          <w:szCs w:val="22"/>
        </w:rPr>
        <w:t xml:space="preserve">      {</w:t>
      </w:r>
      <w:r>
        <w:rPr>
          <w:snapToGrid/>
          <w:color w:val="800000"/>
          <w:sz w:val="22"/>
          <w:szCs w:val="22"/>
        </w:rPr>
        <w:drawing>
          <wp:inline distT="0" distB="0" distL="114300" distR="114300">
            <wp:extent cx="85090" cy="85090"/>
            <wp:effectExtent l="0" t="0" r="10160" b="10160"/>
            <wp:docPr id="28" name="Picture 35" descr="min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35" descr="minus"/>
                    <pic:cNvPicPr>
                      <a:picLocks noChangeAspect="1"/>
                    </pic:cNvPicPr>
                  </pic:nvPicPr>
                  <pic:blipFill>
                    <a:blip r:embed="rId77"/>
                    <a:stretch>
                      <a:fillRect/>
                    </a:stretch>
                  </pic:blipFill>
                  <pic:spPr>
                    <a:xfrm>
                      <a:off x="0" y="0"/>
                      <a:ext cx="85090" cy="85090"/>
                    </a:xfrm>
                    <a:prstGeom prst="rect">
                      <a:avLst/>
                    </a:prstGeom>
                    <a:noFill/>
                    <a:ln>
                      <a:noFill/>
                    </a:ln>
                  </pic:spPr>
                </pic:pic>
              </a:graphicData>
            </a:graphic>
          </wp:inline>
        </w:drawing>
      </w:r>
    </w:p>
    <w:p w14:paraId="4612BD79">
      <w:pPr>
        <w:widowControl/>
        <w:shd w:val="clear" w:color="auto" w:fill="DBE5F1"/>
        <w:spacing w:before="0" w:line="240" w:lineRule="auto"/>
        <w:ind w:left="1800"/>
        <w:jc w:val="both"/>
        <w:rPr>
          <w:snapToGrid/>
          <w:color w:val="800000"/>
          <w:sz w:val="22"/>
          <w:szCs w:val="22"/>
        </w:rPr>
      </w:pPr>
      <w:r>
        <w:rPr>
          <w:snapToGrid/>
          <w:color w:val="800000"/>
          <w:sz w:val="22"/>
          <w:szCs w:val="22"/>
        </w:rPr>
        <w:t xml:space="preserve">         "supplierTaxCode": "0100109106",</w:t>
      </w:r>
    </w:p>
    <w:p w14:paraId="454F8252">
      <w:pPr>
        <w:widowControl/>
        <w:shd w:val="clear" w:color="auto" w:fill="DBE5F1"/>
        <w:spacing w:before="0" w:line="240" w:lineRule="auto"/>
        <w:ind w:left="1800"/>
        <w:jc w:val="both"/>
        <w:rPr>
          <w:snapToGrid/>
          <w:color w:val="800000"/>
          <w:sz w:val="22"/>
          <w:szCs w:val="22"/>
        </w:rPr>
      </w:pPr>
      <w:r>
        <w:rPr>
          <w:snapToGrid/>
          <w:color w:val="800000"/>
          <w:sz w:val="22"/>
          <w:szCs w:val="22"/>
        </w:rPr>
        <w:t xml:space="preserve">         "invoiceNo": "AB/19E0000522",</w:t>
      </w:r>
    </w:p>
    <w:p w14:paraId="40DE85C4">
      <w:pPr>
        <w:widowControl/>
        <w:shd w:val="clear" w:color="auto" w:fill="DBE5F1"/>
        <w:spacing w:before="0" w:line="240" w:lineRule="auto"/>
        <w:ind w:left="1800"/>
        <w:jc w:val="both"/>
        <w:rPr>
          <w:snapToGrid/>
          <w:color w:val="800000"/>
          <w:sz w:val="22"/>
          <w:szCs w:val="22"/>
        </w:rPr>
      </w:pPr>
      <w:r>
        <w:rPr>
          <w:snapToGrid/>
          <w:color w:val="800000"/>
          <w:sz w:val="22"/>
          <w:szCs w:val="22"/>
        </w:rPr>
        <w:t xml:space="preserve">         "reservationCode": "OKMYMDX5F4",</w:t>
      </w:r>
    </w:p>
    <w:p w14:paraId="7B4898B1">
      <w:pPr>
        <w:widowControl/>
        <w:shd w:val="clear" w:color="auto" w:fill="DBE5F1"/>
        <w:spacing w:before="0" w:line="240" w:lineRule="auto"/>
        <w:ind w:left="1800"/>
        <w:jc w:val="both"/>
        <w:rPr>
          <w:snapToGrid/>
          <w:color w:val="800000"/>
          <w:sz w:val="22"/>
          <w:szCs w:val="22"/>
        </w:rPr>
      </w:pPr>
      <w:r>
        <w:rPr>
          <w:snapToGrid/>
          <w:color w:val="800000"/>
          <w:sz w:val="22"/>
          <w:szCs w:val="22"/>
        </w:rPr>
        <w:t xml:space="preserve">         "issueDate": </w:t>
      </w:r>
      <w:r>
        <w:rPr>
          <w:bCs/>
          <w:snapToGrid/>
          <w:color w:val="8000FF"/>
          <w:sz w:val="22"/>
          <w:szCs w:val="22"/>
          <w:shd w:val="clear" w:color="auto" w:fill="FFFF00"/>
        </w:rPr>
        <w:t>1587797116843</w:t>
      </w:r>
    </w:p>
    <w:p w14:paraId="3A18686A">
      <w:pPr>
        <w:widowControl/>
        <w:shd w:val="clear" w:color="auto" w:fill="DBE5F1"/>
        <w:spacing w:before="0" w:line="240" w:lineRule="auto"/>
        <w:ind w:left="1800"/>
        <w:jc w:val="both"/>
        <w:rPr>
          <w:snapToGrid/>
          <w:color w:val="800000"/>
          <w:sz w:val="22"/>
          <w:szCs w:val="22"/>
        </w:rPr>
      </w:pPr>
      <w:r>
        <w:rPr>
          <w:snapToGrid/>
          <w:color w:val="800000"/>
          <w:sz w:val="22"/>
          <w:szCs w:val="22"/>
        </w:rPr>
        <w:t xml:space="preserve">         "status": "Hóa đơn gốc"</w:t>
      </w:r>
    </w:p>
    <w:p w14:paraId="2B92BC32">
      <w:pPr>
        <w:widowControl/>
        <w:shd w:val="clear" w:color="auto" w:fill="DBE5F1"/>
        <w:spacing w:before="0" w:line="240" w:lineRule="auto"/>
        <w:ind w:left="1800"/>
        <w:jc w:val="both"/>
        <w:rPr>
          <w:snapToGrid/>
          <w:color w:val="800000"/>
          <w:sz w:val="22"/>
          <w:szCs w:val="22"/>
        </w:rPr>
      </w:pPr>
      <w:r>
        <w:rPr>
          <w:snapToGrid/>
          <w:color w:val="800000"/>
          <w:sz w:val="22"/>
          <w:szCs w:val="22"/>
        </w:rPr>
        <w:t xml:space="preserve">      }</w:t>
      </w:r>
    </w:p>
    <w:p w14:paraId="345AE52E">
      <w:pPr>
        <w:widowControl/>
        <w:shd w:val="clear" w:color="auto" w:fill="DBE5F1"/>
        <w:spacing w:before="0" w:line="240" w:lineRule="auto"/>
        <w:ind w:left="1800"/>
        <w:jc w:val="both"/>
        <w:rPr>
          <w:snapToGrid/>
          <w:color w:val="800000"/>
          <w:sz w:val="22"/>
          <w:szCs w:val="22"/>
        </w:rPr>
      </w:pPr>
      <w:r>
        <w:rPr>
          <w:snapToGrid/>
          <w:color w:val="800000"/>
          <w:sz w:val="22"/>
          <w:szCs w:val="22"/>
        </w:rPr>
        <w:t xml:space="preserve">   ]</w:t>
      </w:r>
    </w:p>
    <w:p w14:paraId="2A83C008">
      <w:pPr>
        <w:widowControl/>
        <w:shd w:val="clear" w:color="auto" w:fill="DBE5F1"/>
        <w:spacing w:before="0" w:line="240" w:lineRule="auto"/>
        <w:ind w:left="1800"/>
        <w:jc w:val="both"/>
        <w:rPr>
          <w:snapToGrid/>
          <w:color w:val="800000"/>
          <w:sz w:val="22"/>
          <w:szCs w:val="22"/>
        </w:rPr>
      </w:pPr>
      <w:r>
        <w:rPr>
          <w:snapToGrid/>
          <w:color w:val="800000"/>
          <w:sz w:val="22"/>
          <w:szCs w:val="22"/>
        </w:rPr>
        <w:t>}</w:t>
      </w:r>
    </w:p>
    <w:p w14:paraId="36DF0D72">
      <w:pPr>
        <w:snapToGrid w:val="0"/>
        <w:ind w:left="360"/>
        <w:jc w:val="both"/>
        <w:rPr>
          <w:sz w:val="22"/>
          <w:szCs w:val="22"/>
        </w:rPr>
      </w:pPr>
      <w:r>
        <w:rPr>
          <w:sz w:val="22"/>
          <w:szCs w:val="22"/>
        </w:rPr>
        <w:t>Đối với các hóa đơn theo Thông tư 78 đã được cơ quan thuế cấp mã sẽ có các thông tin bổ sung về mã cơ quan thuế như sau</w:t>
      </w:r>
    </w:p>
    <w:tbl>
      <w:tblPr>
        <w:tblStyle w:val="13"/>
        <w:tblW w:w="0" w:type="auto"/>
        <w:tblInd w:w="67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74"/>
        <w:gridCol w:w="1755"/>
        <w:gridCol w:w="4578"/>
      </w:tblGrid>
      <w:tr w14:paraId="27AFDA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74" w:type="dxa"/>
            <w:shd w:val="clear" w:color="auto" w:fill="D9D9D9"/>
            <w:noWrap w:val="0"/>
            <w:vAlign w:val="top"/>
          </w:tcPr>
          <w:p w14:paraId="7F190503">
            <w:pPr>
              <w:spacing w:line="240" w:lineRule="auto"/>
              <w:ind w:left="0" w:right="11"/>
              <w:contextualSpacing/>
              <w:jc w:val="center"/>
              <w:rPr>
                <w:b/>
                <w:bCs/>
                <w:sz w:val="22"/>
                <w:szCs w:val="22"/>
              </w:rPr>
            </w:pPr>
            <w:r>
              <w:rPr>
                <w:b/>
                <w:bCs/>
                <w:sz w:val="22"/>
                <w:szCs w:val="22"/>
              </w:rPr>
              <w:t>STT</w:t>
            </w:r>
          </w:p>
        </w:tc>
        <w:tc>
          <w:tcPr>
            <w:tcW w:w="1755" w:type="dxa"/>
            <w:shd w:val="clear" w:color="auto" w:fill="D9D9D9"/>
            <w:noWrap w:val="0"/>
            <w:vAlign w:val="top"/>
          </w:tcPr>
          <w:p w14:paraId="1CCB2E15">
            <w:pPr>
              <w:spacing w:line="240" w:lineRule="auto"/>
              <w:ind w:left="0" w:right="11"/>
              <w:contextualSpacing/>
              <w:jc w:val="center"/>
              <w:rPr>
                <w:b/>
                <w:bCs/>
                <w:sz w:val="22"/>
                <w:szCs w:val="22"/>
              </w:rPr>
            </w:pPr>
            <w:r>
              <w:rPr>
                <w:b/>
                <w:bCs/>
                <w:sz w:val="22"/>
                <w:szCs w:val="22"/>
              </w:rPr>
              <w:t>Tên thẻ</w:t>
            </w:r>
          </w:p>
        </w:tc>
        <w:tc>
          <w:tcPr>
            <w:tcW w:w="4578" w:type="dxa"/>
            <w:shd w:val="clear" w:color="auto" w:fill="D9D9D9"/>
            <w:noWrap w:val="0"/>
            <w:vAlign w:val="top"/>
          </w:tcPr>
          <w:p w14:paraId="286F635A">
            <w:pPr>
              <w:spacing w:line="240" w:lineRule="auto"/>
              <w:ind w:left="0" w:right="11"/>
              <w:contextualSpacing/>
              <w:jc w:val="center"/>
              <w:rPr>
                <w:b/>
                <w:bCs/>
                <w:sz w:val="22"/>
                <w:szCs w:val="22"/>
              </w:rPr>
            </w:pPr>
            <w:r>
              <w:rPr>
                <w:b/>
                <w:bCs/>
                <w:sz w:val="22"/>
                <w:szCs w:val="22"/>
              </w:rPr>
              <w:t>Ý nghĩa</w:t>
            </w:r>
          </w:p>
        </w:tc>
      </w:tr>
      <w:tr w14:paraId="343EC9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74" w:type="dxa"/>
            <w:noWrap w:val="0"/>
            <w:vAlign w:val="top"/>
          </w:tcPr>
          <w:p w14:paraId="5A79CE1D">
            <w:pPr>
              <w:pStyle w:val="93"/>
              <w:numPr>
                <w:ilvl w:val="0"/>
                <w:numId w:val="29"/>
              </w:numPr>
              <w:spacing w:before="40" w:after="40"/>
              <w:ind w:right="11"/>
              <w:contextualSpacing/>
              <w:rPr>
                <w:rFonts w:ascii="Times New Roman" w:hAnsi="Times New Roman"/>
              </w:rPr>
            </w:pPr>
          </w:p>
        </w:tc>
        <w:tc>
          <w:tcPr>
            <w:tcW w:w="1755" w:type="dxa"/>
            <w:noWrap w:val="0"/>
            <w:vAlign w:val="top"/>
          </w:tcPr>
          <w:p w14:paraId="316FB10E">
            <w:pPr>
              <w:spacing w:line="240" w:lineRule="auto"/>
              <w:ind w:left="0" w:right="11"/>
              <w:contextualSpacing/>
              <w:rPr>
                <w:sz w:val="22"/>
                <w:szCs w:val="22"/>
              </w:rPr>
            </w:pPr>
            <w:r>
              <w:rPr>
                <w:sz w:val="22"/>
                <w:szCs w:val="22"/>
              </w:rPr>
              <w:t>exchangeStatus</w:t>
            </w:r>
          </w:p>
        </w:tc>
        <w:tc>
          <w:tcPr>
            <w:tcW w:w="4578" w:type="dxa"/>
            <w:noWrap w:val="0"/>
            <w:vAlign w:val="top"/>
          </w:tcPr>
          <w:p w14:paraId="490B644B">
            <w:pPr>
              <w:spacing w:line="240" w:lineRule="auto"/>
              <w:ind w:left="0" w:right="11"/>
              <w:contextualSpacing/>
              <w:rPr>
                <w:sz w:val="22"/>
                <w:szCs w:val="22"/>
              </w:rPr>
            </w:pPr>
            <w:r>
              <w:rPr>
                <w:sz w:val="22"/>
                <w:szCs w:val="22"/>
              </w:rPr>
              <w:t>Mô tả trạng thái truyền nhận của HĐ với CQT</w:t>
            </w:r>
          </w:p>
        </w:tc>
      </w:tr>
      <w:tr w14:paraId="4761D4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74" w:type="dxa"/>
            <w:noWrap w:val="0"/>
            <w:vAlign w:val="top"/>
          </w:tcPr>
          <w:p w14:paraId="64C1146D">
            <w:pPr>
              <w:pStyle w:val="93"/>
              <w:numPr>
                <w:ilvl w:val="0"/>
                <w:numId w:val="29"/>
              </w:numPr>
              <w:spacing w:before="40" w:after="40"/>
              <w:ind w:right="11"/>
              <w:contextualSpacing/>
              <w:rPr>
                <w:rFonts w:ascii="Times New Roman" w:hAnsi="Times New Roman"/>
              </w:rPr>
            </w:pPr>
          </w:p>
        </w:tc>
        <w:tc>
          <w:tcPr>
            <w:tcW w:w="1755" w:type="dxa"/>
            <w:noWrap w:val="0"/>
            <w:vAlign w:val="top"/>
          </w:tcPr>
          <w:p w14:paraId="2C6BD7CD">
            <w:pPr>
              <w:spacing w:line="240" w:lineRule="auto"/>
              <w:ind w:left="0" w:right="11"/>
              <w:contextualSpacing/>
              <w:rPr>
                <w:sz w:val="22"/>
                <w:szCs w:val="22"/>
              </w:rPr>
            </w:pPr>
            <w:r>
              <w:rPr>
                <w:sz w:val="22"/>
                <w:szCs w:val="22"/>
              </w:rPr>
              <w:t>exchangeDes</w:t>
            </w:r>
          </w:p>
        </w:tc>
        <w:tc>
          <w:tcPr>
            <w:tcW w:w="4578" w:type="dxa"/>
            <w:noWrap w:val="0"/>
            <w:vAlign w:val="top"/>
          </w:tcPr>
          <w:p w14:paraId="24510C0D">
            <w:pPr>
              <w:spacing w:line="240" w:lineRule="auto"/>
              <w:ind w:left="0" w:right="11"/>
              <w:contextualSpacing/>
              <w:rPr>
                <w:sz w:val="22"/>
                <w:szCs w:val="22"/>
              </w:rPr>
            </w:pPr>
            <w:r>
              <w:rPr>
                <w:sz w:val="22"/>
                <w:szCs w:val="22"/>
              </w:rPr>
              <w:t xml:space="preserve">Mô tả lỗi truyền nhận </w:t>
            </w:r>
          </w:p>
        </w:tc>
      </w:tr>
      <w:tr w14:paraId="5307B5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74" w:type="dxa"/>
            <w:noWrap w:val="0"/>
            <w:vAlign w:val="top"/>
          </w:tcPr>
          <w:p w14:paraId="45610C28">
            <w:pPr>
              <w:pStyle w:val="93"/>
              <w:numPr>
                <w:ilvl w:val="0"/>
                <w:numId w:val="29"/>
              </w:numPr>
              <w:spacing w:before="40" w:after="40"/>
              <w:ind w:right="11"/>
              <w:contextualSpacing/>
              <w:rPr>
                <w:rFonts w:ascii="Times New Roman" w:hAnsi="Times New Roman"/>
              </w:rPr>
            </w:pPr>
          </w:p>
        </w:tc>
        <w:tc>
          <w:tcPr>
            <w:tcW w:w="1755" w:type="dxa"/>
            <w:noWrap w:val="0"/>
            <w:vAlign w:val="top"/>
          </w:tcPr>
          <w:p w14:paraId="7BF453C1">
            <w:pPr>
              <w:spacing w:line="240" w:lineRule="auto"/>
              <w:ind w:left="0" w:right="11"/>
              <w:contextualSpacing/>
              <w:rPr>
                <w:sz w:val="22"/>
                <w:szCs w:val="22"/>
              </w:rPr>
            </w:pPr>
            <w:r>
              <w:rPr>
                <w:sz w:val="22"/>
                <w:szCs w:val="22"/>
              </w:rPr>
              <w:t>codeOfTax</w:t>
            </w:r>
          </w:p>
        </w:tc>
        <w:tc>
          <w:tcPr>
            <w:tcW w:w="4578" w:type="dxa"/>
            <w:noWrap w:val="0"/>
            <w:vAlign w:val="top"/>
          </w:tcPr>
          <w:p w14:paraId="0903D16B">
            <w:pPr>
              <w:spacing w:line="240" w:lineRule="auto"/>
              <w:ind w:left="0" w:right="11"/>
              <w:contextualSpacing/>
              <w:rPr>
                <w:sz w:val="22"/>
                <w:szCs w:val="22"/>
              </w:rPr>
            </w:pPr>
            <w:r>
              <w:rPr>
                <w:sz w:val="22"/>
                <w:szCs w:val="22"/>
              </w:rPr>
              <w:t>Mã CQT cấp</w:t>
            </w:r>
          </w:p>
        </w:tc>
      </w:tr>
    </w:tbl>
    <w:p w14:paraId="6D3C5B21">
      <w:pPr>
        <w:widowControl/>
        <w:shd w:val="clear" w:color="auto" w:fill="DBE5F1"/>
        <w:spacing w:before="0" w:line="240" w:lineRule="auto"/>
        <w:ind w:left="1800"/>
        <w:jc w:val="both"/>
        <w:rPr>
          <w:snapToGrid/>
          <w:color w:val="800000"/>
          <w:sz w:val="22"/>
          <w:szCs w:val="22"/>
        </w:rPr>
      </w:pPr>
      <w:r>
        <w:rPr>
          <w:snapToGrid/>
          <w:color w:val="800000"/>
          <w:sz w:val="22"/>
          <w:szCs w:val="22"/>
        </w:rPr>
        <w:t>{</w:t>
      </w:r>
    </w:p>
    <w:p w14:paraId="59680799">
      <w:pPr>
        <w:widowControl/>
        <w:shd w:val="clear" w:color="auto" w:fill="DBE5F1"/>
        <w:spacing w:before="0" w:line="240" w:lineRule="auto"/>
        <w:ind w:left="1800"/>
        <w:jc w:val="both"/>
        <w:rPr>
          <w:snapToGrid/>
          <w:color w:val="800000"/>
          <w:sz w:val="22"/>
          <w:szCs w:val="22"/>
        </w:rPr>
      </w:pPr>
      <w:r>
        <w:rPr>
          <w:snapToGrid/>
          <w:color w:val="800000"/>
          <w:sz w:val="22"/>
          <w:szCs w:val="22"/>
        </w:rPr>
        <w:t xml:space="preserve">    "errorCode": null,</w:t>
      </w:r>
    </w:p>
    <w:p w14:paraId="5DDA02EB">
      <w:pPr>
        <w:widowControl/>
        <w:shd w:val="clear" w:color="auto" w:fill="DBE5F1"/>
        <w:spacing w:before="0" w:line="240" w:lineRule="auto"/>
        <w:ind w:left="1800"/>
        <w:jc w:val="both"/>
        <w:rPr>
          <w:snapToGrid/>
          <w:color w:val="800000"/>
          <w:sz w:val="22"/>
          <w:szCs w:val="22"/>
        </w:rPr>
      </w:pPr>
      <w:r>
        <w:rPr>
          <w:snapToGrid/>
          <w:color w:val="800000"/>
          <w:sz w:val="22"/>
          <w:szCs w:val="22"/>
        </w:rPr>
        <w:t xml:space="preserve">    "description": null,</w:t>
      </w:r>
    </w:p>
    <w:p w14:paraId="7D471DD7">
      <w:pPr>
        <w:widowControl/>
        <w:shd w:val="clear" w:color="auto" w:fill="DBE5F1"/>
        <w:spacing w:before="0" w:line="240" w:lineRule="auto"/>
        <w:ind w:left="1800"/>
        <w:jc w:val="both"/>
        <w:rPr>
          <w:snapToGrid/>
          <w:color w:val="800000"/>
          <w:sz w:val="22"/>
          <w:szCs w:val="22"/>
        </w:rPr>
      </w:pPr>
      <w:r>
        <w:rPr>
          <w:snapToGrid/>
          <w:color w:val="800000"/>
          <w:sz w:val="22"/>
          <w:szCs w:val="22"/>
        </w:rPr>
        <w:t xml:space="preserve">    "transactionUuid": "4543Gfd565h",</w:t>
      </w:r>
    </w:p>
    <w:p w14:paraId="277D8A5E">
      <w:pPr>
        <w:widowControl/>
        <w:shd w:val="clear" w:color="auto" w:fill="DBE5F1"/>
        <w:spacing w:before="0" w:line="240" w:lineRule="auto"/>
        <w:ind w:left="1800"/>
        <w:jc w:val="both"/>
        <w:rPr>
          <w:snapToGrid/>
          <w:color w:val="800000"/>
          <w:sz w:val="22"/>
          <w:szCs w:val="22"/>
        </w:rPr>
      </w:pPr>
      <w:r>
        <w:rPr>
          <w:snapToGrid/>
          <w:color w:val="800000"/>
          <w:sz w:val="22"/>
          <w:szCs w:val="22"/>
        </w:rPr>
        <w:t xml:space="preserve">    "result": [</w:t>
      </w:r>
    </w:p>
    <w:p w14:paraId="7219B3C5">
      <w:pPr>
        <w:widowControl/>
        <w:shd w:val="clear" w:color="auto" w:fill="DBE5F1"/>
        <w:spacing w:before="0" w:line="240" w:lineRule="auto"/>
        <w:ind w:left="1800"/>
        <w:jc w:val="both"/>
        <w:rPr>
          <w:snapToGrid/>
          <w:color w:val="800000"/>
          <w:sz w:val="22"/>
          <w:szCs w:val="22"/>
        </w:rPr>
      </w:pPr>
      <w:r>
        <w:rPr>
          <w:snapToGrid/>
          <w:color w:val="800000"/>
          <w:sz w:val="22"/>
          <w:szCs w:val="22"/>
        </w:rPr>
        <w:t xml:space="preserve">        {</w:t>
      </w:r>
    </w:p>
    <w:p w14:paraId="1AEBFBD5">
      <w:pPr>
        <w:widowControl/>
        <w:shd w:val="clear" w:color="auto" w:fill="DBE5F1"/>
        <w:spacing w:before="0" w:line="240" w:lineRule="auto"/>
        <w:ind w:left="1800"/>
        <w:jc w:val="both"/>
        <w:rPr>
          <w:snapToGrid/>
          <w:color w:val="800000"/>
          <w:sz w:val="22"/>
          <w:szCs w:val="22"/>
        </w:rPr>
      </w:pPr>
      <w:r>
        <w:rPr>
          <w:snapToGrid/>
          <w:color w:val="800000"/>
          <w:sz w:val="22"/>
          <w:szCs w:val="22"/>
        </w:rPr>
        <w:t xml:space="preserve">            "supplierTaxCode": "0100109106-710",</w:t>
      </w:r>
    </w:p>
    <w:p w14:paraId="5D6C5DF0">
      <w:pPr>
        <w:widowControl/>
        <w:shd w:val="clear" w:color="auto" w:fill="DBE5F1"/>
        <w:spacing w:before="0" w:line="240" w:lineRule="auto"/>
        <w:ind w:left="1800"/>
        <w:jc w:val="both"/>
        <w:rPr>
          <w:snapToGrid/>
          <w:color w:val="800000"/>
          <w:sz w:val="22"/>
          <w:szCs w:val="22"/>
        </w:rPr>
      </w:pPr>
      <w:r>
        <w:rPr>
          <w:snapToGrid/>
          <w:color w:val="800000"/>
          <w:sz w:val="22"/>
          <w:szCs w:val="22"/>
        </w:rPr>
        <w:t xml:space="preserve">            "invoiceNo": "K21DTT4",</w:t>
      </w:r>
    </w:p>
    <w:p w14:paraId="6D639A6A">
      <w:pPr>
        <w:widowControl/>
        <w:shd w:val="clear" w:color="auto" w:fill="DBE5F1"/>
        <w:spacing w:before="0" w:line="240" w:lineRule="auto"/>
        <w:ind w:left="1800"/>
        <w:jc w:val="both"/>
        <w:rPr>
          <w:snapToGrid/>
          <w:color w:val="800000"/>
          <w:sz w:val="22"/>
          <w:szCs w:val="22"/>
        </w:rPr>
      </w:pPr>
      <w:r>
        <w:rPr>
          <w:snapToGrid/>
          <w:color w:val="800000"/>
          <w:sz w:val="22"/>
          <w:szCs w:val="22"/>
        </w:rPr>
        <w:t xml:space="preserve">            "reservationCode": "UFODH7MN7LT0GW5",</w:t>
      </w:r>
    </w:p>
    <w:p w14:paraId="6D798C43">
      <w:pPr>
        <w:widowControl/>
        <w:shd w:val="clear" w:color="auto" w:fill="DBE5F1"/>
        <w:spacing w:before="0" w:line="240" w:lineRule="auto"/>
        <w:ind w:left="1800"/>
        <w:jc w:val="both"/>
        <w:rPr>
          <w:snapToGrid/>
          <w:color w:val="800000"/>
          <w:sz w:val="22"/>
          <w:szCs w:val="22"/>
        </w:rPr>
      </w:pPr>
      <w:r>
        <w:rPr>
          <w:snapToGrid/>
          <w:color w:val="800000"/>
          <w:sz w:val="22"/>
          <w:szCs w:val="22"/>
        </w:rPr>
        <w:t xml:space="preserve">            "issueDate": 1638852198000,</w:t>
      </w:r>
    </w:p>
    <w:p w14:paraId="1191F87F">
      <w:pPr>
        <w:widowControl/>
        <w:shd w:val="clear" w:color="auto" w:fill="DBE5F1"/>
        <w:spacing w:before="0" w:line="240" w:lineRule="auto"/>
        <w:ind w:left="1800"/>
        <w:jc w:val="both"/>
        <w:rPr>
          <w:snapToGrid/>
          <w:color w:val="800000"/>
          <w:sz w:val="22"/>
          <w:szCs w:val="22"/>
        </w:rPr>
      </w:pPr>
      <w:r>
        <w:rPr>
          <w:snapToGrid/>
          <w:color w:val="800000"/>
          <w:sz w:val="22"/>
          <w:szCs w:val="22"/>
        </w:rPr>
        <w:t xml:space="preserve">            "status": "Hóa đơn điều chỉnh tiền",</w:t>
      </w:r>
    </w:p>
    <w:p w14:paraId="715BEC10">
      <w:pPr>
        <w:widowControl/>
        <w:shd w:val="clear" w:color="auto" w:fill="DBE5F1"/>
        <w:spacing w:before="0" w:line="240" w:lineRule="auto"/>
        <w:ind w:left="1800"/>
        <w:jc w:val="both"/>
        <w:rPr>
          <w:snapToGrid/>
          <w:color w:val="800000"/>
          <w:sz w:val="22"/>
          <w:szCs w:val="22"/>
        </w:rPr>
      </w:pPr>
      <w:r>
        <w:rPr>
          <w:snapToGrid/>
          <w:color w:val="800000"/>
          <w:sz w:val="22"/>
          <w:szCs w:val="22"/>
        </w:rPr>
        <w:t xml:space="preserve">            "exchangeStatus": "</w:t>
      </w:r>
      <w:r>
        <w:rPr>
          <w:sz w:val="22"/>
          <w:szCs w:val="22"/>
        </w:rPr>
        <w:t xml:space="preserve"> </w:t>
      </w:r>
      <w:r>
        <w:rPr>
          <w:snapToGrid/>
          <w:color w:val="800000"/>
          <w:sz w:val="22"/>
          <w:szCs w:val="22"/>
        </w:rPr>
        <w:t>Mã CQT cấp: 00BDD6525B75646655B654665B65466565",</w:t>
      </w:r>
    </w:p>
    <w:p w14:paraId="15B9C883">
      <w:pPr>
        <w:widowControl/>
        <w:shd w:val="clear" w:color="auto" w:fill="DBE5F1"/>
        <w:spacing w:before="0" w:line="240" w:lineRule="auto"/>
        <w:ind w:left="1800"/>
        <w:jc w:val="both"/>
        <w:rPr>
          <w:snapToGrid/>
          <w:color w:val="800000"/>
          <w:sz w:val="22"/>
          <w:szCs w:val="22"/>
        </w:rPr>
      </w:pPr>
      <w:r>
        <w:rPr>
          <w:snapToGrid/>
          <w:color w:val="800000"/>
          <w:sz w:val="22"/>
          <w:szCs w:val="22"/>
        </w:rPr>
        <w:t xml:space="preserve">            "exchangeDes": null,</w:t>
      </w:r>
    </w:p>
    <w:p w14:paraId="221014C6">
      <w:pPr>
        <w:widowControl/>
        <w:shd w:val="clear" w:color="auto" w:fill="DBE5F1"/>
        <w:spacing w:before="0" w:line="240" w:lineRule="auto"/>
        <w:ind w:left="1800"/>
        <w:jc w:val="both"/>
        <w:rPr>
          <w:snapToGrid/>
          <w:color w:val="800000"/>
          <w:sz w:val="22"/>
          <w:szCs w:val="22"/>
        </w:rPr>
      </w:pPr>
      <w:r>
        <w:rPr>
          <w:snapToGrid/>
          <w:color w:val="800000"/>
          <w:sz w:val="22"/>
          <w:szCs w:val="22"/>
        </w:rPr>
        <w:t xml:space="preserve">            "codeOfTax": "00BDD6525B75646655B654665B65466565"</w:t>
      </w:r>
    </w:p>
    <w:p w14:paraId="01740C6F">
      <w:pPr>
        <w:widowControl/>
        <w:shd w:val="clear" w:color="auto" w:fill="DBE5F1"/>
        <w:spacing w:before="0" w:line="240" w:lineRule="auto"/>
        <w:ind w:left="1800"/>
        <w:jc w:val="both"/>
        <w:rPr>
          <w:snapToGrid/>
          <w:color w:val="800000"/>
          <w:sz w:val="22"/>
          <w:szCs w:val="22"/>
        </w:rPr>
      </w:pPr>
      <w:r>
        <w:rPr>
          <w:snapToGrid/>
          <w:color w:val="800000"/>
          <w:sz w:val="22"/>
          <w:szCs w:val="22"/>
        </w:rPr>
        <w:t xml:space="preserve">        }</w:t>
      </w:r>
    </w:p>
    <w:p w14:paraId="3FFE5CE4">
      <w:pPr>
        <w:widowControl/>
        <w:shd w:val="clear" w:color="auto" w:fill="DBE5F1"/>
        <w:spacing w:before="0" w:line="240" w:lineRule="auto"/>
        <w:ind w:left="1800"/>
        <w:jc w:val="both"/>
        <w:rPr>
          <w:snapToGrid/>
          <w:color w:val="800000"/>
          <w:sz w:val="22"/>
          <w:szCs w:val="22"/>
        </w:rPr>
      </w:pPr>
      <w:r>
        <w:rPr>
          <w:snapToGrid/>
          <w:color w:val="800000"/>
          <w:sz w:val="22"/>
          <w:szCs w:val="22"/>
        </w:rPr>
        <w:t xml:space="preserve">    ]</w:t>
      </w:r>
    </w:p>
    <w:p w14:paraId="4E71C07D">
      <w:pPr>
        <w:widowControl/>
        <w:shd w:val="clear" w:color="auto" w:fill="DBE5F1"/>
        <w:spacing w:before="0" w:line="240" w:lineRule="auto"/>
        <w:ind w:left="1800"/>
        <w:jc w:val="both"/>
        <w:rPr>
          <w:snapToGrid/>
          <w:color w:val="800000"/>
          <w:sz w:val="22"/>
          <w:szCs w:val="22"/>
        </w:rPr>
      </w:pPr>
      <w:r>
        <w:rPr>
          <w:snapToGrid/>
          <w:color w:val="800000"/>
          <w:sz w:val="22"/>
          <w:szCs w:val="22"/>
        </w:rPr>
        <w:t>}</w:t>
      </w:r>
    </w:p>
    <w:p w14:paraId="585B9040">
      <w:pPr>
        <w:pStyle w:val="3"/>
        <w:numPr>
          <w:ilvl w:val="0"/>
          <w:numId w:val="0"/>
        </w:numPr>
        <w:tabs>
          <w:tab w:val="clear" w:pos="2278"/>
        </w:tabs>
        <w:rPr>
          <w:rFonts w:ascii="Times New Roman" w:hAnsi="Times New Roman"/>
          <w:sz w:val="22"/>
          <w:szCs w:val="22"/>
        </w:rPr>
      </w:pPr>
      <w:bookmarkStart w:id="58" w:name="_Toc115266204"/>
      <w:r>
        <w:rPr>
          <w:rFonts w:ascii="Times New Roman" w:hAnsi="Times New Roman"/>
          <w:sz w:val="22"/>
          <w:szCs w:val="22"/>
        </w:rPr>
        <w:t>7.22 Cấp mã bí mật</w:t>
      </w:r>
      <w:bookmarkEnd w:id="58"/>
    </w:p>
    <w:p w14:paraId="36B95638">
      <w:pPr>
        <w:rPr>
          <w:sz w:val="22"/>
          <w:szCs w:val="22"/>
        </w:rPr>
      </w:pPr>
      <w:r>
        <w:rPr>
          <w:sz w:val="22"/>
          <w:szCs w:val="22"/>
        </w:rPr>
        <w:t>- Cho phép API cấp mã bí mật cho doanh nghiệp theo MST.</w:t>
      </w:r>
    </w:p>
    <w:p w14:paraId="325BA7FF">
      <w:pPr>
        <w:rPr>
          <w:sz w:val="22"/>
          <w:szCs w:val="22"/>
        </w:rPr>
      </w:pPr>
      <w:r>
        <w:rPr>
          <w:sz w:val="22"/>
          <w:szCs w:val="22"/>
        </w:rPr>
        <w:t>- Đường dẫn API: InvoiceAPI/BotWS/getReservationCode/{taxCode}</w:t>
      </w:r>
    </w:p>
    <w:p w14:paraId="4E229E61">
      <w:pPr>
        <w:rPr>
          <w:sz w:val="22"/>
          <w:szCs w:val="22"/>
        </w:rPr>
      </w:pPr>
      <w:r>
        <w:rPr>
          <w:sz w:val="22"/>
          <w:szCs w:val="22"/>
        </w:rPr>
        <w:t>- Method: POST</w:t>
      </w:r>
    </w:p>
    <w:p w14:paraId="0558DE4F">
      <w:pPr>
        <w:rPr>
          <w:sz w:val="22"/>
          <w:szCs w:val="22"/>
        </w:rPr>
      </w:pPr>
    </w:p>
    <w:p w14:paraId="3364DBB5">
      <w:pPr>
        <w:rPr>
          <w:sz w:val="22"/>
          <w:szCs w:val="22"/>
        </w:rPr>
      </w:pPr>
    </w:p>
    <w:p w14:paraId="41FE1304">
      <w:pPr>
        <w:rPr>
          <w:sz w:val="22"/>
          <w:szCs w:val="22"/>
        </w:rPr>
      </w:pPr>
    </w:p>
    <w:p w14:paraId="21E3994D">
      <w:pPr>
        <w:ind w:left="0"/>
        <w:rPr>
          <w:sz w:val="22"/>
          <w:szCs w:val="22"/>
        </w:rPr>
      </w:pPr>
      <w:r>
        <w:rPr>
          <w:b/>
          <w:bCs/>
          <w:sz w:val="22"/>
          <w:szCs w:val="22"/>
        </w:rPr>
        <w:t>Input</w:t>
      </w:r>
      <w:r>
        <w:rPr>
          <w:sz w:val="22"/>
          <w:szCs w:val="22"/>
        </w:rPr>
        <w:t xml:space="preserve">: </w:t>
      </w:r>
    </w:p>
    <w:tbl>
      <w:tblPr>
        <w:tblStyle w:val="13"/>
        <w:tblW w:w="9331" w:type="dxa"/>
        <w:tblInd w:w="55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0"/>
        <w:gridCol w:w="2520"/>
        <w:gridCol w:w="4831"/>
      </w:tblGrid>
      <w:tr w14:paraId="33F4BE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0" w:hRule="atLeast"/>
        </w:trPr>
        <w:tc>
          <w:tcPr>
            <w:tcW w:w="1980" w:type="dxa"/>
            <w:shd w:val="clear" w:color="auto" w:fill="D9D9D9"/>
            <w:noWrap w:val="0"/>
            <w:vAlign w:val="top"/>
          </w:tcPr>
          <w:p w14:paraId="257481E7">
            <w:pPr>
              <w:ind w:left="0"/>
              <w:jc w:val="center"/>
              <w:rPr>
                <w:b/>
                <w:bCs/>
                <w:color w:val="000000"/>
                <w:sz w:val="22"/>
                <w:szCs w:val="22"/>
              </w:rPr>
            </w:pPr>
            <w:r>
              <w:rPr>
                <w:b/>
                <w:bCs/>
                <w:color w:val="000000"/>
                <w:sz w:val="22"/>
                <w:szCs w:val="22"/>
              </w:rPr>
              <w:t>Tên trường</w:t>
            </w:r>
          </w:p>
        </w:tc>
        <w:tc>
          <w:tcPr>
            <w:tcW w:w="2520" w:type="dxa"/>
            <w:shd w:val="clear" w:color="auto" w:fill="D9D9D9"/>
            <w:noWrap w:val="0"/>
            <w:vAlign w:val="top"/>
          </w:tcPr>
          <w:p w14:paraId="03B71766">
            <w:pPr>
              <w:ind w:left="0"/>
              <w:jc w:val="center"/>
              <w:rPr>
                <w:b/>
                <w:bCs/>
                <w:color w:val="000000"/>
                <w:sz w:val="22"/>
                <w:szCs w:val="22"/>
              </w:rPr>
            </w:pPr>
            <w:r>
              <w:rPr>
                <w:b/>
                <w:bCs/>
                <w:color w:val="000000"/>
                <w:sz w:val="22"/>
                <w:szCs w:val="22"/>
              </w:rPr>
              <w:t>Kiểu dữ liệu, ràng buộc</w:t>
            </w:r>
          </w:p>
        </w:tc>
        <w:tc>
          <w:tcPr>
            <w:tcW w:w="4831" w:type="dxa"/>
            <w:shd w:val="clear" w:color="auto" w:fill="D9D9D9"/>
            <w:noWrap w:val="0"/>
            <w:vAlign w:val="top"/>
          </w:tcPr>
          <w:p w14:paraId="4062C15C">
            <w:pPr>
              <w:ind w:left="0"/>
              <w:jc w:val="center"/>
              <w:rPr>
                <w:b/>
                <w:bCs/>
                <w:color w:val="000000"/>
                <w:sz w:val="22"/>
                <w:szCs w:val="22"/>
              </w:rPr>
            </w:pPr>
            <w:r>
              <w:rPr>
                <w:b/>
                <w:bCs/>
                <w:color w:val="000000"/>
                <w:sz w:val="22"/>
                <w:szCs w:val="22"/>
              </w:rPr>
              <w:t>Mô tả</w:t>
            </w:r>
          </w:p>
        </w:tc>
      </w:tr>
      <w:tr w14:paraId="68B562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noWrap w:val="0"/>
            <w:vAlign w:val="top"/>
          </w:tcPr>
          <w:p w14:paraId="274AE24F">
            <w:pPr>
              <w:spacing w:before="0"/>
              <w:ind w:left="0"/>
              <w:jc w:val="both"/>
              <w:rPr>
                <w:sz w:val="22"/>
                <w:szCs w:val="22"/>
              </w:rPr>
            </w:pPr>
            <w:r>
              <w:rPr>
                <w:sz w:val="22"/>
                <w:szCs w:val="22"/>
              </w:rPr>
              <w:t>transactionUuid</w:t>
            </w:r>
          </w:p>
        </w:tc>
        <w:tc>
          <w:tcPr>
            <w:tcW w:w="2520" w:type="dxa"/>
            <w:noWrap w:val="0"/>
            <w:vAlign w:val="top"/>
          </w:tcPr>
          <w:p w14:paraId="1E3D73F7">
            <w:pPr>
              <w:spacing w:before="0"/>
              <w:ind w:left="0"/>
              <w:jc w:val="both"/>
              <w:rPr>
                <w:sz w:val="22"/>
                <w:szCs w:val="22"/>
              </w:rPr>
            </w:pPr>
            <w:r>
              <w:rPr>
                <w:sz w:val="22"/>
                <w:szCs w:val="22"/>
              </w:rPr>
              <w:t>Required: false</w:t>
            </w:r>
          </w:p>
          <w:p w14:paraId="0A83DCC6">
            <w:pPr>
              <w:spacing w:before="0"/>
              <w:ind w:left="0"/>
              <w:jc w:val="both"/>
              <w:rPr>
                <w:sz w:val="22"/>
                <w:szCs w:val="22"/>
              </w:rPr>
            </w:pPr>
            <w:r>
              <w:rPr>
                <w:sz w:val="22"/>
                <w:szCs w:val="22"/>
              </w:rPr>
              <w:t>DataType: String</w:t>
            </w:r>
          </w:p>
          <w:p w14:paraId="2661137A">
            <w:pPr>
              <w:spacing w:before="0"/>
              <w:ind w:left="0"/>
              <w:jc w:val="both"/>
              <w:rPr>
                <w:sz w:val="22"/>
                <w:szCs w:val="22"/>
              </w:rPr>
            </w:pPr>
            <w:r>
              <w:rPr>
                <w:sz w:val="22"/>
                <w:szCs w:val="22"/>
              </w:rPr>
              <w:t>Minlength: 10</w:t>
            </w:r>
          </w:p>
          <w:p w14:paraId="0514D407">
            <w:pPr>
              <w:spacing w:before="0"/>
              <w:ind w:left="0"/>
              <w:jc w:val="both"/>
              <w:rPr>
                <w:sz w:val="22"/>
                <w:szCs w:val="22"/>
              </w:rPr>
            </w:pPr>
            <w:r>
              <w:rPr>
                <w:sz w:val="22"/>
                <w:szCs w:val="22"/>
              </w:rPr>
              <w:t>Maxlength: 36</w:t>
            </w:r>
          </w:p>
          <w:p w14:paraId="52AF13AA">
            <w:pPr>
              <w:spacing w:before="0"/>
              <w:ind w:left="0"/>
              <w:jc w:val="both"/>
              <w:rPr>
                <w:sz w:val="22"/>
                <w:szCs w:val="22"/>
              </w:rPr>
            </w:pPr>
            <w:r>
              <w:rPr>
                <w:sz w:val="22"/>
                <w:szCs w:val="22"/>
              </w:rPr>
              <w:t>Format:</w:t>
            </w:r>
          </w:p>
        </w:tc>
        <w:tc>
          <w:tcPr>
            <w:tcW w:w="4831" w:type="dxa"/>
            <w:noWrap w:val="0"/>
            <w:vAlign w:val="top"/>
          </w:tcPr>
          <w:p w14:paraId="14538A98">
            <w:pPr>
              <w:spacing w:before="0"/>
              <w:ind w:left="41"/>
              <w:jc w:val="both"/>
              <w:rPr>
                <w:sz w:val="22"/>
                <w:szCs w:val="22"/>
              </w:rPr>
            </w:pPr>
            <w:r>
              <w:rPr>
                <w:sz w:val="22"/>
                <w:szCs w:val="22"/>
              </w:rPr>
              <w:t xml:space="preserve">ID để kiểm trùng giao dịch. </w:t>
            </w:r>
          </w:p>
          <w:p w14:paraId="709E4277">
            <w:pPr>
              <w:spacing w:before="0"/>
              <w:ind w:left="41"/>
              <w:jc w:val="both"/>
              <w:rPr>
                <w:sz w:val="22"/>
                <w:szCs w:val="22"/>
              </w:rPr>
            </w:pPr>
            <w:r>
              <w:rPr>
                <w:sz w:val="22"/>
                <w:szCs w:val="22"/>
              </w:rPr>
              <w:t>Khuyến cáo: sử dụng UUID v4.</w:t>
            </w:r>
          </w:p>
        </w:tc>
      </w:tr>
      <w:tr w14:paraId="36EB34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noWrap w:val="0"/>
            <w:vAlign w:val="top"/>
          </w:tcPr>
          <w:p w14:paraId="38D81F54">
            <w:pPr>
              <w:spacing w:before="0"/>
              <w:ind w:left="0"/>
              <w:jc w:val="both"/>
              <w:rPr>
                <w:sz w:val="22"/>
                <w:szCs w:val="22"/>
              </w:rPr>
            </w:pPr>
            <w:r>
              <w:rPr>
                <w:sz w:val="22"/>
                <w:szCs w:val="22"/>
              </w:rPr>
              <w:t>requestCode</w:t>
            </w:r>
          </w:p>
        </w:tc>
        <w:tc>
          <w:tcPr>
            <w:tcW w:w="2520" w:type="dxa"/>
            <w:noWrap w:val="0"/>
            <w:vAlign w:val="top"/>
          </w:tcPr>
          <w:p w14:paraId="77654E4E">
            <w:pPr>
              <w:spacing w:before="0"/>
              <w:ind w:left="0"/>
              <w:jc w:val="both"/>
              <w:rPr>
                <w:sz w:val="22"/>
                <w:szCs w:val="22"/>
              </w:rPr>
            </w:pPr>
            <w:r>
              <w:rPr>
                <w:sz w:val="22"/>
                <w:szCs w:val="22"/>
              </w:rPr>
              <w:t>Required: true</w:t>
            </w:r>
          </w:p>
          <w:p w14:paraId="0CE5E1FF">
            <w:pPr>
              <w:spacing w:before="0"/>
              <w:ind w:left="0"/>
              <w:jc w:val="both"/>
              <w:rPr>
                <w:sz w:val="22"/>
                <w:szCs w:val="22"/>
              </w:rPr>
            </w:pPr>
            <w:r>
              <w:rPr>
                <w:sz w:val="22"/>
                <w:szCs w:val="22"/>
              </w:rPr>
              <w:t>DataType: BigDecimal</w:t>
            </w:r>
          </w:p>
          <w:p w14:paraId="53FBCEFA">
            <w:pPr>
              <w:spacing w:before="0"/>
              <w:ind w:left="0"/>
              <w:jc w:val="both"/>
              <w:rPr>
                <w:sz w:val="22"/>
                <w:szCs w:val="22"/>
              </w:rPr>
            </w:pPr>
            <w:r>
              <w:rPr>
                <w:sz w:val="22"/>
                <w:szCs w:val="22"/>
              </w:rPr>
              <w:t xml:space="preserve">Minlength: </w:t>
            </w:r>
          </w:p>
          <w:p w14:paraId="33827A16">
            <w:pPr>
              <w:spacing w:before="0"/>
              <w:ind w:left="0"/>
              <w:jc w:val="both"/>
              <w:rPr>
                <w:sz w:val="22"/>
                <w:szCs w:val="22"/>
              </w:rPr>
            </w:pPr>
            <w:r>
              <w:rPr>
                <w:sz w:val="22"/>
                <w:szCs w:val="22"/>
              </w:rPr>
              <w:t xml:space="preserve">Maxlength: </w:t>
            </w:r>
          </w:p>
          <w:p w14:paraId="071A91B7">
            <w:pPr>
              <w:spacing w:before="0"/>
              <w:ind w:left="0"/>
              <w:jc w:val="both"/>
              <w:rPr>
                <w:sz w:val="22"/>
                <w:szCs w:val="22"/>
              </w:rPr>
            </w:pPr>
            <w:r>
              <w:rPr>
                <w:sz w:val="22"/>
                <w:szCs w:val="22"/>
              </w:rPr>
              <w:t>Format:</w:t>
            </w:r>
          </w:p>
        </w:tc>
        <w:tc>
          <w:tcPr>
            <w:tcW w:w="4831" w:type="dxa"/>
            <w:noWrap w:val="0"/>
            <w:vAlign w:val="top"/>
          </w:tcPr>
          <w:p w14:paraId="79BFC0A7">
            <w:pPr>
              <w:spacing w:before="0"/>
              <w:ind w:left="41"/>
              <w:jc w:val="both"/>
              <w:rPr>
                <w:sz w:val="22"/>
                <w:szCs w:val="22"/>
              </w:rPr>
            </w:pPr>
            <w:r>
              <w:rPr>
                <w:sz w:val="22"/>
                <w:szCs w:val="22"/>
              </w:rPr>
              <w:t>Số lượng mã yêu cầu</w:t>
            </w:r>
          </w:p>
          <w:p w14:paraId="7787A86F">
            <w:pPr>
              <w:spacing w:before="0"/>
              <w:ind w:left="41"/>
              <w:jc w:val="both"/>
              <w:rPr>
                <w:sz w:val="22"/>
                <w:szCs w:val="22"/>
              </w:rPr>
            </w:pPr>
            <w:r>
              <w:rPr>
                <w:sz w:val="22"/>
                <w:szCs w:val="22"/>
              </w:rPr>
              <w:t xml:space="preserve">Maxlength = </w:t>
            </w:r>
            <w:r>
              <w:rPr>
                <w:sz w:val="22"/>
                <w:szCs w:val="22"/>
                <w:shd w:val="clear" w:color="auto" w:fill="FFFFFF"/>
              </w:rPr>
              <w:t>30,000 – Số lượng lấy mã mà chưa sử dụng</w:t>
            </w:r>
          </w:p>
        </w:tc>
      </w:tr>
      <w:tr w14:paraId="229D88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noWrap w:val="0"/>
            <w:vAlign w:val="top"/>
          </w:tcPr>
          <w:p w14:paraId="652EBD45">
            <w:pPr>
              <w:spacing w:before="0"/>
              <w:ind w:left="0"/>
              <w:jc w:val="both"/>
              <w:rPr>
                <w:sz w:val="22"/>
                <w:szCs w:val="22"/>
              </w:rPr>
            </w:pPr>
            <w:r>
              <w:rPr>
                <w:sz w:val="22"/>
                <w:szCs w:val="22"/>
              </w:rPr>
              <w:t>expiredDate</w:t>
            </w:r>
          </w:p>
        </w:tc>
        <w:tc>
          <w:tcPr>
            <w:tcW w:w="2520" w:type="dxa"/>
            <w:noWrap w:val="0"/>
            <w:vAlign w:val="top"/>
          </w:tcPr>
          <w:p w14:paraId="76FDBFD1">
            <w:pPr>
              <w:spacing w:before="0"/>
              <w:ind w:left="0"/>
              <w:jc w:val="both"/>
              <w:rPr>
                <w:sz w:val="22"/>
                <w:szCs w:val="22"/>
              </w:rPr>
            </w:pPr>
            <w:r>
              <w:rPr>
                <w:sz w:val="22"/>
                <w:szCs w:val="22"/>
              </w:rPr>
              <w:t>Required: false</w:t>
            </w:r>
          </w:p>
          <w:p w14:paraId="04188426">
            <w:pPr>
              <w:spacing w:before="0"/>
              <w:ind w:left="0"/>
              <w:jc w:val="both"/>
              <w:rPr>
                <w:sz w:val="22"/>
                <w:szCs w:val="22"/>
              </w:rPr>
            </w:pPr>
            <w:r>
              <w:rPr>
                <w:sz w:val="22"/>
                <w:szCs w:val="22"/>
              </w:rPr>
              <w:t>DataType: Date</w:t>
            </w:r>
          </w:p>
          <w:p w14:paraId="4E9D61E9">
            <w:pPr>
              <w:spacing w:before="0"/>
              <w:ind w:left="0"/>
              <w:jc w:val="both"/>
              <w:rPr>
                <w:sz w:val="22"/>
                <w:szCs w:val="22"/>
              </w:rPr>
            </w:pPr>
            <w:r>
              <w:rPr>
                <w:sz w:val="22"/>
                <w:szCs w:val="22"/>
              </w:rPr>
              <w:t xml:space="preserve">Minlength: </w:t>
            </w:r>
          </w:p>
          <w:p w14:paraId="568D3EB1">
            <w:pPr>
              <w:spacing w:before="0"/>
              <w:ind w:left="0"/>
              <w:jc w:val="both"/>
              <w:rPr>
                <w:sz w:val="22"/>
                <w:szCs w:val="22"/>
              </w:rPr>
            </w:pPr>
            <w:r>
              <w:rPr>
                <w:sz w:val="22"/>
                <w:szCs w:val="22"/>
              </w:rPr>
              <w:t xml:space="preserve">Maxlength: </w:t>
            </w:r>
          </w:p>
          <w:p w14:paraId="2C1AFB2C">
            <w:pPr>
              <w:spacing w:before="0"/>
              <w:ind w:left="0"/>
              <w:jc w:val="both"/>
              <w:rPr>
                <w:sz w:val="22"/>
                <w:szCs w:val="22"/>
              </w:rPr>
            </w:pPr>
            <w:r>
              <w:rPr>
                <w:sz w:val="22"/>
                <w:szCs w:val="22"/>
              </w:rPr>
              <w:t>Format:</w:t>
            </w:r>
          </w:p>
        </w:tc>
        <w:tc>
          <w:tcPr>
            <w:tcW w:w="4831" w:type="dxa"/>
            <w:noWrap w:val="0"/>
            <w:vAlign w:val="top"/>
          </w:tcPr>
          <w:p w14:paraId="309E4BA0">
            <w:pPr>
              <w:spacing w:before="0"/>
              <w:ind w:left="41"/>
              <w:jc w:val="both"/>
              <w:rPr>
                <w:sz w:val="22"/>
                <w:szCs w:val="22"/>
              </w:rPr>
            </w:pPr>
            <w:r>
              <w:rPr>
                <w:sz w:val="22"/>
                <w:szCs w:val="22"/>
              </w:rPr>
              <w:t>Ngày hết hạn sử dụng mã</w:t>
            </w:r>
          </w:p>
          <w:p w14:paraId="3E51B82E">
            <w:pPr>
              <w:spacing w:before="0"/>
              <w:ind w:left="41"/>
              <w:jc w:val="both"/>
              <w:rPr>
                <w:sz w:val="22"/>
                <w:szCs w:val="22"/>
              </w:rPr>
            </w:pPr>
            <w:r>
              <w:rPr>
                <w:sz w:val="22"/>
                <w:szCs w:val="22"/>
              </w:rPr>
              <w:t xml:space="preserve">Định dạng theo </w:t>
            </w:r>
            <w:r>
              <w:rPr>
                <w:sz w:val="22"/>
                <w:szCs w:val="22"/>
                <w:lang w:val="en"/>
              </w:rPr>
              <w:t>Tiêu chuẩn 5.1</w:t>
            </w:r>
            <w:r>
              <w:rPr>
                <w:sz w:val="22"/>
                <w:szCs w:val="22"/>
              </w:rPr>
              <w:t>, đến giờ, phút, giây</w:t>
            </w:r>
          </w:p>
          <w:p w14:paraId="3FD07A31">
            <w:pPr>
              <w:spacing w:before="0"/>
              <w:ind w:left="41"/>
              <w:jc w:val="both"/>
              <w:rPr>
                <w:sz w:val="22"/>
                <w:szCs w:val="22"/>
              </w:rPr>
            </w:pPr>
            <w:r>
              <w:rPr>
                <w:sz w:val="22"/>
                <w:szCs w:val="22"/>
              </w:rPr>
              <w:t>Ví dụ: 1587797116000</w:t>
            </w:r>
          </w:p>
        </w:tc>
      </w:tr>
    </w:tbl>
    <w:p w14:paraId="5E228DCE">
      <w:pPr>
        <w:ind w:left="0"/>
        <w:rPr>
          <w:sz w:val="22"/>
          <w:szCs w:val="22"/>
        </w:rPr>
      </w:pPr>
    </w:p>
    <w:p w14:paraId="365BCDB5">
      <w:pPr>
        <w:ind w:left="0"/>
        <w:rPr>
          <w:sz w:val="22"/>
          <w:szCs w:val="22"/>
        </w:rPr>
      </w:pPr>
      <w:r>
        <w:rPr>
          <w:sz w:val="22"/>
          <w:szCs w:val="22"/>
        </w:rPr>
        <w:t xml:space="preserve">Ví dụ: </w:t>
      </w:r>
    </w:p>
    <w:p w14:paraId="3D072B5E">
      <w:pPr>
        <w:shd w:val="clear" w:color="auto" w:fill="B4C6E7"/>
        <w:ind w:left="0"/>
        <w:rPr>
          <w:sz w:val="22"/>
          <w:szCs w:val="22"/>
        </w:rPr>
      </w:pPr>
      <w:r>
        <w:rPr>
          <w:sz w:val="22"/>
          <w:szCs w:val="22"/>
        </w:rPr>
        <w:t>{</w:t>
      </w:r>
    </w:p>
    <w:p w14:paraId="0A0A98E8">
      <w:pPr>
        <w:shd w:val="clear" w:color="auto" w:fill="B4C6E7"/>
        <w:ind w:left="0"/>
        <w:rPr>
          <w:sz w:val="22"/>
          <w:szCs w:val="22"/>
        </w:rPr>
      </w:pPr>
      <w:r>
        <w:rPr>
          <w:sz w:val="22"/>
          <w:szCs w:val="22"/>
        </w:rPr>
        <w:t xml:space="preserve">  "transactionUuid": "56432347787",</w:t>
      </w:r>
    </w:p>
    <w:p w14:paraId="015AEBD4">
      <w:pPr>
        <w:shd w:val="clear" w:color="auto" w:fill="B4C6E7"/>
        <w:ind w:left="0"/>
        <w:rPr>
          <w:sz w:val="22"/>
          <w:szCs w:val="22"/>
        </w:rPr>
      </w:pPr>
      <w:r>
        <w:rPr>
          <w:sz w:val="22"/>
          <w:szCs w:val="22"/>
        </w:rPr>
        <w:t xml:space="preserve">  "expiredDate": 1587797116000,</w:t>
      </w:r>
    </w:p>
    <w:p w14:paraId="2D01307E">
      <w:pPr>
        <w:shd w:val="clear" w:color="auto" w:fill="B4C6E7"/>
        <w:ind w:left="0"/>
        <w:rPr>
          <w:sz w:val="22"/>
          <w:szCs w:val="22"/>
        </w:rPr>
      </w:pPr>
      <w:r>
        <w:rPr>
          <w:sz w:val="22"/>
          <w:szCs w:val="22"/>
        </w:rPr>
        <w:t xml:space="preserve">  "requestCode": 50  </w:t>
      </w:r>
    </w:p>
    <w:p w14:paraId="1B5EB6DF">
      <w:pPr>
        <w:shd w:val="clear" w:color="auto" w:fill="B4C6E7"/>
        <w:ind w:left="0"/>
        <w:rPr>
          <w:sz w:val="22"/>
          <w:szCs w:val="22"/>
        </w:rPr>
      </w:pPr>
      <w:r>
        <w:rPr>
          <w:sz w:val="22"/>
          <w:szCs w:val="22"/>
        </w:rPr>
        <w:t>}</w:t>
      </w:r>
    </w:p>
    <w:p w14:paraId="50325EB0">
      <w:pPr>
        <w:ind w:left="0"/>
        <w:rPr>
          <w:sz w:val="22"/>
          <w:szCs w:val="22"/>
        </w:rPr>
      </w:pPr>
      <w:r>
        <w:rPr>
          <w:b/>
          <w:bCs/>
          <w:sz w:val="22"/>
          <w:szCs w:val="22"/>
        </w:rPr>
        <w:t>Output</w:t>
      </w:r>
      <w:r>
        <w:rPr>
          <w:sz w:val="22"/>
          <w:szCs w:val="22"/>
        </w:rPr>
        <w:t xml:space="preserve">: </w:t>
      </w:r>
    </w:p>
    <w:tbl>
      <w:tblPr>
        <w:tblStyle w:val="13"/>
        <w:tblW w:w="9360"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0"/>
        <w:gridCol w:w="7380"/>
      </w:tblGrid>
      <w:tr w14:paraId="49CC3B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0" w:hRule="atLeast"/>
        </w:trPr>
        <w:tc>
          <w:tcPr>
            <w:tcW w:w="1980" w:type="dxa"/>
            <w:shd w:val="clear" w:color="auto" w:fill="D9D9D9"/>
            <w:noWrap w:val="0"/>
            <w:vAlign w:val="top"/>
          </w:tcPr>
          <w:p w14:paraId="7C08631C">
            <w:pPr>
              <w:ind w:left="0"/>
              <w:jc w:val="center"/>
              <w:rPr>
                <w:b/>
                <w:bCs/>
                <w:color w:val="000000"/>
                <w:sz w:val="22"/>
                <w:szCs w:val="22"/>
              </w:rPr>
            </w:pPr>
            <w:r>
              <w:rPr>
                <w:b/>
                <w:bCs/>
                <w:color w:val="000000"/>
                <w:sz w:val="22"/>
                <w:szCs w:val="22"/>
              </w:rPr>
              <w:t>Tên trường</w:t>
            </w:r>
          </w:p>
        </w:tc>
        <w:tc>
          <w:tcPr>
            <w:tcW w:w="7380" w:type="dxa"/>
            <w:shd w:val="clear" w:color="auto" w:fill="D9D9D9"/>
            <w:noWrap w:val="0"/>
            <w:vAlign w:val="top"/>
          </w:tcPr>
          <w:p w14:paraId="191573F7">
            <w:pPr>
              <w:ind w:left="0"/>
              <w:jc w:val="center"/>
              <w:rPr>
                <w:b/>
                <w:bCs/>
                <w:color w:val="000000"/>
                <w:sz w:val="22"/>
                <w:szCs w:val="22"/>
              </w:rPr>
            </w:pPr>
            <w:r>
              <w:rPr>
                <w:b/>
                <w:bCs/>
                <w:color w:val="000000"/>
                <w:sz w:val="22"/>
                <w:szCs w:val="22"/>
              </w:rPr>
              <w:t>Mô tả</w:t>
            </w:r>
          </w:p>
        </w:tc>
      </w:tr>
      <w:tr w14:paraId="1060B5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noWrap w:val="0"/>
            <w:vAlign w:val="top"/>
          </w:tcPr>
          <w:p w14:paraId="6F08200D">
            <w:pPr>
              <w:spacing w:before="0"/>
              <w:ind w:left="0"/>
              <w:jc w:val="both"/>
              <w:rPr>
                <w:sz w:val="22"/>
                <w:szCs w:val="22"/>
              </w:rPr>
            </w:pPr>
            <w:r>
              <w:rPr>
                <w:sz w:val="22"/>
                <w:szCs w:val="22"/>
              </w:rPr>
              <w:t>transactionUuid</w:t>
            </w:r>
          </w:p>
        </w:tc>
        <w:tc>
          <w:tcPr>
            <w:tcW w:w="7380" w:type="dxa"/>
            <w:noWrap w:val="0"/>
            <w:vAlign w:val="top"/>
          </w:tcPr>
          <w:p w14:paraId="0C8A8E61">
            <w:pPr>
              <w:spacing w:before="0"/>
              <w:ind w:left="41"/>
              <w:jc w:val="both"/>
              <w:rPr>
                <w:sz w:val="22"/>
                <w:szCs w:val="22"/>
              </w:rPr>
            </w:pPr>
            <w:r>
              <w:rPr>
                <w:sz w:val="22"/>
                <w:szCs w:val="22"/>
              </w:rPr>
              <w:t>transactionUuid đã truyền trong Input</w:t>
            </w:r>
          </w:p>
        </w:tc>
      </w:tr>
      <w:tr w14:paraId="47276A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noWrap w:val="0"/>
            <w:vAlign w:val="top"/>
          </w:tcPr>
          <w:p w14:paraId="6B237846">
            <w:pPr>
              <w:spacing w:before="0"/>
              <w:ind w:left="0"/>
              <w:jc w:val="both"/>
              <w:rPr>
                <w:sz w:val="22"/>
                <w:szCs w:val="22"/>
              </w:rPr>
            </w:pPr>
            <w:r>
              <w:rPr>
                <w:sz w:val="22"/>
                <w:szCs w:val="22"/>
              </w:rPr>
              <w:t>expiredDate</w:t>
            </w:r>
          </w:p>
        </w:tc>
        <w:tc>
          <w:tcPr>
            <w:tcW w:w="7380" w:type="dxa"/>
            <w:noWrap w:val="0"/>
            <w:vAlign w:val="top"/>
          </w:tcPr>
          <w:p w14:paraId="171F0CE3">
            <w:pPr>
              <w:spacing w:before="0"/>
              <w:ind w:left="41"/>
              <w:jc w:val="both"/>
              <w:rPr>
                <w:sz w:val="22"/>
                <w:szCs w:val="22"/>
              </w:rPr>
            </w:pPr>
            <w:r>
              <w:rPr>
                <w:sz w:val="22"/>
                <w:szCs w:val="22"/>
              </w:rPr>
              <w:t>Ngày hết hạn sử dụng mã đã truyền trong Input</w:t>
            </w:r>
          </w:p>
        </w:tc>
      </w:tr>
      <w:tr w14:paraId="57D61F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noWrap w:val="0"/>
            <w:vAlign w:val="top"/>
          </w:tcPr>
          <w:p w14:paraId="5713E4DD">
            <w:pPr>
              <w:spacing w:before="0"/>
              <w:ind w:left="0"/>
              <w:jc w:val="both"/>
              <w:rPr>
                <w:sz w:val="22"/>
                <w:szCs w:val="22"/>
              </w:rPr>
            </w:pPr>
            <w:r>
              <w:rPr>
                <w:sz w:val="22"/>
                <w:szCs w:val="22"/>
              </w:rPr>
              <w:t>reservationCode</w:t>
            </w:r>
          </w:p>
        </w:tc>
        <w:tc>
          <w:tcPr>
            <w:tcW w:w="7380" w:type="dxa"/>
            <w:noWrap w:val="0"/>
            <w:vAlign w:val="top"/>
          </w:tcPr>
          <w:p w14:paraId="05EED51D">
            <w:pPr>
              <w:spacing w:before="0"/>
              <w:ind w:left="41"/>
              <w:jc w:val="both"/>
              <w:rPr>
                <w:sz w:val="22"/>
                <w:szCs w:val="22"/>
              </w:rPr>
            </w:pPr>
            <w:r>
              <w:rPr>
                <w:sz w:val="22"/>
                <w:szCs w:val="22"/>
              </w:rPr>
              <w:t xml:space="preserve">Danh sách mã bí mật cấp cho MST </w:t>
            </w:r>
          </w:p>
        </w:tc>
      </w:tr>
    </w:tbl>
    <w:p w14:paraId="49D6963B">
      <w:pPr>
        <w:ind w:left="0"/>
        <w:rPr>
          <w:sz w:val="22"/>
          <w:szCs w:val="22"/>
        </w:rPr>
      </w:pPr>
    </w:p>
    <w:p w14:paraId="7B8C03F8">
      <w:pPr>
        <w:ind w:left="0"/>
        <w:rPr>
          <w:sz w:val="22"/>
          <w:szCs w:val="22"/>
        </w:rPr>
      </w:pPr>
    </w:p>
    <w:p w14:paraId="1836252B">
      <w:pPr>
        <w:ind w:left="0"/>
        <w:rPr>
          <w:sz w:val="22"/>
          <w:szCs w:val="22"/>
        </w:rPr>
      </w:pPr>
    </w:p>
    <w:p w14:paraId="4A1BBE71">
      <w:pPr>
        <w:ind w:left="0"/>
        <w:rPr>
          <w:sz w:val="22"/>
          <w:szCs w:val="22"/>
        </w:rPr>
      </w:pPr>
      <w:r>
        <w:rPr>
          <w:sz w:val="22"/>
          <w:szCs w:val="22"/>
        </w:rPr>
        <w:t xml:space="preserve">Ví dụ: </w:t>
      </w:r>
    </w:p>
    <w:p w14:paraId="64A3FBE6">
      <w:pPr>
        <w:shd w:val="clear" w:color="auto" w:fill="B4C6E7"/>
        <w:ind w:left="0"/>
        <w:rPr>
          <w:sz w:val="22"/>
          <w:szCs w:val="22"/>
        </w:rPr>
      </w:pPr>
      <w:r>
        <w:rPr>
          <w:sz w:val="22"/>
          <w:szCs w:val="22"/>
        </w:rPr>
        <w:t>{</w:t>
      </w:r>
    </w:p>
    <w:p w14:paraId="5667F4A7">
      <w:pPr>
        <w:shd w:val="clear" w:color="auto" w:fill="B4C6E7"/>
        <w:ind w:left="0"/>
        <w:rPr>
          <w:sz w:val="22"/>
          <w:szCs w:val="22"/>
        </w:rPr>
      </w:pPr>
      <w:r>
        <w:rPr>
          <w:sz w:val="22"/>
          <w:szCs w:val="22"/>
        </w:rPr>
        <w:t xml:space="preserve">  "transactionUuid": "56432347787",</w:t>
      </w:r>
    </w:p>
    <w:p w14:paraId="7D52050F">
      <w:pPr>
        <w:shd w:val="clear" w:color="auto" w:fill="B4C6E7"/>
        <w:ind w:left="0"/>
        <w:rPr>
          <w:sz w:val="22"/>
          <w:szCs w:val="22"/>
        </w:rPr>
      </w:pPr>
      <w:r>
        <w:rPr>
          <w:sz w:val="22"/>
          <w:szCs w:val="22"/>
        </w:rPr>
        <w:t xml:space="preserve">  "expiredDate": 1587797116000</w:t>
      </w:r>
    </w:p>
    <w:p w14:paraId="5AB9FA46">
      <w:pPr>
        <w:shd w:val="clear" w:color="auto" w:fill="B4C6E7"/>
        <w:ind w:left="0"/>
        <w:rPr>
          <w:sz w:val="22"/>
          <w:szCs w:val="22"/>
        </w:rPr>
      </w:pPr>
      <w:r>
        <w:rPr>
          <w:sz w:val="22"/>
          <w:szCs w:val="22"/>
        </w:rPr>
        <w:t xml:space="preserve">  "result": </w:t>
      </w:r>
    </w:p>
    <w:p w14:paraId="547792B1">
      <w:pPr>
        <w:shd w:val="clear" w:color="auto" w:fill="B4C6E7"/>
        <w:ind w:left="0"/>
        <w:rPr>
          <w:sz w:val="22"/>
          <w:szCs w:val="22"/>
        </w:rPr>
      </w:pPr>
      <w:r>
        <w:rPr>
          <w:sz w:val="22"/>
          <w:szCs w:val="22"/>
        </w:rPr>
        <w:t xml:space="preserve">  {</w:t>
      </w:r>
    </w:p>
    <w:p w14:paraId="3CE963EA">
      <w:pPr>
        <w:shd w:val="clear" w:color="auto" w:fill="B4C6E7"/>
        <w:ind w:left="0"/>
        <w:rPr>
          <w:sz w:val="22"/>
          <w:szCs w:val="22"/>
        </w:rPr>
      </w:pPr>
      <w:r>
        <w:rPr>
          <w:sz w:val="22"/>
          <w:szCs w:val="22"/>
        </w:rPr>
        <w:t xml:space="preserve">  "reservationCode": ["479765676", "867547567"]</w:t>
      </w:r>
    </w:p>
    <w:p w14:paraId="6B472BF5">
      <w:pPr>
        <w:shd w:val="clear" w:color="auto" w:fill="B4C6E7"/>
        <w:ind w:left="0" w:firstLine="120"/>
        <w:rPr>
          <w:sz w:val="22"/>
          <w:szCs w:val="22"/>
        </w:rPr>
      </w:pPr>
      <w:r>
        <w:rPr>
          <w:sz w:val="22"/>
          <w:szCs w:val="22"/>
        </w:rPr>
        <w:t>}</w:t>
      </w:r>
    </w:p>
    <w:p w14:paraId="60C1D0F8">
      <w:pPr>
        <w:shd w:val="clear" w:color="auto" w:fill="B4C6E7"/>
        <w:ind w:left="0" w:firstLine="120"/>
        <w:rPr>
          <w:sz w:val="22"/>
          <w:szCs w:val="22"/>
        </w:rPr>
      </w:pPr>
      <w:r>
        <w:rPr>
          <w:sz w:val="22"/>
          <w:szCs w:val="22"/>
        </w:rPr>
        <w:t>}</w:t>
      </w:r>
    </w:p>
    <w:p w14:paraId="7BC17CE2">
      <w:pPr>
        <w:pStyle w:val="3"/>
        <w:numPr>
          <w:ilvl w:val="1"/>
          <w:numId w:val="30"/>
        </w:numPr>
        <w:tabs>
          <w:tab w:val="clear" w:pos="2278"/>
        </w:tabs>
        <w:ind w:left="540" w:hanging="568"/>
        <w:rPr>
          <w:rFonts w:ascii="Times New Roman" w:hAnsi="Times New Roman"/>
          <w:sz w:val="22"/>
          <w:szCs w:val="22"/>
        </w:rPr>
      </w:pPr>
      <w:bookmarkStart w:id="59" w:name="_Toc115266207"/>
      <w:r>
        <w:rPr>
          <w:rFonts w:ascii="Times New Roman" w:hAnsi="Times New Roman"/>
          <w:sz w:val="22"/>
          <w:szCs w:val="22"/>
        </w:rPr>
        <w:t>Cập nhật trạng thái in hoá đơn</w:t>
      </w:r>
      <w:bookmarkEnd w:id="59"/>
    </w:p>
    <w:p w14:paraId="49D0BDF1">
      <w:pPr>
        <w:rPr>
          <w:sz w:val="22"/>
          <w:szCs w:val="22"/>
        </w:rPr>
      </w:pPr>
      <w:r>
        <w:rPr>
          <w:sz w:val="22"/>
          <w:szCs w:val="22"/>
        </w:rPr>
        <w:t>- Mô tả chung: Thêm mới API cập nhật trạng thái in của hóa đơn đã phát hành.</w:t>
      </w:r>
    </w:p>
    <w:p w14:paraId="1AE0DA44">
      <w:pPr>
        <w:rPr>
          <w:sz w:val="22"/>
          <w:szCs w:val="22"/>
        </w:rPr>
      </w:pPr>
      <w:r>
        <w:rPr>
          <w:sz w:val="22"/>
          <w:szCs w:val="22"/>
        </w:rPr>
        <w:t>- Đường dẫn API: InvoiceAPI/InvoiceUtilsWS/updateInvoicePrintStatus</w:t>
      </w:r>
    </w:p>
    <w:p w14:paraId="3E905460">
      <w:pPr>
        <w:rPr>
          <w:sz w:val="22"/>
          <w:szCs w:val="22"/>
        </w:rPr>
      </w:pPr>
      <w:r>
        <w:rPr>
          <w:sz w:val="22"/>
          <w:szCs w:val="22"/>
        </w:rPr>
        <w:t>- Method: PUT</w:t>
      </w:r>
    </w:p>
    <w:p w14:paraId="1B1A0FD3">
      <w:pPr>
        <w:rPr>
          <w:sz w:val="22"/>
          <w:szCs w:val="22"/>
        </w:rPr>
      </w:pPr>
      <w:r>
        <w:rPr>
          <w:sz w:val="22"/>
          <w:szCs w:val="22"/>
        </w:rPr>
        <w:t>- Phạm vi: NA</w:t>
      </w:r>
    </w:p>
    <w:p w14:paraId="4B27512B">
      <w:pPr>
        <w:ind w:left="0"/>
        <w:rPr>
          <w:sz w:val="22"/>
          <w:szCs w:val="22"/>
        </w:rPr>
      </w:pPr>
      <w:r>
        <w:rPr>
          <w:b/>
          <w:bCs/>
          <w:sz w:val="22"/>
          <w:szCs w:val="22"/>
        </w:rPr>
        <w:t>Input</w:t>
      </w:r>
      <w:r>
        <w:rPr>
          <w:sz w:val="22"/>
          <w:szCs w:val="22"/>
        </w:rPr>
        <w:t xml:space="preserve">: </w:t>
      </w:r>
    </w:p>
    <w:tbl>
      <w:tblPr>
        <w:tblStyle w:val="13"/>
        <w:tblW w:w="9900"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0"/>
        <w:gridCol w:w="2556"/>
        <w:gridCol w:w="5364"/>
      </w:tblGrid>
      <w:tr w14:paraId="50DDD0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5" w:hRule="atLeast"/>
        </w:trPr>
        <w:tc>
          <w:tcPr>
            <w:tcW w:w="1980" w:type="dxa"/>
            <w:tcBorders>
              <w:top w:val="single" w:color="auto" w:sz="4" w:space="0"/>
              <w:left w:val="single" w:color="auto" w:sz="4" w:space="0"/>
              <w:bottom w:val="single" w:color="auto" w:sz="4" w:space="0"/>
              <w:right w:val="single" w:color="auto" w:sz="4" w:space="0"/>
            </w:tcBorders>
            <w:shd w:val="clear" w:color="auto" w:fill="D9D9D9"/>
            <w:noWrap w:val="0"/>
            <w:vAlign w:val="top"/>
          </w:tcPr>
          <w:p w14:paraId="2EAB9130">
            <w:pPr>
              <w:jc w:val="center"/>
              <w:rPr>
                <w:b/>
                <w:snapToGrid/>
                <w:sz w:val="22"/>
                <w:szCs w:val="22"/>
              </w:rPr>
            </w:pPr>
            <w:r>
              <w:rPr>
                <w:b/>
                <w:sz w:val="22"/>
                <w:szCs w:val="22"/>
              </w:rPr>
              <w:t>Tên trường</w:t>
            </w:r>
          </w:p>
        </w:tc>
        <w:tc>
          <w:tcPr>
            <w:tcW w:w="2556" w:type="dxa"/>
            <w:tcBorders>
              <w:top w:val="single" w:color="auto" w:sz="4" w:space="0"/>
              <w:left w:val="single" w:color="auto" w:sz="4" w:space="0"/>
              <w:bottom w:val="single" w:color="auto" w:sz="4" w:space="0"/>
              <w:right w:val="single" w:color="auto" w:sz="4" w:space="0"/>
            </w:tcBorders>
            <w:shd w:val="clear" w:color="auto" w:fill="D9D9D9"/>
            <w:noWrap w:val="0"/>
            <w:vAlign w:val="top"/>
          </w:tcPr>
          <w:p w14:paraId="47145E60">
            <w:pPr>
              <w:jc w:val="center"/>
              <w:rPr>
                <w:b/>
                <w:sz w:val="22"/>
                <w:szCs w:val="22"/>
              </w:rPr>
            </w:pPr>
            <w:r>
              <w:rPr>
                <w:b/>
                <w:sz w:val="22"/>
                <w:szCs w:val="22"/>
              </w:rPr>
              <w:t>Kiểu dữ liệu</w:t>
            </w:r>
          </w:p>
        </w:tc>
        <w:tc>
          <w:tcPr>
            <w:tcW w:w="5364" w:type="dxa"/>
            <w:tcBorders>
              <w:top w:val="single" w:color="auto" w:sz="4" w:space="0"/>
              <w:left w:val="single" w:color="auto" w:sz="4" w:space="0"/>
              <w:bottom w:val="single" w:color="auto" w:sz="4" w:space="0"/>
              <w:right w:val="single" w:color="auto" w:sz="4" w:space="0"/>
            </w:tcBorders>
            <w:shd w:val="clear" w:color="auto" w:fill="D9D9D9"/>
            <w:noWrap w:val="0"/>
            <w:vAlign w:val="top"/>
          </w:tcPr>
          <w:p w14:paraId="2D97C525">
            <w:pPr>
              <w:jc w:val="center"/>
              <w:rPr>
                <w:b/>
                <w:sz w:val="22"/>
                <w:szCs w:val="22"/>
              </w:rPr>
            </w:pPr>
            <w:r>
              <w:rPr>
                <w:b/>
                <w:sz w:val="22"/>
                <w:szCs w:val="22"/>
              </w:rPr>
              <w:t>Mô tả</w:t>
            </w:r>
          </w:p>
        </w:tc>
      </w:tr>
      <w:tr w14:paraId="3DED63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Borders>
              <w:top w:val="single" w:color="auto" w:sz="4" w:space="0"/>
              <w:left w:val="single" w:color="auto" w:sz="4" w:space="0"/>
              <w:bottom w:val="single" w:color="auto" w:sz="4" w:space="0"/>
              <w:right w:val="single" w:color="auto" w:sz="4" w:space="0"/>
            </w:tcBorders>
            <w:noWrap w:val="0"/>
            <w:vAlign w:val="top"/>
          </w:tcPr>
          <w:p w14:paraId="021096CA">
            <w:pPr>
              <w:spacing w:before="0"/>
              <w:ind w:left="0"/>
              <w:jc w:val="both"/>
              <w:rPr>
                <w:sz w:val="22"/>
                <w:szCs w:val="22"/>
              </w:rPr>
            </w:pPr>
            <w:r>
              <w:rPr>
                <w:sz w:val="22"/>
                <w:szCs w:val="22"/>
              </w:rPr>
              <w:t>taxCode</w:t>
            </w:r>
          </w:p>
        </w:tc>
        <w:tc>
          <w:tcPr>
            <w:tcW w:w="2556" w:type="dxa"/>
            <w:tcBorders>
              <w:top w:val="single" w:color="auto" w:sz="4" w:space="0"/>
              <w:left w:val="single" w:color="auto" w:sz="4" w:space="0"/>
              <w:bottom w:val="single" w:color="auto" w:sz="4" w:space="0"/>
              <w:right w:val="single" w:color="auto" w:sz="4" w:space="0"/>
            </w:tcBorders>
            <w:noWrap w:val="0"/>
            <w:vAlign w:val="top"/>
          </w:tcPr>
          <w:p w14:paraId="7B06F109">
            <w:pPr>
              <w:spacing w:before="0"/>
              <w:ind w:left="0"/>
              <w:jc w:val="both"/>
              <w:rPr>
                <w:sz w:val="22"/>
                <w:szCs w:val="22"/>
              </w:rPr>
            </w:pPr>
            <w:r>
              <w:rPr>
                <w:sz w:val="22"/>
                <w:szCs w:val="22"/>
              </w:rPr>
              <w:t>Required: true</w:t>
            </w:r>
          </w:p>
          <w:p w14:paraId="576793D7">
            <w:pPr>
              <w:spacing w:before="0"/>
              <w:ind w:left="0"/>
              <w:jc w:val="both"/>
              <w:rPr>
                <w:sz w:val="22"/>
                <w:szCs w:val="22"/>
              </w:rPr>
            </w:pPr>
            <w:r>
              <w:rPr>
                <w:sz w:val="22"/>
                <w:szCs w:val="22"/>
              </w:rPr>
              <w:t>DataType: String</w:t>
            </w:r>
          </w:p>
          <w:p w14:paraId="42B50A4B">
            <w:pPr>
              <w:spacing w:before="0"/>
              <w:ind w:left="0"/>
              <w:jc w:val="both"/>
              <w:rPr>
                <w:sz w:val="22"/>
                <w:szCs w:val="22"/>
              </w:rPr>
            </w:pPr>
            <w:r>
              <w:rPr>
                <w:sz w:val="22"/>
                <w:szCs w:val="22"/>
              </w:rPr>
              <w:t xml:space="preserve">Minlength: </w:t>
            </w:r>
          </w:p>
          <w:p w14:paraId="0246137F">
            <w:pPr>
              <w:spacing w:before="0"/>
              <w:ind w:left="0"/>
              <w:jc w:val="both"/>
              <w:rPr>
                <w:sz w:val="22"/>
                <w:szCs w:val="22"/>
              </w:rPr>
            </w:pPr>
            <w:r>
              <w:rPr>
                <w:sz w:val="22"/>
                <w:szCs w:val="22"/>
              </w:rPr>
              <w:t>Maxlength: 20</w:t>
            </w:r>
          </w:p>
          <w:p w14:paraId="6EB09F69">
            <w:pPr>
              <w:spacing w:before="0"/>
              <w:ind w:left="0"/>
              <w:jc w:val="both"/>
              <w:rPr>
                <w:sz w:val="22"/>
                <w:szCs w:val="22"/>
              </w:rPr>
            </w:pPr>
            <w:r>
              <w:rPr>
                <w:sz w:val="22"/>
                <w:szCs w:val="22"/>
              </w:rPr>
              <w:t>Format: [0-9-]+</w:t>
            </w:r>
          </w:p>
        </w:tc>
        <w:tc>
          <w:tcPr>
            <w:tcW w:w="5364" w:type="dxa"/>
            <w:tcBorders>
              <w:top w:val="single" w:color="auto" w:sz="4" w:space="0"/>
              <w:left w:val="single" w:color="auto" w:sz="4" w:space="0"/>
              <w:bottom w:val="single" w:color="auto" w:sz="4" w:space="0"/>
              <w:right w:val="single" w:color="auto" w:sz="4" w:space="0"/>
            </w:tcBorders>
            <w:noWrap w:val="0"/>
            <w:vAlign w:val="top"/>
          </w:tcPr>
          <w:p w14:paraId="49067D87">
            <w:pPr>
              <w:spacing w:before="0"/>
              <w:ind w:left="0"/>
              <w:jc w:val="both"/>
              <w:rPr>
                <w:sz w:val="22"/>
                <w:szCs w:val="22"/>
              </w:rPr>
            </w:pPr>
            <w:r>
              <w:rPr>
                <w:sz w:val="22"/>
                <w:szCs w:val="22"/>
              </w:rPr>
              <w:t xml:space="preserve">Mã số thuế của doanh nghiệp/chi nhánh phát hành hóa đơn. </w:t>
            </w:r>
          </w:p>
          <w:p w14:paraId="6157B111">
            <w:pPr>
              <w:spacing w:before="0"/>
              <w:ind w:left="0"/>
              <w:jc w:val="both"/>
              <w:rPr>
                <w:b/>
                <w:bCs/>
                <w:sz w:val="22"/>
                <w:szCs w:val="22"/>
              </w:rPr>
            </w:pPr>
            <w:r>
              <w:rPr>
                <w:b/>
                <w:bCs/>
                <w:sz w:val="22"/>
                <w:szCs w:val="22"/>
              </w:rPr>
              <w:t>Ví dụ:</w:t>
            </w:r>
          </w:p>
          <w:p w14:paraId="469154E4">
            <w:pPr>
              <w:spacing w:before="0"/>
              <w:ind w:left="0"/>
              <w:jc w:val="both"/>
              <w:rPr>
                <w:sz w:val="22"/>
                <w:szCs w:val="22"/>
              </w:rPr>
            </w:pPr>
            <w:r>
              <w:rPr>
                <w:sz w:val="22"/>
                <w:szCs w:val="22"/>
              </w:rPr>
              <w:t xml:space="preserve">Mẫu 1: 0312770607 </w:t>
            </w:r>
          </w:p>
          <w:p w14:paraId="66523E6F">
            <w:pPr>
              <w:spacing w:before="0"/>
              <w:ind w:left="0"/>
              <w:jc w:val="both"/>
              <w:rPr>
                <w:sz w:val="22"/>
                <w:szCs w:val="22"/>
              </w:rPr>
            </w:pPr>
            <w:r>
              <w:rPr>
                <w:sz w:val="22"/>
                <w:szCs w:val="22"/>
              </w:rPr>
              <w:t>Mẫu 2: 0312770607-001</w:t>
            </w:r>
          </w:p>
        </w:tc>
      </w:tr>
      <w:tr w14:paraId="7688CB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Borders>
              <w:top w:val="single" w:color="auto" w:sz="4" w:space="0"/>
              <w:left w:val="single" w:color="auto" w:sz="4" w:space="0"/>
              <w:bottom w:val="single" w:color="auto" w:sz="4" w:space="0"/>
              <w:right w:val="single" w:color="auto" w:sz="4" w:space="0"/>
            </w:tcBorders>
            <w:noWrap w:val="0"/>
            <w:vAlign w:val="top"/>
          </w:tcPr>
          <w:p w14:paraId="07C5FF09">
            <w:pPr>
              <w:spacing w:before="0"/>
              <w:ind w:left="0"/>
              <w:jc w:val="both"/>
              <w:rPr>
                <w:sz w:val="22"/>
                <w:szCs w:val="22"/>
              </w:rPr>
            </w:pPr>
            <w:r>
              <w:rPr>
                <w:sz w:val="22"/>
                <w:szCs w:val="22"/>
              </w:rPr>
              <w:t>templateCode</w:t>
            </w:r>
          </w:p>
        </w:tc>
        <w:tc>
          <w:tcPr>
            <w:tcW w:w="2556" w:type="dxa"/>
            <w:tcBorders>
              <w:top w:val="single" w:color="auto" w:sz="4" w:space="0"/>
              <w:left w:val="single" w:color="auto" w:sz="4" w:space="0"/>
              <w:bottom w:val="single" w:color="auto" w:sz="4" w:space="0"/>
              <w:right w:val="single" w:color="auto" w:sz="4" w:space="0"/>
            </w:tcBorders>
            <w:noWrap w:val="0"/>
            <w:vAlign w:val="top"/>
          </w:tcPr>
          <w:p w14:paraId="222310F2">
            <w:pPr>
              <w:spacing w:before="0"/>
              <w:ind w:left="0"/>
              <w:jc w:val="both"/>
              <w:rPr>
                <w:sz w:val="22"/>
                <w:szCs w:val="22"/>
              </w:rPr>
            </w:pPr>
            <w:r>
              <w:rPr>
                <w:sz w:val="22"/>
                <w:szCs w:val="22"/>
              </w:rPr>
              <w:t>Required: true</w:t>
            </w:r>
          </w:p>
          <w:p w14:paraId="747136D1">
            <w:pPr>
              <w:spacing w:before="0"/>
              <w:ind w:left="0"/>
              <w:jc w:val="both"/>
              <w:rPr>
                <w:sz w:val="22"/>
                <w:szCs w:val="22"/>
              </w:rPr>
            </w:pPr>
            <w:r>
              <w:rPr>
                <w:sz w:val="22"/>
                <w:szCs w:val="22"/>
              </w:rPr>
              <w:t>DataType: String</w:t>
            </w:r>
          </w:p>
          <w:p w14:paraId="6D6E675B">
            <w:pPr>
              <w:spacing w:before="0"/>
              <w:ind w:left="0"/>
              <w:jc w:val="both"/>
              <w:rPr>
                <w:sz w:val="22"/>
                <w:szCs w:val="22"/>
              </w:rPr>
            </w:pPr>
            <w:r>
              <w:rPr>
                <w:sz w:val="22"/>
                <w:szCs w:val="22"/>
              </w:rPr>
              <w:t xml:space="preserve">Minlength: </w:t>
            </w:r>
          </w:p>
          <w:p w14:paraId="43A14DBF">
            <w:pPr>
              <w:spacing w:before="0"/>
              <w:ind w:left="0"/>
              <w:jc w:val="both"/>
              <w:rPr>
                <w:sz w:val="22"/>
                <w:szCs w:val="22"/>
              </w:rPr>
            </w:pPr>
            <w:r>
              <w:rPr>
                <w:sz w:val="22"/>
                <w:szCs w:val="22"/>
              </w:rPr>
              <w:t>Maxlength: 20</w:t>
            </w:r>
          </w:p>
          <w:p w14:paraId="46A3C637">
            <w:pPr>
              <w:spacing w:before="0"/>
              <w:ind w:left="0"/>
              <w:jc w:val="both"/>
              <w:rPr>
                <w:sz w:val="22"/>
                <w:szCs w:val="22"/>
              </w:rPr>
            </w:pPr>
            <w:r>
              <w:rPr>
                <w:sz w:val="22"/>
                <w:szCs w:val="22"/>
              </w:rPr>
              <w:t xml:space="preserve">Format: </w:t>
            </w:r>
          </w:p>
        </w:tc>
        <w:tc>
          <w:tcPr>
            <w:tcW w:w="5364" w:type="dxa"/>
            <w:tcBorders>
              <w:top w:val="single" w:color="auto" w:sz="4" w:space="0"/>
              <w:left w:val="single" w:color="auto" w:sz="4" w:space="0"/>
              <w:bottom w:val="single" w:color="auto" w:sz="4" w:space="0"/>
              <w:right w:val="single" w:color="auto" w:sz="4" w:space="0"/>
            </w:tcBorders>
            <w:noWrap w:val="0"/>
            <w:vAlign w:val="top"/>
          </w:tcPr>
          <w:p w14:paraId="732EFF60">
            <w:pPr>
              <w:spacing w:before="0"/>
              <w:ind w:left="0"/>
              <w:jc w:val="both"/>
              <w:rPr>
                <w:sz w:val="22"/>
                <w:szCs w:val="22"/>
              </w:rPr>
            </w:pPr>
            <w:r>
              <w:rPr>
                <w:sz w:val="22"/>
                <w:szCs w:val="22"/>
              </w:rPr>
              <w:t>Mã mẫu hóa đơn</w:t>
            </w:r>
          </w:p>
          <w:p w14:paraId="32060E8A">
            <w:pPr>
              <w:spacing w:before="0"/>
              <w:ind w:left="0"/>
              <w:jc w:val="both"/>
              <w:rPr>
                <w:b/>
                <w:bCs/>
                <w:sz w:val="22"/>
                <w:szCs w:val="22"/>
              </w:rPr>
            </w:pPr>
            <w:r>
              <w:rPr>
                <w:b/>
                <w:bCs/>
                <w:sz w:val="22"/>
                <w:szCs w:val="22"/>
              </w:rPr>
              <w:t xml:space="preserve">Ví dụ: </w:t>
            </w:r>
          </w:p>
          <w:p w14:paraId="4EACC737">
            <w:pPr>
              <w:spacing w:before="0"/>
              <w:ind w:left="0"/>
              <w:jc w:val="both"/>
              <w:rPr>
                <w:sz w:val="22"/>
                <w:szCs w:val="22"/>
              </w:rPr>
            </w:pPr>
            <w:r>
              <w:rPr>
                <w:sz w:val="22"/>
                <w:szCs w:val="22"/>
              </w:rPr>
              <w:t>Hóa đơn TT32: 01GTKT0/001</w:t>
            </w:r>
          </w:p>
          <w:p w14:paraId="0252EA79">
            <w:pPr>
              <w:spacing w:before="0"/>
              <w:ind w:left="0"/>
              <w:jc w:val="both"/>
              <w:rPr>
                <w:bCs/>
                <w:sz w:val="22"/>
                <w:szCs w:val="22"/>
              </w:rPr>
            </w:pPr>
            <w:r>
              <w:rPr>
                <w:sz w:val="22"/>
                <w:szCs w:val="22"/>
              </w:rPr>
              <w:t>Hóa đơn TT78: 1/001</w:t>
            </w:r>
          </w:p>
        </w:tc>
      </w:tr>
      <w:tr w14:paraId="47A8BC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Borders>
              <w:top w:val="single" w:color="auto" w:sz="4" w:space="0"/>
              <w:left w:val="single" w:color="auto" w:sz="4" w:space="0"/>
              <w:bottom w:val="single" w:color="auto" w:sz="4" w:space="0"/>
              <w:right w:val="single" w:color="auto" w:sz="4" w:space="0"/>
            </w:tcBorders>
            <w:noWrap w:val="0"/>
            <w:vAlign w:val="top"/>
          </w:tcPr>
          <w:p w14:paraId="6C8D594B">
            <w:pPr>
              <w:spacing w:before="0"/>
              <w:ind w:left="0"/>
              <w:jc w:val="both"/>
              <w:rPr>
                <w:sz w:val="22"/>
                <w:szCs w:val="22"/>
              </w:rPr>
            </w:pPr>
            <w:r>
              <w:rPr>
                <w:sz w:val="22"/>
                <w:szCs w:val="22"/>
              </w:rPr>
              <w:t>invoiceNo</w:t>
            </w:r>
          </w:p>
        </w:tc>
        <w:tc>
          <w:tcPr>
            <w:tcW w:w="2556" w:type="dxa"/>
            <w:tcBorders>
              <w:top w:val="single" w:color="auto" w:sz="4" w:space="0"/>
              <w:left w:val="single" w:color="auto" w:sz="4" w:space="0"/>
              <w:bottom w:val="single" w:color="auto" w:sz="4" w:space="0"/>
              <w:right w:val="single" w:color="auto" w:sz="4" w:space="0"/>
            </w:tcBorders>
            <w:noWrap w:val="0"/>
            <w:vAlign w:val="top"/>
          </w:tcPr>
          <w:p w14:paraId="7F3E265B">
            <w:pPr>
              <w:spacing w:before="0"/>
              <w:ind w:left="0"/>
              <w:jc w:val="both"/>
              <w:rPr>
                <w:sz w:val="22"/>
                <w:szCs w:val="22"/>
              </w:rPr>
            </w:pPr>
            <w:r>
              <w:rPr>
                <w:sz w:val="22"/>
                <w:szCs w:val="22"/>
              </w:rPr>
              <w:t>Required: true</w:t>
            </w:r>
          </w:p>
          <w:p w14:paraId="7B677664">
            <w:pPr>
              <w:spacing w:before="0"/>
              <w:ind w:left="0"/>
              <w:jc w:val="both"/>
              <w:rPr>
                <w:sz w:val="22"/>
                <w:szCs w:val="22"/>
              </w:rPr>
            </w:pPr>
            <w:r>
              <w:rPr>
                <w:sz w:val="22"/>
                <w:szCs w:val="22"/>
              </w:rPr>
              <w:t>DataType: String</w:t>
            </w:r>
          </w:p>
          <w:p w14:paraId="59E90822">
            <w:pPr>
              <w:spacing w:before="0"/>
              <w:ind w:left="0"/>
              <w:jc w:val="both"/>
              <w:rPr>
                <w:sz w:val="22"/>
                <w:szCs w:val="22"/>
              </w:rPr>
            </w:pPr>
            <w:r>
              <w:rPr>
                <w:sz w:val="22"/>
                <w:szCs w:val="22"/>
              </w:rPr>
              <w:t>Minlength: 7</w:t>
            </w:r>
          </w:p>
          <w:p w14:paraId="3055F687">
            <w:pPr>
              <w:spacing w:before="0"/>
              <w:ind w:left="0"/>
              <w:jc w:val="both"/>
              <w:rPr>
                <w:sz w:val="22"/>
                <w:szCs w:val="22"/>
              </w:rPr>
            </w:pPr>
            <w:r>
              <w:rPr>
                <w:sz w:val="22"/>
                <w:szCs w:val="22"/>
              </w:rPr>
              <w:t>Maxlength: 35</w:t>
            </w:r>
          </w:p>
          <w:p w14:paraId="38566509">
            <w:pPr>
              <w:spacing w:before="0"/>
              <w:ind w:left="0"/>
              <w:jc w:val="both"/>
              <w:rPr>
                <w:sz w:val="22"/>
                <w:szCs w:val="22"/>
              </w:rPr>
            </w:pPr>
            <w:r>
              <w:rPr>
                <w:sz w:val="22"/>
                <w:szCs w:val="22"/>
              </w:rPr>
              <w:t>Format: [a-zA-Z0-9]*$</w:t>
            </w:r>
          </w:p>
        </w:tc>
        <w:tc>
          <w:tcPr>
            <w:tcW w:w="5364" w:type="dxa"/>
            <w:tcBorders>
              <w:top w:val="single" w:color="auto" w:sz="4" w:space="0"/>
              <w:left w:val="single" w:color="auto" w:sz="4" w:space="0"/>
              <w:bottom w:val="single" w:color="auto" w:sz="4" w:space="0"/>
              <w:right w:val="single" w:color="auto" w:sz="4" w:space="0"/>
            </w:tcBorders>
            <w:noWrap w:val="0"/>
            <w:vAlign w:val="top"/>
          </w:tcPr>
          <w:p w14:paraId="7E2A611A">
            <w:pPr>
              <w:spacing w:before="0"/>
              <w:ind w:left="41"/>
              <w:jc w:val="both"/>
              <w:rPr>
                <w:sz w:val="22"/>
                <w:szCs w:val="22"/>
              </w:rPr>
            </w:pPr>
            <w:r>
              <w:rPr>
                <w:sz w:val="22"/>
                <w:szCs w:val="22"/>
              </w:rPr>
              <w:t xml:space="preserve">Là ký hiệu hóa đơn + Số hóa đơn </w:t>
            </w:r>
          </w:p>
          <w:p w14:paraId="637B83D8">
            <w:pPr>
              <w:spacing w:before="0"/>
              <w:ind w:left="41"/>
              <w:jc w:val="both"/>
              <w:rPr>
                <w:sz w:val="22"/>
                <w:szCs w:val="22"/>
              </w:rPr>
            </w:pPr>
            <w:r>
              <w:rPr>
                <w:b/>
                <w:bCs/>
                <w:sz w:val="22"/>
                <w:szCs w:val="22"/>
              </w:rPr>
              <w:t>Ví dụ</w:t>
            </w:r>
            <w:r>
              <w:rPr>
                <w:sz w:val="22"/>
                <w:szCs w:val="22"/>
              </w:rPr>
              <w:t xml:space="preserve">: </w:t>
            </w:r>
          </w:p>
          <w:p w14:paraId="72A9AF5C">
            <w:pPr>
              <w:spacing w:before="0"/>
              <w:ind w:left="41"/>
              <w:jc w:val="both"/>
              <w:rPr>
                <w:sz w:val="22"/>
                <w:szCs w:val="22"/>
              </w:rPr>
            </w:pPr>
            <w:r>
              <w:rPr>
                <w:sz w:val="22"/>
                <w:szCs w:val="22"/>
              </w:rPr>
              <w:t>Hóa đơn TT32:</w:t>
            </w:r>
            <w:r>
              <w:rPr>
                <w:b/>
                <w:bCs/>
                <w:sz w:val="22"/>
                <w:szCs w:val="22"/>
              </w:rPr>
              <w:t xml:space="preserve"> </w:t>
            </w:r>
            <w:r>
              <w:rPr>
                <w:sz w:val="22"/>
                <w:szCs w:val="22"/>
              </w:rPr>
              <w:t>AA/20E0000001</w:t>
            </w:r>
          </w:p>
          <w:p w14:paraId="69D2D196">
            <w:pPr>
              <w:spacing w:before="0"/>
              <w:ind w:left="41"/>
              <w:jc w:val="both"/>
              <w:rPr>
                <w:sz w:val="22"/>
                <w:szCs w:val="22"/>
              </w:rPr>
            </w:pPr>
            <w:r>
              <w:rPr>
                <w:sz w:val="22"/>
                <w:szCs w:val="22"/>
              </w:rPr>
              <w:t>Hóa đơn TT78: K22THY12</w:t>
            </w:r>
          </w:p>
        </w:tc>
      </w:tr>
      <w:tr w14:paraId="785CDD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Borders>
              <w:top w:val="single" w:color="auto" w:sz="4" w:space="0"/>
              <w:left w:val="single" w:color="auto" w:sz="4" w:space="0"/>
              <w:bottom w:val="single" w:color="auto" w:sz="4" w:space="0"/>
              <w:right w:val="single" w:color="auto" w:sz="4" w:space="0"/>
            </w:tcBorders>
            <w:noWrap w:val="0"/>
            <w:vAlign w:val="top"/>
          </w:tcPr>
          <w:p w14:paraId="214CCD06">
            <w:pPr>
              <w:spacing w:before="0"/>
              <w:ind w:left="0"/>
              <w:jc w:val="both"/>
              <w:rPr>
                <w:sz w:val="22"/>
                <w:szCs w:val="22"/>
              </w:rPr>
            </w:pPr>
            <w:r>
              <w:rPr>
                <w:sz w:val="22"/>
                <w:szCs w:val="22"/>
              </w:rPr>
              <w:t>printStatus</w:t>
            </w:r>
          </w:p>
        </w:tc>
        <w:tc>
          <w:tcPr>
            <w:tcW w:w="2556" w:type="dxa"/>
            <w:tcBorders>
              <w:top w:val="single" w:color="auto" w:sz="4" w:space="0"/>
              <w:left w:val="single" w:color="auto" w:sz="4" w:space="0"/>
              <w:bottom w:val="single" w:color="auto" w:sz="4" w:space="0"/>
              <w:right w:val="single" w:color="auto" w:sz="4" w:space="0"/>
            </w:tcBorders>
            <w:noWrap w:val="0"/>
            <w:vAlign w:val="top"/>
          </w:tcPr>
          <w:p w14:paraId="6C9E7AE3">
            <w:pPr>
              <w:spacing w:before="0"/>
              <w:ind w:left="0"/>
              <w:jc w:val="both"/>
              <w:rPr>
                <w:sz w:val="22"/>
                <w:szCs w:val="22"/>
              </w:rPr>
            </w:pPr>
            <w:r>
              <w:rPr>
                <w:sz w:val="22"/>
                <w:szCs w:val="22"/>
              </w:rPr>
              <w:t>Required: true</w:t>
            </w:r>
          </w:p>
          <w:p w14:paraId="75971326">
            <w:pPr>
              <w:spacing w:before="0"/>
              <w:ind w:left="0"/>
              <w:jc w:val="both"/>
              <w:rPr>
                <w:sz w:val="22"/>
                <w:szCs w:val="22"/>
              </w:rPr>
            </w:pPr>
            <w:r>
              <w:rPr>
                <w:sz w:val="22"/>
                <w:szCs w:val="22"/>
              </w:rPr>
              <w:t>DataType: int(3)</w:t>
            </w:r>
          </w:p>
          <w:p w14:paraId="5D1A8967">
            <w:pPr>
              <w:spacing w:before="0"/>
              <w:ind w:left="0"/>
              <w:jc w:val="both"/>
              <w:rPr>
                <w:sz w:val="22"/>
                <w:szCs w:val="22"/>
              </w:rPr>
            </w:pPr>
            <w:r>
              <w:rPr>
                <w:sz w:val="22"/>
                <w:szCs w:val="22"/>
              </w:rPr>
              <w:t xml:space="preserve">Minlength: </w:t>
            </w:r>
          </w:p>
          <w:p w14:paraId="4296B519">
            <w:pPr>
              <w:spacing w:before="0"/>
              <w:ind w:left="0"/>
              <w:jc w:val="both"/>
              <w:rPr>
                <w:sz w:val="22"/>
                <w:szCs w:val="22"/>
              </w:rPr>
            </w:pPr>
            <w:r>
              <w:rPr>
                <w:sz w:val="22"/>
                <w:szCs w:val="22"/>
              </w:rPr>
              <w:t>Maxlength: 1</w:t>
            </w:r>
          </w:p>
          <w:p w14:paraId="44B48219">
            <w:pPr>
              <w:spacing w:before="0"/>
              <w:ind w:left="0"/>
              <w:jc w:val="both"/>
              <w:rPr>
                <w:sz w:val="22"/>
                <w:szCs w:val="22"/>
              </w:rPr>
            </w:pPr>
            <w:r>
              <w:rPr>
                <w:sz w:val="22"/>
                <w:szCs w:val="22"/>
              </w:rPr>
              <w:t xml:space="preserve">Format: </w:t>
            </w:r>
          </w:p>
        </w:tc>
        <w:tc>
          <w:tcPr>
            <w:tcW w:w="5364" w:type="dxa"/>
            <w:tcBorders>
              <w:top w:val="single" w:color="auto" w:sz="4" w:space="0"/>
              <w:left w:val="single" w:color="auto" w:sz="4" w:space="0"/>
              <w:bottom w:val="single" w:color="auto" w:sz="4" w:space="0"/>
              <w:right w:val="single" w:color="auto" w:sz="4" w:space="0"/>
            </w:tcBorders>
            <w:noWrap w:val="0"/>
            <w:vAlign w:val="top"/>
          </w:tcPr>
          <w:p w14:paraId="67FEE47F">
            <w:pPr>
              <w:spacing w:before="0"/>
              <w:ind w:left="41"/>
              <w:jc w:val="both"/>
              <w:rPr>
                <w:bCs/>
                <w:sz w:val="22"/>
                <w:szCs w:val="22"/>
              </w:rPr>
            </w:pPr>
            <w:r>
              <w:rPr>
                <w:bCs/>
                <w:sz w:val="22"/>
                <w:szCs w:val="22"/>
              </w:rPr>
              <w:t>Trạng thái in của hóa đơn</w:t>
            </w:r>
          </w:p>
          <w:p w14:paraId="09595A6A">
            <w:pPr>
              <w:spacing w:before="0"/>
              <w:ind w:left="41"/>
              <w:jc w:val="both"/>
              <w:rPr>
                <w:bCs/>
                <w:sz w:val="22"/>
                <w:szCs w:val="22"/>
              </w:rPr>
            </w:pPr>
            <w:r>
              <w:rPr>
                <w:bCs/>
                <w:sz w:val="22"/>
                <w:szCs w:val="22"/>
              </w:rPr>
              <w:t xml:space="preserve">1-in </w:t>
            </w:r>
          </w:p>
          <w:p w14:paraId="514583FB">
            <w:pPr>
              <w:spacing w:before="0"/>
              <w:ind w:left="41"/>
              <w:jc w:val="both"/>
              <w:rPr>
                <w:bCs/>
                <w:sz w:val="22"/>
                <w:szCs w:val="22"/>
              </w:rPr>
            </w:pPr>
            <w:r>
              <w:rPr>
                <w:bCs/>
                <w:sz w:val="22"/>
                <w:szCs w:val="22"/>
              </w:rPr>
              <w:t>0-chưa in</w:t>
            </w:r>
          </w:p>
        </w:tc>
      </w:tr>
    </w:tbl>
    <w:p w14:paraId="0D41FAF8">
      <w:pPr>
        <w:ind w:left="0"/>
        <w:rPr>
          <w:sz w:val="22"/>
          <w:szCs w:val="22"/>
        </w:rPr>
      </w:pPr>
      <w:r>
        <w:rPr>
          <w:b/>
          <w:bCs/>
          <w:sz w:val="22"/>
          <w:szCs w:val="22"/>
        </w:rPr>
        <w:t>Output</w:t>
      </w:r>
      <w:r>
        <w:rPr>
          <w:sz w:val="22"/>
          <w:szCs w:val="22"/>
        </w:rPr>
        <w:t xml:space="preserve">: </w:t>
      </w:r>
    </w:p>
    <w:p w14:paraId="513111E9">
      <w:pPr>
        <w:ind w:left="0"/>
        <w:rPr>
          <w:sz w:val="22"/>
          <w:szCs w:val="22"/>
        </w:rPr>
      </w:pPr>
      <w:r>
        <w:rPr>
          <w:sz w:val="22"/>
          <w:szCs w:val="22"/>
        </w:rPr>
        <w:t>Ví dụ trường hợp thành công:</w:t>
      </w:r>
    </w:p>
    <w:p w14:paraId="7B36DE00">
      <w:pPr>
        <w:shd w:val="clear" w:color="auto" w:fill="B4C6E7"/>
        <w:ind w:left="0"/>
        <w:rPr>
          <w:sz w:val="22"/>
          <w:szCs w:val="22"/>
        </w:rPr>
      </w:pPr>
      <w:r>
        <w:rPr>
          <w:sz w:val="22"/>
          <w:szCs w:val="22"/>
        </w:rPr>
        <w:t>{</w:t>
      </w:r>
    </w:p>
    <w:p w14:paraId="6EFF85F7">
      <w:pPr>
        <w:shd w:val="clear" w:color="auto" w:fill="B4C6E7"/>
        <w:ind w:left="0"/>
        <w:rPr>
          <w:sz w:val="22"/>
          <w:szCs w:val="22"/>
        </w:rPr>
      </w:pPr>
      <w:r>
        <w:rPr>
          <w:sz w:val="22"/>
          <w:szCs w:val="22"/>
        </w:rPr>
        <w:t xml:space="preserve">    "code": 200,</w:t>
      </w:r>
    </w:p>
    <w:p w14:paraId="294A012B">
      <w:pPr>
        <w:shd w:val="clear" w:color="auto" w:fill="B4C6E7"/>
        <w:ind w:left="0"/>
        <w:rPr>
          <w:sz w:val="22"/>
          <w:szCs w:val="22"/>
        </w:rPr>
      </w:pPr>
      <w:r>
        <w:rPr>
          <w:sz w:val="22"/>
          <w:szCs w:val="22"/>
        </w:rPr>
        <w:t xml:space="preserve">    "message": "SUCCESS_UPDATE_PRINT_STATUS",</w:t>
      </w:r>
    </w:p>
    <w:p w14:paraId="18CABAEC">
      <w:pPr>
        <w:shd w:val="clear" w:color="auto" w:fill="B4C6E7"/>
        <w:ind w:left="0"/>
        <w:rPr>
          <w:sz w:val="22"/>
          <w:szCs w:val="22"/>
        </w:rPr>
      </w:pPr>
      <w:r>
        <w:rPr>
          <w:sz w:val="22"/>
          <w:szCs w:val="22"/>
        </w:rPr>
        <w:t xml:space="preserve">    "data": "Cập nhật trạng thái in thành công"</w:t>
      </w:r>
    </w:p>
    <w:p w14:paraId="6CF0E02A">
      <w:pPr>
        <w:shd w:val="clear" w:color="auto" w:fill="B4C6E7"/>
        <w:ind w:left="0"/>
        <w:rPr>
          <w:sz w:val="22"/>
          <w:szCs w:val="22"/>
        </w:rPr>
      </w:pPr>
      <w:r>
        <w:rPr>
          <w:sz w:val="22"/>
          <w:szCs w:val="22"/>
        </w:rPr>
        <w:t>}</w:t>
      </w:r>
    </w:p>
    <w:p w14:paraId="20B37292">
      <w:pPr>
        <w:ind w:left="0"/>
        <w:rPr>
          <w:sz w:val="22"/>
          <w:szCs w:val="22"/>
        </w:rPr>
      </w:pPr>
      <w:r>
        <w:rPr>
          <w:sz w:val="22"/>
          <w:szCs w:val="22"/>
        </w:rPr>
        <w:t>Ví dụ trường hợp lỗi:</w:t>
      </w:r>
    </w:p>
    <w:p w14:paraId="32473702">
      <w:pPr>
        <w:shd w:val="clear" w:color="auto" w:fill="B4C6E7"/>
        <w:ind w:left="0"/>
        <w:rPr>
          <w:sz w:val="22"/>
          <w:szCs w:val="22"/>
        </w:rPr>
      </w:pPr>
      <w:r>
        <w:rPr>
          <w:sz w:val="22"/>
          <w:szCs w:val="22"/>
        </w:rPr>
        <w:t>{</w:t>
      </w:r>
    </w:p>
    <w:p w14:paraId="6DC97CF0">
      <w:pPr>
        <w:shd w:val="clear" w:color="auto" w:fill="B4C6E7"/>
        <w:ind w:left="0"/>
        <w:rPr>
          <w:sz w:val="22"/>
          <w:szCs w:val="22"/>
        </w:rPr>
      </w:pPr>
      <w:r>
        <w:rPr>
          <w:sz w:val="22"/>
          <w:szCs w:val="22"/>
        </w:rPr>
        <w:t xml:space="preserve">    "code": 400,</w:t>
      </w:r>
    </w:p>
    <w:p w14:paraId="2D64BF3C">
      <w:pPr>
        <w:shd w:val="clear" w:color="auto" w:fill="B4C6E7"/>
        <w:ind w:left="0"/>
        <w:rPr>
          <w:sz w:val="22"/>
          <w:szCs w:val="22"/>
        </w:rPr>
      </w:pPr>
      <w:r>
        <w:rPr>
          <w:sz w:val="22"/>
          <w:szCs w:val="22"/>
        </w:rPr>
        <w:t xml:space="preserve">    "message": "INVOICE_NOT_FOUND",</w:t>
      </w:r>
    </w:p>
    <w:p w14:paraId="233A927E">
      <w:pPr>
        <w:shd w:val="clear" w:color="auto" w:fill="B4C6E7"/>
        <w:ind w:left="0"/>
        <w:rPr>
          <w:sz w:val="22"/>
          <w:szCs w:val="22"/>
        </w:rPr>
      </w:pPr>
      <w:r>
        <w:rPr>
          <w:sz w:val="22"/>
          <w:szCs w:val="22"/>
        </w:rPr>
        <w:t xml:space="preserve">    "data": "Hóa đơn không tồn tại"</w:t>
      </w:r>
    </w:p>
    <w:p w14:paraId="0864951D">
      <w:pPr>
        <w:shd w:val="clear" w:color="auto" w:fill="B4C6E7"/>
        <w:ind w:left="0"/>
        <w:rPr>
          <w:sz w:val="22"/>
          <w:szCs w:val="22"/>
        </w:rPr>
      </w:pPr>
      <w:r>
        <w:rPr>
          <w:sz w:val="22"/>
          <w:szCs w:val="22"/>
        </w:rPr>
        <w:t>}</w:t>
      </w:r>
    </w:p>
    <w:p w14:paraId="6813FDAC">
      <w:pPr>
        <w:ind w:left="0"/>
        <w:rPr>
          <w:sz w:val="22"/>
          <w:szCs w:val="22"/>
        </w:rPr>
      </w:pPr>
    </w:p>
    <w:p w14:paraId="76A47EAA">
      <w:pPr>
        <w:pStyle w:val="3"/>
        <w:numPr>
          <w:ilvl w:val="0"/>
          <w:numId w:val="0"/>
        </w:numPr>
        <w:tabs>
          <w:tab w:val="clear" w:pos="2278"/>
        </w:tabs>
        <w:rPr>
          <w:rFonts w:ascii="Times New Roman" w:hAnsi="Times New Roman"/>
          <w:sz w:val="22"/>
          <w:szCs w:val="22"/>
        </w:rPr>
      </w:pPr>
      <w:bookmarkStart w:id="60" w:name="_Toc115266208"/>
      <w:r>
        <w:rPr>
          <w:rFonts w:ascii="Times New Roman" w:hAnsi="Times New Roman"/>
          <w:sz w:val="22"/>
          <w:szCs w:val="22"/>
        </w:rPr>
        <w:t>7.24 Số lần quét QRcode của hoá đơn</w:t>
      </w:r>
      <w:bookmarkEnd w:id="60"/>
    </w:p>
    <w:p w14:paraId="59B09A0D">
      <w:pPr>
        <w:rPr>
          <w:sz w:val="22"/>
          <w:szCs w:val="22"/>
        </w:rPr>
      </w:pPr>
      <w:r>
        <w:rPr>
          <w:sz w:val="22"/>
          <w:szCs w:val="22"/>
        </w:rPr>
        <w:t>- Mô tả chung: Thêm mới API cập nhật số lần quét QRCODE của hóa đơn đã phát hành.</w:t>
      </w:r>
    </w:p>
    <w:p w14:paraId="457B9F40">
      <w:pPr>
        <w:rPr>
          <w:sz w:val="22"/>
          <w:szCs w:val="22"/>
        </w:rPr>
      </w:pPr>
      <w:r>
        <w:rPr>
          <w:sz w:val="22"/>
          <w:szCs w:val="22"/>
        </w:rPr>
        <w:t>- Đường dẫn API: InvoiceAPI/InvoiceUtilsWS/updateInvoiceScanQrcode</w:t>
      </w:r>
    </w:p>
    <w:p w14:paraId="1F39FDC7">
      <w:pPr>
        <w:rPr>
          <w:sz w:val="22"/>
          <w:szCs w:val="22"/>
        </w:rPr>
      </w:pPr>
      <w:r>
        <w:rPr>
          <w:sz w:val="22"/>
          <w:szCs w:val="22"/>
        </w:rPr>
        <w:t>- Method: PUT</w:t>
      </w:r>
    </w:p>
    <w:p w14:paraId="0B546991">
      <w:pPr>
        <w:rPr>
          <w:sz w:val="22"/>
          <w:szCs w:val="22"/>
        </w:rPr>
      </w:pPr>
      <w:r>
        <w:rPr>
          <w:sz w:val="22"/>
          <w:szCs w:val="22"/>
        </w:rPr>
        <w:t>- Phạm vi: NA</w:t>
      </w:r>
    </w:p>
    <w:p w14:paraId="15685201">
      <w:pPr>
        <w:ind w:left="0"/>
        <w:rPr>
          <w:sz w:val="22"/>
          <w:szCs w:val="22"/>
        </w:rPr>
      </w:pPr>
      <w:r>
        <w:rPr>
          <w:b/>
          <w:bCs/>
          <w:sz w:val="22"/>
          <w:szCs w:val="22"/>
        </w:rPr>
        <w:t>Input</w:t>
      </w:r>
      <w:r>
        <w:rPr>
          <w:sz w:val="22"/>
          <w:szCs w:val="22"/>
        </w:rPr>
        <w:t xml:space="preserve">: </w:t>
      </w:r>
    </w:p>
    <w:tbl>
      <w:tblPr>
        <w:tblStyle w:val="13"/>
        <w:tblW w:w="9900"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0"/>
        <w:gridCol w:w="2556"/>
        <w:gridCol w:w="5364"/>
      </w:tblGrid>
      <w:tr w14:paraId="643A82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5" w:hRule="atLeast"/>
        </w:trPr>
        <w:tc>
          <w:tcPr>
            <w:tcW w:w="1980" w:type="dxa"/>
            <w:tcBorders>
              <w:top w:val="single" w:color="auto" w:sz="4" w:space="0"/>
              <w:left w:val="single" w:color="auto" w:sz="4" w:space="0"/>
              <w:bottom w:val="single" w:color="auto" w:sz="4" w:space="0"/>
              <w:right w:val="single" w:color="auto" w:sz="4" w:space="0"/>
            </w:tcBorders>
            <w:shd w:val="clear" w:color="auto" w:fill="D9D9D9"/>
            <w:noWrap w:val="0"/>
            <w:vAlign w:val="top"/>
          </w:tcPr>
          <w:p w14:paraId="109C2D83">
            <w:pPr>
              <w:jc w:val="center"/>
              <w:rPr>
                <w:b/>
                <w:snapToGrid/>
                <w:sz w:val="22"/>
                <w:szCs w:val="22"/>
              </w:rPr>
            </w:pPr>
            <w:r>
              <w:rPr>
                <w:b/>
                <w:sz w:val="22"/>
                <w:szCs w:val="22"/>
              </w:rPr>
              <w:t>Tên trường</w:t>
            </w:r>
          </w:p>
        </w:tc>
        <w:tc>
          <w:tcPr>
            <w:tcW w:w="2556" w:type="dxa"/>
            <w:tcBorders>
              <w:top w:val="single" w:color="auto" w:sz="4" w:space="0"/>
              <w:left w:val="single" w:color="auto" w:sz="4" w:space="0"/>
              <w:bottom w:val="single" w:color="auto" w:sz="4" w:space="0"/>
              <w:right w:val="single" w:color="auto" w:sz="4" w:space="0"/>
            </w:tcBorders>
            <w:shd w:val="clear" w:color="auto" w:fill="D9D9D9"/>
            <w:noWrap w:val="0"/>
            <w:vAlign w:val="top"/>
          </w:tcPr>
          <w:p w14:paraId="6660ABC6">
            <w:pPr>
              <w:jc w:val="center"/>
              <w:rPr>
                <w:b/>
                <w:sz w:val="22"/>
                <w:szCs w:val="22"/>
              </w:rPr>
            </w:pPr>
            <w:r>
              <w:rPr>
                <w:b/>
                <w:sz w:val="22"/>
                <w:szCs w:val="22"/>
              </w:rPr>
              <w:t>Kiểu dữ liệu</w:t>
            </w:r>
          </w:p>
        </w:tc>
        <w:tc>
          <w:tcPr>
            <w:tcW w:w="5364" w:type="dxa"/>
            <w:tcBorders>
              <w:top w:val="single" w:color="auto" w:sz="4" w:space="0"/>
              <w:left w:val="single" w:color="auto" w:sz="4" w:space="0"/>
              <w:bottom w:val="single" w:color="auto" w:sz="4" w:space="0"/>
              <w:right w:val="single" w:color="auto" w:sz="4" w:space="0"/>
            </w:tcBorders>
            <w:shd w:val="clear" w:color="auto" w:fill="D9D9D9"/>
            <w:noWrap w:val="0"/>
            <w:vAlign w:val="top"/>
          </w:tcPr>
          <w:p w14:paraId="76AD5E0E">
            <w:pPr>
              <w:jc w:val="center"/>
              <w:rPr>
                <w:b/>
                <w:sz w:val="22"/>
                <w:szCs w:val="22"/>
              </w:rPr>
            </w:pPr>
            <w:r>
              <w:rPr>
                <w:b/>
                <w:sz w:val="22"/>
                <w:szCs w:val="22"/>
              </w:rPr>
              <w:t>Mô tả</w:t>
            </w:r>
          </w:p>
        </w:tc>
      </w:tr>
      <w:tr w14:paraId="7A2584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Borders>
              <w:top w:val="single" w:color="auto" w:sz="4" w:space="0"/>
              <w:left w:val="single" w:color="auto" w:sz="4" w:space="0"/>
              <w:bottom w:val="single" w:color="auto" w:sz="4" w:space="0"/>
              <w:right w:val="single" w:color="auto" w:sz="4" w:space="0"/>
            </w:tcBorders>
            <w:noWrap w:val="0"/>
            <w:vAlign w:val="top"/>
          </w:tcPr>
          <w:p w14:paraId="53B6E277">
            <w:pPr>
              <w:spacing w:before="0"/>
              <w:ind w:left="0"/>
              <w:jc w:val="both"/>
              <w:rPr>
                <w:sz w:val="22"/>
                <w:szCs w:val="22"/>
              </w:rPr>
            </w:pPr>
            <w:r>
              <w:rPr>
                <w:sz w:val="22"/>
                <w:szCs w:val="22"/>
              </w:rPr>
              <w:t>taxCode</w:t>
            </w:r>
          </w:p>
        </w:tc>
        <w:tc>
          <w:tcPr>
            <w:tcW w:w="2556" w:type="dxa"/>
            <w:tcBorders>
              <w:top w:val="single" w:color="auto" w:sz="4" w:space="0"/>
              <w:left w:val="single" w:color="auto" w:sz="4" w:space="0"/>
              <w:bottom w:val="single" w:color="auto" w:sz="4" w:space="0"/>
              <w:right w:val="single" w:color="auto" w:sz="4" w:space="0"/>
            </w:tcBorders>
            <w:noWrap w:val="0"/>
            <w:vAlign w:val="top"/>
          </w:tcPr>
          <w:p w14:paraId="4D7B04EC">
            <w:pPr>
              <w:spacing w:before="0"/>
              <w:ind w:left="0"/>
              <w:jc w:val="both"/>
              <w:rPr>
                <w:sz w:val="22"/>
                <w:szCs w:val="22"/>
              </w:rPr>
            </w:pPr>
            <w:r>
              <w:rPr>
                <w:sz w:val="22"/>
                <w:szCs w:val="22"/>
              </w:rPr>
              <w:t>Required: true</w:t>
            </w:r>
          </w:p>
          <w:p w14:paraId="51BB0947">
            <w:pPr>
              <w:spacing w:before="0"/>
              <w:ind w:left="0"/>
              <w:jc w:val="both"/>
              <w:rPr>
                <w:sz w:val="22"/>
                <w:szCs w:val="22"/>
              </w:rPr>
            </w:pPr>
            <w:r>
              <w:rPr>
                <w:sz w:val="22"/>
                <w:szCs w:val="22"/>
              </w:rPr>
              <w:t>DataType: String</w:t>
            </w:r>
          </w:p>
          <w:p w14:paraId="0FECD785">
            <w:pPr>
              <w:spacing w:before="0"/>
              <w:ind w:left="0"/>
              <w:jc w:val="both"/>
              <w:rPr>
                <w:sz w:val="22"/>
                <w:szCs w:val="22"/>
              </w:rPr>
            </w:pPr>
            <w:r>
              <w:rPr>
                <w:sz w:val="22"/>
                <w:szCs w:val="22"/>
              </w:rPr>
              <w:t xml:space="preserve">Minlength: </w:t>
            </w:r>
          </w:p>
          <w:p w14:paraId="32BEC140">
            <w:pPr>
              <w:spacing w:before="0"/>
              <w:ind w:left="0"/>
              <w:jc w:val="both"/>
              <w:rPr>
                <w:sz w:val="22"/>
                <w:szCs w:val="22"/>
              </w:rPr>
            </w:pPr>
            <w:r>
              <w:rPr>
                <w:sz w:val="22"/>
                <w:szCs w:val="22"/>
              </w:rPr>
              <w:t>Maxlength: 20</w:t>
            </w:r>
          </w:p>
          <w:p w14:paraId="23468D3C">
            <w:pPr>
              <w:spacing w:before="0"/>
              <w:ind w:left="0"/>
              <w:jc w:val="both"/>
              <w:rPr>
                <w:sz w:val="22"/>
                <w:szCs w:val="22"/>
              </w:rPr>
            </w:pPr>
            <w:r>
              <w:rPr>
                <w:sz w:val="22"/>
                <w:szCs w:val="22"/>
              </w:rPr>
              <w:t>Format: [0-9-]+</w:t>
            </w:r>
          </w:p>
        </w:tc>
        <w:tc>
          <w:tcPr>
            <w:tcW w:w="5364" w:type="dxa"/>
            <w:tcBorders>
              <w:top w:val="single" w:color="auto" w:sz="4" w:space="0"/>
              <w:left w:val="single" w:color="auto" w:sz="4" w:space="0"/>
              <w:bottom w:val="single" w:color="auto" w:sz="4" w:space="0"/>
              <w:right w:val="single" w:color="auto" w:sz="4" w:space="0"/>
            </w:tcBorders>
            <w:noWrap w:val="0"/>
            <w:vAlign w:val="top"/>
          </w:tcPr>
          <w:p w14:paraId="6375961A">
            <w:pPr>
              <w:spacing w:before="0"/>
              <w:ind w:left="0"/>
              <w:jc w:val="both"/>
              <w:rPr>
                <w:sz w:val="22"/>
                <w:szCs w:val="22"/>
              </w:rPr>
            </w:pPr>
            <w:r>
              <w:rPr>
                <w:sz w:val="22"/>
                <w:szCs w:val="22"/>
              </w:rPr>
              <w:t xml:space="preserve">Mã số thuế của doanh nghiệp/chi nhánh phát hành hóa đơn. </w:t>
            </w:r>
          </w:p>
          <w:p w14:paraId="572D0C6E">
            <w:pPr>
              <w:spacing w:before="0"/>
              <w:ind w:left="0"/>
              <w:jc w:val="both"/>
              <w:rPr>
                <w:b/>
                <w:bCs/>
                <w:sz w:val="22"/>
                <w:szCs w:val="22"/>
              </w:rPr>
            </w:pPr>
            <w:r>
              <w:rPr>
                <w:b/>
                <w:bCs/>
                <w:sz w:val="22"/>
                <w:szCs w:val="22"/>
              </w:rPr>
              <w:t>Ví dụ:</w:t>
            </w:r>
          </w:p>
          <w:p w14:paraId="48623839">
            <w:pPr>
              <w:spacing w:before="0"/>
              <w:ind w:left="0"/>
              <w:jc w:val="both"/>
              <w:rPr>
                <w:sz w:val="22"/>
                <w:szCs w:val="22"/>
              </w:rPr>
            </w:pPr>
            <w:r>
              <w:rPr>
                <w:sz w:val="22"/>
                <w:szCs w:val="22"/>
              </w:rPr>
              <w:t xml:space="preserve">Mẫu 1: 0312770607 </w:t>
            </w:r>
          </w:p>
          <w:p w14:paraId="11DA3274">
            <w:pPr>
              <w:spacing w:before="0"/>
              <w:ind w:left="0"/>
              <w:jc w:val="both"/>
              <w:rPr>
                <w:sz w:val="22"/>
                <w:szCs w:val="22"/>
              </w:rPr>
            </w:pPr>
            <w:r>
              <w:rPr>
                <w:sz w:val="22"/>
                <w:szCs w:val="22"/>
              </w:rPr>
              <w:t>Mẫu 2: 0312770607-001</w:t>
            </w:r>
          </w:p>
        </w:tc>
      </w:tr>
      <w:tr w14:paraId="436B7A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Borders>
              <w:top w:val="single" w:color="auto" w:sz="4" w:space="0"/>
              <w:left w:val="single" w:color="auto" w:sz="4" w:space="0"/>
              <w:bottom w:val="single" w:color="auto" w:sz="4" w:space="0"/>
              <w:right w:val="single" w:color="auto" w:sz="4" w:space="0"/>
            </w:tcBorders>
            <w:noWrap w:val="0"/>
            <w:vAlign w:val="top"/>
          </w:tcPr>
          <w:p w14:paraId="431AF6B8">
            <w:pPr>
              <w:spacing w:before="0"/>
              <w:ind w:left="0"/>
              <w:jc w:val="both"/>
              <w:rPr>
                <w:sz w:val="22"/>
                <w:szCs w:val="22"/>
              </w:rPr>
            </w:pPr>
            <w:r>
              <w:rPr>
                <w:sz w:val="22"/>
                <w:szCs w:val="22"/>
              </w:rPr>
              <w:t>templateCode</w:t>
            </w:r>
          </w:p>
        </w:tc>
        <w:tc>
          <w:tcPr>
            <w:tcW w:w="2556" w:type="dxa"/>
            <w:tcBorders>
              <w:top w:val="single" w:color="auto" w:sz="4" w:space="0"/>
              <w:left w:val="single" w:color="auto" w:sz="4" w:space="0"/>
              <w:bottom w:val="single" w:color="auto" w:sz="4" w:space="0"/>
              <w:right w:val="single" w:color="auto" w:sz="4" w:space="0"/>
            </w:tcBorders>
            <w:noWrap w:val="0"/>
            <w:vAlign w:val="top"/>
          </w:tcPr>
          <w:p w14:paraId="5020ACF2">
            <w:pPr>
              <w:spacing w:before="0"/>
              <w:ind w:left="0"/>
              <w:jc w:val="both"/>
              <w:rPr>
                <w:sz w:val="22"/>
                <w:szCs w:val="22"/>
              </w:rPr>
            </w:pPr>
            <w:r>
              <w:rPr>
                <w:sz w:val="22"/>
                <w:szCs w:val="22"/>
              </w:rPr>
              <w:t>Required: true</w:t>
            </w:r>
          </w:p>
          <w:p w14:paraId="2595FD4A">
            <w:pPr>
              <w:spacing w:before="0"/>
              <w:ind w:left="0"/>
              <w:jc w:val="both"/>
              <w:rPr>
                <w:sz w:val="22"/>
                <w:szCs w:val="22"/>
              </w:rPr>
            </w:pPr>
            <w:r>
              <w:rPr>
                <w:sz w:val="22"/>
                <w:szCs w:val="22"/>
              </w:rPr>
              <w:t>DataType: String</w:t>
            </w:r>
          </w:p>
          <w:p w14:paraId="1C03D8A8">
            <w:pPr>
              <w:spacing w:before="0"/>
              <w:ind w:left="0"/>
              <w:jc w:val="both"/>
              <w:rPr>
                <w:sz w:val="22"/>
                <w:szCs w:val="22"/>
              </w:rPr>
            </w:pPr>
            <w:r>
              <w:rPr>
                <w:sz w:val="22"/>
                <w:szCs w:val="22"/>
              </w:rPr>
              <w:t xml:space="preserve">Minlength: </w:t>
            </w:r>
          </w:p>
          <w:p w14:paraId="3A0AD533">
            <w:pPr>
              <w:spacing w:before="0"/>
              <w:ind w:left="0"/>
              <w:jc w:val="both"/>
              <w:rPr>
                <w:sz w:val="22"/>
                <w:szCs w:val="22"/>
              </w:rPr>
            </w:pPr>
            <w:r>
              <w:rPr>
                <w:sz w:val="22"/>
                <w:szCs w:val="22"/>
              </w:rPr>
              <w:t>Maxlength: 20</w:t>
            </w:r>
          </w:p>
          <w:p w14:paraId="2DD673B1">
            <w:pPr>
              <w:spacing w:before="0"/>
              <w:ind w:left="0"/>
              <w:jc w:val="both"/>
              <w:rPr>
                <w:sz w:val="22"/>
                <w:szCs w:val="22"/>
              </w:rPr>
            </w:pPr>
            <w:r>
              <w:rPr>
                <w:sz w:val="22"/>
                <w:szCs w:val="22"/>
              </w:rPr>
              <w:t xml:space="preserve">Format: </w:t>
            </w:r>
          </w:p>
        </w:tc>
        <w:tc>
          <w:tcPr>
            <w:tcW w:w="5364" w:type="dxa"/>
            <w:tcBorders>
              <w:top w:val="single" w:color="auto" w:sz="4" w:space="0"/>
              <w:left w:val="single" w:color="auto" w:sz="4" w:space="0"/>
              <w:bottom w:val="single" w:color="auto" w:sz="4" w:space="0"/>
              <w:right w:val="single" w:color="auto" w:sz="4" w:space="0"/>
            </w:tcBorders>
            <w:noWrap w:val="0"/>
            <w:vAlign w:val="top"/>
          </w:tcPr>
          <w:p w14:paraId="5BA9CF9E">
            <w:pPr>
              <w:spacing w:before="0"/>
              <w:ind w:left="0"/>
              <w:jc w:val="both"/>
              <w:rPr>
                <w:sz w:val="22"/>
                <w:szCs w:val="22"/>
              </w:rPr>
            </w:pPr>
            <w:r>
              <w:rPr>
                <w:sz w:val="22"/>
                <w:szCs w:val="22"/>
              </w:rPr>
              <w:t>Mã mẫu hóa đơn</w:t>
            </w:r>
          </w:p>
          <w:p w14:paraId="6505971F">
            <w:pPr>
              <w:spacing w:before="0"/>
              <w:ind w:left="0"/>
              <w:jc w:val="both"/>
              <w:rPr>
                <w:b/>
                <w:bCs/>
                <w:sz w:val="22"/>
                <w:szCs w:val="22"/>
              </w:rPr>
            </w:pPr>
            <w:r>
              <w:rPr>
                <w:b/>
                <w:bCs/>
                <w:sz w:val="22"/>
                <w:szCs w:val="22"/>
              </w:rPr>
              <w:t xml:space="preserve">Ví dụ: </w:t>
            </w:r>
          </w:p>
          <w:p w14:paraId="5F50D589">
            <w:pPr>
              <w:spacing w:before="0"/>
              <w:ind w:left="0"/>
              <w:jc w:val="both"/>
              <w:rPr>
                <w:sz w:val="22"/>
                <w:szCs w:val="22"/>
              </w:rPr>
            </w:pPr>
            <w:r>
              <w:rPr>
                <w:sz w:val="22"/>
                <w:szCs w:val="22"/>
              </w:rPr>
              <w:t>Hóa đơn TT32: 01GTKT0/001</w:t>
            </w:r>
          </w:p>
          <w:p w14:paraId="7D1F3603">
            <w:pPr>
              <w:spacing w:before="0"/>
              <w:ind w:left="0"/>
              <w:jc w:val="both"/>
              <w:rPr>
                <w:bCs/>
                <w:sz w:val="22"/>
                <w:szCs w:val="22"/>
              </w:rPr>
            </w:pPr>
            <w:r>
              <w:rPr>
                <w:sz w:val="22"/>
                <w:szCs w:val="22"/>
              </w:rPr>
              <w:t>Hóa đơn TT78: 1/001</w:t>
            </w:r>
          </w:p>
        </w:tc>
      </w:tr>
      <w:tr w14:paraId="7E002C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Borders>
              <w:top w:val="single" w:color="auto" w:sz="4" w:space="0"/>
              <w:left w:val="single" w:color="auto" w:sz="4" w:space="0"/>
              <w:bottom w:val="single" w:color="auto" w:sz="4" w:space="0"/>
              <w:right w:val="single" w:color="auto" w:sz="4" w:space="0"/>
            </w:tcBorders>
            <w:noWrap w:val="0"/>
            <w:vAlign w:val="top"/>
          </w:tcPr>
          <w:p w14:paraId="2170AAF6">
            <w:pPr>
              <w:spacing w:before="0"/>
              <w:ind w:left="0"/>
              <w:jc w:val="both"/>
              <w:rPr>
                <w:sz w:val="22"/>
                <w:szCs w:val="22"/>
              </w:rPr>
            </w:pPr>
            <w:r>
              <w:rPr>
                <w:sz w:val="22"/>
                <w:szCs w:val="22"/>
              </w:rPr>
              <w:t>invoiceNo</w:t>
            </w:r>
          </w:p>
        </w:tc>
        <w:tc>
          <w:tcPr>
            <w:tcW w:w="2556" w:type="dxa"/>
            <w:tcBorders>
              <w:top w:val="single" w:color="auto" w:sz="4" w:space="0"/>
              <w:left w:val="single" w:color="auto" w:sz="4" w:space="0"/>
              <w:bottom w:val="single" w:color="auto" w:sz="4" w:space="0"/>
              <w:right w:val="single" w:color="auto" w:sz="4" w:space="0"/>
            </w:tcBorders>
            <w:noWrap w:val="0"/>
            <w:vAlign w:val="top"/>
          </w:tcPr>
          <w:p w14:paraId="7CF15D4D">
            <w:pPr>
              <w:spacing w:before="0"/>
              <w:ind w:left="0"/>
              <w:jc w:val="both"/>
              <w:rPr>
                <w:sz w:val="22"/>
                <w:szCs w:val="22"/>
              </w:rPr>
            </w:pPr>
            <w:r>
              <w:rPr>
                <w:sz w:val="22"/>
                <w:szCs w:val="22"/>
              </w:rPr>
              <w:t>Required: true</w:t>
            </w:r>
          </w:p>
          <w:p w14:paraId="39728FBC">
            <w:pPr>
              <w:spacing w:before="0"/>
              <w:ind w:left="0"/>
              <w:jc w:val="both"/>
              <w:rPr>
                <w:sz w:val="22"/>
                <w:szCs w:val="22"/>
              </w:rPr>
            </w:pPr>
            <w:r>
              <w:rPr>
                <w:sz w:val="22"/>
                <w:szCs w:val="22"/>
              </w:rPr>
              <w:t>DataType: String</w:t>
            </w:r>
          </w:p>
          <w:p w14:paraId="651B9887">
            <w:pPr>
              <w:spacing w:before="0"/>
              <w:ind w:left="0"/>
              <w:jc w:val="both"/>
              <w:rPr>
                <w:sz w:val="22"/>
                <w:szCs w:val="22"/>
              </w:rPr>
            </w:pPr>
            <w:r>
              <w:rPr>
                <w:sz w:val="22"/>
                <w:szCs w:val="22"/>
              </w:rPr>
              <w:t>Minlength: 7</w:t>
            </w:r>
          </w:p>
          <w:p w14:paraId="1C6B8F33">
            <w:pPr>
              <w:spacing w:before="0"/>
              <w:ind w:left="0"/>
              <w:jc w:val="both"/>
              <w:rPr>
                <w:sz w:val="22"/>
                <w:szCs w:val="22"/>
              </w:rPr>
            </w:pPr>
            <w:r>
              <w:rPr>
                <w:sz w:val="22"/>
                <w:szCs w:val="22"/>
              </w:rPr>
              <w:t>Maxlength: 35</w:t>
            </w:r>
          </w:p>
          <w:p w14:paraId="4A5419DB">
            <w:pPr>
              <w:spacing w:before="0"/>
              <w:ind w:left="0"/>
              <w:jc w:val="both"/>
              <w:rPr>
                <w:sz w:val="22"/>
                <w:szCs w:val="22"/>
              </w:rPr>
            </w:pPr>
            <w:r>
              <w:rPr>
                <w:sz w:val="22"/>
                <w:szCs w:val="22"/>
              </w:rPr>
              <w:t>Format: [a-zA-Z0-9]*$</w:t>
            </w:r>
          </w:p>
        </w:tc>
        <w:tc>
          <w:tcPr>
            <w:tcW w:w="5364" w:type="dxa"/>
            <w:tcBorders>
              <w:top w:val="single" w:color="auto" w:sz="4" w:space="0"/>
              <w:left w:val="single" w:color="auto" w:sz="4" w:space="0"/>
              <w:bottom w:val="single" w:color="auto" w:sz="4" w:space="0"/>
              <w:right w:val="single" w:color="auto" w:sz="4" w:space="0"/>
            </w:tcBorders>
            <w:noWrap w:val="0"/>
            <w:vAlign w:val="top"/>
          </w:tcPr>
          <w:p w14:paraId="561EDE91">
            <w:pPr>
              <w:spacing w:before="0"/>
              <w:ind w:left="41"/>
              <w:jc w:val="both"/>
              <w:rPr>
                <w:sz w:val="22"/>
                <w:szCs w:val="22"/>
              </w:rPr>
            </w:pPr>
            <w:r>
              <w:rPr>
                <w:sz w:val="22"/>
                <w:szCs w:val="22"/>
              </w:rPr>
              <w:t xml:space="preserve">Là ký hiệu hóa đơn + Số hóa đơn </w:t>
            </w:r>
          </w:p>
          <w:p w14:paraId="57375055">
            <w:pPr>
              <w:spacing w:before="0"/>
              <w:ind w:left="41"/>
              <w:jc w:val="both"/>
              <w:rPr>
                <w:sz w:val="22"/>
                <w:szCs w:val="22"/>
              </w:rPr>
            </w:pPr>
            <w:r>
              <w:rPr>
                <w:b/>
                <w:bCs/>
                <w:sz w:val="22"/>
                <w:szCs w:val="22"/>
              </w:rPr>
              <w:t>Ví dụ</w:t>
            </w:r>
            <w:r>
              <w:rPr>
                <w:sz w:val="22"/>
                <w:szCs w:val="22"/>
              </w:rPr>
              <w:t xml:space="preserve">: </w:t>
            </w:r>
          </w:p>
          <w:p w14:paraId="241A7366">
            <w:pPr>
              <w:spacing w:before="0"/>
              <w:ind w:left="41"/>
              <w:jc w:val="both"/>
              <w:rPr>
                <w:sz w:val="22"/>
                <w:szCs w:val="22"/>
              </w:rPr>
            </w:pPr>
            <w:r>
              <w:rPr>
                <w:sz w:val="22"/>
                <w:szCs w:val="22"/>
              </w:rPr>
              <w:t>Hóa đơn TT32:</w:t>
            </w:r>
            <w:r>
              <w:rPr>
                <w:b/>
                <w:bCs/>
                <w:sz w:val="22"/>
                <w:szCs w:val="22"/>
              </w:rPr>
              <w:t xml:space="preserve"> </w:t>
            </w:r>
            <w:r>
              <w:rPr>
                <w:sz w:val="22"/>
                <w:szCs w:val="22"/>
              </w:rPr>
              <w:t>AA/20E0000001</w:t>
            </w:r>
          </w:p>
          <w:p w14:paraId="76CCD022">
            <w:pPr>
              <w:spacing w:before="0"/>
              <w:ind w:left="41"/>
              <w:jc w:val="both"/>
              <w:rPr>
                <w:sz w:val="22"/>
                <w:szCs w:val="22"/>
              </w:rPr>
            </w:pPr>
            <w:r>
              <w:rPr>
                <w:sz w:val="22"/>
                <w:szCs w:val="22"/>
              </w:rPr>
              <w:t>Hóa đơn TT78: K22THY12</w:t>
            </w:r>
          </w:p>
        </w:tc>
      </w:tr>
    </w:tbl>
    <w:p w14:paraId="7663DD47">
      <w:pPr>
        <w:ind w:left="0"/>
        <w:rPr>
          <w:b/>
          <w:bCs/>
          <w:sz w:val="22"/>
          <w:szCs w:val="22"/>
        </w:rPr>
      </w:pPr>
    </w:p>
    <w:p w14:paraId="7488C6EB">
      <w:pPr>
        <w:ind w:left="0"/>
        <w:rPr>
          <w:sz w:val="22"/>
          <w:szCs w:val="22"/>
        </w:rPr>
      </w:pPr>
      <w:r>
        <w:rPr>
          <w:b/>
          <w:bCs/>
          <w:sz w:val="22"/>
          <w:szCs w:val="22"/>
        </w:rPr>
        <w:t>Output</w:t>
      </w:r>
      <w:r>
        <w:rPr>
          <w:sz w:val="22"/>
          <w:szCs w:val="22"/>
        </w:rPr>
        <w:t xml:space="preserve">: </w:t>
      </w:r>
    </w:p>
    <w:p w14:paraId="09CE7590">
      <w:pPr>
        <w:ind w:left="0"/>
        <w:rPr>
          <w:sz w:val="22"/>
          <w:szCs w:val="22"/>
        </w:rPr>
      </w:pPr>
      <w:r>
        <w:rPr>
          <w:sz w:val="22"/>
          <w:szCs w:val="22"/>
        </w:rPr>
        <w:t>Ví dụ trường hợp thành công:</w:t>
      </w:r>
    </w:p>
    <w:p w14:paraId="1AA7D80C">
      <w:pPr>
        <w:shd w:val="clear" w:color="auto" w:fill="B4C6E7"/>
        <w:ind w:left="0"/>
        <w:rPr>
          <w:sz w:val="22"/>
          <w:szCs w:val="22"/>
        </w:rPr>
      </w:pPr>
      <w:r>
        <w:rPr>
          <w:sz w:val="22"/>
          <w:szCs w:val="22"/>
        </w:rPr>
        <w:t>{</w:t>
      </w:r>
    </w:p>
    <w:p w14:paraId="546E78FD">
      <w:pPr>
        <w:shd w:val="clear" w:color="auto" w:fill="B4C6E7"/>
        <w:ind w:left="0"/>
        <w:rPr>
          <w:sz w:val="22"/>
          <w:szCs w:val="22"/>
        </w:rPr>
      </w:pPr>
      <w:r>
        <w:rPr>
          <w:sz w:val="22"/>
          <w:szCs w:val="22"/>
        </w:rPr>
        <w:t xml:space="preserve">    "code": 200,</w:t>
      </w:r>
    </w:p>
    <w:p w14:paraId="2266E2E0">
      <w:pPr>
        <w:shd w:val="clear" w:color="auto" w:fill="B4C6E7"/>
        <w:ind w:left="0"/>
        <w:rPr>
          <w:sz w:val="22"/>
          <w:szCs w:val="22"/>
        </w:rPr>
      </w:pPr>
      <w:r>
        <w:rPr>
          <w:sz w:val="22"/>
          <w:szCs w:val="22"/>
        </w:rPr>
        <w:t xml:space="preserve">    "message": "SUCCESS_UPDATE_SCAN_QRCODE",</w:t>
      </w:r>
    </w:p>
    <w:p w14:paraId="5A162676">
      <w:pPr>
        <w:shd w:val="clear" w:color="auto" w:fill="B4C6E7"/>
        <w:ind w:left="0"/>
        <w:rPr>
          <w:sz w:val="22"/>
          <w:szCs w:val="22"/>
        </w:rPr>
      </w:pPr>
      <w:r>
        <w:rPr>
          <w:sz w:val="22"/>
          <w:szCs w:val="22"/>
        </w:rPr>
        <w:t xml:space="preserve">    "data": "Cập nhật quét QRCODE thành công",</w:t>
      </w:r>
    </w:p>
    <w:p w14:paraId="43B2FEFF">
      <w:pPr>
        <w:shd w:val="clear" w:color="auto" w:fill="B4C6E7"/>
        <w:ind w:left="0"/>
        <w:rPr>
          <w:sz w:val="22"/>
          <w:szCs w:val="22"/>
        </w:rPr>
      </w:pPr>
      <w:r>
        <w:rPr>
          <w:sz w:val="22"/>
          <w:szCs w:val="22"/>
        </w:rPr>
        <w:t xml:space="preserve">    "remainScan": 5</w:t>
      </w:r>
    </w:p>
    <w:p w14:paraId="4952C394">
      <w:pPr>
        <w:shd w:val="clear" w:color="auto" w:fill="B4C6E7"/>
        <w:ind w:left="0"/>
        <w:rPr>
          <w:sz w:val="22"/>
          <w:szCs w:val="22"/>
        </w:rPr>
      </w:pPr>
      <w:r>
        <w:rPr>
          <w:sz w:val="22"/>
          <w:szCs w:val="22"/>
        </w:rPr>
        <w:t>}</w:t>
      </w:r>
    </w:p>
    <w:p w14:paraId="71D4E523">
      <w:pPr>
        <w:ind w:left="0"/>
        <w:rPr>
          <w:sz w:val="22"/>
          <w:szCs w:val="22"/>
        </w:rPr>
      </w:pPr>
      <w:r>
        <w:rPr>
          <w:sz w:val="22"/>
          <w:szCs w:val="22"/>
        </w:rPr>
        <w:t>Ví dụ trường hợp lỗi:</w:t>
      </w:r>
    </w:p>
    <w:p w14:paraId="20F0B9EF">
      <w:pPr>
        <w:shd w:val="clear" w:color="auto" w:fill="B4C6E7"/>
        <w:ind w:left="0"/>
        <w:rPr>
          <w:sz w:val="22"/>
          <w:szCs w:val="22"/>
        </w:rPr>
      </w:pPr>
      <w:r>
        <w:rPr>
          <w:sz w:val="22"/>
          <w:szCs w:val="22"/>
        </w:rPr>
        <w:t>{</w:t>
      </w:r>
    </w:p>
    <w:p w14:paraId="07AF2112">
      <w:pPr>
        <w:shd w:val="clear" w:color="auto" w:fill="B4C6E7"/>
        <w:ind w:left="0"/>
        <w:rPr>
          <w:sz w:val="22"/>
          <w:szCs w:val="22"/>
        </w:rPr>
      </w:pPr>
      <w:r>
        <w:rPr>
          <w:sz w:val="22"/>
          <w:szCs w:val="22"/>
        </w:rPr>
        <w:t xml:space="preserve">    "code": 400,</w:t>
      </w:r>
    </w:p>
    <w:p w14:paraId="7AEED683">
      <w:pPr>
        <w:shd w:val="clear" w:color="auto" w:fill="B4C6E7"/>
        <w:ind w:left="0"/>
        <w:rPr>
          <w:sz w:val="22"/>
          <w:szCs w:val="22"/>
        </w:rPr>
      </w:pPr>
      <w:r>
        <w:rPr>
          <w:sz w:val="22"/>
          <w:szCs w:val="22"/>
        </w:rPr>
        <w:t xml:space="preserve">    "message": "INVOICE_NOT_FOUND",</w:t>
      </w:r>
    </w:p>
    <w:p w14:paraId="628468CA">
      <w:pPr>
        <w:shd w:val="clear" w:color="auto" w:fill="B4C6E7"/>
        <w:ind w:left="0"/>
        <w:rPr>
          <w:sz w:val="22"/>
          <w:szCs w:val="22"/>
        </w:rPr>
      </w:pPr>
      <w:r>
        <w:rPr>
          <w:sz w:val="22"/>
          <w:szCs w:val="22"/>
        </w:rPr>
        <w:t xml:space="preserve">    "data": "Hóa đơn không tồn tại"</w:t>
      </w:r>
    </w:p>
    <w:p w14:paraId="1CAB9B30">
      <w:pPr>
        <w:shd w:val="clear" w:color="auto" w:fill="B4C6E7"/>
        <w:ind w:left="0"/>
        <w:rPr>
          <w:sz w:val="22"/>
          <w:szCs w:val="22"/>
        </w:rPr>
      </w:pPr>
      <w:r>
        <w:rPr>
          <w:sz w:val="22"/>
          <w:szCs w:val="22"/>
        </w:rPr>
        <w:t>}</w:t>
      </w:r>
    </w:p>
    <w:p w14:paraId="7DAE0925">
      <w:pPr>
        <w:pStyle w:val="3"/>
        <w:numPr>
          <w:ilvl w:val="0"/>
          <w:numId w:val="0"/>
        </w:numPr>
        <w:tabs>
          <w:tab w:val="clear" w:pos="2278"/>
        </w:tabs>
        <w:rPr>
          <w:rFonts w:ascii="Times New Roman" w:hAnsi="Times New Roman"/>
          <w:sz w:val="22"/>
          <w:szCs w:val="22"/>
        </w:rPr>
      </w:pPr>
      <w:r>
        <w:rPr>
          <w:rFonts w:ascii="Times New Roman" w:hAnsi="Times New Roman"/>
          <w:sz w:val="22"/>
          <w:szCs w:val="22"/>
        </w:rPr>
        <w:t>7.25 Thống kê hóa đơn theo user</w:t>
      </w:r>
    </w:p>
    <w:p w14:paraId="185E993E">
      <w:pPr>
        <w:rPr>
          <w:sz w:val="22"/>
          <w:szCs w:val="22"/>
        </w:rPr>
      </w:pPr>
      <w:r>
        <w:rPr>
          <w:sz w:val="22"/>
          <w:szCs w:val="22"/>
        </w:rPr>
        <w:t>- Mô tả chung: Yêu này thêm mới API thống kê hóa đơn.</w:t>
      </w:r>
    </w:p>
    <w:p w14:paraId="0C938887">
      <w:pPr>
        <w:rPr>
          <w:sz w:val="22"/>
          <w:szCs w:val="22"/>
        </w:rPr>
      </w:pPr>
      <w:r>
        <w:rPr>
          <w:sz w:val="22"/>
          <w:szCs w:val="22"/>
        </w:rPr>
        <w:t>- Đường dẫn API: Action (GET): InvoiceAPI/InvoiceWS/getInvoiceUsage</w:t>
      </w:r>
    </w:p>
    <w:p w14:paraId="19616DA9">
      <w:pPr>
        <w:rPr>
          <w:sz w:val="22"/>
          <w:szCs w:val="22"/>
        </w:rPr>
      </w:pPr>
      <w:r>
        <w:rPr>
          <w:sz w:val="22"/>
          <w:szCs w:val="22"/>
        </w:rPr>
        <w:t>- Phạm vi: Tất cả các loại hóa đơn</w:t>
      </w:r>
    </w:p>
    <w:p w14:paraId="7EEEA756">
      <w:pPr>
        <w:rPr>
          <w:sz w:val="22"/>
          <w:szCs w:val="22"/>
        </w:rPr>
      </w:pPr>
    </w:p>
    <w:p w14:paraId="0B92BD79">
      <w:pPr>
        <w:rPr>
          <w:sz w:val="22"/>
          <w:szCs w:val="22"/>
        </w:rPr>
      </w:pPr>
      <w:r>
        <w:rPr>
          <w:sz w:val="22"/>
          <w:szCs w:val="22"/>
        </w:rPr>
        <w:t>-</w:t>
      </w:r>
      <w:r>
        <w:rPr>
          <w:sz w:val="22"/>
          <w:szCs w:val="22"/>
        </w:rPr>
        <w:tab/>
      </w:r>
      <w:r>
        <w:rPr>
          <w:sz w:val="22"/>
          <w:szCs w:val="22"/>
        </w:rPr>
        <w:t>Headers:</w:t>
      </w:r>
    </w:p>
    <w:p w14:paraId="7C3C6B13">
      <w:pPr>
        <w:rPr>
          <w:sz w:val="22"/>
          <w:szCs w:val="22"/>
          <w:lang w:val="en"/>
        </w:rPr>
      </w:pPr>
      <w:r>
        <w:rPr>
          <w:sz w:val="22"/>
          <w:szCs w:val="22"/>
        </w:rPr>
        <w:t xml:space="preserve"> </w:t>
      </w:r>
      <w:r>
        <w:rPr>
          <w:sz w:val="22"/>
          <w:szCs w:val="22"/>
          <w:lang w:val="en"/>
        </w:rPr>
        <w:t>+ Cookie: giá trị access_token hoặc Authorization: username/pass như đăng nhập trên web  hoặc Authorization: username/pass như đăng nhập trên web</w:t>
      </w:r>
    </w:p>
    <w:p w14:paraId="44621934">
      <w:pPr>
        <w:rPr>
          <w:sz w:val="22"/>
          <w:szCs w:val="22"/>
        </w:rPr>
      </w:pPr>
      <w:r>
        <w:rPr>
          <w:sz w:val="22"/>
          <w:szCs w:val="22"/>
        </w:rPr>
        <w:t xml:space="preserve"> + Content-Type: application/json</w:t>
      </w:r>
    </w:p>
    <w:p w14:paraId="2738E1A6">
      <w:pPr>
        <w:ind w:left="0"/>
        <w:rPr>
          <w:sz w:val="22"/>
          <w:szCs w:val="22"/>
        </w:rPr>
      </w:pPr>
      <w:r>
        <w:rPr>
          <w:b/>
          <w:bCs/>
          <w:sz w:val="22"/>
          <w:szCs w:val="22"/>
        </w:rPr>
        <w:t>Input</w:t>
      </w:r>
      <w:r>
        <w:rPr>
          <w:sz w:val="22"/>
          <w:szCs w:val="22"/>
        </w:rPr>
        <w:t xml:space="preserve">: </w:t>
      </w:r>
    </w:p>
    <w:tbl>
      <w:tblPr>
        <w:tblStyle w:val="13"/>
        <w:tblW w:w="93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3"/>
        <w:gridCol w:w="2486"/>
        <w:gridCol w:w="5033"/>
      </w:tblGrid>
      <w:tr w14:paraId="765317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2" w:hRule="atLeast"/>
          <w:jc w:val="center"/>
        </w:trPr>
        <w:tc>
          <w:tcPr>
            <w:tcW w:w="1803" w:type="dxa"/>
            <w:shd w:val="clear" w:color="auto" w:fill="D9D9D9"/>
            <w:noWrap w:val="0"/>
            <w:vAlign w:val="top"/>
          </w:tcPr>
          <w:p w14:paraId="6EC620B7">
            <w:pPr>
              <w:ind w:left="0"/>
              <w:jc w:val="center"/>
              <w:rPr>
                <w:b/>
                <w:bCs/>
                <w:color w:val="000000"/>
                <w:sz w:val="22"/>
                <w:szCs w:val="22"/>
              </w:rPr>
            </w:pPr>
            <w:r>
              <w:rPr>
                <w:b/>
                <w:bCs/>
                <w:color w:val="000000"/>
                <w:sz w:val="22"/>
                <w:szCs w:val="22"/>
              </w:rPr>
              <w:t>Tên tham số</w:t>
            </w:r>
          </w:p>
        </w:tc>
        <w:tc>
          <w:tcPr>
            <w:tcW w:w="2486" w:type="dxa"/>
            <w:shd w:val="clear" w:color="auto" w:fill="D9D9D9"/>
            <w:noWrap w:val="0"/>
            <w:vAlign w:val="top"/>
          </w:tcPr>
          <w:p w14:paraId="1E560F26">
            <w:pPr>
              <w:ind w:left="0"/>
              <w:jc w:val="center"/>
              <w:rPr>
                <w:b/>
                <w:bCs/>
                <w:color w:val="000000"/>
                <w:sz w:val="22"/>
                <w:szCs w:val="22"/>
              </w:rPr>
            </w:pPr>
            <w:r>
              <w:rPr>
                <w:b/>
                <w:bCs/>
                <w:color w:val="000000"/>
                <w:sz w:val="22"/>
                <w:szCs w:val="22"/>
              </w:rPr>
              <w:t>Kiểu dữ liệu, ràng buộc</w:t>
            </w:r>
          </w:p>
        </w:tc>
        <w:tc>
          <w:tcPr>
            <w:tcW w:w="5033" w:type="dxa"/>
            <w:shd w:val="clear" w:color="auto" w:fill="D9D9D9"/>
            <w:noWrap w:val="0"/>
            <w:vAlign w:val="top"/>
          </w:tcPr>
          <w:p w14:paraId="0E5C18EB">
            <w:pPr>
              <w:ind w:left="0"/>
              <w:jc w:val="center"/>
              <w:rPr>
                <w:b/>
                <w:bCs/>
                <w:color w:val="000000"/>
                <w:sz w:val="22"/>
                <w:szCs w:val="22"/>
              </w:rPr>
            </w:pPr>
            <w:r>
              <w:rPr>
                <w:b/>
                <w:bCs/>
                <w:color w:val="000000"/>
                <w:sz w:val="22"/>
                <w:szCs w:val="22"/>
              </w:rPr>
              <w:t>Mô tả</w:t>
            </w:r>
          </w:p>
        </w:tc>
      </w:tr>
      <w:tr w14:paraId="0420BA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8" w:hRule="atLeast"/>
          <w:jc w:val="center"/>
        </w:trPr>
        <w:tc>
          <w:tcPr>
            <w:tcW w:w="1803" w:type="dxa"/>
            <w:noWrap w:val="0"/>
            <w:vAlign w:val="top"/>
          </w:tcPr>
          <w:p w14:paraId="5DDDA9AD">
            <w:pPr>
              <w:spacing w:before="0"/>
              <w:ind w:left="0"/>
              <w:jc w:val="both"/>
              <w:rPr>
                <w:sz w:val="22"/>
                <w:szCs w:val="22"/>
              </w:rPr>
            </w:pPr>
            <w:r>
              <w:rPr>
                <w:sz w:val="22"/>
                <w:szCs w:val="22"/>
              </w:rPr>
              <w:t>supplierTaxCode</w:t>
            </w:r>
          </w:p>
        </w:tc>
        <w:tc>
          <w:tcPr>
            <w:tcW w:w="2486" w:type="dxa"/>
            <w:noWrap w:val="0"/>
            <w:vAlign w:val="top"/>
          </w:tcPr>
          <w:p w14:paraId="0FF04682">
            <w:pPr>
              <w:spacing w:before="0"/>
              <w:ind w:left="0"/>
              <w:jc w:val="both"/>
              <w:rPr>
                <w:sz w:val="22"/>
                <w:szCs w:val="22"/>
              </w:rPr>
            </w:pPr>
            <w:r>
              <w:rPr>
                <w:sz w:val="22"/>
                <w:szCs w:val="22"/>
              </w:rPr>
              <w:t>Required: true</w:t>
            </w:r>
          </w:p>
          <w:p w14:paraId="038D407D">
            <w:pPr>
              <w:spacing w:before="0"/>
              <w:ind w:left="0"/>
              <w:jc w:val="both"/>
              <w:rPr>
                <w:sz w:val="22"/>
                <w:szCs w:val="22"/>
              </w:rPr>
            </w:pPr>
            <w:r>
              <w:rPr>
                <w:sz w:val="22"/>
                <w:szCs w:val="22"/>
              </w:rPr>
              <w:t>DataType: String</w:t>
            </w:r>
          </w:p>
          <w:p w14:paraId="6606737D">
            <w:pPr>
              <w:spacing w:before="0"/>
              <w:ind w:left="0"/>
              <w:jc w:val="both"/>
              <w:rPr>
                <w:sz w:val="22"/>
                <w:szCs w:val="22"/>
              </w:rPr>
            </w:pPr>
            <w:r>
              <w:rPr>
                <w:sz w:val="22"/>
                <w:szCs w:val="22"/>
              </w:rPr>
              <w:t xml:space="preserve">Minlength: </w:t>
            </w:r>
          </w:p>
          <w:p w14:paraId="37F996BE">
            <w:pPr>
              <w:spacing w:before="0"/>
              <w:ind w:left="0"/>
              <w:jc w:val="both"/>
              <w:rPr>
                <w:sz w:val="22"/>
                <w:szCs w:val="22"/>
              </w:rPr>
            </w:pPr>
            <w:r>
              <w:rPr>
                <w:sz w:val="22"/>
                <w:szCs w:val="22"/>
              </w:rPr>
              <w:t xml:space="preserve">Maxlength: </w:t>
            </w:r>
          </w:p>
          <w:p w14:paraId="7B99440E">
            <w:pPr>
              <w:spacing w:before="0"/>
              <w:ind w:left="0"/>
              <w:jc w:val="both"/>
              <w:rPr>
                <w:sz w:val="22"/>
                <w:szCs w:val="22"/>
              </w:rPr>
            </w:pPr>
            <w:r>
              <w:rPr>
                <w:sz w:val="22"/>
                <w:szCs w:val="22"/>
              </w:rPr>
              <w:t xml:space="preserve">Format: </w:t>
            </w:r>
          </w:p>
        </w:tc>
        <w:tc>
          <w:tcPr>
            <w:tcW w:w="5033" w:type="dxa"/>
            <w:noWrap w:val="0"/>
            <w:vAlign w:val="top"/>
          </w:tcPr>
          <w:p w14:paraId="7F6EB10F">
            <w:pPr>
              <w:spacing w:before="0"/>
              <w:ind w:left="0"/>
              <w:jc w:val="both"/>
              <w:rPr>
                <w:sz w:val="22"/>
                <w:szCs w:val="22"/>
              </w:rPr>
            </w:pPr>
            <w:r>
              <w:rPr>
                <w:sz w:val="22"/>
                <w:szCs w:val="22"/>
              </w:rPr>
              <w:t>Mã số thuế của doanh nghiệp/chi nhánh phát hành hóa đơn.</w:t>
            </w:r>
          </w:p>
        </w:tc>
      </w:tr>
      <w:tr w14:paraId="7B603D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8" w:hRule="atLeast"/>
          <w:jc w:val="center"/>
        </w:trPr>
        <w:tc>
          <w:tcPr>
            <w:tcW w:w="1803" w:type="dxa"/>
            <w:noWrap w:val="0"/>
            <w:vAlign w:val="top"/>
          </w:tcPr>
          <w:p w14:paraId="407C77BD">
            <w:pPr>
              <w:spacing w:before="0"/>
              <w:ind w:left="0"/>
              <w:jc w:val="both"/>
              <w:rPr>
                <w:sz w:val="22"/>
                <w:szCs w:val="22"/>
              </w:rPr>
            </w:pPr>
            <w:r>
              <w:rPr>
                <w:sz w:val="22"/>
                <w:szCs w:val="22"/>
              </w:rPr>
              <w:t>issueDateFrom</w:t>
            </w:r>
          </w:p>
        </w:tc>
        <w:tc>
          <w:tcPr>
            <w:tcW w:w="2486" w:type="dxa"/>
            <w:noWrap w:val="0"/>
            <w:vAlign w:val="top"/>
          </w:tcPr>
          <w:p w14:paraId="076F33DA">
            <w:pPr>
              <w:spacing w:before="0"/>
              <w:ind w:left="0"/>
              <w:jc w:val="both"/>
              <w:rPr>
                <w:sz w:val="22"/>
                <w:szCs w:val="22"/>
              </w:rPr>
            </w:pPr>
            <w:r>
              <w:rPr>
                <w:sz w:val="22"/>
                <w:szCs w:val="22"/>
              </w:rPr>
              <w:t>Required: true</w:t>
            </w:r>
          </w:p>
          <w:p w14:paraId="4A82F407">
            <w:pPr>
              <w:spacing w:before="0"/>
              <w:ind w:left="0"/>
              <w:jc w:val="both"/>
              <w:rPr>
                <w:sz w:val="22"/>
                <w:szCs w:val="22"/>
              </w:rPr>
            </w:pPr>
            <w:r>
              <w:rPr>
                <w:sz w:val="22"/>
                <w:szCs w:val="22"/>
              </w:rPr>
              <w:t>DataType: DateTime</w:t>
            </w:r>
          </w:p>
          <w:p w14:paraId="01D01637">
            <w:pPr>
              <w:spacing w:before="0"/>
              <w:ind w:left="0"/>
              <w:jc w:val="both"/>
              <w:rPr>
                <w:sz w:val="22"/>
                <w:szCs w:val="22"/>
              </w:rPr>
            </w:pPr>
            <w:r>
              <w:rPr>
                <w:sz w:val="22"/>
                <w:szCs w:val="22"/>
              </w:rPr>
              <w:t xml:space="preserve">Minlength: </w:t>
            </w:r>
          </w:p>
          <w:p w14:paraId="6BB90EA5">
            <w:pPr>
              <w:spacing w:before="0"/>
              <w:ind w:left="0"/>
              <w:jc w:val="both"/>
              <w:rPr>
                <w:sz w:val="22"/>
                <w:szCs w:val="22"/>
              </w:rPr>
            </w:pPr>
            <w:r>
              <w:rPr>
                <w:sz w:val="22"/>
                <w:szCs w:val="22"/>
              </w:rPr>
              <w:t xml:space="preserve">Maxlength: </w:t>
            </w:r>
          </w:p>
          <w:p w14:paraId="70CFF6E5">
            <w:pPr>
              <w:spacing w:before="0"/>
              <w:ind w:left="0"/>
              <w:jc w:val="both"/>
              <w:rPr>
                <w:sz w:val="22"/>
                <w:szCs w:val="22"/>
              </w:rPr>
            </w:pPr>
            <w:r>
              <w:rPr>
                <w:sz w:val="22"/>
                <w:szCs w:val="22"/>
              </w:rPr>
              <w:t>Format:</w:t>
            </w:r>
          </w:p>
        </w:tc>
        <w:tc>
          <w:tcPr>
            <w:tcW w:w="5033" w:type="dxa"/>
            <w:noWrap w:val="0"/>
            <w:vAlign w:val="top"/>
          </w:tcPr>
          <w:p w14:paraId="131E911F">
            <w:pPr>
              <w:spacing w:before="0"/>
              <w:ind w:left="0"/>
              <w:jc w:val="both"/>
              <w:rPr>
                <w:sz w:val="22"/>
                <w:szCs w:val="22"/>
              </w:rPr>
            </w:pPr>
            <w:r>
              <w:rPr>
                <w:sz w:val="22"/>
                <w:szCs w:val="22"/>
              </w:rPr>
              <w:t>Thời gian phát hành hóa đơn từ ngày</w:t>
            </w:r>
          </w:p>
          <w:p w14:paraId="017897EC">
            <w:pPr>
              <w:spacing w:before="0"/>
              <w:ind w:left="0"/>
              <w:jc w:val="both"/>
              <w:rPr>
                <w:sz w:val="22"/>
                <w:szCs w:val="22"/>
              </w:rPr>
            </w:pPr>
            <w:r>
              <w:rPr>
                <w:sz w:val="22"/>
                <w:szCs w:val="22"/>
              </w:rPr>
              <w:t>Định dạng milliseconds</w:t>
            </w:r>
          </w:p>
          <w:p w14:paraId="455632D3">
            <w:pPr>
              <w:spacing w:before="0"/>
              <w:ind w:left="0"/>
              <w:jc w:val="both"/>
              <w:rPr>
                <w:sz w:val="22"/>
                <w:szCs w:val="22"/>
              </w:rPr>
            </w:pPr>
          </w:p>
        </w:tc>
      </w:tr>
      <w:tr w14:paraId="61035B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8" w:hRule="atLeast"/>
          <w:jc w:val="center"/>
        </w:trPr>
        <w:tc>
          <w:tcPr>
            <w:tcW w:w="1803" w:type="dxa"/>
            <w:noWrap w:val="0"/>
            <w:vAlign w:val="top"/>
          </w:tcPr>
          <w:p w14:paraId="57369502">
            <w:pPr>
              <w:spacing w:before="0"/>
              <w:ind w:left="0"/>
              <w:jc w:val="both"/>
              <w:rPr>
                <w:sz w:val="22"/>
                <w:szCs w:val="22"/>
              </w:rPr>
            </w:pPr>
            <w:r>
              <w:rPr>
                <w:sz w:val="22"/>
                <w:szCs w:val="22"/>
              </w:rPr>
              <w:t>issueDateTo</w:t>
            </w:r>
          </w:p>
        </w:tc>
        <w:tc>
          <w:tcPr>
            <w:tcW w:w="2486" w:type="dxa"/>
            <w:noWrap w:val="0"/>
            <w:vAlign w:val="top"/>
          </w:tcPr>
          <w:p w14:paraId="33BEDD1D">
            <w:pPr>
              <w:spacing w:before="0"/>
              <w:ind w:left="0"/>
              <w:jc w:val="both"/>
              <w:rPr>
                <w:sz w:val="22"/>
                <w:szCs w:val="22"/>
              </w:rPr>
            </w:pPr>
            <w:r>
              <w:rPr>
                <w:sz w:val="22"/>
                <w:szCs w:val="22"/>
              </w:rPr>
              <w:t>Required: true</w:t>
            </w:r>
          </w:p>
          <w:p w14:paraId="1F23E0F7">
            <w:pPr>
              <w:spacing w:before="0"/>
              <w:ind w:left="0"/>
              <w:jc w:val="both"/>
              <w:rPr>
                <w:sz w:val="22"/>
                <w:szCs w:val="22"/>
              </w:rPr>
            </w:pPr>
            <w:r>
              <w:rPr>
                <w:sz w:val="22"/>
                <w:szCs w:val="22"/>
              </w:rPr>
              <w:t>DataType: DateTime</w:t>
            </w:r>
          </w:p>
          <w:p w14:paraId="094CA5C6">
            <w:pPr>
              <w:spacing w:before="0"/>
              <w:ind w:left="0"/>
              <w:jc w:val="both"/>
              <w:rPr>
                <w:sz w:val="22"/>
                <w:szCs w:val="22"/>
              </w:rPr>
            </w:pPr>
            <w:r>
              <w:rPr>
                <w:sz w:val="22"/>
                <w:szCs w:val="22"/>
              </w:rPr>
              <w:t xml:space="preserve">Minlength: </w:t>
            </w:r>
          </w:p>
          <w:p w14:paraId="32D643C0">
            <w:pPr>
              <w:spacing w:before="0"/>
              <w:ind w:left="0"/>
              <w:jc w:val="both"/>
              <w:rPr>
                <w:sz w:val="22"/>
                <w:szCs w:val="22"/>
              </w:rPr>
            </w:pPr>
            <w:r>
              <w:rPr>
                <w:sz w:val="22"/>
                <w:szCs w:val="22"/>
              </w:rPr>
              <w:t xml:space="preserve">Maxlength: </w:t>
            </w:r>
          </w:p>
          <w:p w14:paraId="350B66BF">
            <w:pPr>
              <w:spacing w:before="0"/>
              <w:ind w:left="0"/>
              <w:jc w:val="both"/>
              <w:rPr>
                <w:sz w:val="22"/>
                <w:szCs w:val="22"/>
              </w:rPr>
            </w:pPr>
            <w:r>
              <w:rPr>
                <w:sz w:val="22"/>
                <w:szCs w:val="22"/>
              </w:rPr>
              <w:t>Format:</w:t>
            </w:r>
          </w:p>
        </w:tc>
        <w:tc>
          <w:tcPr>
            <w:tcW w:w="5033" w:type="dxa"/>
            <w:noWrap w:val="0"/>
            <w:vAlign w:val="top"/>
          </w:tcPr>
          <w:p w14:paraId="4B438F42">
            <w:pPr>
              <w:spacing w:before="0"/>
              <w:ind w:left="0"/>
              <w:jc w:val="both"/>
              <w:rPr>
                <w:sz w:val="22"/>
                <w:szCs w:val="22"/>
              </w:rPr>
            </w:pPr>
            <w:r>
              <w:rPr>
                <w:sz w:val="22"/>
                <w:szCs w:val="22"/>
              </w:rPr>
              <w:t>Thời gian phát hành hóa đơn đến ngày</w:t>
            </w:r>
          </w:p>
          <w:p w14:paraId="780C0A4E">
            <w:pPr>
              <w:spacing w:before="0"/>
              <w:ind w:left="0"/>
              <w:jc w:val="both"/>
              <w:rPr>
                <w:sz w:val="22"/>
                <w:szCs w:val="22"/>
              </w:rPr>
            </w:pPr>
            <w:r>
              <w:rPr>
                <w:sz w:val="22"/>
                <w:szCs w:val="22"/>
              </w:rPr>
              <w:t>Định dạng milliseconds</w:t>
            </w:r>
          </w:p>
        </w:tc>
      </w:tr>
      <w:tr w14:paraId="277C9A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8" w:hRule="atLeast"/>
          <w:jc w:val="center"/>
        </w:trPr>
        <w:tc>
          <w:tcPr>
            <w:tcW w:w="1803" w:type="dxa"/>
            <w:noWrap w:val="0"/>
            <w:vAlign w:val="top"/>
          </w:tcPr>
          <w:p w14:paraId="46D6B506">
            <w:pPr>
              <w:spacing w:before="0"/>
              <w:ind w:left="0"/>
              <w:jc w:val="both"/>
              <w:rPr>
                <w:sz w:val="22"/>
                <w:szCs w:val="22"/>
              </w:rPr>
            </w:pPr>
            <w:r>
              <w:rPr>
                <w:sz w:val="22"/>
                <w:szCs w:val="22"/>
              </w:rPr>
              <w:t>createdUser</w:t>
            </w:r>
          </w:p>
        </w:tc>
        <w:tc>
          <w:tcPr>
            <w:tcW w:w="2486" w:type="dxa"/>
            <w:noWrap w:val="0"/>
            <w:vAlign w:val="top"/>
          </w:tcPr>
          <w:p w14:paraId="13CA5D2E">
            <w:pPr>
              <w:spacing w:before="0"/>
              <w:ind w:left="0"/>
              <w:jc w:val="both"/>
              <w:rPr>
                <w:sz w:val="22"/>
                <w:szCs w:val="22"/>
              </w:rPr>
            </w:pPr>
            <w:r>
              <w:rPr>
                <w:sz w:val="22"/>
                <w:szCs w:val="22"/>
              </w:rPr>
              <w:t>Required: true</w:t>
            </w:r>
          </w:p>
          <w:p w14:paraId="34F7BBBB">
            <w:pPr>
              <w:spacing w:before="0"/>
              <w:ind w:left="0"/>
              <w:jc w:val="both"/>
              <w:rPr>
                <w:sz w:val="22"/>
                <w:szCs w:val="22"/>
              </w:rPr>
            </w:pPr>
            <w:r>
              <w:rPr>
                <w:sz w:val="22"/>
                <w:szCs w:val="22"/>
              </w:rPr>
              <w:t>DataType: String</w:t>
            </w:r>
          </w:p>
          <w:p w14:paraId="2E12792C">
            <w:pPr>
              <w:spacing w:before="0"/>
              <w:ind w:left="0"/>
              <w:jc w:val="both"/>
              <w:rPr>
                <w:sz w:val="22"/>
                <w:szCs w:val="22"/>
              </w:rPr>
            </w:pPr>
            <w:r>
              <w:rPr>
                <w:sz w:val="22"/>
                <w:szCs w:val="22"/>
              </w:rPr>
              <w:t xml:space="preserve">Minlength: </w:t>
            </w:r>
          </w:p>
          <w:p w14:paraId="7E710630">
            <w:pPr>
              <w:spacing w:before="0"/>
              <w:ind w:left="0"/>
              <w:jc w:val="both"/>
              <w:rPr>
                <w:sz w:val="22"/>
                <w:szCs w:val="22"/>
              </w:rPr>
            </w:pPr>
            <w:r>
              <w:rPr>
                <w:sz w:val="22"/>
                <w:szCs w:val="22"/>
              </w:rPr>
              <w:t xml:space="preserve">Maxlength: </w:t>
            </w:r>
          </w:p>
          <w:p w14:paraId="42463AA3">
            <w:pPr>
              <w:spacing w:before="0"/>
              <w:ind w:left="0"/>
              <w:jc w:val="both"/>
              <w:rPr>
                <w:sz w:val="22"/>
                <w:szCs w:val="22"/>
              </w:rPr>
            </w:pPr>
            <w:r>
              <w:rPr>
                <w:sz w:val="22"/>
                <w:szCs w:val="22"/>
              </w:rPr>
              <w:t>Format:</w:t>
            </w:r>
          </w:p>
        </w:tc>
        <w:tc>
          <w:tcPr>
            <w:tcW w:w="5033" w:type="dxa"/>
            <w:noWrap w:val="0"/>
            <w:vAlign w:val="top"/>
          </w:tcPr>
          <w:p w14:paraId="285927EB">
            <w:pPr>
              <w:spacing w:before="0"/>
              <w:ind w:left="0"/>
              <w:jc w:val="both"/>
              <w:rPr>
                <w:sz w:val="22"/>
                <w:szCs w:val="22"/>
              </w:rPr>
            </w:pPr>
            <w:r>
              <w:rPr>
                <w:sz w:val="22"/>
                <w:szCs w:val="22"/>
              </w:rPr>
              <w:t xml:space="preserve">Người tạo hóa đơn </w:t>
            </w:r>
          </w:p>
          <w:p w14:paraId="63F96DA0">
            <w:pPr>
              <w:spacing w:before="0"/>
              <w:ind w:left="0"/>
              <w:jc w:val="both"/>
              <w:rPr>
                <w:sz w:val="22"/>
                <w:szCs w:val="22"/>
              </w:rPr>
            </w:pPr>
            <w:r>
              <w:rPr>
                <w:sz w:val="22"/>
                <w:szCs w:val="22"/>
              </w:rPr>
              <w:t>(Truyền username)</w:t>
            </w:r>
          </w:p>
        </w:tc>
      </w:tr>
      <w:tr w14:paraId="0C8F0A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8" w:hRule="atLeast"/>
          <w:jc w:val="center"/>
        </w:trPr>
        <w:tc>
          <w:tcPr>
            <w:tcW w:w="1803" w:type="dxa"/>
            <w:noWrap w:val="0"/>
            <w:vAlign w:val="top"/>
          </w:tcPr>
          <w:p w14:paraId="373F5D31">
            <w:pPr>
              <w:spacing w:before="0"/>
              <w:ind w:left="0"/>
              <w:jc w:val="both"/>
              <w:rPr>
                <w:sz w:val="22"/>
                <w:szCs w:val="22"/>
              </w:rPr>
            </w:pPr>
            <w:r>
              <w:rPr>
                <w:sz w:val="22"/>
                <w:szCs w:val="22"/>
              </w:rPr>
              <w:t>deletedStatus</w:t>
            </w:r>
          </w:p>
        </w:tc>
        <w:tc>
          <w:tcPr>
            <w:tcW w:w="2486" w:type="dxa"/>
            <w:noWrap w:val="0"/>
            <w:vAlign w:val="top"/>
          </w:tcPr>
          <w:p w14:paraId="423D597F">
            <w:pPr>
              <w:spacing w:before="0"/>
              <w:ind w:left="0"/>
              <w:jc w:val="both"/>
              <w:rPr>
                <w:sz w:val="22"/>
                <w:szCs w:val="22"/>
              </w:rPr>
            </w:pPr>
            <w:r>
              <w:rPr>
                <w:sz w:val="22"/>
                <w:szCs w:val="22"/>
              </w:rPr>
              <w:t>Required: false</w:t>
            </w:r>
          </w:p>
          <w:p w14:paraId="67BC6F7A">
            <w:pPr>
              <w:spacing w:before="0"/>
              <w:ind w:left="0"/>
              <w:jc w:val="both"/>
              <w:rPr>
                <w:sz w:val="22"/>
                <w:szCs w:val="22"/>
              </w:rPr>
            </w:pPr>
            <w:r>
              <w:rPr>
                <w:sz w:val="22"/>
                <w:szCs w:val="22"/>
              </w:rPr>
              <w:t>DataType: Integer</w:t>
            </w:r>
          </w:p>
          <w:p w14:paraId="485D1EFF">
            <w:pPr>
              <w:spacing w:before="0"/>
              <w:ind w:left="0"/>
              <w:jc w:val="both"/>
              <w:rPr>
                <w:sz w:val="22"/>
                <w:szCs w:val="22"/>
              </w:rPr>
            </w:pPr>
            <w:r>
              <w:rPr>
                <w:sz w:val="22"/>
                <w:szCs w:val="22"/>
              </w:rPr>
              <w:t xml:space="preserve">Minlength: </w:t>
            </w:r>
          </w:p>
          <w:p w14:paraId="3D929E35">
            <w:pPr>
              <w:spacing w:before="0"/>
              <w:ind w:left="0"/>
              <w:jc w:val="both"/>
              <w:rPr>
                <w:sz w:val="22"/>
                <w:szCs w:val="22"/>
              </w:rPr>
            </w:pPr>
            <w:r>
              <w:rPr>
                <w:sz w:val="22"/>
                <w:szCs w:val="22"/>
              </w:rPr>
              <w:t xml:space="preserve">Maxlength: </w:t>
            </w:r>
          </w:p>
          <w:p w14:paraId="3C66D309">
            <w:pPr>
              <w:spacing w:before="0"/>
              <w:ind w:left="0"/>
              <w:jc w:val="both"/>
              <w:rPr>
                <w:sz w:val="22"/>
                <w:szCs w:val="22"/>
              </w:rPr>
            </w:pPr>
            <w:r>
              <w:rPr>
                <w:sz w:val="22"/>
                <w:szCs w:val="22"/>
              </w:rPr>
              <w:t>Format:</w:t>
            </w:r>
          </w:p>
        </w:tc>
        <w:tc>
          <w:tcPr>
            <w:tcW w:w="5033" w:type="dxa"/>
            <w:noWrap w:val="0"/>
            <w:vAlign w:val="top"/>
          </w:tcPr>
          <w:p w14:paraId="20324AE9">
            <w:pPr>
              <w:spacing w:before="0"/>
              <w:ind w:left="0"/>
              <w:jc w:val="both"/>
              <w:rPr>
                <w:sz w:val="22"/>
                <w:szCs w:val="22"/>
              </w:rPr>
            </w:pPr>
            <w:r>
              <w:rPr>
                <w:sz w:val="22"/>
                <w:szCs w:val="22"/>
              </w:rPr>
              <w:t xml:space="preserve">Trạng thái hủy của hóa đơn, gồm: </w:t>
            </w:r>
          </w:p>
          <w:p w14:paraId="54B06710">
            <w:pPr>
              <w:spacing w:before="0"/>
              <w:ind w:left="0"/>
              <w:jc w:val="both"/>
              <w:rPr>
                <w:sz w:val="22"/>
                <w:szCs w:val="22"/>
              </w:rPr>
            </w:pPr>
            <w:r>
              <w:rPr>
                <w:sz w:val="22"/>
                <w:szCs w:val="22"/>
              </w:rPr>
              <w:t xml:space="preserve">0-Chưa hủy </w:t>
            </w:r>
          </w:p>
          <w:p w14:paraId="7E164768">
            <w:pPr>
              <w:spacing w:before="0"/>
              <w:ind w:left="0"/>
              <w:jc w:val="both"/>
              <w:rPr>
                <w:sz w:val="22"/>
                <w:szCs w:val="22"/>
              </w:rPr>
            </w:pPr>
            <w:r>
              <w:rPr>
                <w:sz w:val="22"/>
                <w:szCs w:val="22"/>
              </w:rPr>
              <w:t>1-Đã hủy</w:t>
            </w:r>
          </w:p>
        </w:tc>
      </w:tr>
      <w:tr w14:paraId="3938BA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8" w:hRule="atLeast"/>
          <w:jc w:val="center"/>
        </w:trPr>
        <w:tc>
          <w:tcPr>
            <w:tcW w:w="1803" w:type="dxa"/>
            <w:noWrap w:val="0"/>
            <w:vAlign w:val="top"/>
          </w:tcPr>
          <w:p w14:paraId="02CF6C38">
            <w:pPr>
              <w:spacing w:before="0"/>
              <w:ind w:left="0"/>
              <w:jc w:val="both"/>
              <w:rPr>
                <w:sz w:val="22"/>
                <w:szCs w:val="22"/>
              </w:rPr>
            </w:pPr>
            <w:r>
              <w:rPr>
                <w:sz w:val="22"/>
                <w:szCs w:val="22"/>
              </w:rPr>
              <w:t>templateCode</w:t>
            </w:r>
          </w:p>
        </w:tc>
        <w:tc>
          <w:tcPr>
            <w:tcW w:w="2486" w:type="dxa"/>
            <w:noWrap w:val="0"/>
            <w:vAlign w:val="top"/>
          </w:tcPr>
          <w:p w14:paraId="0482C2BB">
            <w:pPr>
              <w:spacing w:before="0"/>
              <w:ind w:left="0"/>
              <w:jc w:val="both"/>
              <w:rPr>
                <w:sz w:val="22"/>
                <w:szCs w:val="22"/>
              </w:rPr>
            </w:pPr>
            <w:r>
              <w:rPr>
                <w:sz w:val="22"/>
                <w:szCs w:val="22"/>
              </w:rPr>
              <w:t>Required: false</w:t>
            </w:r>
          </w:p>
          <w:p w14:paraId="3D67A66A">
            <w:pPr>
              <w:spacing w:before="0"/>
              <w:ind w:left="0"/>
              <w:jc w:val="both"/>
              <w:rPr>
                <w:sz w:val="22"/>
                <w:szCs w:val="22"/>
              </w:rPr>
            </w:pPr>
            <w:r>
              <w:rPr>
                <w:sz w:val="22"/>
                <w:szCs w:val="22"/>
              </w:rPr>
              <w:t>DataType: String</w:t>
            </w:r>
          </w:p>
          <w:p w14:paraId="3CBAF828">
            <w:pPr>
              <w:spacing w:before="0"/>
              <w:ind w:left="0"/>
              <w:jc w:val="both"/>
              <w:rPr>
                <w:sz w:val="22"/>
                <w:szCs w:val="22"/>
              </w:rPr>
            </w:pPr>
            <w:r>
              <w:rPr>
                <w:sz w:val="22"/>
                <w:szCs w:val="22"/>
              </w:rPr>
              <w:t xml:space="preserve">Minlength: </w:t>
            </w:r>
          </w:p>
          <w:p w14:paraId="738FC298">
            <w:pPr>
              <w:spacing w:before="0"/>
              <w:ind w:left="0"/>
              <w:jc w:val="both"/>
              <w:rPr>
                <w:sz w:val="22"/>
                <w:szCs w:val="22"/>
              </w:rPr>
            </w:pPr>
            <w:r>
              <w:rPr>
                <w:sz w:val="22"/>
                <w:szCs w:val="22"/>
              </w:rPr>
              <w:t xml:space="preserve">Maxlength: </w:t>
            </w:r>
          </w:p>
          <w:p w14:paraId="704C0ED0">
            <w:pPr>
              <w:spacing w:before="0"/>
              <w:ind w:left="0"/>
              <w:jc w:val="both"/>
              <w:rPr>
                <w:sz w:val="22"/>
                <w:szCs w:val="22"/>
              </w:rPr>
            </w:pPr>
            <w:r>
              <w:rPr>
                <w:sz w:val="22"/>
                <w:szCs w:val="22"/>
              </w:rPr>
              <w:t>Format:</w:t>
            </w:r>
          </w:p>
        </w:tc>
        <w:tc>
          <w:tcPr>
            <w:tcW w:w="5033" w:type="dxa"/>
            <w:noWrap w:val="0"/>
            <w:vAlign w:val="top"/>
          </w:tcPr>
          <w:p w14:paraId="4A6B35A5">
            <w:pPr>
              <w:spacing w:before="0"/>
              <w:ind w:left="0"/>
              <w:jc w:val="both"/>
              <w:rPr>
                <w:sz w:val="22"/>
                <w:szCs w:val="22"/>
              </w:rPr>
            </w:pPr>
            <w:r>
              <w:rPr>
                <w:sz w:val="22"/>
                <w:szCs w:val="22"/>
              </w:rPr>
              <w:t xml:space="preserve">Mã mẫu hóa đơn </w:t>
            </w:r>
          </w:p>
          <w:p w14:paraId="2D18F864">
            <w:pPr>
              <w:spacing w:before="0"/>
              <w:ind w:left="0"/>
              <w:jc w:val="both"/>
              <w:rPr>
                <w:sz w:val="22"/>
                <w:szCs w:val="22"/>
              </w:rPr>
            </w:pPr>
            <w:r>
              <w:rPr>
                <w:sz w:val="22"/>
                <w:szCs w:val="22"/>
              </w:rPr>
              <w:t>Ví dụ với TT32: 01GTKT0/001</w:t>
            </w:r>
          </w:p>
          <w:p w14:paraId="71AF8F02">
            <w:pPr>
              <w:spacing w:before="0"/>
              <w:ind w:left="0"/>
              <w:jc w:val="both"/>
              <w:rPr>
                <w:sz w:val="22"/>
                <w:szCs w:val="22"/>
              </w:rPr>
            </w:pPr>
            <w:r>
              <w:rPr>
                <w:sz w:val="22"/>
                <w:szCs w:val="22"/>
              </w:rPr>
              <w:t>Ví dụ với TT78: 1/0234</w:t>
            </w:r>
          </w:p>
        </w:tc>
      </w:tr>
      <w:tr w14:paraId="04234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8" w:hRule="atLeast"/>
          <w:jc w:val="center"/>
        </w:trPr>
        <w:tc>
          <w:tcPr>
            <w:tcW w:w="1803" w:type="dxa"/>
            <w:noWrap w:val="0"/>
            <w:vAlign w:val="top"/>
          </w:tcPr>
          <w:p w14:paraId="0BD3D18C">
            <w:pPr>
              <w:spacing w:before="0"/>
              <w:ind w:left="0"/>
              <w:jc w:val="both"/>
              <w:rPr>
                <w:sz w:val="22"/>
                <w:szCs w:val="22"/>
              </w:rPr>
            </w:pPr>
            <w:r>
              <w:rPr>
                <w:sz w:val="22"/>
                <w:szCs w:val="22"/>
              </w:rPr>
              <w:t>invoiceSeri</w:t>
            </w:r>
          </w:p>
        </w:tc>
        <w:tc>
          <w:tcPr>
            <w:tcW w:w="2486" w:type="dxa"/>
            <w:noWrap w:val="0"/>
            <w:vAlign w:val="top"/>
          </w:tcPr>
          <w:p w14:paraId="27B88694">
            <w:pPr>
              <w:spacing w:before="0"/>
              <w:ind w:left="0"/>
              <w:jc w:val="both"/>
              <w:rPr>
                <w:sz w:val="22"/>
                <w:szCs w:val="22"/>
              </w:rPr>
            </w:pPr>
            <w:r>
              <w:rPr>
                <w:sz w:val="22"/>
                <w:szCs w:val="22"/>
              </w:rPr>
              <w:t>Required: false</w:t>
            </w:r>
          </w:p>
          <w:p w14:paraId="4CFBEE01">
            <w:pPr>
              <w:spacing w:before="0"/>
              <w:ind w:left="0"/>
              <w:jc w:val="both"/>
              <w:rPr>
                <w:sz w:val="22"/>
                <w:szCs w:val="22"/>
              </w:rPr>
            </w:pPr>
            <w:r>
              <w:rPr>
                <w:sz w:val="22"/>
                <w:szCs w:val="22"/>
              </w:rPr>
              <w:t>DataType: String</w:t>
            </w:r>
          </w:p>
          <w:p w14:paraId="6459DE94">
            <w:pPr>
              <w:spacing w:before="0"/>
              <w:ind w:left="0"/>
              <w:jc w:val="both"/>
              <w:rPr>
                <w:sz w:val="22"/>
                <w:szCs w:val="22"/>
              </w:rPr>
            </w:pPr>
            <w:r>
              <w:rPr>
                <w:sz w:val="22"/>
                <w:szCs w:val="22"/>
              </w:rPr>
              <w:t xml:space="preserve">Minlength: </w:t>
            </w:r>
          </w:p>
          <w:p w14:paraId="243C86BF">
            <w:pPr>
              <w:spacing w:before="0"/>
              <w:ind w:left="0"/>
              <w:jc w:val="both"/>
              <w:rPr>
                <w:sz w:val="22"/>
                <w:szCs w:val="22"/>
                <w:lang w:val="vi-VN"/>
              </w:rPr>
            </w:pPr>
            <w:r>
              <w:rPr>
                <w:sz w:val="22"/>
                <w:szCs w:val="22"/>
              </w:rPr>
              <w:t xml:space="preserve">Maxlength: </w:t>
            </w:r>
            <w:r>
              <w:rPr>
                <w:sz w:val="22"/>
                <w:szCs w:val="22"/>
                <w:lang w:val="vi-VN"/>
              </w:rPr>
              <w:t>25</w:t>
            </w:r>
          </w:p>
          <w:p w14:paraId="405A129A">
            <w:pPr>
              <w:spacing w:before="0"/>
              <w:ind w:left="0"/>
              <w:jc w:val="both"/>
              <w:rPr>
                <w:sz w:val="22"/>
                <w:szCs w:val="22"/>
              </w:rPr>
            </w:pPr>
            <w:r>
              <w:rPr>
                <w:sz w:val="22"/>
                <w:szCs w:val="22"/>
              </w:rPr>
              <w:t>Format:</w:t>
            </w:r>
          </w:p>
        </w:tc>
        <w:tc>
          <w:tcPr>
            <w:tcW w:w="5033" w:type="dxa"/>
            <w:noWrap w:val="0"/>
            <w:vAlign w:val="top"/>
          </w:tcPr>
          <w:p w14:paraId="28F62959">
            <w:pPr>
              <w:spacing w:before="0"/>
              <w:ind w:left="0"/>
              <w:jc w:val="both"/>
              <w:rPr>
                <w:sz w:val="22"/>
                <w:szCs w:val="22"/>
              </w:rPr>
            </w:pPr>
            <w:r>
              <w:rPr>
                <w:sz w:val="22"/>
                <w:szCs w:val="22"/>
              </w:rPr>
              <w:t>Ký hiệu hóa đơn</w:t>
            </w:r>
          </w:p>
          <w:p w14:paraId="1C75072E">
            <w:pPr>
              <w:spacing w:before="0"/>
              <w:ind w:left="0"/>
              <w:jc w:val="both"/>
              <w:rPr>
                <w:sz w:val="22"/>
                <w:szCs w:val="22"/>
              </w:rPr>
            </w:pPr>
            <w:r>
              <w:rPr>
                <w:sz w:val="22"/>
                <w:szCs w:val="22"/>
              </w:rPr>
              <w:t>Ví dụ: K22THY, AB/22E</w:t>
            </w:r>
          </w:p>
        </w:tc>
      </w:tr>
      <w:tr w14:paraId="49FEC0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8" w:hRule="atLeast"/>
          <w:jc w:val="center"/>
        </w:trPr>
        <w:tc>
          <w:tcPr>
            <w:tcW w:w="1803" w:type="dxa"/>
            <w:noWrap w:val="0"/>
            <w:vAlign w:val="top"/>
          </w:tcPr>
          <w:p w14:paraId="5C7992F9">
            <w:pPr>
              <w:spacing w:before="0"/>
              <w:ind w:left="0"/>
              <w:jc w:val="both"/>
              <w:rPr>
                <w:sz w:val="22"/>
                <w:szCs w:val="22"/>
              </w:rPr>
            </w:pPr>
            <w:r>
              <w:rPr>
                <w:sz w:val="22"/>
                <w:szCs w:val="22"/>
              </w:rPr>
              <w:t>itemName</w:t>
            </w:r>
          </w:p>
        </w:tc>
        <w:tc>
          <w:tcPr>
            <w:tcW w:w="2486" w:type="dxa"/>
            <w:noWrap w:val="0"/>
            <w:vAlign w:val="top"/>
          </w:tcPr>
          <w:p w14:paraId="3499A4CD">
            <w:pPr>
              <w:spacing w:before="0"/>
              <w:ind w:left="0"/>
              <w:jc w:val="both"/>
              <w:rPr>
                <w:sz w:val="22"/>
                <w:szCs w:val="22"/>
              </w:rPr>
            </w:pPr>
            <w:r>
              <w:rPr>
                <w:sz w:val="22"/>
                <w:szCs w:val="22"/>
              </w:rPr>
              <w:t>Required: false</w:t>
            </w:r>
          </w:p>
          <w:p w14:paraId="17D6EBB3">
            <w:pPr>
              <w:spacing w:before="0"/>
              <w:ind w:left="0"/>
              <w:jc w:val="both"/>
              <w:rPr>
                <w:sz w:val="22"/>
                <w:szCs w:val="22"/>
              </w:rPr>
            </w:pPr>
            <w:r>
              <w:rPr>
                <w:sz w:val="22"/>
                <w:szCs w:val="22"/>
              </w:rPr>
              <w:t>DataType: String</w:t>
            </w:r>
          </w:p>
          <w:p w14:paraId="18F5ADEF">
            <w:pPr>
              <w:spacing w:before="0"/>
              <w:ind w:left="0"/>
              <w:jc w:val="both"/>
              <w:rPr>
                <w:sz w:val="22"/>
                <w:szCs w:val="22"/>
              </w:rPr>
            </w:pPr>
            <w:r>
              <w:rPr>
                <w:sz w:val="22"/>
                <w:szCs w:val="22"/>
              </w:rPr>
              <w:t xml:space="preserve">Minlength: </w:t>
            </w:r>
          </w:p>
          <w:p w14:paraId="65A70F22">
            <w:pPr>
              <w:spacing w:before="0"/>
              <w:ind w:left="0"/>
              <w:jc w:val="both"/>
              <w:rPr>
                <w:sz w:val="22"/>
                <w:szCs w:val="22"/>
              </w:rPr>
            </w:pPr>
            <w:r>
              <w:rPr>
                <w:sz w:val="22"/>
                <w:szCs w:val="22"/>
              </w:rPr>
              <w:t xml:space="preserve">Maxlength: </w:t>
            </w:r>
          </w:p>
          <w:p w14:paraId="27428FFA">
            <w:pPr>
              <w:spacing w:before="0"/>
              <w:ind w:left="0"/>
              <w:jc w:val="both"/>
              <w:rPr>
                <w:sz w:val="22"/>
                <w:szCs w:val="22"/>
              </w:rPr>
            </w:pPr>
            <w:r>
              <w:rPr>
                <w:sz w:val="22"/>
                <w:szCs w:val="22"/>
              </w:rPr>
              <w:t>Format:</w:t>
            </w:r>
          </w:p>
        </w:tc>
        <w:tc>
          <w:tcPr>
            <w:tcW w:w="5033" w:type="dxa"/>
            <w:noWrap w:val="0"/>
            <w:vAlign w:val="top"/>
          </w:tcPr>
          <w:p w14:paraId="2F7C43BB">
            <w:pPr>
              <w:spacing w:before="0"/>
              <w:ind w:left="0"/>
              <w:jc w:val="both"/>
              <w:rPr>
                <w:sz w:val="22"/>
                <w:szCs w:val="22"/>
              </w:rPr>
            </w:pPr>
            <w:r>
              <w:rPr>
                <w:sz w:val="22"/>
                <w:szCs w:val="22"/>
              </w:rPr>
              <w:t xml:space="preserve">Tên hàng hóa dịch vụ </w:t>
            </w:r>
          </w:p>
        </w:tc>
      </w:tr>
      <w:tr w14:paraId="6B6F3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8" w:hRule="atLeast"/>
          <w:jc w:val="center"/>
        </w:trPr>
        <w:tc>
          <w:tcPr>
            <w:tcW w:w="1803" w:type="dxa"/>
            <w:noWrap w:val="0"/>
            <w:vAlign w:val="top"/>
          </w:tcPr>
          <w:p w14:paraId="1858C56D">
            <w:pPr>
              <w:spacing w:before="0"/>
              <w:ind w:left="0"/>
              <w:jc w:val="both"/>
              <w:rPr>
                <w:sz w:val="22"/>
                <w:szCs w:val="22"/>
              </w:rPr>
            </w:pPr>
            <w:r>
              <w:rPr>
                <w:sz w:val="22"/>
                <w:szCs w:val="22"/>
              </w:rPr>
              <w:t>itemCode</w:t>
            </w:r>
          </w:p>
        </w:tc>
        <w:tc>
          <w:tcPr>
            <w:tcW w:w="2486" w:type="dxa"/>
            <w:noWrap w:val="0"/>
            <w:vAlign w:val="top"/>
          </w:tcPr>
          <w:p w14:paraId="60C8A926">
            <w:pPr>
              <w:spacing w:before="0"/>
              <w:ind w:left="0"/>
              <w:jc w:val="both"/>
              <w:rPr>
                <w:sz w:val="22"/>
                <w:szCs w:val="22"/>
              </w:rPr>
            </w:pPr>
            <w:r>
              <w:rPr>
                <w:sz w:val="22"/>
                <w:szCs w:val="22"/>
              </w:rPr>
              <w:t>Required: false</w:t>
            </w:r>
          </w:p>
          <w:p w14:paraId="3A28C7A6">
            <w:pPr>
              <w:spacing w:before="0"/>
              <w:ind w:left="0"/>
              <w:jc w:val="both"/>
              <w:rPr>
                <w:sz w:val="22"/>
                <w:szCs w:val="22"/>
              </w:rPr>
            </w:pPr>
            <w:r>
              <w:rPr>
                <w:sz w:val="22"/>
                <w:szCs w:val="22"/>
              </w:rPr>
              <w:t>DataType: String</w:t>
            </w:r>
          </w:p>
          <w:p w14:paraId="72E17367">
            <w:pPr>
              <w:spacing w:before="0"/>
              <w:ind w:left="0"/>
              <w:jc w:val="both"/>
              <w:rPr>
                <w:sz w:val="22"/>
                <w:szCs w:val="22"/>
              </w:rPr>
            </w:pPr>
            <w:r>
              <w:rPr>
                <w:sz w:val="22"/>
                <w:szCs w:val="22"/>
              </w:rPr>
              <w:t xml:space="preserve">Minlength: </w:t>
            </w:r>
          </w:p>
          <w:p w14:paraId="200B398C">
            <w:pPr>
              <w:spacing w:before="0"/>
              <w:ind w:left="0"/>
              <w:jc w:val="both"/>
              <w:rPr>
                <w:sz w:val="22"/>
                <w:szCs w:val="22"/>
              </w:rPr>
            </w:pPr>
            <w:r>
              <w:rPr>
                <w:sz w:val="22"/>
                <w:szCs w:val="22"/>
              </w:rPr>
              <w:t xml:space="preserve">Maxlength: </w:t>
            </w:r>
          </w:p>
          <w:p w14:paraId="3B673575">
            <w:pPr>
              <w:spacing w:before="0"/>
              <w:ind w:left="0"/>
              <w:jc w:val="both"/>
              <w:rPr>
                <w:sz w:val="22"/>
                <w:szCs w:val="22"/>
              </w:rPr>
            </w:pPr>
            <w:r>
              <w:rPr>
                <w:sz w:val="22"/>
                <w:szCs w:val="22"/>
              </w:rPr>
              <w:t>Format:</w:t>
            </w:r>
          </w:p>
        </w:tc>
        <w:tc>
          <w:tcPr>
            <w:tcW w:w="5033" w:type="dxa"/>
            <w:noWrap w:val="0"/>
            <w:vAlign w:val="top"/>
          </w:tcPr>
          <w:p w14:paraId="371D89FF">
            <w:pPr>
              <w:spacing w:before="0"/>
              <w:ind w:left="0"/>
              <w:jc w:val="both"/>
              <w:rPr>
                <w:sz w:val="22"/>
                <w:szCs w:val="22"/>
              </w:rPr>
            </w:pPr>
            <w:r>
              <w:rPr>
                <w:sz w:val="22"/>
                <w:szCs w:val="22"/>
              </w:rPr>
              <w:t>Mã hàng hóa dịch vụ</w:t>
            </w:r>
          </w:p>
        </w:tc>
      </w:tr>
      <w:tr w14:paraId="369A6B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8" w:hRule="atLeast"/>
          <w:jc w:val="center"/>
        </w:trPr>
        <w:tc>
          <w:tcPr>
            <w:tcW w:w="1803" w:type="dxa"/>
            <w:noWrap w:val="0"/>
            <w:vAlign w:val="top"/>
          </w:tcPr>
          <w:p w14:paraId="1E2B46C8">
            <w:pPr>
              <w:spacing w:before="0"/>
              <w:ind w:left="0"/>
              <w:jc w:val="both"/>
              <w:rPr>
                <w:sz w:val="22"/>
                <w:szCs w:val="22"/>
              </w:rPr>
            </w:pPr>
            <w:r>
              <w:rPr>
                <w:sz w:val="22"/>
                <w:szCs w:val="22"/>
              </w:rPr>
              <w:t>totalAmountWithVat</w:t>
            </w:r>
          </w:p>
        </w:tc>
        <w:tc>
          <w:tcPr>
            <w:tcW w:w="2486" w:type="dxa"/>
            <w:noWrap w:val="0"/>
            <w:vAlign w:val="top"/>
          </w:tcPr>
          <w:p w14:paraId="47780242">
            <w:pPr>
              <w:spacing w:before="0"/>
              <w:ind w:left="0"/>
              <w:jc w:val="both"/>
              <w:rPr>
                <w:sz w:val="22"/>
                <w:szCs w:val="22"/>
              </w:rPr>
            </w:pPr>
            <w:r>
              <w:rPr>
                <w:sz w:val="22"/>
                <w:szCs w:val="22"/>
              </w:rPr>
              <w:t>Required: false</w:t>
            </w:r>
          </w:p>
          <w:p w14:paraId="22DE93F9">
            <w:pPr>
              <w:spacing w:before="0"/>
              <w:ind w:left="0"/>
              <w:jc w:val="both"/>
              <w:rPr>
                <w:sz w:val="22"/>
                <w:szCs w:val="22"/>
              </w:rPr>
            </w:pPr>
            <w:r>
              <w:rPr>
                <w:sz w:val="22"/>
                <w:szCs w:val="22"/>
              </w:rPr>
              <w:t>DataType: BigDecimal</w:t>
            </w:r>
          </w:p>
          <w:p w14:paraId="174CA8EF">
            <w:pPr>
              <w:spacing w:before="0"/>
              <w:ind w:left="0"/>
              <w:jc w:val="both"/>
              <w:rPr>
                <w:sz w:val="22"/>
                <w:szCs w:val="22"/>
              </w:rPr>
            </w:pPr>
            <w:r>
              <w:rPr>
                <w:sz w:val="22"/>
                <w:szCs w:val="22"/>
              </w:rPr>
              <w:t xml:space="preserve">Minlength: </w:t>
            </w:r>
          </w:p>
          <w:p w14:paraId="384BC72B">
            <w:pPr>
              <w:spacing w:before="0"/>
              <w:ind w:left="0"/>
              <w:jc w:val="both"/>
              <w:rPr>
                <w:sz w:val="22"/>
                <w:szCs w:val="22"/>
              </w:rPr>
            </w:pPr>
            <w:r>
              <w:rPr>
                <w:sz w:val="22"/>
                <w:szCs w:val="22"/>
              </w:rPr>
              <w:t xml:space="preserve">Maxlength: </w:t>
            </w:r>
          </w:p>
          <w:p w14:paraId="2C3FB6FD">
            <w:pPr>
              <w:spacing w:before="0"/>
              <w:ind w:left="0"/>
              <w:jc w:val="both"/>
              <w:rPr>
                <w:sz w:val="22"/>
                <w:szCs w:val="22"/>
              </w:rPr>
            </w:pPr>
            <w:r>
              <w:rPr>
                <w:sz w:val="22"/>
                <w:szCs w:val="22"/>
              </w:rPr>
              <w:t>Format:</w:t>
            </w:r>
          </w:p>
        </w:tc>
        <w:tc>
          <w:tcPr>
            <w:tcW w:w="5033" w:type="dxa"/>
            <w:noWrap w:val="0"/>
            <w:vAlign w:val="top"/>
          </w:tcPr>
          <w:p w14:paraId="02F6001F">
            <w:pPr>
              <w:spacing w:before="0"/>
              <w:ind w:left="0"/>
              <w:jc w:val="both"/>
              <w:rPr>
                <w:sz w:val="22"/>
                <w:szCs w:val="22"/>
              </w:rPr>
            </w:pPr>
            <w:r>
              <w:rPr>
                <w:sz w:val="22"/>
                <w:szCs w:val="22"/>
              </w:rPr>
              <w:t>Tổng tiền sau thuế của hóa đơn</w:t>
            </w:r>
          </w:p>
        </w:tc>
      </w:tr>
      <w:tr w14:paraId="75EC19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8" w:hRule="atLeast"/>
          <w:jc w:val="center"/>
        </w:trPr>
        <w:tc>
          <w:tcPr>
            <w:tcW w:w="1803" w:type="dxa"/>
            <w:noWrap w:val="0"/>
            <w:vAlign w:val="top"/>
          </w:tcPr>
          <w:p w14:paraId="24387D9E">
            <w:pPr>
              <w:spacing w:before="0"/>
              <w:ind w:left="0"/>
              <w:jc w:val="both"/>
              <w:rPr>
                <w:sz w:val="22"/>
                <w:szCs w:val="22"/>
              </w:rPr>
            </w:pPr>
            <w:r>
              <w:rPr>
                <w:sz w:val="22"/>
                <w:szCs w:val="22"/>
              </w:rPr>
              <w:t>scanStatus</w:t>
            </w:r>
          </w:p>
        </w:tc>
        <w:tc>
          <w:tcPr>
            <w:tcW w:w="2486" w:type="dxa"/>
            <w:noWrap w:val="0"/>
            <w:vAlign w:val="top"/>
          </w:tcPr>
          <w:p w14:paraId="781E3024">
            <w:pPr>
              <w:spacing w:before="0"/>
              <w:ind w:left="0"/>
              <w:jc w:val="both"/>
              <w:rPr>
                <w:sz w:val="22"/>
                <w:szCs w:val="22"/>
              </w:rPr>
            </w:pPr>
            <w:r>
              <w:rPr>
                <w:sz w:val="22"/>
                <w:szCs w:val="22"/>
              </w:rPr>
              <w:t>Required: false</w:t>
            </w:r>
          </w:p>
          <w:p w14:paraId="3281F3BA">
            <w:pPr>
              <w:spacing w:before="0"/>
              <w:ind w:left="0"/>
              <w:jc w:val="both"/>
              <w:rPr>
                <w:sz w:val="22"/>
                <w:szCs w:val="22"/>
              </w:rPr>
            </w:pPr>
            <w:r>
              <w:rPr>
                <w:sz w:val="22"/>
                <w:szCs w:val="22"/>
              </w:rPr>
              <w:t>DataType: Integer</w:t>
            </w:r>
          </w:p>
          <w:p w14:paraId="44B84109">
            <w:pPr>
              <w:spacing w:before="0"/>
              <w:ind w:left="0"/>
              <w:jc w:val="both"/>
              <w:rPr>
                <w:sz w:val="22"/>
                <w:szCs w:val="22"/>
              </w:rPr>
            </w:pPr>
            <w:r>
              <w:rPr>
                <w:sz w:val="22"/>
                <w:szCs w:val="22"/>
              </w:rPr>
              <w:t xml:space="preserve">Minlength: </w:t>
            </w:r>
          </w:p>
          <w:p w14:paraId="4A2FED0F">
            <w:pPr>
              <w:spacing w:before="0"/>
              <w:ind w:left="0"/>
              <w:jc w:val="both"/>
              <w:rPr>
                <w:sz w:val="22"/>
                <w:szCs w:val="22"/>
              </w:rPr>
            </w:pPr>
            <w:r>
              <w:rPr>
                <w:sz w:val="22"/>
                <w:szCs w:val="22"/>
              </w:rPr>
              <w:t xml:space="preserve">Maxlength: </w:t>
            </w:r>
          </w:p>
          <w:p w14:paraId="4F5BEC93">
            <w:pPr>
              <w:spacing w:before="0"/>
              <w:ind w:left="0"/>
              <w:jc w:val="both"/>
              <w:rPr>
                <w:sz w:val="22"/>
                <w:szCs w:val="22"/>
              </w:rPr>
            </w:pPr>
            <w:r>
              <w:rPr>
                <w:sz w:val="22"/>
                <w:szCs w:val="22"/>
              </w:rPr>
              <w:t>Format:</w:t>
            </w:r>
          </w:p>
        </w:tc>
        <w:tc>
          <w:tcPr>
            <w:tcW w:w="5033" w:type="dxa"/>
            <w:noWrap w:val="0"/>
            <w:vAlign w:val="top"/>
          </w:tcPr>
          <w:p w14:paraId="3E1F3D59">
            <w:pPr>
              <w:spacing w:before="0"/>
              <w:ind w:left="0"/>
              <w:jc w:val="both"/>
              <w:rPr>
                <w:sz w:val="22"/>
                <w:szCs w:val="22"/>
              </w:rPr>
            </w:pPr>
            <w:r>
              <w:rPr>
                <w:sz w:val="22"/>
                <w:szCs w:val="22"/>
              </w:rPr>
              <w:t>Trạng thái quét QrCode của hóa đơn, gồm:</w:t>
            </w:r>
          </w:p>
          <w:p w14:paraId="22AFA181">
            <w:pPr>
              <w:spacing w:before="0"/>
              <w:ind w:left="0"/>
              <w:jc w:val="both"/>
              <w:rPr>
                <w:sz w:val="22"/>
                <w:szCs w:val="22"/>
              </w:rPr>
            </w:pPr>
            <w:r>
              <w:rPr>
                <w:sz w:val="22"/>
                <w:szCs w:val="22"/>
              </w:rPr>
              <w:t>1-Chưa quét</w:t>
            </w:r>
          </w:p>
          <w:p w14:paraId="5942DC99">
            <w:pPr>
              <w:spacing w:before="0"/>
              <w:ind w:left="0"/>
              <w:jc w:val="both"/>
              <w:rPr>
                <w:sz w:val="22"/>
                <w:szCs w:val="22"/>
              </w:rPr>
            </w:pPr>
            <w:r>
              <w:rPr>
                <w:sz w:val="22"/>
                <w:szCs w:val="22"/>
              </w:rPr>
              <w:t>2-Đã quét</w:t>
            </w:r>
          </w:p>
          <w:p w14:paraId="0F24FEB0">
            <w:pPr>
              <w:spacing w:before="0"/>
              <w:ind w:left="0"/>
              <w:jc w:val="both"/>
              <w:rPr>
                <w:sz w:val="22"/>
                <w:szCs w:val="22"/>
              </w:rPr>
            </w:pPr>
            <w:r>
              <w:rPr>
                <w:sz w:val="22"/>
                <w:szCs w:val="22"/>
              </w:rPr>
              <w:t>3-Hết lượt</w:t>
            </w:r>
          </w:p>
          <w:p w14:paraId="03792E0E">
            <w:pPr>
              <w:spacing w:before="0"/>
              <w:ind w:left="0"/>
              <w:jc w:val="both"/>
              <w:rPr>
                <w:sz w:val="22"/>
                <w:szCs w:val="22"/>
              </w:rPr>
            </w:pPr>
            <w:r>
              <w:rPr>
                <w:sz w:val="22"/>
                <w:szCs w:val="22"/>
              </w:rPr>
              <w:t>4-Còn lượt</w:t>
            </w:r>
          </w:p>
        </w:tc>
      </w:tr>
    </w:tbl>
    <w:p w14:paraId="1CF7DE4D">
      <w:pPr>
        <w:pStyle w:val="4"/>
        <w:rPr>
          <w:b/>
          <w:bCs w:val="0"/>
          <w:sz w:val="22"/>
          <w:szCs w:val="22"/>
        </w:rPr>
      </w:pPr>
    </w:p>
    <w:p w14:paraId="7FD1FAFE">
      <w:pPr>
        <w:pStyle w:val="4"/>
        <w:rPr>
          <w:sz w:val="22"/>
          <w:szCs w:val="22"/>
        </w:rPr>
      </w:pPr>
      <w:r>
        <w:rPr>
          <w:b/>
          <w:bCs w:val="0"/>
          <w:sz w:val="22"/>
          <w:szCs w:val="22"/>
        </w:rPr>
        <w:t>Output</w:t>
      </w:r>
      <w:r>
        <w:rPr>
          <w:sz w:val="22"/>
          <w:szCs w:val="22"/>
        </w:rPr>
        <w:t xml:space="preserve">: </w:t>
      </w:r>
    </w:p>
    <w:p w14:paraId="09D3098B">
      <w:pPr>
        <w:ind w:left="0"/>
        <w:rPr>
          <w:sz w:val="22"/>
          <w:szCs w:val="22"/>
        </w:rPr>
      </w:pPr>
      <w:r>
        <w:rPr>
          <w:sz w:val="22"/>
          <w:szCs w:val="22"/>
        </w:rPr>
        <w:t>Ví dụ trường hợp thành công</w:t>
      </w:r>
    </w:p>
    <w:p w14:paraId="092E6B8B">
      <w:pPr>
        <w:widowControl/>
        <w:shd w:val="clear" w:color="auto" w:fill="DBE5F1"/>
        <w:spacing w:before="0"/>
        <w:ind w:left="567"/>
        <w:jc w:val="both"/>
        <w:rPr>
          <w:snapToGrid/>
          <w:color w:val="000000"/>
          <w:sz w:val="22"/>
          <w:szCs w:val="22"/>
        </w:rPr>
      </w:pPr>
      <w:r>
        <w:rPr>
          <w:b/>
          <w:bCs/>
          <w:snapToGrid/>
          <w:color w:val="8000FF"/>
          <w:sz w:val="22"/>
          <w:szCs w:val="22"/>
        </w:rPr>
        <w:t>{</w:t>
      </w:r>
    </w:p>
    <w:p w14:paraId="1920D59C">
      <w:pPr>
        <w:widowControl/>
        <w:shd w:val="clear" w:color="auto" w:fill="DBE5F1"/>
        <w:spacing w:before="0"/>
        <w:ind w:left="567"/>
        <w:jc w:val="both"/>
        <w:rPr>
          <w:snapToGrid/>
          <w:color w:val="000000"/>
          <w:sz w:val="22"/>
          <w:szCs w:val="22"/>
        </w:rPr>
      </w:pPr>
      <w:r>
        <w:rPr>
          <w:snapToGrid/>
          <w:color w:val="000000"/>
          <w:sz w:val="22"/>
          <w:szCs w:val="22"/>
        </w:rPr>
        <w:t xml:space="preserve">  </w:t>
      </w:r>
      <w:r>
        <w:rPr>
          <w:snapToGrid/>
          <w:color w:val="800000"/>
          <w:sz w:val="22"/>
          <w:szCs w:val="22"/>
        </w:rPr>
        <w:t>"errorCode"</w:t>
      </w:r>
      <w:r>
        <w:rPr>
          <w:snapToGrid/>
          <w:color w:val="000000"/>
          <w:sz w:val="22"/>
          <w:szCs w:val="22"/>
        </w:rPr>
        <w:t xml:space="preserve">: </w:t>
      </w:r>
      <w:r>
        <w:rPr>
          <w:snapToGrid/>
          <w:color w:val="800000"/>
          <w:sz w:val="22"/>
          <w:szCs w:val="22"/>
        </w:rPr>
        <w:t>""</w:t>
      </w:r>
      <w:r>
        <w:rPr>
          <w:b/>
          <w:bCs/>
          <w:snapToGrid/>
          <w:color w:val="8000FF"/>
          <w:sz w:val="22"/>
          <w:szCs w:val="22"/>
        </w:rPr>
        <w:t>,</w:t>
      </w:r>
    </w:p>
    <w:p w14:paraId="13900E82">
      <w:pPr>
        <w:widowControl/>
        <w:shd w:val="clear" w:color="auto" w:fill="DBE5F1"/>
        <w:spacing w:before="0"/>
        <w:ind w:left="567"/>
        <w:jc w:val="both"/>
        <w:rPr>
          <w:snapToGrid/>
          <w:color w:val="000000"/>
          <w:sz w:val="22"/>
          <w:szCs w:val="22"/>
        </w:rPr>
      </w:pPr>
      <w:r>
        <w:rPr>
          <w:snapToGrid/>
          <w:color w:val="000000"/>
          <w:sz w:val="22"/>
          <w:szCs w:val="22"/>
        </w:rPr>
        <w:t xml:space="preserve">  </w:t>
      </w:r>
      <w:r>
        <w:rPr>
          <w:snapToGrid/>
          <w:color w:val="800000"/>
          <w:sz w:val="22"/>
          <w:szCs w:val="22"/>
        </w:rPr>
        <w:t>"description"</w:t>
      </w:r>
      <w:r>
        <w:rPr>
          <w:snapToGrid/>
          <w:color w:val="000000"/>
          <w:sz w:val="22"/>
          <w:szCs w:val="22"/>
        </w:rPr>
        <w:t xml:space="preserve">: </w:t>
      </w:r>
      <w:r>
        <w:rPr>
          <w:snapToGrid/>
          <w:color w:val="800000"/>
          <w:sz w:val="22"/>
          <w:szCs w:val="22"/>
        </w:rPr>
        <w:t>""</w:t>
      </w:r>
      <w:r>
        <w:rPr>
          <w:b/>
          <w:bCs/>
          <w:snapToGrid/>
          <w:color w:val="8000FF"/>
          <w:sz w:val="22"/>
          <w:szCs w:val="22"/>
        </w:rPr>
        <w:t>,</w:t>
      </w:r>
    </w:p>
    <w:p w14:paraId="0165F7EB">
      <w:pPr>
        <w:widowControl/>
        <w:shd w:val="clear" w:color="auto" w:fill="DBE5F1"/>
        <w:spacing w:before="0"/>
        <w:ind w:left="567"/>
        <w:jc w:val="both"/>
        <w:rPr>
          <w:snapToGrid/>
          <w:color w:val="000000"/>
          <w:sz w:val="22"/>
          <w:szCs w:val="22"/>
        </w:rPr>
      </w:pPr>
      <w:r>
        <w:rPr>
          <w:snapToGrid/>
          <w:color w:val="000000"/>
          <w:sz w:val="22"/>
          <w:szCs w:val="22"/>
        </w:rPr>
        <w:t xml:space="preserve">  </w:t>
      </w:r>
      <w:r>
        <w:rPr>
          <w:snapToGrid/>
          <w:color w:val="800000"/>
          <w:sz w:val="22"/>
          <w:szCs w:val="22"/>
        </w:rPr>
        <w:t>"result"</w:t>
      </w:r>
      <w:r>
        <w:rPr>
          <w:snapToGrid/>
          <w:color w:val="000000"/>
          <w:sz w:val="22"/>
          <w:szCs w:val="22"/>
        </w:rPr>
        <w:t xml:space="preserve">: </w:t>
      </w:r>
      <w:r>
        <w:rPr>
          <w:b/>
          <w:bCs/>
          <w:snapToGrid/>
          <w:color w:val="8000FF"/>
          <w:sz w:val="22"/>
          <w:szCs w:val="22"/>
        </w:rPr>
        <w:t>{</w:t>
      </w:r>
    </w:p>
    <w:p w14:paraId="4718ECB4">
      <w:pPr>
        <w:widowControl/>
        <w:shd w:val="clear" w:color="auto" w:fill="DBE5F1"/>
        <w:spacing w:before="0"/>
        <w:ind w:left="567"/>
        <w:jc w:val="both"/>
        <w:rPr>
          <w:snapToGrid/>
          <w:color w:val="000000"/>
          <w:sz w:val="22"/>
          <w:szCs w:val="22"/>
        </w:rPr>
      </w:pPr>
      <w:r>
        <w:rPr>
          <w:snapToGrid/>
          <w:color w:val="000000"/>
          <w:sz w:val="22"/>
          <w:szCs w:val="22"/>
        </w:rPr>
        <w:t xml:space="preserve">    </w:t>
      </w:r>
      <w:r>
        <w:rPr>
          <w:snapToGrid/>
          <w:color w:val="800000"/>
          <w:sz w:val="22"/>
          <w:szCs w:val="22"/>
        </w:rPr>
        <w:t>"totalDeletedInvoice"</w:t>
      </w:r>
      <w:r>
        <w:rPr>
          <w:snapToGrid/>
          <w:color w:val="000000"/>
          <w:sz w:val="22"/>
          <w:szCs w:val="22"/>
        </w:rPr>
        <w:t xml:space="preserve">: </w:t>
      </w:r>
      <w:r>
        <w:rPr>
          <w:snapToGrid/>
          <w:sz w:val="22"/>
          <w:szCs w:val="22"/>
        </w:rPr>
        <w:t>5</w:t>
      </w:r>
      <w:r>
        <w:rPr>
          <w:b/>
          <w:bCs/>
          <w:snapToGrid/>
          <w:color w:val="8000FF"/>
          <w:sz w:val="22"/>
          <w:szCs w:val="22"/>
        </w:rPr>
        <w:t>,</w:t>
      </w:r>
    </w:p>
    <w:p w14:paraId="53A7E94F">
      <w:pPr>
        <w:widowControl/>
        <w:shd w:val="clear" w:color="auto" w:fill="DBE5F1"/>
        <w:spacing w:before="0"/>
        <w:ind w:left="567"/>
        <w:jc w:val="both"/>
        <w:rPr>
          <w:snapToGrid/>
          <w:color w:val="000000"/>
          <w:sz w:val="22"/>
          <w:szCs w:val="22"/>
        </w:rPr>
      </w:pPr>
      <w:r>
        <w:rPr>
          <w:snapToGrid/>
          <w:color w:val="000000"/>
          <w:sz w:val="22"/>
          <w:szCs w:val="22"/>
        </w:rPr>
        <w:t xml:space="preserve">    </w:t>
      </w:r>
      <w:r>
        <w:rPr>
          <w:snapToGrid/>
          <w:color w:val="800000"/>
          <w:sz w:val="22"/>
          <w:szCs w:val="22"/>
        </w:rPr>
        <w:t>"totalNotDeletedInvoice"</w:t>
      </w:r>
      <w:r>
        <w:rPr>
          <w:snapToGrid/>
          <w:color w:val="000000"/>
          <w:sz w:val="22"/>
          <w:szCs w:val="22"/>
        </w:rPr>
        <w:t>: 50</w:t>
      </w:r>
      <w:r>
        <w:rPr>
          <w:b/>
          <w:bCs/>
          <w:snapToGrid/>
          <w:color w:val="8000FF"/>
          <w:sz w:val="22"/>
          <w:szCs w:val="22"/>
        </w:rPr>
        <w:t>,</w:t>
      </w:r>
    </w:p>
    <w:p w14:paraId="16D7F45A">
      <w:pPr>
        <w:widowControl/>
        <w:shd w:val="clear" w:color="auto" w:fill="DBE5F1"/>
        <w:spacing w:before="0"/>
        <w:ind w:left="567"/>
        <w:jc w:val="both"/>
        <w:rPr>
          <w:snapToGrid/>
          <w:color w:val="000000"/>
          <w:sz w:val="22"/>
          <w:szCs w:val="22"/>
        </w:rPr>
      </w:pPr>
      <w:r>
        <w:rPr>
          <w:snapToGrid/>
          <w:color w:val="000000"/>
          <w:sz w:val="22"/>
          <w:szCs w:val="22"/>
        </w:rPr>
        <w:t xml:space="preserve">    </w:t>
      </w:r>
      <w:r>
        <w:rPr>
          <w:snapToGrid/>
          <w:color w:val="800000"/>
          <w:sz w:val="22"/>
          <w:szCs w:val="22"/>
        </w:rPr>
        <w:t>"totalScanInvoice"</w:t>
      </w:r>
      <w:r>
        <w:rPr>
          <w:snapToGrid/>
          <w:color w:val="000000"/>
          <w:sz w:val="22"/>
          <w:szCs w:val="22"/>
        </w:rPr>
        <w:t xml:space="preserve">: </w:t>
      </w:r>
      <w:r>
        <w:rPr>
          <w:snapToGrid/>
          <w:sz w:val="22"/>
          <w:szCs w:val="22"/>
        </w:rPr>
        <w:t>10</w:t>
      </w:r>
      <w:r>
        <w:rPr>
          <w:b/>
          <w:bCs/>
          <w:snapToGrid/>
          <w:color w:val="8000FF"/>
          <w:sz w:val="22"/>
          <w:szCs w:val="22"/>
        </w:rPr>
        <w:t>,</w:t>
      </w:r>
    </w:p>
    <w:p w14:paraId="4BF9DC3D">
      <w:pPr>
        <w:widowControl/>
        <w:shd w:val="clear" w:color="auto" w:fill="DBE5F1"/>
        <w:spacing w:before="0"/>
        <w:ind w:left="567"/>
        <w:jc w:val="both"/>
        <w:rPr>
          <w:snapToGrid/>
          <w:color w:val="000000"/>
          <w:sz w:val="22"/>
          <w:szCs w:val="22"/>
        </w:rPr>
      </w:pPr>
      <w:r>
        <w:rPr>
          <w:snapToGrid/>
          <w:color w:val="000000"/>
          <w:sz w:val="22"/>
          <w:szCs w:val="22"/>
        </w:rPr>
        <w:t xml:space="preserve">    </w:t>
      </w:r>
      <w:r>
        <w:rPr>
          <w:snapToGrid/>
          <w:color w:val="800000"/>
          <w:sz w:val="22"/>
          <w:szCs w:val="22"/>
        </w:rPr>
        <w:t>"totalNotScanInvoice"</w:t>
      </w:r>
      <w:r>
        <w:rPr>
          <w:snapToGrid/>
          <w:color w:val="000000"/>
          <w:sz w:val="22"/>
          <w:szCs w:val="22"/>
        </w:rPr>
        <w:t>: 5,</w:t>
      </w:r>
    </w:p>
    <w:p w14:paraId="74D6126D">
      <w:pPr>
        <w:widowControl/>
        <w:shd w:val="clear" w:color="auto" w:fill="DBE5F1"/>
        <w:spacing w:before="0"/>
        <w:ind w:left="567"/>
        <w:jc w:val="both"/>
        <w:rPr>
          <w:b/>
          <w:bCs/>
          <w:snapToGrid/>
          <w:color w:val="8000FF"/>
          <w:sz w:val="22"/>
          <w:szCs w:val="22"/>
        </w:rPr>
      </w:pPr>
      <w:r>
        <w:rPr>
          <w:snapToGrid/>
          <w:color w:val="800000"/>
          <w:sz w:val="22"/>
          <w:szCs w:val="22"/>
        </w:rPr>
        <w:t xml:space="preserve">    "totalOutOfScanInvoice"</w:t>
      </w:r>
      <w:r>
        <w:rPr>
          <w:snapToGrid/>
          <w:color w:val="000000"/>
          <w:sz w:val="22"/>
          <w:szCs w:val="22"/>
        </w:rPr>
        <w:t xml:space="preserve">: </w:t>
      </w:r>
      <w:r>
        <w:rPr>
          <w:snapToGrid/>
          <w:sz w:val="22"/>
          <w:szCs w:val="22"/>
        </w:rPr>
        <w:t>5</w:t>
      </w:r>
      <w:r>
        <w:rPr>
          <w:b/>
          <w:bCs/>
          <w:snapToGrid/>
          <w:color w:val="8000FF"/>
          <w:sz w:val="22"/>
          <w:szCs w:val="22"/>
        </w:rPr>
        <w:t>,</w:t>
      </w:r>
    </w:p>
    <w:p w14:paraId="1F0BE5CA">
      <w:pPr>
        <w:widowControl/>
        <w:shd w:val="clear" w:color="auto" w:fill="DBE5F1"/>
        <w:spacing w:before="0"/>
        <w:ind w:left="567"/>
        <w:jc w:val="both"/>
        <w:rPr>
          <w:b/>
          <w:bCs/>
          <w:snapToGrid/>
          <w:color w:val="8000FF"/>
          <w:sz w:val="22"/>
          <w:szCs w:val="22"/>
        </w:rPr>
      </w:pPr>
      <w:r>
        <w:rPr>
          <w:snapToGrid/>
          <w:color w:val="800000"/>
          <w:sz w:val="22"/>
          <w:szCs w:val="22"/>
        </w:rPr>
        <w:t xml:space="preserve">    "totalRemainScanInvoice"</w:t>
      </w:r>
      <w:r>
        <w:rPr>
          <w:snapToGrid/>
          <w:color w:val="000000"/>
          <w:sz w:val="22"/>
          <w:szCs w:val="22"/>
        </w:rPr>
        <w:t xml:space="preserve">: </w:t>
      </w:r>
      <w:r>
        <w:rPr>
          <w:snapToGrid/>
          <w:sz w:val="22"/>
          <w:szCs w:val="22"/>
        </w:rPr>
        <w:t>20</w:t>
      </w:r>
      <w:r>
        <w:rPr>
          <w:b/>
          <w:bCs/>
          <w:snapToGrid/>
          <w:color w:val="8000FF"/>
          <w:sz w:val="22"/>
          <w:szCs w:val="22"/>
        </w:rPr>
        <w:t>,</w:t>
      </w:r>
    </w:p>
    <w:p w14:paraId="5A6EB83B">
      <w:pPr>
        <w:widowControl/>
        <w:shd w:val="clear" w:color="auto" w:fill="DBE5F1"/>
        <w:spacing w:before="0"/>
        <w:ind w:left="567"/>
        <w:jc w:val="both"/>
        <w:rPr>
          <w:b/>
          <w:bCs/>
          <w:snapToGrid/>
          <w:color w:val="8000FF"/>
          <w:sz w:val="22"/>
          <w:szCs w:val="22"/>
        </w:rPr>
      </w:pPr>
      <w:r>
        <w:rPr>
          <w:snapToGrid/>
          <w:color w:val="800000"/>
          <w:sz w:val="22"/>
          <w:szCs w:val="22"/>
        </w:rPr>
        <w:t xml:space="preserve">    "totalAmountDeleted"</w:t>
      </w:r>
      <w:r>
        <w:rPr>
          <w:snapToGrid/>
          <w:color w:val="000000"/>
          <w:sz w:val="22"/>
          <w:szCs w:val="22"/>
        </w:rPr>
        <w:t xml:space="preserve">: </w:t>
      </w:r>
      <w:r>
        <w:rPr>
          <w:snapToGrid/>
          <w:sz w:val="22"/>
          <w:szCs w:val="22"/>
        </w:rPr>
        <w:t>5000000</w:t>
      </w:r>
      <w:r>
        <w:rPr>
          <w:b/>
          <w:bCs/>
          <w:snapToGrid/>
          <w:color w:val="8000FF"/>
          <w:sz w:val="22"/>
          <w:szCs w:val="22"/>
        </w:rPr>
        <w:t>,</w:t>
      </w:r>
    </w:p>
    <w:p w14:paraId="009A8CB1">
      <w:pPr>
        <w:widowControl/>
        <w:shd w:val="clear" w:color="auto" w:fill="DBE5F1"/>
        <w:spacing w:before="0"/>
        <w:ind w:left="567"/>
        <w:jc w:val="both"/>
        <w:rPr>
          <w:snapToGrid/>
          <w:color w:val="000000"/>
          <w:sz w:val="22"/>
          <w:szCs w:val="22"/>
        </w:rPr>
      </w:pPr>
      <w:r>
        <w:rPr>
          <w:snapToGrid/>
          <w:color w:val="800000"/>
          <w:sz w:val="22"/>
          <w:szCs w:val="22"/>
        </w:rPr>
        <w:t xml:space="preserve">    "totalAmountNotDeleted"</w:t>
      </w:r>
      <w:r>
        <w:rPr>
          <w:snapToGrid/>
          <w:color w:val="000000"/>
          <w:sz w:val="22"/>
          <w:szCs w:val="22"/>
        </w:rPr>
        <w:t xml:space="preserve">: </w:t>
      </w:r>
      <w:r>
        <w:rPr>
          <w:snapToGrid/>
          <w:sz w:val="22"/>
          <w:szCs w:val="22"/>
        </w:rPr>
        <w:t>700000000</w:t>
      </w:r>
    </w:p>
    <w:p w14:paraId="3666FE38">
      <w:pPr>
        <w:widowControl/>
        <w:shd w:val="clear" w:color="auto" w:fill="DBE5F1"/>
        <w:spacing w:before="0"/>
        <w:ind w:left="567"/>
        <w:jc w:val="both"/>
        <w:rPr>
          <w:snapToGrid/>
          <w:color w:val="000000"/>
          <w:sz w:val="22"/>
          <w:szCs w:val="22"/>
        </w:rPr>
      </w:pPr>
      <w:r>
        <w:rPr>
          <w:snapToGrid/>
          <w:color w:val="000000"/>
          <w:sz w:val="22"/>
          <w:szCs w:val="22"/>
        </w:rPr>
        <w:t xml:space="preserve">  </w:t>
      </w:r>
      <w:r>
        <w:rPr>
          <w:b/>
          <w:bCs/>
          <w:snapToGrid/>
          <w:color w:val="8000FF"/>
          <w:sz w:val="22"/>
          <w:szCs w:val="22"/>
        </w:rPr>
        <w:t>}</w:t>
      </w:r>
    </w:p>
    <w:p w14:paraId="5C1AFEA7">
      <w:pPr>
        <w:widowControl/>
        <w:shd w:val="clear" w:color="auto" w:fill="DBE5F1"/>
        <w:spacing w:before="0"/>
        <w:ind w:left="567"/>
        <w:jc w:val="both"/>
        <w:rPr>
          <w:b/>
          <w:bCs/>
          <w:snapToGrid/>
          <w:color w:val="8000FF"/>
          <w:sz w:val="22"/>
          <w:szCs w:val="22"/>
        </w:rPr>
      </w:pPr>
      <w:r>
        <w:rPr>
          <w:b/>
          <w:bCs/>
          <w:snapToGrid/>
          <w:color w:val="8000FF"/>
          <w:sz w:val="22"/>
          <w:szCs w:val="22"/>
        </w:rPr>
        <w:t>}</w:t>
      </w:r>
    </w:p>
    <w:p w14:paraId="1C9C3C9D">
      <w:pPr>
        <w:ind w:left="0"/>
        <w:rPr>
          <w:sz w:val="22"/>
          <w:szCs w:val="22"/>
        </w:rPr>
      </w:pPr>
      <w:r>
        <w:rPr>
          <w:sz w:val="22"/>
          <w:szCs w:val="22"/>
        </w:rPr>
        <w:t xml:space="preserve">Ví dụ trường hợp lỗi </w:t>
      </w:r>
    </w:p>
    <w:p w14:paraId="30545E25">
      <w:pPr>
        <w:widowControl/>
        <w:shd w:val="clear" w:color="auto" w:fill="DEEAF6"/>
        <w:spacing w:before="0"/>
        <w:ind w:left="0"/>
        <w:rPr>
          <w:snapToGrid/>
          <w:color w:val="000000"/>
          <w:sz w:val="22"/>
          <w:szCs w:val="22"/>
        </w:rPr>
      </w:pPr>
      <w:r>
        <w:rPr>
          <w:snapToGrid/>
          <w:color w:val="000000"/>
          <w:sz w:val="22"/>
          <w:szCs w:val="22"/>
        </w:rPr>
        <w:t>{</w:t>
      </w:r>
    </w:p>
    <w:p w14:paraId="234803C1">
      <w:pPr>
        <w:widowControl/>
        <w:shd w:val="clear" w:color="auto" w:fill="DEEAF6"/>
        <w:spacing w:before="0"/>
        <w:ind w:left="0"/>
        <w:rPr>
          <w:snapToGrid/>
          <w:color w:val="000000"/>
          <w:sz w:val="22"/>
          <w:szCs w:val="22"/>
        </w:rPr>
      </w:pPr>
      <w:r>
        <w:rPr>
          <w:snapToGrid/>
          <w:color w:val="000000"/>
          <w:sz w:val="22"/>
          <w:szCs w:val="22"/>
        </w:rPr>
        <w:t>    </w:t>
      </w:r>
      <w:r>
        <w:rPr>
          <w:snapToGrid/>
          <w:color w:val="A31515"/>
          <w:sz w:val="22"/>
          <w:szCs w:val="22"/>
        </w:rPr>
        <w:t>"code"</w:t>
      </w:r>
      <w:r>
        <w:rPr>
          <w:snapToGrid/>
          <w:color w:val="000000"/>
          <w:sz w:val="22"/>
          <w:szCs w:val="22"/>
        </w:rPr>
        <w:t>: </w:t>
      </w:r>
      <w:r>
        <w:rPr>
          <w:snapToGrid/>
          <w:color w:val="098658"/>
          <w:sz w:val="22"/>
          <w:szCs w:val="22"/>
        </w:rPr>
        <w:t>400</w:t>
      </w:r>
      <w:r>
        <w:rPr>
          <w:snapToGrid/>
          <w:color w:val="000000"/>
          <w:sz w:val="22"/>
          <w:szCs w:val="22"/>
        </w:rPr>
        <w:t>,</w:t>
      </w:r>
    </w:p>
    <w:p w14:paraId="104A0F67">
      <w:pPr>
        <w:widowControl/>
        <w:shd w:val="clear" w:color="auto" w:fill="DEEAF6"/>
        <w:spacing w:before="0"/>
        <w:ind w:left="0"/>
        <w:rPr>
          <w:snapToGrid/>
          <w:color w:val="000000"/>
          <w:sz w:val="22"/>
          <w:szCs w:val="22"/>
        </w:rPr>
      </w:pPr>
      <w:r>
        <w:rPr>
          <w:snapToGrid/>
          <w:color w:val="000000"/>
          <w:sz w:val="22"/>
          <w:szCs w:val="22"/>
        </w:rPr>
        <w:t>    </w:t>
      </w:r>
      <w:r>
        <w:rPr>
          <w:snapToGrid/>
          <w:color w:val="A31515"/>
          <w:sz w:val="22"/>
          <w:szCs w:val="22"/>
        </w:rPr>
        <w:t>"message"</w:t>
      </w:r>
      <w:r>
        <w:rPr>
          <w:snapToGrid/>
          <w:color w:val="000000"/>
          <w:sz w:val="22"/>
          <w:szCs w:val="22"/>
        </w:rPr>
        <w:t>: </w:t>
      </w:r>
      <w:r>
        <w:rPr>
          <w:snapToGrid/>
          <w:color w:val="0451A5"/>
          <w:sz w:val="22"/>
          <w:szCs w:val="22"/>
        </w:rPr>
        <w:t>"FROM_BIGGER_DAY_TO_DAY"</w:t>
      </w:r>
      <w:r>
        <w:rPr>
          <w:snapToGrid/>
          <w:color w:val="000000"/>
          <w:sz w:val="22"/>
          <w:szCs w:val="22"/>
        </w:rPr>
        <w:t>,</w:t>
      </w:r>
    </w:p>
    <w:p w14:paraId="0064C6A1">
      <w:pPr>
        <w:widowControl/>
        <w:shd w:val="clear" w:color="auto" w:fill="DEEAF6"/>
        <w:spacing w:before="0"/>
        <w:ind w:left="0"/>
        <w:rPr>
          <w:snapToGrid/>
          <w:color w:val="000000"/>
          <w:sz w:val="22"/>
          <w:szCs w:val="22"/>
        </w:rPr>
      </w:pPr>
      <w:r>
        <w:rPr>
          <w:snapToGrid/>
          <w:color w:val="000000"/>
          <w:sz w:val="22"/>
          <w:szCs w:val="22"/>
        </w:rPr>
        <w:t>    </w:t>
      </w:r>
      <w:r>
        <w:rPr>
          <w:snapToGrid/>
          <w:color w:val="A31515"/>
          <w:sz w:val="22"/>
          <w:szCs w:val="22"/>
        </w:rPr>
        <w:t>"data"</w:t>
      </w:r>
      <w:r>
        <w:rPr>
          <w:snapToGrid/>
          <w:color w:val="000000"/>
          <w:sz w:val="22"/>
          <w:szCs w:val="22"/>
        </w:rPr>
        <w:t>: </w:t>
      </w:r>
      <w:r>
        <w:rPr>
          <w:snapToGrid/>
          <w:color w:val="0451A5"/>
          <w:sz w:val="22"/>
          <w:szCs w:val="22"/>
        </w:rPr>
        <w:t>"Từ ngày không được lớn hơn đến ngày"</w:t>
      </w:r>
    </w:p>
    <w:p w14:paraId="48B1817F">
      <w:pPr>
        <w:widowControl/>
        <w:shd w:val="clear" w:color="auto" w:fill="DEEAF6"/>
        <w:spacing w:before="0"/>
        <w:ind w:left="0"/>
        <w:rPr>
          <w:snapToGrid/>
          <w:color w:val="000000"/>
          <w:sz w:val="22"/>
          <w:szCs w:val="22"/>
        </w:rPr>
      </w:pPr>
      <w:r>
        <w:rPr>
          <w:snapToGrid/>
          <w:color w:val="000000"/>
          <w:sz w:val="22"/>
          <w:szCs w:val="22"/>
        </w:rPr>
        <w:t>}</w:t>
      </w:r>
    </w:p>
    <w:p w14:paraId="08932179">
      <w:pPr>
        <w:pStyle w:val="3"/>
        <w:numPr>
          <w:ilvl w:val="0"/>
          <w:numId w:val="0"/>
        </w:numPr>
        <w:tabs>
          <w:tab w:val="clear" w:pos="2278"/>
        </w:tabs>
        <w:rPr>
          <w:rFonts w:ascii="Times New Roman" w:hAnsi="Times New Roman"/>
          <w:sz w:val="22"/>
          <w:szCs w:val="22"/>
        </w:rPr>
      </w:pPr>
      <w:r>
        <w:rPr>
          <w:rFonts w:ascii="Times New Roman" w:hAnsi="Times New Roman"/>
          <w:sz w:val="22"/>
          <w:szCs w:val="22"/>
        </w:rPr>
        <w:t xml:space="preserve">7.26 Giải trình </w:t>
      </w:r>
    </w:p>
    <w:p w14:paraId="52DAC143">
      <w:pPr>
        <w:rPr>
          <w:sz w:val="22"/>
          <w:szCs w:val="22"/>
        </w:rPr>
      </w:pPr>
      <w:r>
        <w:rPr>
          <w:sz w:val="22"/>
          <w:szCs w:val="22"/>
        </w:rPr>
        <w:t>- Mô tả chung: Yêu cầu này thực hiện thêm mới API cho phép người dùng giải trình thông tin cho hóa đơn đã phát hành.</w:t>
      </w:r>
    </w:p>
    <w:p w14:paraId="1B957DB2">
      <w:pPr>
        <w:rPr>
          <w:sz w:val="22"/>
          <w:szCs w:val="22"/>
        </w:rPr>
      </w:pPr>
      <w:r>
        <w:rPr>
          <w:sz w:val="22"/>
          <w:szCs w:val="22"/>
        </w:rPr>
        <w:t>- Method: PUT</w:t>
      </w:r>
    </w:p>
    <w:p w14:paraId="5921F66B">
      <w:pPr>
        <w:rPr>
          <w:sz w:val="22"/>
          <w:szCs w:val="22"/>
        </w:rPr>
      </w:pPr>
      <w:r>
        <w:rPr>
          <w:sz w:val="22"/>
          <w:szCs w:val="22"/>
        </w:rPr>
        <w:t>- Đường dẫn API: InvoiceWS/update-explanation</w:t>
      </w:r>
    </w:p>
    <w:p w14:paraId="738A484B">
      <w:pPr>
        <w:rPr>
          <w:sz w:val="22"/>
          <w:szCs w:val="22"/>
        </w:rPr>
      </w:pPr>
      <w:r>
        <w:rPr>
          <w:sz w:val="22"/>
          <w:szCs w:val="22"/>
        </w:rPr>
        <w:t>- Phạm vi: Chỉ áp dụng với hóa đơn theo TT78, hóa đơn có trạng thái khác Hủy.</w:t>
      </w:r>
    </w:p>
    <w:p w14:paraId="7F755FF1">
      <w:pPr>
        <w:ind w:left="0"/>
        <w:rPr>
          <w:sz w:val="22"/>
          <w:szCs w:val="22"/>
        </w:rPr>
      </w:pPr>
      <w:r>
        <w:rPr>
          <w:b/>
          <w:bCs/>
          <w:sz w:val="22"/>
          <w:szCs w:val="22"/>
        </w:rPr>
        <w:t>Input</w:t>
      </w:r>
      <w:r>
        <w:rPr>
          <w:sz w:val="22"/>
          <w:szCs w:val="22"/>
        </w:rPr>
        <w:t xml:space="preserve">: </w:t>
      </w:r>
    </w:p>
    <w:tbl>
      <w:tblPr>
        <w:tblStyle w:val="13"/>
        <w:tblW w:w="906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43"/>
        <w:gridCol w:w="2488"/>
        <w:gridCol w:w="4635"/>
      </w:tblGrid>
      <w:tr w14:paraId="2C7601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0" w:hRule="atLeast"/>
          <w:jc w:val="center"/>
        </w:trPr>
        <w:tc>
          <w:tcPr>
            <w:tcW w:w="1943" w:type="dxa"/>
            <w:shd w:val="clear" w:color="auto" w:fill="D9D9D9"/>
            <w:noWrap w:val="0"/>
            <w:vAlign w:val="top"/>
          </w:tcPr>
          <w:p w14:paraId="285FA8DF">
            <w:pPr>
              <w:ind w:left="0"/>
              <w:jc w:val="center"/>
              <w:rPr>
                <w:b/>
                <w:bCs/>
                <w:color w:val="000000"/>
                <w:sz w:val="22"/>
                <w:szCs w:val="22"/>
              </w:rPr>
            </w:pPr>
            <w:r>
              <w:rPr>
                <w:b/>
                <w:bCs/>
                <w:color w:val="000000"/>
                <w:sz w:val="22"/>
                <w:szCs w:val="22"/>
              </w:rPr>
              <w:t>Tên trường</w:t>
            </w:r>
          </w:p>
        </w:tc>
        <w:tc>
          <w:tcPr>
            <w:tcW w:w="2488" w:type="dxa"/>
            <w:shd w:val="clear" w:color="auto" w:fill="D9D9D9"/>
            <w:noWrap w:val="0"/>
            <w:vAlign w:val="top"/>
          </w:tcPr>
          <w:p w14:paraId="5CA18311">
            <w:pPr>
              <w:ind w:left="0"/>
              <w:jc w:val="center"/>
              <w:rPr>
                <w:b/>
                <w:bCs/>
                <w:color w:val="000000"/>
                <w:sz w:val="22"/>
                <w:szCs w:val="22"/>
              </w:rPr>
            </w:pPr>
            <w:r>
              <w:rPr>
                <w:b/>
                <w:bCs/>
                <w:color w:val="000000"/>
                <w:sz w:val="22"/>
                <w:szCs w:val="22"/>
              </w:rPr>
              <w:t>Kiểu dữ liệu, ràng buộc</w:t>
            </w:r>
          </w:p>
        </w:tc>
        <w:tc>
          <w:tcPr>
            <w:tcW w:w="4635" w:type="dxa"/>
            <w:shd w:val="clear" w:color="auto" w:fill="D9D9D9"/>
            <w:noWrap w:val="0"/>
            <w:vAlign w:val="top"/>
          </w:tcPr>
          <w:p w14:paraId="30DC2225">
            <w:pPr>
              <w:ind w:left="0"/>
              <w:jc w:val="center"/>
              <w:rPr>
                <w:b/>
                <w:bCs/>
                <w:color w:val="000000"/>
                <w:sz w:val="22"/>
                <w:szCs w:val="22"/>
              </w:rPr>
            </w:pPr>
            <w:r>
              <w:rPr>
                <w:b/>
                <w:bCs/>
                <w:color w:val="000000"/>
                <w:sz w:val="22"/>
                <w:szCs w:val="22"/>
              </w:rPr>
              <w:t>Mô tả</w:t>
            </w:r>
          </w:p>
        </w:tc>
      </w:tr>
      <w:tr w14:paraId="37E045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3" w:type="dxa"/>
            <w:noWrap w:val="0"/>
            <w:vAlign w:val="top"/>
          </w:tcPr>
          <w:p w14:paraId="72EB454C">
            <w:pPr>
              <w:spacing w:before="0"/>
              <w:ind w:left="0"/>
              <w:jc w:val="both"/>
              <w:rPr>
                <w:sz w:val="22"/>
                <w:szCs w:val="22"/>
              </w:rPr>
            </w:pPr>
            <w:r>
              <w:rPr>
                <w:sz w:val="22"/>
                <w:szCs w:val="22"/>
              </w:rPr>
              <w:t>supplierTaxCode</w:t>
            </w:r>
          </w:p>
        </w:tc>
        <w:tc>
          <w:tcPr>
            <w:tcW w:w="2488" w:type="dxa"/>
            <w:noWrap w:val="0"/>
            <w:vAlign w:val="top"/>
          </w:tcPr>
          <w:p w14:paraId="4A93F593">
            <w:pPr>
              <w:spacing w:before="0"/>
              <w:ind w:left="0"/>
              <w:jc w:val="both"/>
              <w:rPr>
                <w:sz w:val="22"/>
                <w:szCs w:val="22"/>
              </w:rPr>
            </w:pPr>
            <w:r>
              <w:rPr>
                <w:sz w:val="22"/>
                <w:szCs w:val="22"/>
              </w:rPr>
              <w:t>Required: true</w:t>
            </w:r>
          </w:p>
          <w:p w14:paraId="7AA08CBA">
            <w:pPr>
              <w:spacing w:before="0"/>
              <w:ind w:left="0"/>
              <w:jc w:val="both"/>
              <w:rPr>
                <w:sz w:val="22"/>
                <w:szCs w:val="22"/>
              </w:rPr>
            </w:pPr>
            <w:r>
              <w:rPr>
                <w:sz w:val="22"/>
                <w:szCs w:val="22"/>
              </w:rPr>
              <w:t>DataType: String</w:t>
            </w:r>
          </w:p>
          <w:p w14:paraId="593CE3A9">
            <w:pPr>
              <w:spacing w:before="0"/>
              <w:ind w:left="0"/>
              <w:jc w:val="both"/>
              <w:rPr>
                <w:sz w:val="22"/>
                <w:szCs w:val="22"/>
              </w:rPr>
            </w:pPr>
            <w:r>
              <w:rPr>
                <w:sz w:val="22"/>
                <w:szCs w:val="22"/>
              </w:rPr>
              <w:t xml:space="preserve">Minlength: </w:t>
            </w:r>
          </w:p>
          <w:p w14:paraId="463B4BD1">
            <w:pPr>
              <w:spacing w:before="0"/>
              <w:ind w:left="0"/>
              <w:jc w:val="both"/>
              <w:rPr>
                <w:sz w:val="22"/>
                <w:szCs w:val="22"/>
              </w:rPr>
            </w:pPr>
            <w:r>
              <w:rPr>
                <w:sz w:val="22"/>
                <w:szCs w:val="22"/>
              </w:rPr>
              <w:t>Maxlength: 20</w:t>
            </w:r>
          </w:p>
          <w:p w14:paraId="5621C9F2">
            <w:pPr>
              <w:spacing w:before="0"/>
              <w:ind w:left="0"/>
              <w:jc w:val="both"/>
              <w:rPr>
                <w:sz w:val="22"/>
                <w:szCs w:val="22"/>
              </w:rPr>
            </w:pPr>
            <w:r>
              <w:rPr>
                <w:sz w:val="22"/>
                <w:szCs w:val="22"/>
              </w:rPr>
              <w:t xml:space="preserve">Format </w:t>
            </w:r>
          </w:p>
        </w:tc>
        <w:tc>
          <w:tcPr>
            <w:tcW w:w="4635" w:type="dxa"/>
            <w:noWrap w:val="0"/>
            <w:vAlign w:val="top"/>
          </w:tcPr>
          <w:p w14:paraId="362ECC17">
            <w:pPr>
              <w:spacing w:before="0"/>
              <w:ind w:left="0"/>
              <w:jc w:val="both"/>
              <w:rPr>
                <w:sz w:val="22"/>
                <w:szCs w:val="22"/>
              </w:rPr>
            </w:pPr>
            <w:r>
              <w:rPr>
                <w:sz w:val="22"/>
                <w:szCs w:val="22"/>
              </w:rPr>
              <w:t xml:space="preserve">Mã số thuế của doanh nghiệp/chi nhánh phát hành hóa đơn. </w:t>
            </w:r>
          </w:p>
        </w:tc>
      </w:tr>
      <w:tr w14:paraId="6E581C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3" w:type="dxa"/>
            <w:noWrap w:val="0"/>
            <w:vAlign w:val="top"/>
          </w:tcPr>
          <w:p w14:paraId="7A36F133">
            <w:pPr>
              <w:spacing w:before="0"/>
              <w:ind w:left="0"/>
              <w:jc w:val="both"/>
              <w:rPr>
                <w:sz w:val="22"/>
                <w:szCs w:val="22"/>
              </w:rPr>
            </w:pPr>
            <w:r>
              <w:rPr>
                <w:sz w:val="22"/>
                <w:szCs w:val="22"/>
              </w:rPr>
              <w:t>templateCode</w:t>
            </w:r>
          </w:p>
        </w:tc>
        <w:tc>
          <w:tcPr>
            <w:tcW w:w="2488" w:type="dxa"/>
            <w:noWrap w:val="0"/>
            <w:vAlign w:val="top"/>
          </w:tcPr>
          <w:p w14:paraId="5E4F4C7C">
            <w:pPr>
              <w:spacing w:before="0"/>
              <w:ind w:left="0"/>
              <w:jc w:val="both"/>
              <w:rPr>
                <w:sz w:val="22"/>
                <w:szCs w:val="22"/>
              </w:rPr>
            </w:pPr>
            <w:r>
              <w:rPr>
                <w:sz w:val="22"/>
                <w:szCs w:val="22"/>
              </w:rPr>
              <w:t>Required: true</w:t>
            </w:r>
          </w:p>
          <w:p w14:paraId="4B4147C3">
            <w:pPr>
              <w:spacing w:before="0"/>
              <w:ind w:left="0"/>
              <w:jc w:val="both"/>
              <w:rPr>
                <w:sz w:val="22"/>
                <w:szCs w:val="22"/>
              </w:rPr>
            </w:pPr>
            <w:r>
              <w:rPr>
                <w:sz w:val="22"/>
                <w:szCs w:val="22"/>
              </w:rPr>
              <w:t>DataType: String</w:t>
            </w:r>
          </w:p>
          <w:p w14:paraId="13149886">
            <w:pPr>
              <w:spacing w:before="0"/>
              <w:ind w:left="0"/>
              <w:jc w:val="both"/>
              <w:rPr>
                <w:sz w:val="22"/>
                <w:szCs w:val="22"/>
              </w:rPr>
            </w:pPr>
            <w:r>
              <w:rPr>
                <w:sz w:val="22"/>
                <w:szCs w:val="22"/>
              </w:rPr>
              <w:t xml:space="preserve">Minlength: </w:t>
            </w:r>
          </w:p>
          <w:p w14:paraId="38BA56F6">
            <w:pPr>
              <w:spacing w:before="0"/>
              <w:ind w:left="0"/>
              <w:jc w:val="both"/>
              <w:rPr>
                <w:sz w:val="22"/>
                <w:szCs w:val="22"/>
              </w:rPr>
            </w:pPr>
            <w:r>
              <w:rPr>
                <w:sz w:val="22"/>
                <w:szCs w:val="22"/>
              </w:rPr>
              <w:t>Maxlength: 20</w:t>
            </w:r>
          </w:p>
          <w:p w14:paraId="644C2CE8">
            <w:pPr>
              <w:spacing w:before="0"/>
              <w:ind w:left="0"/>
              <w:jc w:val="both"/>
              <w:rPr>
                <w:sz w:val="22"/>
                <w:szCs w:val="22"/>
              </w:rPr>
            </w:pPr>
            <w:r>
              <w:rPr>
                <w:sz w:val="22"/>
                <w:szCs w:val="22"/>
              </w:rPr>
              <w:t xml:space="preserve">Format: </w:t>
            </w:r>
          </w:p>
        </w:tc>
        <w:tc>
          <w:tcPr>
            <w:tcW w:w="4635" w:type="dxa"/>
            <w:noWrap w:val="0"/>
            <w:vAlign w:val="top"/>
          </w:tcPr>
          <w:p w14:paraId="599149FC">
            <w:pPr>
              <w:spacing w:before="0"/>
              <w:ind w:left="0"/>
              <w:jc w:val="both"/>
              <w:rPr>
                <w:sz w:val="22"/>
                <w:szCs w:val="22"/>
              </w:rPr>
            </w:pPr>
            <w:r>
              <w:rPr>
                <w:sz w:val="22"/>
                <w:szCs w:val="22"/>
              </w:rPr>
              <w:t>Mã mẫu hóa đơn</w:t>
            </w:r>
          </w:p>
          <w:p w14:paraId="7161AC7F">
            <w:pPr>
              <w:spacing w:before="0"/>
              <w:ind w:left="0"/>
              <w:jc w:val="both"/>
              <w:rPr>
                <w:sz w:val="22"/>
                <w:szCs w:val="22"/>
              </w:rPr>
            </w:pPr>
            <w:r>
              <w:rPr>
                <w:sz w:val="22"/>
                <w:szCs w:val="22"/>
              </w:rPr>
              <w:t xml:space="preserve">VD: </w:t>
            </w:r>
          </w:p>
          <w:p w14:paraId="53B59243">
            <w:pPr>
              <w:spacing w:before="0"/>
              <w:ind w:left="0"/>
              <w:jc w:val="both"/>
              <w:rPr>
                <w:sz w:val="22"/>
                <w:szCs w:val="22"/>
              </w:rPr>
            </w:pPr>
            <w:r>
              <w:rPr>
                <w:sz w:val="22"/>
                <w:szCs w:val="22"/>
              </w:rPr>
              <w:t>01GTKT0/001</w:t>
            </w:r>
          </w:p>
          <w:p w14:paraId="136054B1">
            <w:pPr>
              <w:spacing w:before="0"/>
              <w:ind w:left="0"/>
              <w:jc w:val="both"/>
              <w:rPr>
                <w:sz w:val="22"/>
                <w:szCs w:val="22"/>
              </w:rPr>
            </w:pPr>
            <w:r>
              <w:rPr>
                <w:sz w:val="22"/>
                <w:szCs w:val="22"/>
              </w:rPr>
              <w:t>1/001</w:t>
            </w:r>
          </w:p>
        </w:tc>
      </w:tr>
      <w:tr w14:paraId="62299B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3" w:type="dxa"/>
            <w:noWrap w:val="0"/>
            <w:vAlign w:val="top"/>
          </w:tcPr>
          <w:p w14:paraId="7AD78188">
            <w:pPr>
              <w:spacing w:before="0"/>
              <w:ind w:left="0"/>
              <w:jc w:val="both"/>
              <w:rPr>
                <w:sz w:val="22"/>
                <w:szCs w:val="22"/>
              </w:rPr>
            </w:pPr>
            <w:r>
              <w:rPr>
                <w:sz w:val="22"/>
                <w:szCs w:val="22"/>
              </w:rPr>
              <w:t>invoiceNo</w:t>
            </w:r>
          </w:p>
        </w:tc>
        <w:tc>
          <w:tcPr>
            <w:tcW w:w="2488" w:type="dxa"/>
            <w:noWrap w:val="0"/>
            <w:vAlign w:val="top"/>
          </w:tcPr>
          <w:p w14:paraId="138C4BB6">
            <w:pPr>
              <w:spacing w:before="0"/>
              <w:ind w:left="0"/>
              <w:jc w:val="both"/>
              <w:rPr>
                <w:sz w:val="22"/>
                <w:szCs w:val="22"/>
              </w:rPr>
            </w:pPr>
            <w:r>
              <w:rPr>
                <w:sz w:val="22"/>
                <w:szCs w:val="22"/>
              </w:rPr>
              <w:t>Required: true</w:t>
            </w:r>
          </w:p>
          <w:p w14:paraId="0471D366">
            <w:pPr>
              <w:spacing w:before="0"/>
              <w:ind w:left="0"/>
              <w:jc w:val="both"/>
              <w:rPr>
                <w:sz w:val="22"/>
                <w:szCs w:val="22"/>
              </w:rPr>
            </w:pPr>
            <w:r>
              <w:rPr>
                <w:sz w:val="22"/>
                <w:szCs w:val="22"/>
              </w:rPr>
              <w:t>DataType: String</w:t>
            </w:r>
          </w:p>
          <w:p w14:paraId="1A0DACE0">
            <w:pPr>
              <w:spacing w:before="0"/>
              <w:ind w:left="0"/>
              <w:jc w:val="both"/>
              <w:rPr>
                <w:sz w:val="22"/>
                <w:szCs w:val="22"/>
              </w:rPr>
            </w:pPr>
            <w:r>
              <w:rPr>
                <w:sz w:val="22"/>
                <w:szCs w:val="22"/>
              </w:rPr>
              <w:t xml:space="preserve">Minlength: </w:t>
            </w:r>
          </w:p>
          <w:p w14:paraId="60192B96">
            <w:pPr>
              <w:spacing w:before="0"/>
              <w:ind w:left="0"/>
              <w:jc w:val="both"/>
              <w:rPr>
                <w:sz w:val="22"/>
                <w:szCs w:val="22"/>
              </w:rPr>
            </w:pPr>
            <w:r>
              <w:rPr>
                <w:sz w:val="22"/>
                <w:szCs w:val="22"/>
              </w:rPr>
              <w:t>Maxlength: 35</w:t>
            </w:r>
          </w:p>
          <w:p w14:paraId="4190E7CD">
            <w:pPr>
              <w:spacing w:before="0"/>
              <w:ind w:left="0"/>
              <w:jc w:val="both"/>
              <w:rPr>
                <w:sz w:val="22"/>
                <w:szCs w:val="22"/>
              </w:rPr>
            </w:pPr>
            <w:r>
              <w:rPr>
                <w:sz w:val="22"/>
                <w:szCs w:val="22"/>
              </w:rPr>
              <w:t>Format:</w:t>
            </w:r>
          </w:p>
        </w:tc>
        <w:tc>
          <w:tcPr>
            <w:tcW w:w="4635" w:type="dxa"/>
            <w:noWrap w:val="0"/>
            <w:vAlign w:val="top"/>
          </w:tcPr>
          <w:p w14:paraId="7FC9BFAF">
            <w:pPr>
              <w:spacing w:before="0"/>
              <w:ind w:left="41"/>
              <w:jc w:val="both"/>
              <w:rPr>
                <w:sz w:val="22"/>
                <w:szCs w:val="22"/>
              </w:rPr>
            </w:pPr>
            <w:r>
              <w:rPr>
                <w:sz w:val="22"/>
                <w:szCs w:val="22"/>
              </w:rPr>
              <w:t xml:space="preserve">Là ký hiệu hóa đơn ghép với số hóa đơn </w:t>
            </w:r>
          </w:p>
          <w:p w14:paraId="0146ECEE">
            <w:pPr>
              <w:spacing w:before="0"/>
              <w:ind w:left="41"/>
              <w:jc w:val="both"/>
              <w:rPr>
                <w:sz w:val="22"/>
                <w:szCs w:val="22"/>
              </w:rPr>
            </w:pPr>
            <w:r>
              <w:rPr>
                <w:sz w:val="22"/>
                <w:szCs w:val="22"/>
              </w:rPr>
              <w:t>VD: AA/20E0000001 hoặc K22THY112</w:t>
            </w:r>
          </w:p>
          <w:p w14:paraId="356E0F1A">
            <w:pPr>
              <w:spacing w:before="0"/>
              <w:ind w:left="0"/>
              <w:jc w:val="both"/>
              <w:rPr>
                <w:sz w:val="22"/>
                <w:szCs w:val="22"/>
              </w:rPr>
            </w:pPr>
          </w:p>
        </w:tc>
      </w:tr>
      <w:tr w14:paraId="4DCA1E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3" w:type="dxa"/>
            <w:noWrap w:val="0"/>
            <w:vAlign w:val="top"/>
          </w:tcPr>
          <w:p w14:paraId="371210FB">
            <w:pPr>
              <w:spacing w:before="0"/>
              <w:ind w:left="0"/>
              <w:jc w:val="both"/>
              <w:rPr>
                <w:sz w:val="22"/>
                <w:szCs w:val="22"/>
              </w:rPr>
            </w:pPr>
            <w:r>
              <w:rPr>
                <w:sz w:val="22"/>
                <w:szCs w:val="22"/>
              </w:rPr>
              <w:t>strIssueDate</w:t>
            </w:r>
          </w:p>
        </w:tc>
        <w:tc>
          <w:tcPr>
            <w:tcW w:w="2488" w:type="dxa"/>
            <w:noWrap w:val="0"/>
            <w:vAlign w:val="top"/>
          </w:tcPr>
          <w:p w14:paraId="6D695D51">
            <w:pPr>
              <w:spacing w:before="0"/>
              <w:ind w:left="0"/>
              <w:jc w:val="both"/>
              <w:rPr>
                <w:sz w:val="22"/>
                <w:szCs w:val="22"/>
              </w:rPr>
            </w:pPr>
            <w:r>
              <w:rPr>
                <w:sz w:val="22"/>
                <w:szCs w:val="22"/>
              </w:rPr>
              <w:t>Required: true</w:t>
            </w:r>
          </w:p>
          <w:p w14:paraId="1349DDFB">
            <w:pPr>
              <w:spacing w:before="0"/>
              <w:ind w:left="0"/>
              <w:jc w:val="both"/>
              <w:rPr>
                <w:sz w:val="22"/>
                <w:szCs w:val="22"/>
              </w:rPr>
            </w:pPr>
            <w:r>
              <w:rPr>
                <w:sz w:val="22"/>
                <w:szCs w:val="22"/>
              </w:rPr>
              <w:t xml:space="preserve">DataType: </w:t>
            </w:r>
            <w:r>
              <w:rPr>
                <w:sz w:val="22"/>
                <w:szCs w:val="22"/>
                <w:lang w:val="vi-VN"/>
              </w:rPr>
              <w:t>milisecond</w:t>
            </w:r>
          </w:p>
          <w:p w14:paraId="5BF1BFB6">
            <w:pPr>
              <w:spacing w:before="0"/>
              <w:ind w:left="0"/>
              <w:jc w:val="both"/>
              <w:rPr>
                <w:sz w:val="22"/>
                <w:szCs w:val="22"/>
              </w:rPr>
            </w:pPr>
            <w:r>
              <w:rPr>
                <w:sz w:val="22"/>
                <w:szCs w:val="22"/>
              </w:rPr>
              <w:t xml:space="preserve">Minlength: </w:t>
            </w:r>
          </w:p>
          <w:p w14:paraId="4B284D69">
            <w:pPr>
              <w:spacing w:before="0"/>
              <w:ind w:left="0"/>
              <w:jc w:val="both"/>
              <w:rPr>
                <w:sz w:val="22"/>
                <w:szCs w:val="22"/>
              </w:rPr>
            </w:pPr>
            <w:r>
              <w:rPr>
                <w:sz w:val="22"/>
                <w:szCs w:val="22"/>
              </w:rPr>
              <w:t xml:space="preserve">Maxlength: </w:t>
            </w:r>
          </w:p>
          <w:p w14:paraId="38FA935E">
            <w:pPr>
              <w:spacing w:before="0"/>
              <w:ind w:left="0"/>
              <w:jc w:val="both"/>
              <w:rPr>
                <w:sz w:val="22"/>
                <w:szCs w:val="22"/>
                <w:lang w:val="en"/>
              </w:rPr>
            </w:pPr>
            <w:r>
              <w:rPr>
                <w:sz w:val="22"/>
                <w:szCs w:val="22"/>
              </w:rPr>
              <w:t xml:space="preserve">Format: </w:t>
            </w:r>
            <w:r>
              <w:rPr>
                <w:sz w:val="22"/>
                <w:szCs w:val="22"/>
                <w:lang w:val="en"/>
              </w:rPr>
              <w:t>Tiêu chuẩn 5.1</w:t>
            </w:r>
          </w:p>
        </w:tc>
        <w:tc>
          <w:tcPr>
            <w:tcW w:w="4635" w:type="dxa"/>
            <w:noWrap w:val="0"/>
            <w:vAlign w:val="top"/>
          </w:tcPr>
          <w:p w14:paraId="1AFEFB46">
            <w:pPr>
              <w:spacing w:before="0"/>
              <w:ind w:left="41"/>
              <w:jc w:val="both"/>
              <w:rPr>
                <w:sz w:val="22"/>
                <w:szCs w:val="22"/>
              </w:rPr>
            </w:pPr>
            <w:r>
              <w:rPr>
                <w:sz w:val="22"/>
                <w:szCs w:val="22"/>
              </w:rPr>
              <w:t xml:space="preserve">Ngày lập hóa đơn </w:t>
            </w:r>
          </w:p>
          <w:p w14:paraId="198D50B7">
            <w:pPr>
              <w:spacing w:before="0"/>
              <w:ind w:left="0"/>
              <w:jc w:val="both"/>
              <w:rPr>
                <w:sz w:val="22"/>
                <w:szCs w:val="22"/>
              </w:rPr>
            </w:pPr>
          </w:p>
        </w:tc>
      </w:tr>
      <w:tr w14:paraId="3980C9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3" w:type="dxa"/>
            <w:noWrap w:val="0"/>
            <w:vAlign w:val="top"/>
          </w:tcPr>
          <w:p w14:paraId="3ACABF82">
            <w:pPr>
              <w:spacing w:before="0"/>
              <w:ind w:left="0"/>
              <w:jc w:val="both"/>
              <w:rPr>
                <w:sz w:val="22"/>
                <w:szCs w:val="22"/>
              </w:rPr>
            </w:pPr>
            <w:r>
              <w:rPr>
                <w:sz w:val="22"/>
                <w:szCs w:val="22"/>
              </w:rPr>
              <w:t>reason</w:t>
            </w:r>
          </w:p>
        </w:tc>
        <w:tc>
          <w:tcPr>
            <w:tcW w:w="2488" w:type="dxa"/>
            <w:noWrap w:val="0"/>
            <w:vAlign w:val="top"/>
          </w:tcPr>
          <w:p w14:paraId="5665D19C">
            <w:pPr>
              <w:spacing w:before="0"/>
              <w:ind w:left="0"/>
              <w:jc w:val="both"/>
              <w:rPr>
                <w:sz w:val="22"/>
                <w:szCs w:val="22"/>
              </w:rPr>
            </w:pPr>
            <w:r>
              <w:rPr>
                <w:sz w:val="22"/>
                <w:szCs w:val="22"/>
              </w:rPr>
              <w:t>Required:</w:t>
            </w:r>
            <w:r>
              <w:rPr>
                <w:sz w:val="22"/>
                <w:szCs w:val="22"/>
                <w:lang w:val="vi-VN"/>
              </w:rPr>
              <w:t xml:space="preserve"> </w:t>
            </w:r>
            <w:r>
              <w:rPr>
                <w:sz w:val="22"/>
                <w:szCs w:val="22"/>
              </w:rPr>
              <w:t>False</w:t>
            </w:r>
          </w:p>
          <w:p w14:paraId="12AE3AE1">
            <w:pPr>
              <w:spacing w:before="0"/>
              <w:ind w:left="0"/>
              <w:jc w:val="both"/>
              <w:rPr>
                <w:sz w:val="22"/>
                <w:szCs w:val="22"/>
              </w:rPr>
            </w:pPr>
            <w:r>
              <w:rPr>
                <w:sz w:val="22"/>
                <w:szCs w:val="22"/>
              </w:rPr>
              <w:t>DataType: String</w:t>
            </w:r>
          </w:p>
          <w:p w14:paraId="7A461C7A">
            <w:pPr>
              <w:spacing w:before="0"/>
              <w:ind w:left="0"/>
              <w:jc w:val="both"/>
              <w:rPr>
                <w:sz w:val="22"/>
                <w:szCs w:val="22"/>
              </w:rPr>
            </w:pPr>
            <w:r>
              <w:rPr>
                <w:sz w:val="22"/>
                <w:szCs w:val="22"/>
              </w:rPr>
              <w:t xml:space="preserve">Minlength: </w:t>
            </w:r>
          </w:p>
          <w:p w14:paraId="172110FD">
            <w:pPr>
              <w:spacing w:before="0"/>
              <w:ind w:left="0"/>
              <w:jc w:val="both"/>
              <w:rPr>
                <w:sz w:val="22"/>
                <w:szCs w:val="22"/>
              </w:rPr>
            </w:pPr>
            <w:r>
              <w:rPr>
                <w:sz w:val="22"/>
                <w:szCs w:val="22"/>
              </w:rPr>
              <w:t>Maxlength: 255</w:t>
            </w:r>
          </w:p>
          <w:p w14:paraId="2DA4512B">
            <w:pPr>
              <w:spacing w:before="0"/>
              <w:ind w:left="0"/>
              <w:jc w:val="both"/>
              <w:rPr>
                <w:sz w:val="22"/>
                <w:szCs w:val="22"/>
              </w:rPr>
            </w:pPr>
            <w:r>
              <w:rPr>
                <w:sz w:val="22"/>
                <w:szCs w:val="22"/>
              </w:rPr>
              <w:t>Format:</w:t>
            </w:r>
          </w:p>
        </w:tc>
        <w:tc>
          <w:tcPr>
            <w:tcW w:w="4635" w:type="dxa"/>
            <w:noWrap w:val="0"/>
            <w:vAlign w:val="top"/>
          </w:tcPr>
          <w:p w14:paraId="18EC0C63">
            <w:pPr>
              <w:spacing w:before="0"/>
              <w:ind w:left="41"/>
              <w:jc w:val="both"/>
              <w:rPr>
                <w:bCs/>
                <w:sz w:val="22"/>
                <w:szCs w:val="22"/>
              </w:rPr>
            </w:pPr>
            <w:r>
              <w:rPr>
                <w:bCs/>
                <w:sz w:val="22"/>
                <w:szCs w:val="22"/>
              </w:rPr>
              <w:t xml:space="preserve">Nội dung giải trình của hóa đơn </w:t>
            </w:r>
          </w:p>
          <w:p w14:paraId="38C6820C">
            <w:pPr>
              <w:spacing w:before="0"/>
              <w:ind w:left="41"/>
              <w:jc w:val="both"/>
              <w:rPr>
                <w:sz w:val="22"/>
                <w:szCs w:val="22"/>
              </w:rPr>
            </w:pPr>
            <w:r>
              <w:rPr>
                <w:bCs/>
                <w:sz w:val="22"/>
                <w:szCs w:val="22"/>
              </w:rPr>
              <w:t>Cho phép nhập tối đa 255 ký tự</w:t>
            </w:r>
          </w:p>
        </w:tc>
      </w:tr>
    </w:tbl>
    <w:p w14:paraId="46F693A1">
      <w:pPr>
        <w:ind w:left="0"/>
        <w:rPr>
          <w:sz w:val="22"/>
          <w:szCs w:val="22"/>
        </w:rPr>
      </w:pPr>
      <w:r>
        <w:rPr>
          <w:sz w:val="22"/>
          <w:szCs w:val="22"/>
        </w:rPr>
        <w:t xml:space="preserve">Ví dụ: </w:t>
      </w:r>
    </w:p>
    <w:p w14:paraId="7107ABD2">
      <w:pPr>
        <w:shd w:val="clear" w:color="auto" w:fill="DEEAF6"/>
        <w:ind w:left="0"/>
        <w:rPr>
          <w:sz w:val="22"/>
          <w:szCs w:val="22"/>
        </w:rPr>
      </w:pPr>
      <w:r>
        <w:rPr>
          <w:sz w:val="22"/>
          <w:szCs w:val="22"/>
        </w:rPr>
        <w:t>{</w:t>
      </w:r>
    </w:p>
    <w:p w14:paraId="33F7319A">
      <w:pPr>
        <w:shd w:val="clear" w:color="auto" w:fill="DEEAF6"/>
        <w:ind w:left="0"/>
        <w:rPr>
          <w:sz w:val="22"/>
          <w:szCs w:val="22"/>
        </w:rPr>
      </w:pPr>
      <w:r>
        <w:rPr>
          <w:sz w:val="22"/>
          <w:szCs w:val="22"/>
        </w:rPr>
        <w:t xml:space="preserve">    "supplierTaxCode": "0100109106-710",</w:t>
      </w:r>
    </w:p>
    <w:p w14:paraId="4BFA3942">
      <w:pPr>
        <w:shd w:val="clear" w:color="auto" w:fill="DEEAF6"/>
        <w:ind w:left="0"/>
        <w:rPr>
          <w:sz w:val="22"/>
          <w:szCs w:val="22"/>
        </w:rPr>
      </w:pPr>
      <w:r>
        <w:rPr>
          <w:sz w:val="22"/>
          <w:szCs w:val="22"/>
        </w:rPr>
        <w:t xml:space="preserve">    "templateCode": "5/036",</w:t>
      </w:r>
    </w:p>
    <w:p w14:paraId="2BC3D62B">
      <w:pPr>
        <w:shd w:val="clear" w:color="auto" w:fill="DEEAF6"/>
        <w:ind w:left="0"/>
        <w:rPr>
          <w:sz w:val="22"/>
          <w:szCs w:val="22"/>
        </w:rPr>
      </w:pPr>
      <w:r>
        <w:rPr>
          <w:sz w:val="22"/>
          <w:szCs w:val="22"/>
        </w:rPr>
        <w:t xml:space="preserve">    "invoiceNo": "C22MTY1",</w:t>
      </w:r>
    </w:p>
    <w:p w14:paraId="486FCF4B">
      <w:pPr>
        <w:shd w:val="clear" w:color="auto" w:fill="DEEAF6"/>
        <w:ind w:left="0"/>
        <w:rPr>
          <w:sz w:val="22"/>
          <w:szCs w:val="22"/>
        </w:rPr>
      </w:pPr>
      <w:r>
        <w:rPr>
          <w:sz w:val="22"/>
          <w:szCs w:val="22"/>
        </w:rPr>
        <w:t xml:space="preserve">    "strIssueDate": 1666084951000,</w:t>
      </w:r>
    </w:p>
    <w:p w14:paraId="7D086070">
      <w:pPr>
        <w:shd w:val="clear" w:color="auto" w:fill="DEEAF6"/>
        <w:ind w:left="0"/>
        <w:rPr>
          <w:sz w:val="22"/>
          <w:szCs w:val="22"/>
        </w:rPr>
      </w:pPr>
      <w:r>
        <w:rPr>
          <w:sz w:val="22"/>
          <w:szCs w:val="22"/>
        </w:rPr>
        <w:t xml:space="preserve">    "reason": "ok"</w:t>
      </w:r>
    </w:p>
    <w:p w14:paraId="5D72B407">
      <w:pPr>
        <w:shd w:val="clear" w:color="auto" w:fill="DEEAF6"/>
        <w:ind w:left="0"/>
        <w:rPr>
          <w:b/>
          <w:bCs/>
          <w:sz w:val="22"/>
          <w:szCs w:val="22"/>
        </w:rPr>
      </w:pPr>
      <w:r>
        <w:rPr>
          <w:sz w:val="22"/>
          <w:szCs w:val="22"/>
        </w:rPr>
        <w:t>}</w:t>
      </w:r>
    </w:p>
    <w:p w14:paraId="6758E99F">
      <w:pPr>
        <w:ind w:left="0"/>
        <w:rPr>
          <w:sz w:val="22"/>
          <w:szCs w:val="22"/>
        </w:rPr>
      </w:pPr>
      <w:r>
        <w:rPr>
          <w:b/>
          <w:bCs/>
          <w:sz w:val="22"/>
          <w:szCs w:val="22"/>
        </w:rPr>
        <w:t>Output</w:t>
      </w:r>
      <w:r>
        <w:rPr>
          <w:sz w:val="22"/>
          <w:szCs w:val="22"/>
        </w:rPr>
        <w:t xml:space="preserve">: </w:t>
      </w:r>
    </w:p>
    <w:tbl>
      <w:tblPr>
        <w:tblStyle w:val="13"/>
        <w:tblW w:w="8784" w:type="dxa"/>
        <w:tblInd w:w="118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49"/>
        <w:gridCol w:w="6035"/>
      </w:tblGrid>
      <w:tr w14:paraId="2938E0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49" w:type="dxa"/>
            <w:shd w:val="clear" w:color="auto" w:fill="D9D9D9"/>
            <w:noWrap w:val="0"/>
            <w:vAlign w:val="top"/>
          </w:tcPr>
          <w:p w14:paraId="0B78BFC4">
            <w:pPr>
              <w:ind w:left="0"/>
              <w:jc w:val="center"/>
              <w:rPr>
                <w:b/>
                <w:bCs/>
                <w:color w:val="000000"/>
                <w:sz w:val="22"/>
                <w:szCs w:val="22"/>
              </w:rPr>
            </w:pPr>
            <w:r>
              <w:rPr>
                <w:b/>
                <w:bCs/>
                <w:color w:val="000000"/>
                <w:sz w:val="22"/>
                <w:szCs w:val="22"/>
              </w:rPr>
              <w:t>Tên trường</w:t>
            </w:r>
          </w:p>
        </w:tc>
        <w:tc>
          <w:tcPr>
            <w:tcW w:w="6035" w:type="dxa"/>
            <w:shd w:val="clear" w:color="auto" w:fill="D9D9D9"/>
            <w:noWrap w:val="0"/>
            <w:vAlign w:val="top"/>
          </w:tcPr>
          <w:p w14:paraId="673CC57F">
            <w:pPr>
              <w:ind w:left="0"/>
              <w:jc w:val="center"/>
              <w:rPr>
                <w:b/>
                <w:bCs/>
                <w:color w:val="000000"/>
                <w:sz w:val="22"/>
                <w:szCs w:val="22"/>
              </w:rPr>
            </w:pPr>
            <w:r>
              <w:rPr>
                <w:b/>
                <w:bCs/>
                <w:color w:val="000000"/>
                <w:sz w:val="22"/>
                <w:szCs w:val="22"/>
              </w:rPr>
              <w:t>Mô tả</w:t>
            </w:r>
          </w:p>
        </w:tc>
      </w:tr>
      <w:tr w14:paraId="7EA46A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49" w:type="dxa"/>
            <w:noWrap w:val="0"/>
            <w:vAlign w:val="top"/>
          </w:tcPr>
          <w:p w14:paraId="1A4D62DE">
            <w:pPr>
              <w:spacing w:before="0"/>
              <w:ind w:left="0"/>
              <w:jc w:val="both"/>
              <w:rPr>
                <w:sz w:val="22"/>
                <w:szCs w:val="22"/>
              </w:rPr>
            </w:pPr>
            <w:r>
              <w:rPr>
                <w:sz w:val="22"/>
                <w:szCs w:val="22"/>
              </w:rPr>
              <w:t>errorCode</w:t>
            </w:r>
          </w:p>
        </w:tc>
        <w:tc>
          <w:tcPr>
            <w:tcW w:w="6035" w:type="dxa"/>
            <w:noWrap w:val="0"/>
            <w:vAlign w:val="top"/>
          </w:tcPr>
          <w:p w14:paraId="30AD2381">
            <w:pPr>
              <w:spacing w:before="0"/>
              <w:ind w:left="0"/>
              <w:jc w:val="both"/>
              <w:rPr>
                <w:sz w:val="22"/>
                <w:szCs w:val="22"/>
              </w:rPr>
            </w:pPr>
            <w:r>
              <w:rPr>
                <w:sz w:val="22"/>
                <w:szCs w:val="22"/>
              </w:rPr>
              <w:t>NULL trong trường hợp giải trình thành công</w:t>
            </w:r>
          </w:p>
        </w:tc>
      </w:tr>
      <w:tr w14:paraId="30484C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49" w:type="dxa"/>
            <w:noWrap w:val="0"/>
            <w:vAlign w:val="top"/>
          </w:tcPr>
          <w:p w14:paraId="1EB7FD3C">
            <w:pPr>
              <w:spacing w:before="0"/>
              <w:ind w:left="0"/>
              <w:jc w:val="both"/>
              <w:rPr>
                <w:sz w:val="22"/>
                <w:szCs w:val="22"/>
              </w:rPr>
            </w:pPr>
            <w:r>
              <w:rPr>
                <w:sz w:val="22"/>
                <w:szCs w:val="22"/>
              </w:rPr>
              <w:t>description</w:t>
            </w:r>
          </w:p>
        </w:tc>
        <w:tc>
          <w:tcPr>
            <w:tcW w:w="6035" w:type="dxa"/>
            <w:noWrap w:val="0"/>
            <w:vAlign w:val="top"/>
          </w:tcPr>
          <w:p w14:paraId="25098ACB">
            <w:pPr>
              <w:spacing w:before="0"/>
              <w:ind w:left="0"/>
              <w:jc w:val="both"/>
              <w:rPr>
                <w:sz w:val="22"/>
                <w:szCs w:val="22"/>
              </w:rPr>
            </w:pPr>
            <w:r>
              <w:rPr>
                <w:sz w:val="22"/>
                <w:szCs w:val="22"/>
              </w:rPr>
              <w:t>Thông báo trong trường hợp giải trình thành công</w:t>
            </w:r>
          </w:p>
        </w:tc>
      </w:tr>
      <w:tr w14:paraId="4C6007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49" w:type="dxa"/>
            <w:noWrap w:val="0"/>
            <w:vAlign w:val="top"/>
          </w:tcPr>
          <w:p w14:paraId="45EC1ACB">
            <w:pPr>
              <w:spacing w:before="0"/>
              <w:ind w:left="0"/>
              <w:jc w:val="both"/>
              <w:rPr>
                <w:sz w:val="22"/>
                <w:szCs w:val="22"/>
              </w:rPr>
            </w:pPr>
            <w:r>
              <w:rPr>
                <w:sz w:val="22"/>
                <w:szCs w:val="22"/>
              </w:rPr>
              <w:t>code</w:t>
            </w:r>
          </w:p>
        </w:tc>
        <w:tc>
          <w:tcPr>
            <w:tcW w:w="6035" w:type="dxa"/>
            <w:noWrap w:val="0"/>
            <w:vAlign w:val="top"/>
          </w:tcPr>
          <w:p w14:paraId="6E9F8A8A">
            <w:pPr>
              <w:spacing w:before="0"/>
              <w:ind w:left="0"/>
              <w:jc w:val="both"/>
              <w:rPr>
                <w:sz w:val="22"/>
                <w:szCs w:val="22"/>
              </w:rPr>
            </w:pPr>
            <w:r>
              <w:rPr>
                <w:sz w:val="22"/>
                <w:szCs w:val="22"/>
              </w:rPr>
              <w:t>Mã lỗi (trong trường hợp lỗi)</w:t>
            </w:r>
          </w:p>
        </w:tc>
      </w:tr>
      <w:tr w14:paraId="488F6C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49" w:type="dxa"/>
            <w:noWrap w:val="0"/>
            <w:vAlign w:val="top"/>
          </w:tcPr>
          <w:p w14:paraId="237E4016">
            <w:pPr>
              <w:spacing w:before="0"/>
              <w:ind w:left="0"/>
              <w:jc w:val="both"/>
              <w:rPr>
                <w:sz w:val="22"/>
                <w:szCs w:val="22"/>
              </w:rPr>
            </w:pPr>
            <w:r>
              <w:rPr>
                <w:sz w:val="22"/>
                <w:szCs w:val="22"/>
              </w:rPr>
              <w:t>message</w:t>
            </w:r>
          </w:p>
        </w:tc>
        <w:tc>
          <w:tcPr>
            <w:tcW w:w="6035" w:type="dxa"/>
            <w:noWrap w:val="0"/>
            <w:vAlign w:val="top"/>
          </w:tcPr>
          <w:p w14:paraId="7FF8BB31">
            <w:pPr>
              <w:spacing w:before="0"/>
              <w:ind w:left="0"/>
              <w:jc w:val="both"/>
              <w:rPr>
                <w:sz w:val="22"/>
                <w:szCs w:val="22"/>
              </w:rPr>
            </w:pPr>
            <w:r>
              <w:rPr>
                <w:sz w:val="22"/>
                <w:szCs w:val="22"/>
              </w:rPr>
              <w:t>Mã lỗi (trong trường hợp lỗi)</w:t>
            </w:r>
          </w:p>
        </w:tc>
      </w:tr>
      <w:tr w14:paraId="5B4DFC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49" w:type="dxa"/>
            <w:noWrap w:val="0"/>
            <w:vAlign w:val="top"/>
          </w:tcPr>
          <w:p w14:paraId="5D3446D9">
            <w:pPr>
              <w:spacing w:before="0"/>
              <w:ind w:left="0"/>
              <w:jc w:val="both"/>
              <w:rPr>
                <w:sz w:val="22"/>
                <w:szCs w:val="22"/>
              </w:rPr>
            </w:pPr>
            <w:r>
              <w:rPr>
                <w:sz w:val="22"/>
                <w:szCs w:val="22"/>
              </w:rPr>
              <w:t>data</w:t>
            </w:r>
          </w:p>
        </w:tc>
        <w:tc>
          <w:tcPr>
            <w:tcW w:w="6035" w:type="dxa"/>
            <w:noWrap w:val="0"/>
            <w:vAlign w:val="top"/>
          </w:tcPr>
          <w:p w14:paraId="23682EB8">
            <w:pPr>
              <w:spacing w:before="0"/>
              <w:ind w:left="0"/>
              <w:jc w:val="both"/>
              <w:rPr>
                <w:sz w:val="22"/>
                <w:szCs w:val="22"/>
              </w:rPr>
            </w:pPr>
            <w:r>
              <w:rPr>
                <w:sz w:val="22"/>
                <w:szCs w:val="22"/>
              </w:rPr>
              <w:t>Mô tả lỗi (trong trường hợp lỗi)</w:t>
            </w:r>
          </w:p>
        </w:tc>
      </w:tr>
    </w:tbl>
    <w:p w14:paraId="55D11B6A">
      <w:pPr>
        <w:ind w:left="0"/>
        <w:rPr>
          <w:sz w:val="22"/>
          <w:szCs w:val="22"/>
        </w:rPr>
      </w:pPr>
      <w:r>
        <w:rPr>
          <w:sz w:val="22"/>
          <w:szCs w:val="22"/>
        </w:rPr>
        <w:t xml:space="preserve">Ví dụ trường hợp thành công: </w:t>
      </w:r>
    </w:p>
    <w:p w14:paraId="2559A1AC">
      <w:pPr>
        <w:shd w:val="clear" w:color="auto" w:fill="DEEAF6"/>
        <w:ind w:left="0"/>
        <w:rPr>
          <w:sz w:val="22"/>
          <w:szCs w:val="22"/>
        </w:rPr>
      </w:pPr>
      <w:r>
        <w:rPr>
          <w:sz w:val="22"/>
          <w:szCs w:val="22"/>
        </w:rPr>
        <w:t>{</w:t>
      </w:r>
    </w:p>
    <w:p w14:paraId="13A5C3C5">
      <w:pPr>
        <w:shd w:val="clear" w:color="auto" w:fill="DEEAF6"/>
        <w:ind w:left="0"/>
        <w:rPr>
          <w:sz w:val="22"/>
          <w:szCs w:val="22"/>
        </w:rPr>
      </w:pPr>
      <w:r>
        <w:rPr>
          <w:sz w:val="22"/>
          <w:szCs w:val="22"/>
        </w:rPr>
        <w:t xml:space="preserve">    "errorCode": null,</w:t>
      </w:r>
    </w:p>
    <w:p w14:paraId="4ED2F791">
      <w:pPr>
        <w:shd w:val="clear" w:color="auto" w:fill="DEEAF6"/>
        <w:ind w:left="0"/>
        <w:rPr>
          <w:sz w:val="22"/>
          <w:szCs w:val="22"/>
        </w:rPr>
      </w:pPr>
      <w:r>
        <w:rPr>
          <w:sz w:val="22"/>
          <w:szCs w:val="22"/>
        </w:rPr>
        <w:t xml:space="preserve">    "description": "SUCCESSFUL INVOICE EXPLANATION!"</w:t>
      </w:r>
    </w:p>
    <w:p w14:paraId="4697EAB8">
      <w:pPr>
        <w:shd w:val="clear" w:color="auto" w:fill="DEEAF6"/>
        <w:ind w:left="0"/>
        <w:rPr>
          <w:sz w:val="22"/>
          <w:szCs w:val="22"/>
        </w:rPr>
      </w:pPr>
      <w:r>
        <w:rPr>
          <w:sz w:val="22"/>
          <w:szCs w:val="22"/>
        </w:rPr>
        <w:t>}</w:t>
      </w:r>
    </w:p>
    <w:p w14:paraId="3E3030BB">
      <w:pPr>
        <w:ind w:left="0"/>
        <w:rPr>
          <w:sz w:val="22"/>
          <w:szCs w:val="22"/>
        </w:rPr>
      </w:pPr>
      <w:r>
        <w:rPr>
          <w:sz w:val="22"/>
          <w:szCs w:val="22"/>
        </w:rPr>
        <w:t xml:space="preserve">Ví dụ trường hợp lỗi: </w:t>
      </w:r>
    </w:p>
    <w:p w14:paraId="10BB76DE">
      <w:pPr>
        <w:shd w:val="clear" w:color="auto" w:fill="DEEAF6"/>
        <w:ind w:left="0"/>
        <w:rPr>
          <w:sz w:val="22"/>
          <w:szCs w:val="22"/>
        </w:rPr>
      </w:pPr>
      <w:r>
        <w:rPr>
          <w:sz w:val="22"/>
          <w:szCs w:val="22"/>
        </w:rPr>
        <w:t>{</w:t>
      </w:r>
    </w:p>
    <w:p w14:paraId="02359979">
      <w:pPr>
        <w:shd w:val="clear" w:color="auto" w:fill="DEEAF6"/>
        <w:ind w:left="0"/>
        <w:rPr>
          <w:sz w:val="22"/>
          <w:szCs w:val="22"/>
        </w:rPr>
      </w:pPr>
      <w:r>
        <w:rPr>
          <w:sz w:val="22"/>
          <w:szCs w:val="22"/>
        </w:rPr>
        <w:t xml:space="preserve">    "code": 400,</w:t>
      </w:r>
    </w:p>
    <w:p w14:paraId="3E4D5981">
      <w:pPr>
        <w:shd w:val="clear" w:color="auto" w:fill="DEEAF6"/>
        <w:ind w:left="0"/>
        <w:rPr>
          <w:sz w:val="22"/>
          <w:szCs w:val="22"/>
        </w:rPr>
      </w:pPr>
      <w:r>
        <w:rPr>
          <w:sz w:val="22"/>
          <w:szCs w:val="22"/>
        </w:rPr>
        <w:t xml:space="preserve">    "message": "INVOICE_STATUS_INVALID",</w:t>
      </w:r>
    </w:p>
    <w:p w14:paraId="07181715">
      <w:pPr>
        <w:shd w:val="clear" w:color="auto" w:fill="DEEAF6"/>
        <w:ind w:left="0"/>
        <w:rPr>
          <w:sz w:val="22"/>
          <w:szCs w:val="22"/>
        </w:rPr>
      </w:pPr>
      <w:r>
        <w:rPr>
          <w:sz w:val="22"/>
          <w:szCs w:val="22"/>
        </w:rPr>
        <w:t xml:space="preserve">    "data": "Trạng thái hóa đơn không hợp lệ"</w:t>
      </w:r>
    </w:p>
    <w:p w14:paraId="01DD7B45">
      <w:pPr>
        <w:shd w:val="clear" w:color="auto" w:fill="DEEAF6"/>
        <w:ind w:left="0"/>
        <w:rPr>
          <w:sz w:val="22"/>
          <w:szCs w:val="22"/>
        </w:rPr>
      </w:pPr>
      <w:r>
        <w:rPr>
          <w:sz w:val="22"/>
          <w:szCs w:val="22"/>
        </w:rPr>
        <w:t>}</w:t>
      </w:r>
    </w:p>
    <w:p w14:paraId="13B9522D">
      <w:pPr>
        <w:ind w:left="0"/>
        <w:rPr>
          <w:b/>
          <w:bCs/>
          <w:sz w:val="22"/>
          <w:szCs w:val="22"/>
        </w:rPr>
      </w:pPr>
    </w:p>
    <w:p w14:paraId="65B3650D">
      <w:pPr>
        <w:ind w:left="0"/>
        <w:rPr>
          <w:b/>
          <w:bCs/>
          <w:sz w:val="22"/>
          <w:szCs w:val="22"/>
        </w:rPr>
      </w:pPr>
      <w:r>
        <w:rPr>
          <w:b/>
          <w:bCs/>
          <w:sz w:val="22"/>
          <w:szCs w:val="22"/>
        </w:rPr>
        <w:t xml:space="preserve">Ví dụ: </w:t>
      </w:r>
    </w:p>
    <w:p w14:paraId="37D3AF6C">
      <w:pPr>
        <w:widowControl/>
        <w:shd w:val="clear" w:color="auto" w:fill="DBE5F1"/>
        <w:spacing w:before="0" w:line="240" w:lineRule="auto"/>
        <w:ind w:left="450"/>
        <w:jc w:val="both"/>
        <w:rPr>
          <w:snapToGrid/>
          <w:sz w:val="22"/>
          <w:szCs w:val="22"/>
        </w:rPr>
      </w:pPr>
      <w:r>
        <w:rPr>
          <w:snapToGrid/>
          <w:sz w:val="22"/>
          <w:szCs w:val="22"/>
        </w:rPr>
        <w:t>{</w:t>
      </w:r>
    </w:p>
    <w:p w14:paraId="0ABC6450">
      <w:pPr>
        <w:widowControl/>
        <w:shd w:val="clear" w:color="auto" w:fill="DBE5F1"/>
        <w:spacing w:before="0" w:line="240" w:lineRule="auto"/>
        <w:ind w:left="450"/>
        <w:jc w:val="both"/>
        <w:rPr>
          <w:snapToGrid/>
          <w:sz w:val="22"/>
          <w:szCs w:val="22"/>
        </w:rPr>
      </w:pPr>
      <w:r>
        <w:rPr>
          <w:snapToGrid/>
          <w:sz w:val="22"/>
          <w:szCs w:val="22"/>
        </w:rPr>
        <w:t xml:space="preserve">    "taxCode": "0100109106-710",</w:t>
      </w:r>
    </w:p>
    <w:p w14:paraId="461F3372">
      <w:pPr>
        <w:widowControl/>
        <w:shd w:val="clear" w:color="auto" w:fill="DBE5F1"/>
        <w:spacing w:before="0" w:line="240" w:lineRule="auto"/>
        <w:ind w:left="450"/>
        <w:jc w:val="both"/>
        <w:rPr>
          <w:snapToGrid/>
          <w:sz w:val="22"/>
          <w:szCs w:val="22"/>
        </w:rPr>
      </w:pPr>
      <w:r>
        <w:rPr>
          <w:snapToGrid/>
          <w:sz w:val="22"/>
          <w:szCs w:val="22"/>
        </w:rPr>
        <w:t xml:space="preserve">    "invoiceType": "5"</w:t>
      </w:r>
    </w:p>
    <w:p w14:paraId="55CCD5B6">
      <w:pPr>
        <w:widowControl/>
        <w:shd w:val="clear" w:color="auto" w:fill="DBE5F1"/>
        <w:spacing w:before="0" w:line="240" w:lineRule="auto"/>
        <w:ind w:left="450"/>
        <w:jc w:val="both"/>
        <w:rPr>
          <w:snapToGrid/>
          <w:sz w:val="22"/>
          <w:szCs w:val="22"/>
        </w:rPr>
      </w:pPr>
      <w:r>
        <w:rPr>
          <w:snapToGrid/>
          <w:sz w:val="22"/>
          <w:szCs w:val="22"/>
        </w:rPr>
        <w:t>}</w:t>
      </w:r>
    </w:p>
    <w:p w14:paraId="29744D54">
      <w:pPr>
        <w:rPr>
          <w:sz w:val="22"/>
          <w:szCs w:val="22"/>
        </w:rPr>
      </w:pPr>
      <w:r>
        <w:rPr>
          <w:b/>
          <w:bCs/>
          <w:sz w:val="22"/>
          <w:szCs w:val="22"/>
        </w:rPr>
        <w:t>Output</w:t>
      </w:r>
      <w:r>
        <w:rPr>
          <w:sz w:val="22"/>
          <w:szCs w:val="22"/>
        </w:rPr>
        <w:t xml:space="preserve">: </w:t>
      </w:r>
    </w:p>
    <w:tbl>
      <w:tblPr>
        <w:tblStyle w:val="13"/>
        <w:tblW w:w="9998"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7"/>
        <w:gridCol w:w="3217"/>
        <w:gridCol w:w="5364"/>
      </w:tblGrid>
      <w:tr w14:paraId="342C46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5" w:hRule="atLeast"/>
        </w:trPr>
        <w:tc>
          <w:tcPr>
            <w:tcW w:w="1417" w:type="dxa"/>
            <w:shd w:val="clear" w:color="auto" w:fill="D9D9D9"/>
            <w:noWrap w:val="0"/>
            <w:vAlign w:val="top"/>
          </w:tcPr>
          <w:p w14:paraId="335BF20B">
            <w:pPr>
              <w:ind w:left="-15"/>
              <w:jc w:val="center"/>
              <w:rPr>
                <w:b/>
                <w:sz w:val="22"/>
                <w:szCs w:val="22"/>
              </w:rPr>
            </w:pPr>
            <w:r>
              <w:rPr>
                <w:b/>
                <w:sz w:val="22"/>
                <w:szCs w:val="22"/>
              </w:rPr>
              <w:t>STT</w:t>
            </w:r>
          </w:p>
        </w:tc>
        <w:tc>
          <w:tcPr>
            <w:tcW w:w="3217" w:type="dxa"/>
            <w:shd w:val="clear" w:color="auto" w:fill="D9D9D9"/>
            <w:noWrap w:val="0"/>
            <w:vAlign w:val="top"/>
          </w:tcPr>
          <w:p w14:paraId="49D76A63">
            <w:pPr>
              <w:ind w:left="-89"/>
              <w:jc w:val="center"/>
              <w:rPr>
                <w:b/>
                <w:sz w:val="22"/>
                <w:szCs w:val="22"/>
              </w:rPr>
            </w:pPr>
            <w:r>
              <w:rPr>
                <w:b/>
                <w:sz w:val="22"/>
                <w:szCs w:val="22"/>
              </w:rPr>
              <w:t>Tên trường</w:t>
            </w:r>
          </w:p>
        </w:tc>
        <w:tc>
          <w:tcPr>
            <w:tcW w:w="5364" w:type="dxa"/>
            <w:shd w:val="clear" w:color="auto" w:fill="D9D9D9"/>
            <w:noWrap w:val="0"/>
            <w:vAlign w:val="top"/>
          </w:tcPr>
          <w:p w14:paraId="6DCC9BB2">
            <w:pPr>
              <w:ind w:left="-59"/>
              <w:jc w:val="center"/>
              <w:rPr>
                <w:b/>
                <w:sz w:val="22"/>
                <w:szCs w:val="22"/>
              </w:rPr>
            </w:pPr>
            <w:r>
              <w:rPr>
                <w:b/>
                <w:sz w:val="22"/>
                <w:szCs w:val="22"/>
              </w:rPr>
              <w:t>Mô tả</w:t>
            </w:r>
          </w:p>
        </w:tc>
      </w:tr>
      <w:tr w14:paraId="1D6E5D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7" w:type="dxa"/>
            <w:noWrap w:val="0"/>
            <w:vAlign w:val="top"/>
          </w:tcPr>
          <w:p w14:paraId="779C8A7F">
            <w:pPr>
              <w:pStyle w:val="93"/>
              <w:widowControl w:val="0"/>
              <w:numPr>
                <w:ilvl w:val="0"/>
                <w:numId w:val="31"/>
              </w:numPr>
              <w:spacing w:line="360" w:lineRule="auto"/>
              <w:contextualSpacing/>
              <w:jc w:val="center"/>
              <w:rPr>
                <w:rFonts w:ascii="Times New Roman" w:hAnsi="Times New Roman"/>
              </w:rPr>
            </w:pPr>
          </w:p>
        </w:tc>
        <w:tc>
          <w:tcPr>
            <w:tcW w:w="3217" w:type="dxa"/>
            <w:noWrap w:val="0"/>
            <w:vAlign w:val="top"/>
          </w:tcPr>
          <w:p w14:paraId="6A028910">
            <w:pPr>
              <w:spacing w:before="0"/>
              <w:ind w:left="0"/>
              <w:jc w:val="both"/>
              <w:rPr>
                <w:sz w:val="22"/>
                <w:szCs w:val="22"/>
              </w:rPr>
            </w:pPr>
            <w:r>
              <w:rPr>
                <w:sz w:val="22"/>
                <w:szCs w:val="22"/>
              </w:rPr>
              <w:t>errorcode</w:t>
            </w:r>
          </w:p>
        </w:tc>
        <w:tc>
          <w:tcPr>
            <w:tcW w:w="5364" w:type="dxa"/>
            <w:noWrap w:val="0"/>
            <w:vAlign w:val="top"/>
          </w:tcPr>
          <w:p w14:paraId="50A55173">
            <w:pPr>
              <w:spacing w:before="0"/>
              <w:ind w:left="41"/>
              <w:jc w:val="both"/>
              <w:rPr>
                <w:bCs/>
                <w:sz w:val="22"/>
                <w:szCs w:val="22"/>
              </w:rPr>
            </w:pPr>
            <w:r>
              <w:rPr>
                <w:bCs/>
                <w:sz w:val="22"/>
                <w:szCs w:val="22"/>
              </w:rPr>
              <w:t>Mã lỗi</w:t>
            </w:r>
          </w:p>
        </w:tc>
      </w:tr>
      <w:tr w14:paraId="711F78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7" w:type="dxa"/>
            <w:noWrap w:val="0"/>
            <w:vAlign w:val="top"/>
          </w:tcPr>
          <w:p w14:paraId="43C8A71C">
            <w:pPr>
              <w:pStyle w:val="93"/>
              <w:widowControl w:val="0"/>
              <w:numPr>
                <w:ilvl w:val="0"/>
                <w:numId w:val="31"/>
              </w:numPr>
              <w:spacing w:line="360" w:lineRule="auto"/>
              <w:contextualSpacing/>
              <w:jc w:val="center"/>
              <w:rPr>
                <w:rFonts w:ascii="Times New Roman" w:hAnsi="Times New Roman"/>
              </w:rPr>
            </w:pPr>
          </w:p>
        </w:tc>
        <w:tc>
          <w:tcPr>
            <w:tcW w:w="3217" w:type="dxa"/>
            <w:noWrap w:val="0"/>
            <w:vAlign w:val="top"/>
          </w:tcPr>
          <w:p w14:paraId="4557F08F">
            <w:pPr>
              <w:spacing w:before="0"/>
              <w:ind w:left="0"/>
              <w:jc w:val="both"/>
              <w:rPr>
                <w:sz w:val="22"/>
                <w:szCs w:val="22"/>
              </w:rPr>
            </w:pPr>
            <w:r>
              <w:rPr>
                <w:sz w:val="22"/>
                <w:szCs w:val="22"/>
              </w:rPr>
              <w:t>description</w:t>
            </w:r>
          </w:p>
        </w:tc>
        <w:tc>
          <w:tcPr>
            <w:tcW w:w="5364" w:type="dxa"/>
            <w:noWrap w:val="0"/>
            <w:vAlign w:val="top"/>
          </w:tcPr>
          <w:p w14:paraId="33B16076">
            <w:pPr>
              <w:spacing w:before="0"/>
              <w:ind w:left="41"/>
              <w:jc w:val="both"/>
              <w:rPr>
                <w:bCs/>
                <w:sz w:val="22"/>
                <w:szCs w:val="22"/>
              </w:rPr>
            </w:pPr>
            <w:r>
              <w:rPr>
                <w:bCs/>
                <w:sz w:val="22"/>
                <w:szCs w:val="22"/>
              </w:rPr>
              <w:t>Mô tả lỗi</w:t>
            </w:r>
          </w:p>
        </w:tc>
      </w:tr>
      <w:tr w14:paraId="1A89BD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7" w:type="dxa"/>
            <w:noWrap w:val="0"/>
            <w:vAlign w:val="top"/>
          </w:tcPr>
          <w:p w14:paraId="57A52522">
            <w:pPr>
              <w:pStyle w:val="93"/>
              <w:widowControl w:val="0"/>
              <w:numPr>
                <w:ilvl w:val="0"/>
                <w:numId w:val="31"/>
              </w:numPr>
              <w:spacing w:line="360" w:lineRule="auto"/>
              <w:contextualSpacing/>
              <w:jc w:val="center"/>
              <w:rPr>
                <w:rFonts w:ascii="Times New Roman" w:hAnsi="Times New Roman"/>
              </w:rPr>
            </w:pPr>
          </w:p>
        </w:tc>
        <w:tc>
          <w:tcPr>
            <w:tcW w:w="3217" w:type="dxa"/>
            <w:noWrap w:val="0"/>
            <w:vAlign w:val="top"/>
          </w:tcPr>
          <w:p w14:paraId="3D7CEDE5">
            <w:pPr>
              <w:spacing w:before="0"/>
              <w:ind w:left="0"/>
              <w:jc w:val="both"/>
              <w:rPr>
                <w:sz w:val="22"/>
                <w:szCs w:val="22"/>
              </w:rPr>
            </w:pPr>
            <w:r>
              <w:rPr>
                <w:sz w:val="22"/>
                <w:szCs w:val="22"/>
              </w:rPr>
              <w:t>totalRows</w:t>
            </w:r>
          </w:p>
        </w:tc>
        <w:tc>
          <w:tcPr>
            <w:tcW w:w="5364" w:type="dxa"/>
            <w:noWrap w:val="0"/>
            <w:vAlign w:val="top"/>
          </w:tcPr>
          <w:p w14:paraId="48981695">
            <w:pPr>
              <w:spacing w:before="0"/>
              <w:ind w:left="41"/>
              <w:jc w:val="both"/>
              <w:rPr>
                <w:bCs/>
                <w:sz w:val="22"/>
                <w:szCs w:val="22"/>
              </w:rPr>
            </w:pPr>
            <w:r>
              <w:rPr>
                <w:bCs/>
                <w:sz w:val="22"/>
                <w:szCs w:val="22"/>
              </w:rPr>
              <w:t>Tổng số dòng kết quả tìm được</w:t>
            </w:r>
          </w:p>
        </w:tc>
      </w:tr>
      <w:tr w14:paraId="1EAABA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7" w:type="dxa"/>
            <w:noWrap w:val="0"/>
            <w:vAlign w:val="top"/>
          </w:tcPr>
          <w:p w14:paraId="6BA2EB85">
            <w:pPr>
              <w:pStyle w:val="93"/>
              <w:widowControl w:val="0"/>
              <w:numPr>
                <w:ilvl w:val="0"/>
                <w:numId w:val="31"/>
              </w:numPr>
              <w:spacing w:line="360" w:lineRule="auto"/>
              <w:contextualSpacing/>
              <w:jc w:val="center"/>
              <w:rPr>
                <w:rFonts w:ascii="Times New Roman" w:hAnsi="Times New Roman"/>
              </w:rPr>
            </w:pPr>
          </w:p>
        </w:tc>
        <w:tc>
          <w:tcPr>
            <w:tcW w:w="3217" w:type="dxa"/>
            <w:noWrap w:val="0"/>
            <w:vAlign w:val="top"/>
          </w:tcPr>
          <w:p w14:paraId="6BD88BED">
            <w:pPr>
              <w:spacing w:before="0"/>
              <w:ind w:left="0"/>
              <w:jc w:val="both"/>
              <w:rPr>
                <w:sz w:val="22"/>
                <w:szCs w:val="22"/>
              </w:rPr>
            </w:pPr>
            <w:r>
              <w:rPr>
                <w:sz w:val="22"/>
                <w:szCs w:val="22"/>
              </w:rPr>
              <w:t>template</w:t>
            </w:r>
          </w:p>
        </w:tc>
        <w:tc>
          <w:tcPr>
            <w:tcW w:w="5364" w:type="dxa"/>
            <w:noWrap w:val="0"/>
            <w:vAlign w:val="top"/>
          </w:tcPr>
          <w:p w14:paraId="36DD3BC7">
            <w:pPr>
              <w:spacing w:before="0"/>
              <w:ind w:left="41"/>
              <w:jc w:val="both"/>
              <w:rPr>
                <w:bCs/>
                <w:sz w:val="22"/>
                <w:szCs w:val="22"/>
              </w:rPr>
            </w:pPr>
            <w:r>
              <w:rPr>
                <w:bCs/>
                <w:sz w:val="22"/>
                <w:szCs w:val="22"/>
              </w:rPr>
              <w:t>NA</w:t>
            </w:r>
          </w:p>
        </w:tc>
      </w:tr>
      <w:tr w14:paraId="65308B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7" w:type="dxa"/>
            <w:noWrap w:val="0"/>
            <w:vAlign w:val="top"/>
          </w:tcPr>
          <w:p w14:paraId="42AA1B8C">
            <w:pPr>
              <w:pStyle w:val="93"/>
              <w:widowControl w:val="0"/>
              <w:numPr>
                <w:ilvl w:val="0"/>
                <w:numId w:val="31"/>
              </w:numPr>
              <w:spacing w:line="360" w:lineRule="auto"/>
              <w:contextualSpacing/>
              <w:jc w:val="center"/>
              <w:rPr>
                <w:rFonts w:ascii="Times New Roman" w:hAnsi="Times New Roman"/>
              </w:rPr>
            </w:pPr>
          </w:p>
        </w:tc>
        <w:tc>
          <w:tcPr>
            <w:tcW w:w="3217" w:type="dxa"/>
            <w:noWrap w:val="0"/>
            <w:vAlign w:val="top"/>
          </w:tcPr>
          <w:p w14:paraId="3F14D959">
            <w:pPr>
              <w:spacing w:before="0"/>
              <w:ind w:left="0"/>
              <w:jc w:val="both"/>
              <w:rPr>
                <w:sz w:val="22"/>
                <w:szCs w:val="22"/>
              </w:rPr>
            </w:pPr>
            <w:r>
              <w:rPr>
                <w:sz w:val="22"/>
                <w:szCs w:val="22"/>
              </w:rPr>
              <w:t>templateCode</w:t>
            </w:r>
          </w:p>
        </w:tc>
        <w:tc>
          <w:tcPr>
            <w:tcW w:w="5364" w:type="dxa"/>
            <w:noWrap w:val="0"/>
            <w:vAlign w:val="top"/>
          </w:tcPr>
          <w:p w14:paraId="01DB33A2">
            <w:pPr>
              <w:spacing w:before="0"/>
              <w:ind w:left="41"/>
              <w:jc w:val="both"/>
              <w:rPr>
                <w:bCs/>
                <w:sz w:val="22"/>
                <w:szCs w:val="22"/>
              </w:rPr>
            </w:pPr>
            <w:r>
              <w:rPr>
                <w:bCs/>
                <w:sz w:val="22"/>
                <w:szCs w:val="22"/>
              </w:rPr>
              <w:t>Mẫu hóa đơn</w:t>
            </w:r>
          </w:p>
        </w:tc>
      </w:tr>
      <w:tr w14:paraId="4BE8D8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7" w:type="dxa"/>
            <w:noWrap w:val="0"/>
            <w:vAlign w:val="top"/>
          </w:tcPr>
          <w:p w14:paraId="36AB1B2C">
            <w:pPr>
              <w:pStyle w:val="93"/>
              <w:widowControl w:val="0"/>
              <w:numPr>
                <w:ilvl w:val="0"/>
                <w:numId w:val="31"/>
              </w:numPr>
              <w:spacing w:line="360" w:lineRule="auto"/>
              <w:contextualSpacing/>
              <w:jc w:val="center"/>
              <w:rPr>
                <w:rFonts w:ascii="Times New Roman" w:hAnsi="Times New Roman"/>
              </w:rPr>
            </w:pPr>
          </w:p>
        </w:tc>
        <w:tc>
          <w:tcPr>
            <w:tcW w:w="3217" w:type="dxa"/>
            <w:noWrap w:val="0"/>
            <w:vAlign w:val="top"/>
          </w:tcPr>
          <w:p w14:paraId="542BDC5F">
            <w:pPr>
              <w:spacing w:before="0"/>
              <w:ind w:left="0"/>
              <w:jc w:val="both"/>
              <w:rPr>
                <w:sz w:val="22"/>
                <w:szCs w:val="22"/>
              </w:rPr>
            </w:pPr>
            <w:r>
              <w:rPr>
                <w:sz w:val="22"/>
                <w:szCs w:val="22"/>
              </w:rPr>
              <w:t>invoiceSeri</w:t>
            </w:r>
          </w:p>
        </w:tc>
        <w:tc>
          <w:tcPr>
            <w:tcW w:w="5364" w:type="dxa"/>
            <w:noWrap w:val="0"/>
            <w:vAlign w:val="top"/>
          </w:tcPr>
          <w:p w14:paraId="52E852CB">
            <w:pPr>
              <w:spacing w:before="0"/>
              <w:ind w:left="41"/>
              <w:jc w:val="both"/>
              <w:rPr>
                <w:bCs/>
                <w:sz w:val="22"/>
                <w:szCs w:val="22"/>
              </w:rPr>
            </w:pPr>
            <w:r>
              <w:rPr>
                <w:bCs/>
                <w:sz w:val="22"/>
                <w:szCs w:val="22"/>
              </w:rPr>
              <w:t>Ký hiệu hóa đơn</w:t>
            </w:r>
          </w:p>
        </w:tc>
      </w:tr>
      <w:tr w14:paraId="4886E7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7" w:type="dxa"/>
            <w:noWrap w:val="0"/>
            <w:vAlign w:val="top"/>
          </w:tcPr>
          <w:p w14:paraId="4F527B04">
            <w:pPr>
              <w:pStyle w:val="93"/>
              <w:widowControl w:val="0"/>
              <w:numPr>
                <w:ilvl w:val="0"/>
                <w:numId w:val="31"/>
              </w:numPr>
              <w:spacing w:line="360" w:lineRule="auto"/>
              <w:contextualSpacing/>
              <w:jc w:val="center"/>
              <w:rPr>
                <w:rFonts w:ascii="Times New Roman" w:hAnsi="Times New Roman"/>
              </w:rPr>
            </w:pPr>
          </w:p>
        </w:tc>
        <w:tc>
          <w:tcPr>
            <w:tcW w:w="3217" w:type="dxa"/>
            <w:noWrap w:val="0"/>
            <w:vAlign w:val="top"/>
          </w:tcPr>
          <w:p w14:paraId="10EBC229">
            <w:pPr>
              <w:spacing w:before="0"/>
              <w:ind w:left="0"/>
              <w:jc w:val="both"/>
              <w:rPr>
                <w:sz w:val="22"/>
                <w:szCs w:val="22"/>
              </w:rPr>
            </w:pPr>
            <w:r>
              <w:rPr>
                <w:sz w:val="22"/>
                <w:szCs w:val="22"/>
              </w:rPr>
              <w:t>originalTemplateCode</w:t>
            </w:r>
          </w:p>
        </w:tc>
        <w:tc>
          <w:tcPr>
            <w:tcW w:w="5364" w:type="dxa"/>
            <w:noWrap w:val="0"/>
            <w:vAlign w:val="top"/>
          </w:tcPr>
          <w:p w14:paraId="50DAF933">
            <w:pPr>
              <w:spacing w:before="0"/>
              <w:ind w:left="41"/>
              <w:jc w:val="both"/>
              <w:rPr>
                <w:bCs/>
                <w:sz w:val="22"/>
                <w:szCs w:val="22"/>
              </w:rPr>
            </w:pPr>
            <w:r>
              <w:rPr>
                <w:bCs/>
                <w:sz w:val="22"/>
                <w:szCs w:val="22"/>
              </w:rPr>
              <w:t>Mẫu hóa đơn gốc</w:t>
            </w:r>
          </w:p>
        </w:tc>
      </w:tr>
    </w:tbl>
    <w:p w14:paraId="0B92CA42">
      <w:pPr>
        <w:pStyle w:val="3"/>
        <w:numPr>
          <w:ilvl w:val="0"/>
          <w:numId w:val="0"/>
        </w:numPr>
        <w:tabs>
          <w:tab w:val="clear" w:pos="2278"/>
        </w:tabs>
        <w:rPr>
          <w:rFonts w:ascii="Times New Roman" w:hAnsi="Times New Roman"/>
          <w:sz w:val="22"/>
          <w:szCs w:val="22"/>
          <w:lang w:val="vi-VN"/>
        </w:rPr>
      </w:pPr>
      <w:r>
        <w:rPr>
          <w:rFonts w:ascii="Times New Roman" w:hAnsi="Times New Roman"/>
          <w:sz w:val="22"/>
          <w:szCs w:val="22"/>
        </w:rPr>
        <w:t xml:space="preserve">7.27 Phát hành hóa đơn có mã bí mật </w:t>
      </w:r>
      <w:r>
        <w:rPr>
          <w:rFonts w:ascii="Times New Roman" w:hAnsi="Times New Roman"/>
          <w:sz w:val="22"/>
          <w:szCs w:val="22"/>
          <w:lang w:val="vi-VN"/>
        </w:rPr>
        <w:t>cho CTS SERVER</w:t>
      </w:r>
    </w:p>
    <w:p w14:paraId="054289CC">
      <w:pPr>
        <w:jc w:val="both"/>
        <w:rPr>
          <w:b/>
          <w:sz w:val="22"/>
          <w:szCs w:val="22"/>
        </w:rPr>
      </w:pPr>
      <w:r>
        <w:rPr>
          <w:b/>
          <w:sz w:val="22"/>
          <w:szCs w:val="22"/>
        </w:rPr>
        <w:t>* Quy tắc kiểm tra ngày lập hóa đơn:</w:t>
      </w:r>
    </w:p>
    <w:p w14:paraId="3A8F0F93">
      <w:pPr>
        <w:rPr>
          <w:spacing w:val="2"/>
          <w:sz w:val="22"/>
          <w:szCs w:val="22"/>
          <w:shd w:val="clear" w:color="auto" w:fill="FFFFFF"/>
        </w:rPr>
      </w:pPr>
      <w:r>
        <w:rPr>
          <w:spacing w:val="2"/>
          <w:sz w:val="22"/>
          <w:szCs w:val="22"/>
          <w:shd w:val="clear" w:color="auto" w:fill="FFFFFF"/>
        </w:rPr>
        <w:t xml:space="preserve">Hệ thống Hóa đơn điện tử SInvoice V2, phần Cấu hình chung liên quan ngày lập hóa đơn có 2 checkbox: </w:t>
      </w:r>
      <w:r>
        <w:rPr>
          <w:color w:val="181D34"/>
          <w:spacing w:val="2"/>
          <w:sz w:val="22"/>
          <w:szCs w:val="22"/>
          <w:shd w:val="clear" w:color="auto" w:fill="FFFFFF"/>
        </w:rPr>
        <w:t>Cho phép ngày lập hóa đơn khác ngày hiện tại</w:t>
      </w:r>
      <w:r>
        <w:rPr>
          <w:spacing w:val="2"/>
          <w:sz w:val="22"/>
          <w:szCs w:val="22"/>
          <w:shd w:val="clear" w:color="auto" w:fill="FFFFFF"/>
        </w:rPr>
        <w:t>, Tự động đặt giá trị cho ngày lập hóa đơn bằng ngày lập gần nhất.</w:t>
      </w:r>
    </w:p>
    <w:p w14:paraId="3B266A3F">
      <w:pPr>
        <w:rPr>
          <w:spacing w:val="2"/>
          <w:sz w:val="22"/>
          <w:szCs w:val="22"/>
          <w:shd w:val="clear" w:color="auto" w:fill="FFFFFF"/>
        </w:rPr>
      </w:pPr>
      <w:r>
        <w:rPr>
          <w:spacing w:val="2"/>
          <w:sz w:val="22"/>
          <w:szCs w:val="22"/>
          <w:shd w:val="clear" w:color="auto" w:fill="FFFFFF"/>
        </w:rPr>
        <w:t>Khi phát hành hóa đơn qua API, ngày lập hóa đơn sẽ bị ảnh hưởng khi người dùng tích chọn các checkbox này, xảy ra 4 trường hợp như mô tả sau:</w:t>
      </w:r>
    </w:p>
    <w:p w14:paraId="597AA3E6">
      <w:pPr>
        <w:rPr>
          <w:b/>
          <w:snapToGrid/>
          <w:sz w:val="22"/>
          <w:szCs w:val="22"/>
        </w:rPr>
      </w:pPr>
      <w:r>
        <w:rPr>
          <w:b/>
          <w:sz w:val="22"/>
          <w:szCs w:val="22"/>
        </w:rPr>
        <w:t>TH1: Không tick cả 2</w:t>
      </w:r>
    </w:p>
    <w:p w14:paraId="1C0B3018">
      <w:pPr>
        <w:rPr>
          <w:sz w:val="22"/>
          <w:szCs w:val="22"/>
        </w:rPr>
      </w:pPr>
      <w:r>
        <w:rPr>
          <w:sz w:val="22"/>
          <w:szCs w:val="22"/>
        </w:rPr>
        <w:t>- Ngày lập (invoiceIssuedDate) null: lấy ngày giờ hiện tại (sysdate)</w:t>
      </w:r>
    </w:p>
    <w:p w14:paraId="5C589CB1">
      <w:pPr>
        <w:rPr>
          <w:sz w:val="22"/>
          <w:szCs w:val="22"/>
        </w:rPr>
      </w:pPr>
      <w:r>
        <w:rPr>
          <w:sz w:val="22"/>
          <w:szCs w:val="22"/>
        </w:rPr>
        <w:t>- Ngày lập &lt; ngày lập của hóa đơn gần nhất: ngày lập không hợp lệ</w:t>
      </w:r>
    </w:p>
    <w:p w14:paraId="17F3E406">
      <w:pPr>
        <w:rPr>
          <w:sz w:val="22"/>
          <w:szCs w:val="22"/>
        </w:rPr>
      </w:pPr>
      <w:r>
        <w:rPr>
          <w:sz w:val="22"/>
          <w:szCs w:val="22"/>
        </w:rPr>
        <w:t>- Ngày lập &gt;= ngày lập của hóa đơn gần nhất và &lt;= ngày hiện tại: ngày lập không hợp lệ</w:t>
      </w:r>
    </w:p>
    <w:p w14:paraId="65CC80FC">
      <w:pPr>
        <w:rPr>
          <w:sz w:val="22"/>
          <w:szCs w:val="22"/>
        </w:rPr>
      </w:pPr>
      <w:r>
        <w:rPr>
          <w:sz w:val="22"/>
          <w:szCs w:val="22"/>
        </w:rPr>
        <w:t>- Ngày lập &gt; ngày hiện tại: lấy ngày truyền vào (không kiểm tra giờ)</w:t>
      </w:r>
    </w:p>
    <w:p w14:paraId="114C6C03">
      <w:pPr>
        <w:rPr>
          <w:b/>
          <w:sz w:val="22"/>
          <w:szCs w:val="22"/>
        </w:rPr>
      </w:pPr>
      <w:r>
        <w:rPr>
          <w:b/>
          <w:sz w:val="22"/>
          <w:szCs w:val="22"/>
        </w:rPr>
        <w:t>TH2: Tick “</w:t>
      </w:r>
      <w:r>
        <w:rPr>
          <w:b/>
          <w:spacing w:val="2"/>
          <w:sz w:val="22"/>
          <w:szCs w:val="22"/>
          <w:shd w:val="clear" w:color="auto" w:fill="FFFFFF"/>
        </w:rPr>
        <w:t>Cấu hình ngày ký là thời điểm hiện tại”</w:t>
      </w:r>
    </w:p>
    <w:p w14:paraId="064EE2B1">
      <w:pPr>
        <w:rPr>
          <w:sz w:val="22"/>
          <w:szCs w:val="22"/>
        </w:rPr>
      </w:pPr>
      <w:r>
        <w:rPr>
          <w:sz w:val="22"/>
          <w:szCs w:val="22"/>
        </w:rPr>
        <w:t>- Ngày lập (invoiceIssuedDate) null: lấy ngày giờ hiện tại (sysdate)</w:t>
      </w:r>
    </w:p>
    <w:p w14:paraId="37C93A33">
      <w:pPr>
        <w:rPr>
          <w:sz w:val="22"/>
          <w:szCs w:val="22"/>
        </w:rPr>
      </w:pPr>
      <w:r>
        <w:rPr>
          <w:sz w:val="22"/>
          <w:szCs w:val="22"/>
        </w:rPr>
        <w:t xml:space="preserve">- Ngày lập &lt; ngày lập của hóa đơn gần nhất: lấy ngày của hóa đơn đã lập gần nhất </w:t>
      </w:r>
    </w:p>
    <w:p w14:paraId="33D5A78B">
      <w:pPr>
        <w:rPr>
          <w:sz w:val="22"/>
          <w:szCs w:val="22"/>
        </w:rPr>
      </w:pPr>
      <w:r>
        <w:rPr>
          <w:sz w:val="22"/>
          <w:szCs w:val="22"/>
        </w:rPr>
        <w:t xml:space="preserve">- Ngày lập &gt;= ngày lập của hóa đơn gần nhất và &lt;= ngày hiện tại: lấy ngày truyền vào </w:t>
      </w:r>
    </w:p>
    <w:p w14:paraId="5AA01001">
      <w:pPr>
        <w:rPr>
          <w:sz w:val="22"/>
          <w:szCs w:val="22"/>
        </w:rPr>
      </w:pPr>
      <w:r>
        <w:rPr>
          <w:sz w:val="22"/>
          <w:szCs w:val="22"/>
        </w:rPr>
        <w:t>- Ngày lập &gt; ngày hiện tại: ngày lập không hợp lệ</w:t>
      </w:r>
    </w:p>
    <w:p w14:paraId="05DAAE77">
      <w:pPr>
        <w:jc w:val="both"/>
        <w:rPr>
          <w:b/>
          <w:spacing w:val="2"/>
          <w:sz w:val="22"/>
          <w:szCs w:val="22"/>
          <w:shd w:val="clear" w:color="auto" w:fill="FFFFFF"/>
        </w:rPr>
      </w:pPr>
      <w:r>
        <w:rPr>
          <w:b/>
          <w:sz w:val="22"/>
          <w:szCs w:val="22"/>
        </w:rPr>
        <w:t>TH3: Tick “</w:t>
      </w:r>
      <w:r>
        <w:rPr>
          <w:b/>
          <w:spacing w:val="2"/>
          <w:sz w:val="22"/>
          <w:szCs w:val="22"/>
          <w:shd w:val="clear" w:color="auto" w:fill="FFFFFF"/>
        </w:rPr>
        <w:t>Tự động đặt giá trị cho ngày lập hóa đơn bằng ngày lập gần nhất”</w:t>
      </w:r>
    </w:p>
    <w:p w14:paraId="768ADA1E">
      <w:pPr>
        <w:rPr>
          <w:sz w:val="22"/>
          <w:szCs w:val="22"/>
        </w:rPr>
      </w:pPr>
      <w:r>
        <w:rPr>
          <w:sz w:val="22"/>
          <w:szCs w:val="22"/>
        </w:rPr>
        <w:t>- Ngày lập (invoiceIssuedDate) null: lấy ngày giờ hiện tại (sysdate)</w:t>
      </w:r>
    </w:p>
    <w:p w14:paraId="37C35922">
      <w:pPr>
        <w:rPr>
          <w:sz w:val="22"/>
          <w:szCs w:val="22"/>
        </w:rPr>
      </w:pPr>
      <w:r>
        <w:rPr>
          <w:sz w:val="22"/>
          <w:szCs w:val="22"/>
        </w:rPr>
        <w:t>- Ngày lập &lt; ngày lập của hóa đơn gần nhất: ngày lập không hợp lệ</w:t>
      </w:r>
    </w:p>
    <w:p w14:paraId="116E05D5">
      <w:pPr>
        <w:rPr>
          <w:sz w:val="22"/>
          <w:szCs w:val="22"/>
        </w:rPr>
      </w:pPr>
      <w:r>
        <w:rPr>
          <w:sz w:val="22"/>
          <w:szCs w:val="22"/>
        </w:rPr>
        <w:t xml:space="preserve">- Ngày lập &gt;= ngày lập của hóa đơn gần nhất và &lt;= ngày hiện tại: lấy ngày truyền vào </w:t>
      </w:r>
    </w:p>
    <w:p w14:paraId="7DCA9122">
      <w:pPr>
        <w:rPr>
          <w:sz w:val="22"/>
          <w:szCs w:val="22"/>
        </w:rPr>
      </w:pPr>
      <w:r>
        <w:rPr>
          <w:sz w:val="22"/>
          <w:szCs w:val="22"/>
        </w:rPr>
        <w:t>- Ngày lập &gt; ngày hiện tại: ngày lập không hợp lệ</w:t>
      </w:r>
    </w:p>
    <w:p w14:paraId="5177409F">
      <w:pPr>
        <w:rPr>
          <w:b/>
          <w:sz w:val="22"/>
          <w:szCs w:val="22"/>
        </w:rPr>
      </w:pPr>
      <w:r>
        <w:rPr>
          <w:b/>
          <w:sz w:val="22"/>
          <w:szCs w:val="22"/>
        </w:rPr>
        <w:t xml:space="preserve">TH4: Tích cả 2 </w:t>
      </w:r>
    </w:p>
    <w:p w14:paraId="226EDB5B">
      <w:pPr>
        <w:rPr>
          <w:sz w:val="22"/>
          <w:szCs w:val="22"/>
        </w:rPr>
      </w:pPr>
      <w:r>
        <w:rPr>
          <w:sz w:val="22"/>
          <w:szCs w:val="22"/>
        </w:rPr>
        <w:t>- Ngày lập (invoiceIssuedDate) null: lấy ngày giờ hiện tại (sysdate)</w:t>
      </w:r>
    </w:p>
    <w:p w14:paraId="3A8EF5B4">
      <w:pPr>
        <w:rPr>
          <w:sz w:val="22"/>
          <w:szCs w:val="22"/>
        </w:rPr>
      </w:pPr>
      <w:r>
        <w:rPr>
          <w:sz w:val="22"/>
          <w:szCs w:val="22"/>
        </w:rPr>
        <w:t xml:space="preserve">- Ngày lập &lt; ngày lập của hóa đơn gần nhất: lấy ngày của hóa đơn đã lập gần nhất </w:t>
      </w:r>
    </w:p>
    <w:p w14:paraId="21684B44">
      <w:pPr>
        <w:rPr>
          <w:sz w:val="22"/>
          <w:szCs w:val="22"/>
        </w:rPr>
      </w:pPr>
      <w:r>
        <w:rPr>
          <w:sz w:val="22"/>
          <w:szCs w:val="22"/>
        </w:rPr>
        <w:t xml:space="preserve">- Ngày lập &gt;= ngày lập của hóa đơn gần nhất và &lt;= ngày hiện tại:  lấy ngày truyền vào </w:t>
      </w:r>
    </w:p>
    <w:p w14:paraId="5C42F8E8">
      <w:pPr>
        <w:rPr>
          <w:sz w:val="22"/>
          <w:szCs w:val="22"/>
        </w:rPr>
      </w:pPr>
      <w:r>
        <w:rPr>
          <w:sz w:val="22"/>
          <w:szCs w:val="22"/>
        </w:rPr>
        <w:t>- Ngày lập &gt; ngày hiện tại: ngày lập không hợp lệ</w:t>
      </w:r>
    </w:p>
    <w:p w14:paraId="103B950B">
      <w:pPr>
        <w:ind w:left="0"/>
        <w:rPr>
          <w:sz w:val="22"/>
          <w:szCs w:val="22"/>
        </w:rPr>
      </w:pPr>
      <w:r>
        <w:rPr>
          <w:sz w:val="22"/>
          <w:szCs w:val="22"/>
        </w:rPr>
        <w:t>- Mô tả chung: Yêu cầu này thực hiện thêm mới API cho phép người dùng lập hóa đơn có mã số bí mật</w:t>
      </w:r>
    </w:p>
    <w:p w14:paraId="5F3312A8">
      <w:pPr>
        <w:ind w:left="0"/>
        <w:rPr>
          <w:sz w:val="22"/>
          <w:szCs w:val="22"/>
        </w:rPr>
      </w:pPr>
      <w:r>
        <w:rPr>
          <w:sz w:val="22"/>
          <w:szCs w:val="22"/>
        </w:rPr>
        <w:t xml:space="preserve">- Đường dẫn API: </w:t>
      </w:r>
      <w:r>
        <w:rPr>
          <w:color w:val="212121"/>
          <w:sz w:val="22"/>
          <w:szCs w:val="22"/>
          <w:shd w:val="clear" w:color="auto" w:fill="FFFFFF"/>
        </w:rPr>
        <w:t>InvoiceAPI/BotWS/createInvoiceWithCode/</w:t>
      </w:r>
      <w:r>
        <w:rPr>
          <w:sz w:val="22"/>
          <w:szCs w:val="22"/>
        </w:rPr>
        <w:t>{taxCode}</w:t>
      </w:r>
    </w:p>
    <w:p w14:paraId="717A4E4F">
      <w:pPr>
        <w:ind w:left="0"/>
        <w:rPr>
          <w:b/>
          <w:sz w:val="22"/>
          <w:szCs w:val="22"/>
        </w:rPr>
      </w:pPr>
      <w:r>
        <w:rPr>
          <w:b/>
          <w:sz w:val="22"/>
          <w:szCs w:val="22"/>
        </w:rPr>
        <w:t xml:space="preserve">- Đầu vào tương tư như lập hóa đơn, bổ sung thêm thông tin: </w:t>
      </w:r>
    </w:p>
    <w:p w14:paraId="776ABFCD">
      <w:pPr>
        <w:tabs>
          <w:tab w:val="left" w:pos="948"/>
        </w:tabs>
        <w:rPr>
          <w:color w:val="000000"/>
          <w:sz w:val="22"/>
          <w:szCs w:val="22"/>
        </w:rPr>
      </w:pPr>
      <w:r>
        <w:rPr>
          <w:sz w:val="22"/>
          <w:szCs w:val="22"/>
        </w:rPr>
        <w:t xml:space="preserve">+ </w:t>
      </w:r>
      <w:r>
        <w:rPr>
          <w:color w:val="000000"/>
          <w:sz w:val="22"/>
          <w:szCs w:val="22"/>
        </w:rPr>
        <w:t xml:space="preserve">thêm </w:t>
      </w:r>
      <w:r>
        <w:rPr>
          <w:b/>
          <w:bCs/>
          <w:color w:val="000000"/>
          <w:sz w:val="22"/>
          <w:szCs w:val="22"/>
        </w:rPr>
        <w:t xml:space="preserve">reservationCode </w:t>
      </w:r>
      <w:r>
        <w:rPr>
          <w:color w:val="000000"/>
          <w:sz w:val="22"/>
          <w:szCs w:val="22"/>
        </w:rPr>
        <w:t xml:space="preserve">trong input generalInvoiceInfo (bắt buộc) </w:t>
      </w:r>
    </w:p>
    <w:p w14:paraId="530D7714">
      <w:pPr>
        <w:tabs>
          <w:tab w:val="left" w:pos="948"/>
        </w:tabs>
        <w:rPr>
          <w:color w:val="000000"/>
          <w:sz w:val="22"/>
          <w:szCs w:val="22"/>
        </w:rPr>
      </w:pPr>
      <w:r>
        <w:rPr>
          <w:color w:val="000000"/>
          <w:sz w:val="22"/>
          <w:szCs w:val="22"/>
        </w:rPr>
        <w:t xml:space="preserve">+ điều kiện hợp lệ: mã được cấp cho đúng MST, mã chưa được sử dụng cho hóa đơn nào, mã chưa hết hạn </w:t>
      </w:r>
    </w:p>
    <w:p w14:paraId="6BC69047">
      <w:pPr>
        <w:tabs>
          <w:tab w:val="left" w:pos="948"/>
        </w:tabs>
        <w:rPr>
          <w:color w:val="000000"/>
          <w:sz w:val="22"/>
          <w:szCs w:val="22"/>
        </w:rPr>
      </w:pPr>
      <w:r>
        <w:rPr>
          <w:color w:val="000000"/>
          <w:sz w:val="22"/>
          <w:szCs w:val="22"/>
        </w:rPr>
        <w:t>+ reservationCode trong input chính là reservationCode trong output</w:t>
      </w:r>
    </w:p>
    <w:p w14:paraId="218E071A">
      <w:pPr>
        <w:tabs>
          <w:tab w:val="left" w:pos="948"/>
        </w:tabs>
        <w:rPr>
          <w:color w:val="000000"/>
          <w:sz w:val="22"/>
          <w:szCs w:val="22"/>
        </w:rPr>
      </w:pPr>
    </w:p>
    <w:tbl>
      <w:tblPr>
        <w:tblStyle w:val="13"/>
        <w:tblW w:w="9810"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10"/>
        <w:gridCol w:w="2340"/>
        <w:gridCol w:w="5760"/>
      </w:tblGrid>
      <w:tr w14:paraId="34F16C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0" w:type="dxa"/>
            <w:noWrap w:val="0"/>
            <w:vAlign w:val="top"/>
          </w:tcPr>
          <w:p w14:paraId="40114229">
            <w:pPr>
              <w:spacing w:before="0"/>
              <w:ind w:left="0"/>
              <w:jc w:val="both"/>
              <w:rPr>
                <w:sz w:val="22"/>
                <w:szCs w:val="22"/>
              </w:rPr>
            </w:pPr>
            <w:r>
              <w:rPr>
                <w:sz w:val="22"/>
                <w:szCs w:val="22"/>
              </w:rPr>
              <w:t>reservationCode</w:t>
            </w:r>
          </w:p>
        </w:tc>
        <w:tc>
          <w:tcPr>
            <w:tcW w:w="2340" w:type="dxa"/>
            <w:noWrap w:val="0"/>
            <w:vAlign w:val="top"/>
          </w:tcPr>
          <w:p w14:paraId="2A14B52E">
            <w:pPr>
              <w:spacing w:before="0"/>
              <w:ind w:left="0"/>
              <w:jc w:val="both"/>
              <w:rPr>
                <w:sz w:val="22"/>
                <w:szCs w:val="22"/>
              </w:rPr>
            </w:pPr>
            <w:r>
              <w:rPr>
                <w:sz w:val="22"/>
                <w:szCs w:val="22"/>
              </w:rPr>
              <w:t>Required: true</w:t>
            </w:r>
          </w:p>
          <w:p w14:paraId="281BBDC6">
            <w:pPr>
              <w:spacing w:before="0"/>
              <w:ind w:left="0"/>
              <w:jc w:val="both"/>
              <w:rPr>
                <w:sz w:val="22"/>
                <w:szCs w:val="22"/>
              </w:rPr>
            </w:pPr>
            <w:r>
              <w:rPr>
                <w:sz w:val="22"/>
                <w:szCs w:val="22"/>
              </w:rPr>
              <w:t>DataType: String</w:t>
            </w:r>
          </w:p>
          <w:p w14:paraId="63F94F2A">
            <w:pPr>
              <w:spacing w:before="0"/>
              <w:ind w:left="0"/>
              <w:jc w:val="both"/>
              <w:rPr>
                <w:sz w:val="22"/>
                <w:szCs w:val="22"/>
              </w:rPr>
            </w:pPr>
            <w:r>
              <w:rPr>
                <w:sz w:val="22"/>
                <w:szCs w:val="22"/>
              </w:rPr>
              <w:t xml:space="preserve">Minlength: </w:t>
            </w:r>
          </w:p>
          <w:p w14:paraId="32F5A504">
            <w:pPr>
              <w:spacing w:before="0"/>
              <w:ind w:left="0"/>
              <w:jc w:val="both"/>
              <w:rPr>
                <w:sz w:val="22"/>
                <w:szCs w:val="22"/>
              </w:rPr>
            </w:pPr>
            <w:r>
              <w:rPr>
                <w:sz w:val="22"/>
                <w:szCs w:val="22"/>
              </w:rPr>
              <w:t>Maxlength: 100</w:t>
            </w:r>
          </w:p>
          <w:p w14:paraId="3726650B">
            <w:pPr>
              <w:spacing w:before="0"/>
              <w:ind w:left="0"/>
              <w:jc w:val="both"/>
              <w:rPr>
                <w:sz w:val="22"/>
                <w:szCs w:val="22"/>
              </w:rPr>
            </w:pPr>
            <w:r>
              <w:rPr>
                <w:sz w:val="22"/>
                <w:szCs w:val="22"/>
              </w:rPr>
              <w:t>Format:</w:t>
            </w:r>
          </w:p>
        </w:tc>
        <w:tc>
          <w:tcPr>
            <w:tcW w:w="5760" w:type="dxa"/>
            <w:noWrap w:val="0"/>
            <w:vAlign w:val="top"/>
          </w:tcPr>
          <w:p w14:paraId="2ACBD6BF">
            <w:pPr>
              <w:spacing w:before="0"/>
              <w:ind w:left="41"/>
              <w:jc w:val="both"/>
              <w:rPr>
                <w:sz w:val="22"/>
                <w:szCs w:val="22"/>
              </w:rPr>
            </w:pPr>
            <w:r>
              <w:rPr>
                <w:sz w:val="22"/>
                <w:szCs w:val="22"/>
              </w:rPr>
              <w:t>Mã số bí mật</w:t>
            </w:r>
          </w:p>
          <w:p w14:paraId="45DB9106">
            <w:pPr>
              <w:spacing w:before="0"/>
              <w:ind w:left="41"/>
              <w:jc w:val="both"/>
              <w:rPr>
                <w:sz w:val="22"/>
                <w:szCs w:val="22"/>
              </w:rPr>
            </w:pPr>
          </w:p>
        </w:tc>
      </w:tr>
    </w:tbl>
    <w:p w14:paraId="0D2AF5BF">
      <w:pPr>
        <w:tabs>
          <w:tab w:val="left" w:pos="948"/>
        </w:tabs>
        <w:rPr>
          <w:b/>
          <w:color w:val="000000"/>
          <w:sz w:val="22"/>
          <w:szCs w:val="22"/>
        </w:rPr>
      </w:pPr>
    </w:p>
    <w:p w14:paraId="47827DEF">
      <w:pPr>
        <w:tabs>
          <w:tab w:val="left" w:pos="948"/>
        </w:tabs>
        <w:rPr>
          <w:b/>
          <w:color w:val="000000"/>
          <w:sz w:val="22"/>
          <w:szCs w:val="22"/>
        </w:rPr>
      </w:pPr>
    </w:p>
    <w:p w14:paraId="03020021">
      <w:pPr>
        <w:tabs>
          <w:tab w:val="left" w:pos="948"/>
        </w:tabs>
        <w:rPr>
          <w:b/>
          <w:color w:val="000000"/>
          <w:sz w:val="22"/>
          <w:szCs w:val="22"/>
        </w:rPr>
      </w:pPr>
      <w:r>
        <w:rPr>
          <w:b/>
          <w:color w:val="000000"/>
          <w:sz w:val="22"/>
          <w:szCs w:val="22"/>
        </w:rPr>
        <w:t xml:space="preserve">Ví dụ: </w:t>
      </w:r>
    </w:p>
    <w:p w14:paraId="18D33BA5">
      <w:pPr>
        <w:tabs>
          <w:tab w:val="left" w:pos="948"/>
        </w:tabs>
        <w:rPr>
          <w:b/>
          <w:color w:val="000000"/>
          <w:sz w:val="22"/>
          <w:szCs w:val="22"/>
        </w:rPr>
      </w:pPr>
      <w:r>
        <w:rPr>
          <w:b/>
          <w:color w:val="000000"/>
          <w:sz w:val="22"/>
          <w:szCs w:val="22"/>
        </w:rPr>
        <w:t xml:space="preserve">Input generalInvoiceInfo: </w:t>
      </w:r>
    </w:p>
    <w:p w14:paraId="5409513C">
      <w:pPr>
        <w:widowControl/>
        <w:shd w:val="clear" w:color="auto" w:fill="DBE5F1"/>
        <w:spacing w:before="0" w:line="240" w:lineRule="auto"/>
        <w:ind w:left="450"/>
        <w:jc w:val="both"/>
        <w:rPr>
          <w:snapToGrid/>
          <w:sz w:val="22"/>
          <w:szCs w:val="22"/>
        </w:rPr>
      </w:pPr>
      <w:r>
        <w:rPr>
          <w:snapToGrid/>
          <w:sz w:val="22"/>
          <w:szCs w:val="22"/>
        </w:rPr>
        <w:t>generalInvoiceInfo": {</w:t>
      </w:r>
    </w:p>
    <w:p w14:paraId="39E91068">
      <w:pPr>
        <w:widowControl/>
        <w:shd w:val="clear" w:color="auto" w:fill="DBE5F1"/>
        <w:spacing w:before="0" w:line="240" w:lineRule="auto"/>
        <w:ind w:left="450"/>
        <w:jc w:val="both"/>
        <w:rPr>
          <w:snapToGrid/>
          <w:sz w:val="22"/>
          <w:szCs w:val="22"/>
        </w:rPr>
      </w:pPr>
      <w:r>
        <w:rPr>
          <w:snapToGrid/>
          <w:sz w:val="22"/>
          <w:szCs w:val="22"/>
        </w:rPr>
        <w:t xml:space="preserve">        "invoiceType": "13",</w:t>
      </w:r>
    </w:p>
    <w:p w14:paraId="29633345">
      <w:pPr>
        <w:widowControl/>
        <w:shd w:val="clear" w:color="auto" w:fill="DBE5F1"/>
        <w:spacing w:before="0" w:line="240" w:lineRule="auto"/>
        <w:ind w:left="450"/>
        <w:jc w:val="both"/>
        <w:rPr>
          <w:snapToGrid/>
          <w:sz w:val="22"/>
          <w:szCs w:val="22"/>
        </w:rPr>
      </w:pPr>
      <w:r>
        <w:rPr>
          <w:snapToGrid/>
          <w:sz w:val="22"/>
          <w:szCs w:val="22"/>
        </w:rPr>
        <w:t xml:space="preserve">        "templateCode": "2/035",</w:t>
      </w:r>
    </w:p>
    <w:p w14:paraId="52A2408B">
      <w:pPr>
        <w:widowControl/>
        <w:shd w:val="clear" w:color="auto" w:fill="DBE5F1"/>
        <w:spacing w:before="0" w:line="240" w:lineRule="auto"/>
        <w:ind w:left="450"/>
        <w:jc w:val="both"/>
        <w:rPr>
          <w:snapToGrid/>
          <w:sz w:val="22"/>
          <w:szCs w:val="22"/>
        </w:rPr>
      </w:pPr>
      <w:r>
        <w:rPr>
          <w:snapToGrid/>
          <w:sz w:val="22"/>
          <w:szCs w:val="22"/>
        </w:rPr>
        <w:t xml:space="preserve">        "invoiceSeries": "C22DVH",</w:t>
      </w:r>
    </w:p>
    <w:p w14:paraId="07305A05">
      <w:pPr>
        <w:widowControl/>
        <w:shd w:val="clear" w:color="auto" w:fill="DBE5F1"/>
        <w:spacing w:before="0" w:line="240" w:lineRule="auto"/>
        <w:ind w:left="450"/>
        <w:jc w:val="both"/>
        <w:rPr>
          <w:snapToGrid/>
          <w:sz w:val="22"/>
          <w:szCs w:val="22"/>
        </w:rPr>
      </w:pPr>
      <w:r>
        <w:rPr>
          <w:snapToGrid/>
          <w:sz w:val="22"/>
          <w:szCs w:val="22"/>
        </w:rPr>
        <w:t xml:space="preserve">        "currencyCode": "VND",</w:t>
      </w:r>
    </w:p>
    <w:p w14:paraId="770F1FD6">
      <w:pPr>
        <w:widowControl/>
        <w:shd w:val="clear" w:color="auto" w:fill="DBE5F1"/>
        <w:spacing w:before="0" w:line="240" w:lineRule="auto"/>
        <w:ind w:left="450"/>
        <w:jc w:val="both"/>
        <w:rPr>
          <w:snapToGrid/>
          <w:sz w:val="22"/>
          <w:szCs w:val="22"/>
        </w:rPr>
      </w:pPr>
      <w:r>
        <w:rPr>
          <w:snapToGrid/>
          <w:sz w:val="22"/>
          <w:szCs w:val="22"/>
        </w:rPr>
        <w:t xml:space="preserve">        "adjustmentType": "1",</w:t>
      </w:r>
    </w:p>
    <w:p w14:paraId="41E7C441">
      <w:pPr>
        <w:widowControl/>
        <w:shd w:val="clear" w:color="auto" w:fill="DBE5F1"/>
        <w:spacing w:before="0" w:line="240" w:lineRule="auto"/>
        <w:ind w:left="450"/>
        <w:jc w:val="both"/>
        <w:rPr>
          <w:snapToGrid/>
          <w:sz w:val="22"/>
          <w:szCs w:val="22"/>
        </w:rPr>
      </w:pPr>
      <w:r>
        <w:rPr>
          <w:snapToGrid/>
          <w:sz w:val="22"/>
          <w:szCs w:val="22"/>
        </w:rPr>
        <w:t xml:space="preserve">        "paymentStatus": true,</w:t>
      </w:r>
    </w:p>
    <w:p w14:paraId="32915CDC">
      <w:pPr>
        <w:widowControl/>
        <w:shd w:val="clear" w:color="auto" w:fill="DBE5F1"/>
        <w:spacing w:before="0" w:line="240" w:lineRule="auto"/>
        <w:ind w:left="450"/>
        <w:jc w:val="both"/>
        <w:rPr>
          <w:snapToGrid/>
          <w:sz w:val="22"/>
          <w:szCs w:val="22"/>
        </w:rPr>
      </w:pPr>
      <w:r>
        <w:rPr>
          <w:snapToGrid/>
          <w:sz w:val="22"/>
          <w:szCs w:val="22"/>
        </w:rPr>
        <w:t xml:space="preserve">        "cusGetInvoiceRight": true,</w:t>
      </w:r>
    </w:p>
    <w:p w14:paraId="1B36CF43">
      <w:pPr>
        <w:widowControl/>
        <w:shd w:val="clear" w:color="auto" w:fill="DBE5F1"/>
        <w:spacing w:before="0" w:line="240" w:lineRule="auto"/>
        <w:ind w:left="450"/>
        <w:jc w:val="both"/>
        <w:rPr>
          <w:snapToGrid/>
          <w:sz w:val="22"/>
          <w:szCs w:val="22"/>
        </w:rPr>
      </w:pPr>
      <w:r>
        <w:rPr>
          <w:snapToGrid/>
          <w:sz w:val="22"/>
          <w:szCs w:val="22"/>
        </w:rPr>
        <w:t xml:space="preserve">        "invoiceIssuedDate": null,</w:t>
      </w:r>
    </w:p>
    <w:p w14:paraId="314544F1">
      <w:pPr>
        <w:widowControl/>
        <w:shd w:val="clear" w:color="auto" w:fill="DBE5F1"/>
        <w:spacing w:before="0" w:line="240" w:lineRule="auto"/>
        <w:ind w:left="450"/>
        <w:jc w:val="both"/>
        <w:rPr>
          <w:snapToGrid/>
          <w:sz w:val="22"/>
          <w:szCs w:val="22"/>
        </w:rPr>
      </w:pPr>
      <w:r>
        <w:rPr>
          <w:snapToGrid/>
          <w:sz w:val="22"/>
          <w:szCs w:val="22"/>
        </w:rPr>
        <w:t xml:space="preserve">        "reservationCode": "</w:t>
      </w:r>
      <w:r>
        <w:rPr>
          <w:sz w:val="22"/>
          <w:szCs w:val="22"/>
        </w:rPr>
        <w:t xml:space="preserve"> </w:t>
      </w:r>
      <w:r>
        <w:rPr>
          <w:snapToGrid/>
          <w:sz w:val="22"/>
          <w:szCs w:val="22"/>
        </w:rPr>
        <w:t>0RS5LCM7P2ODPB4"</w:t>
      </w:r>
    </w:p>
    <w:p w14:paraId="35A1B9A4">
      <w:pPr>
        <w:widowControl/>
        <w:shd w:val="clear" w:color="auto" w:fill="DBE5F1"/>
        <w:spacing w:before="0" w:line="240" w:lineRule="auto"/>
        <w:ind w:left="450"/>
        <w:jc w:val="both"/>
        <w:rPr>
          <w:snapToGrid/>
          <w:sz w:val="22"/>
          <w:szCs w:val="22"/>
        </w:rPr>
      </w:pPr>
      <w:r>
        <w:rPr>
          <w:snapToGrid/>
          <w:sz w:val="22"/>
          <w:szCs w:val="22"/>
        </w:rPr>
        <w:t xml:space="preserve">    }</w:t>
      </w:r>
    </w:p>
    <w:p w14:paraId="38B4676D">
      <w:pPr>
        <w:widowControl/>
        <w:shd w:val="clear" w:color="auto" w:fill="FFFFFE"/>
        <w:spacing w:before="0" w:line="270" w:lineRule="atLeast"/>
        <w:ind w:left="0"/>
        <w:rPr>
          <w:b/>
          <w:color w:val="000000"/>
          <w:sz w:val="22"/>
          <w:szCs w:val="22"/>
        </w:rPr>
      </w:pPr>
      <w:r>
        <w:rPr>
          <w:b/>
          <w:color w:val="000000"/>
          <w:sz w:val="22"/>
          <w:szCs w:val="22"/>
        </w:rPr>
        <w:t xml:space="preserve">         Output:</w:t>
      </w:r>
    </w:p>
    <w:p w14:paraId="1624CA08">
      <w:pPr>
        <w:widowControl/>
        <w:shd w:val="clear" w:color="auto" w:fill="FFFFFE"/>
        <w:spacing w:before="0" w:line="270" w:lineRule="atLeast"/>
        <w:ind w:left="0"/>
        <w:rPr>
          <w:b/>
          <w:color w:val="000000"/>
          <w:sz w:val="22"/>
          <w:szCs w:val="22"/>
        </w:rPr>
      </w:pPr>
    </w:p>
    <w:p w14:paraId="2FB65AB3">
      <w:pPr>
        <w:widowControl/>
        <w:shd w:val="clear" w:color="auto" w:fill="DBE5F1"/>
        <w:spacing w:before="0" w:line="240" w:lineRule="auto"/>
        <w:ind w:left="450"/>
        <w:jc w:val="both"/>
        <w:rPr>
          <w:snapToGrid/>
          <w:sz w:val="22"/>
          <w:szCs w:val="22"/>
        </w:rPr>
      </w:pPr>
      <w:r>
        <w:rPr>
          <w:snapToGrid/>
          <w:sz w:val="22"/>
          <w:szCs w:val="22"/>
        </w:rPr>
        <w:t>{</w:t>
      </w:r>
    </w:p>
    <w:p w14:paraId="0DB86645">
      <w:pPr>
        <w:widowControl/>
        <w:shd w:val="clear" w:color="auto" w:fill="DBE5F1"/>
        <w:spacing w:before="0" w:line="240" w:lineRule="auto"/>
        <w:ind w:left="450"/>
        <w:jc w:val="both"/>
        <w:rPr>
          <w:snapToGrid/>
          <w:sz w:val="22"/>
          <w:szCs w:val="22"/>
        </w:rPr>
      </w:pPr>
      <w:r>
        <w:rPr>
          <w:snapToGrid/>
          <w:sz w:val="22"/>
          <w:szCs w:val="22"/>
        </w:rPr>
        <w:t xml:space="preserve">    "errorCode": null,</w:t>
      </w:r>
    </w:p>
    <w:p w14:paraId="64C58375">
      <w:pPr>
        <w:widowControl/>
        <w:shd w:val="clear" w:color="auto" w:fill="DBE5F1"/>
        <w:spacing w:before="0" w:line="240" w:lineRule="auto"/>
        <w:ind w:left="450"/>
        <w:jc w:val="both"/>
        <w:rPr>
          <w:snapToGrid/>
          <w:sz w:val="22"/>
          <w:szCs w:val="22"/>
        </w:rPr>
      </w:pPr>
      <w:r>
        <w:rPr>
          <w:snapToGrid/>
          <w:sz w:val="22"/>
          <w:szCs w:val="22"/>
        </w:rPr>
        <w:t xml:space="preserve">    "description": null,</w:t>
      </w:r>
    </w:p>
    <w:p w14:paraId="1C7266FF">
      <w:pPr>
        <w:widowControl/>
        <w:shd w:val="clear" w:color="auto" w:fill="DBE5F1"/>
        <w:spacing w:before="0" w:line="240" w:lineRule="auto"/>
        <w:ind w:left="450"/>
        <w:jc w:val="both"/>
        <w:rPr>
          <w:snapToGrid/>
          <w:sz w:val="22"/>
          <w:szCs w:val="22"/>
        </w:rPr>
      </w:pPr>
      <w:r>
        <w:rPr>
          <w:snapToGrid/>
          <w:sz w:val="22"/>
          <w:szCs w:val="22"/>
        </w:rPr>
        <w:t xml:space="preserve">    "result": {</w:t>
      </w:r>
    </w:p>
    <w:p w14:paraId="51C41F89">
      <w:pPr>
        <w:widowControl/>
        <w:shd w:val="clear" w:color="auto" w:fill="DBE5F1"/>
        <w:spacing w:before="0" w:line="240" w:lineRule="auto"/>
        <w:ind w:left="450"/>
        <w:jc w:val="both"/>
        <w:rPr>
          <w:snapToGrid/>
          <w:sz w:val="22"/>
          <w:szCs w:val="22"/>
        </w:rPr>
      </w:pPr>
      <w:r>
        <w:rPr>
          <w:snapToGrid/>
          <w:sz w:val="22"/>
          <w:szCs w:val="22"/>
        </w:rPr>
        <w:t xml:space="preserve">        "supplierTaxCode": "0100109106-710",</w:t>
      </w:r>
    </w:p>
    <w:p w14:paraId="7592F509">
      <w:pPr>
        <w:widowControl/>
        <w:shd w:val="clear" w:color="auto" w:fill="DBE5F1"/>
        <w:spacing w:before="0" w:line="240" w:lineRule="auto"/>
        <w:ind w:left="450"/>
        <w:jc w:val="both"/>
        <w:rPr>
          <w:snapToGrid/>
          <w:sz w:val="22"/>
          <w:szCs w:val="22"/>
        </w:rPr>
      </w:pPr>
      <w:r>
        <w:rPr>
          <w:snapToGrid/>
          <w:sz w:val="22"/>
          <w:szCs w:val="22"/>
        </w:rPr>
        <w:t xml:space="preserve">        "invoiceNo": "C22DVH26",</w:t>
      </w:r>
    </w:p>
    <w:p w14:paraId="17EC8D0A">
      <w:pPr>
        <w:widowControl/>
        <w:shd w:val="clear" w:color="auto" w:fill="DBE5F1"/>
        <w:spacing w:before="0" w:line="240" w:lineRule="auto"/>
        <w:ind w:left="450"/>
        <w:jc w:val="both"/>
        <w:rPr>
          <w:snapToGrid/>
          <w:sz w:val="22"/>
          <w:szCs w:val="22"/>
        </w:rPr>
      </w:pPr>
      <w:r>
        <w:rPr>
          <w:snapToGrid/>
          <w:sz w:val="22"/>
          <w:szCs w:val="22"/>
        </w:rPr>
        <w:t xml:space="preserve">        "transactionID": "167238328041929055",</w:t>
      </w:r>
    </w:p>
    <w:p w14:paraId="15B3D4FD">
      <w:pPr>
        <w:widowControl/>
        <w:shd w:val="clear" w:color="auto" w:fill="DBE5F1"/>
        <w:spacing w:before="0" w:line="240" w:lineRule="auto"/>
        <w:ind w:left="450"/>
        <w:jc w:val="both"/>
        <w:rPr>
          <w:snapToGrid/>
          <w:sz w:val="22"/>
          <w:szCs w:val="22"/>
        </w:rPr>
      </w:pPr>
      <w:r>
        <w:rPr>
          <w:snapToGrid/>
          <w:sz w:val="22"/>
          <w:szCs w:val="22"/>
        </w:rPr>
        <w:t xml:space="preserve">        "reservationCode": "0RS5LCM7P2ODPB4"</w:t>
      </w:r>
    </w:p>
    <w:p w14:paraId="3C2A9A3D">
      <w:pPr>
        <w:widowControl/>
        <w:shd w:val="clear" w:color="auto" w:fill="DBE5F1"/>
        <w:spacing w:before="0" w:line="240" w:lineRule="auto"/>
        <w:ind w:left="450"/>
        <w:jc w:val="both"/>
        <w:rPr>
          <w:snapToGrid/>
          <w:sz w:val="22"/>
          <w:szCs w:val="22"/>
        </w:rPr>
      </w:pPr>
      <w:r>
        <w:rPr>
          <w:snapToGrid/>
          <w:sz w:val="22"/>
          <w:szCs w:val="22"/>
        </w:rPr>
        <w:t xml:space="preserve">       }</w:t>
      </w:r>
    </w:p>
    <w:p w14:paraId="7EF34C20">
      <w:pPr>
        <w:widowControl/>
        <w:shd w:val="clear" w:color="auto" w:fill="DBE5F1"/>
        <w:spacing w:before="0" w:line="240" w:lineRule="auto"/>
        <w:ind w:left="450"/>
        <w:jc w:val="both"/>
        <w:rPr>
          <w:snapToGrid/>
          <w:sz w:val="22"/>
          <w:szCs w:val="22"/>
        </w:rPr>
      </w:pPr>
      <w:r>
        <w:rPr>
          <w:snapToGrid/>
          <w:sz w:val="22"/>
          <w:szCs w:val="22"/>
        </w:rPr>
        <w:t>}</w:t>
      </w:r>
    </w:p>
    <w:p w14:paraId="30787097">
      <w:pPr>
        <w:ind w:left="0"/>
        <w:rPr>
          <w:sz w:val="22"/>
          <w:szCs w:val="22"/>
        </w:rPr>
      </w:pPr>
      <w:r>
        <w:rPr>
          <w:sz w:val="22"/>
          <w:szCs w:val="22"/>
        </w:rPr>
        <w:t xml:space="preserve">Ví dụ trường hợp lỗi: </w:t>
      </w:r>
    </w:p>
    <w:p w14:paraId="35CFA86D">
      <w:pPr>
        <w:shd w:val="clear" w:color="auto" w:fill="DEEAF6"/>
        <w:ind w:left="0"/>
        <w:rPr>
          <w:sz w:val="22"/>
          <w:szCs w:val="22"/>
        </w:rPr>
      </w:pPr>
      <w:r>
        <w:rPr>
          <w:sz w:val="22"/>
          <w:szCs w:val="22"/>
        </w:rPr>
        <w:t>{</w:t>
      </w:r>
    </w:p>
    <w:p w14:paraId="73E7A51D">
      <w:pPr>
        <w:shd w:val="clear" w:color="auto" w:fill="DEEAF6"/>
        <w:ind w:left="0"/>
        <w:rPr>
          <w:sz w:val="22"/>
          <w:szCs w:val="22"/>
        </w:rPr>
      </w:pPr>
      <w:r>
        <w:rPr>
          <w:sz w:val="22"/>
          <w:szCs w:val="22"/>
        </w:rPr>
        <w:t xml:space="preserve">    "code": 400,</w:t>
      </w:r>
    </w:p>
    <w:p w14:paraId="72573ED7">
      <w:pPr>
        <w:shd w:val="clear" w:color="auto" w:fill="DEEAF6"/>
        <w:ind w:left="0"/>
        <w:rPr>
          <w:sz w:val="22"/>
          <w:szCs w:val="22"/>
        </w:rPr>
      </w:pPr>
      <w:r>
        <w:rPr>
          <w:sz w:val="22"/>
          <w:szCs w:val="22"/>
        </w:rPr>
        <w:t xml:space="preserve">    "message": "reservation.code.used",</w:t>
      </w:r>
    </w:p>
    <w:p w14:paraId="2129BFD6">
      <w:pPr>
        <w:shd w:val="clear" w:color="auto" w:fill="DEEAF6"/>
        <w:ind w:left="0"/>
        <w:rPr>
          <w:sz w:val="22"/>
          <w:szCs w:val="22"/>
        </w:rPr>
      </w:pPr>
      <w:r>
        <w:rPr>
          <w:sz w:val="22"/>
          <w:szCs w:val="22"/>
        </w:rPr>
        <w:t xml:space="preserve">    "data": "BAD_REQUEST_RESERVATION_CODE_USED"</w:t>
      </w:r>
    </w:p>
    <w:p w14:paraId="544732B9">
      <w:pPr>
        <w:shd w:val="clear" w:color="auto" w:fill="DEEAF6"/>
        <w:ind w:left="0"/>
        <w:rPr>
          <w:sz w:val="22"/>
          <w:szCs w:val="22"/>
        </w:rPr>
      </w:pPr>
      <w:r>
        <w:rPr>
          <w:sz w:val="22"/>
          <w:szCs w:val="22"/>
        </w:rPr>
        <w:t>}</w:t>
      </w:r>
    </w:p>
    <w:p w14:paraId="05ECCDF9">
      <w:pPr>
        <w:widowControl/>
        <w:shd w:val="clear" w:color="auto" w:fill="FFFFFE"/>
        <w:spacing w:before="0" w:line="270" w:lineRule="atLeast"/>
        <w:ind w:left="0"/>
        <w:rPr>
          <w:snapToGrid/>
          <w:color w:val="000000"/>
          <w:sz w:val="22"/>
          <w:szCs w:val="22"/>
        </w:rPr>
      </w:pPr>
      <w:r>
        <w:rPr>
          <w:b/>
          <w:bCs/>
          <w:snapToGrid/>
          <w:color w:val="000000"/>
          <w:sz w:val="22"/>
          <w:szCs w:val="22"/>
        </w:rPr>
        <w:t>Lưu ý:</w:t>
      </w:r>
      <w:r>
        <w:rPr>
          <w:snapToGrid/>
          <w:color w:val="000000"/>
          <w:sz w:val="22"/>
          <w:szCs w:val="22"/>
        </w:rPr>
        <w:t xml:space="preserve"> </w:t>
      </w:r>
    </w:p>
    <w:p w14:paraId="778FD9D1">
      <w:pPr>
        <w:numPr>
          <w:ilvl w:val="0"/>
          <w:numId w:val="32"/>
        </w:numPr>
        <w:rPr>
          <w:sz w:val="22"/>
          <w:szCs w:val="22"/>
        </w:rPr>
      </w:pPr>
      <w:r>
        <w:rPr>
          <w:sz w:val="22"/>
          <w:szCs w:val="22"/>
        </w:rPr>
        <w:t xml:space="preserve">Nếu là lập hóa đơn máy tính tiền thì respond trả về có cả thông tin Mã CQT cấp: "codeOfTax", nếu không phải hóa đơn máy tính tiền thì trả về </w:t>
      </w:r>
      <w:r>
        <w:rPr>
          <w:sz w:val="22"/>
          <w:szCs w:val="22"/>
          <w:lang w:val="vi-VN"/>
        </w:rPr>
        <w:t>“</w:t>
      </w:r>
      <w:r>
        <w:rPr>
          <w:sz w:val="22"/>
          <w:szCs w:val="22"/>
        </w:rPr>
        <w:t>codeOfTax</w:t>
      </w:r>
      <w:r>
        <w:rPr>
          <w:sz w:val="22"/>
          <w:szCs w:val="22"/>
          <w:lang w:val="vi-VN"/>
        </w:rPr>
        <w:t>”</w:t>
      </w:r>
      <w:r>
        <w:rPr>
          <w:sz w:val="22"/>
          <w:szCs w:val="22"/>
        </w:rPr>
        <w:t xml:space="preserve"> = null</w:t>
      </w:r>
    </w:p>
    <w:p w14:paraId="222B947B">
      <w:pPr>
        <w:snapToGrid w:val="0"/>
        <w:ind w:left="720"/>
        <w:jc w:val="both"/>
        <w:rPr>
          <w:sz w:val="22"/>
          <w:szCs w:val="22"/>
          <w:lang w:val="vi-VN"/>
        </w:rPr>
      </w:pPr>
      <w:r>
        <w:rPr>
          <w:sz w:val="22"/>
          <w:szCs w:val="22"/>
          <w:lang w:val="vi-VN"/>
        </w:rPr>
        <w:t xml:space="preserve"> VD mẫu output</w:t>
      </w:r>
    </w:p>
    <w:p w14:paraId="717F5CA0">
      <w:pPr>
        <w:ind w:left="720" w:right="11"/>
        <w:contextualSpacing/>
        <w:rPr>
          <w:bCs/>
          <w:sz w:val="22"/>
          <w:szCs w:val="22"/>
        </w:rPr>
      </w:pPr>
      <w:r>
        <w:rPr>
          <w:bCs/>
          <w:sz w:val="22"/>
          <w:szCs w:val="22"/>
        </w:rPr>
        <w:t>{</w:t>
      </w:r>
    </w:p>
    <w:p w14:paraId="0301EA93">
      <w:pPr>
        <w:ind w:left="720" w:right="11"/>
        <w:contextualSpacing/>
        <w:rPr>
          <w:bCs/>
          <w:sz w:val="22"/>
          <w:szCs w:val="22"/>
        </w:rPr>
      </w:pPr>
      <w:r>
        <w:rPr>
          <w:bCs/>
          <w:sz w:val="22"/>
          <w:szCs w:val="22"/>
        </w:rPr>
        <w:t xml:space="preserve">    "errorCode": null,</w:t>
      </w:r>
    </w:p>
    <w:p w14:paraId="3272F0AF">
      <w:pPr>
        <w:ind w:left="720" w:right="11"/>
        <w:contextualSpacing/>
        <w:rPr>
          <w:bCs/>
          <w:sz w:val="22"/>
          <w:szCs w:val="22"/>
        </w:rPr>
      </w:pPr>
      <w:r>
        <w:rPr>
          <w:bCs/>
          <w:sz w:val="22"/>
          <w:szCs w:val="22"/>
        </w:rPr>
        <w:t xml:space="preserve">    "description": null,</w:t>
      </w:r>
    </w:p>
    <w:p w14:paraId="26FDEACC">
      <w:pPr>
        <w:ind w:left="720" w:right="11"/>
        <w:contextualSpacing/>
        <w:rPr>
          <w:bCs/>
          <w:sz w:val="22"/>
          <w:szCs w:val="22"/>
        </w:rPr>
      </w:pPr>
      <w:r>
        <w:rPr>
          <w:bCs/>
          <w:sz w:val="22"/>
          <w:szCs w:val="22"/>
        </w:rPr>
        <w:t xml:space="preserve">    "result": {</w:t>
      </w:r>
    </w:p>
    <w:p w14:paraId="5A4C3B13">
      <w:pPr>
        <w:ind w:left="720" w:right="11"/>
        <w:contextualSpacing/>
        <w:rPr>
          <w:bCs/>
          <w:sz w:val="22"/>
          <w:szCs w:val="22"/>
        </w:rPr>
      </w:pPr>
      <w:r>
        <w:rPr>
          <w:bCs/>
          <w:sz w:val="22"/>
          <w:szCs w:val="22"/>
        </w:rPr>
        <w:t xml:space="preserve">        "supplierTaxCode": "0100109106-710",</w:t>
      </w:r>
    </w:p>
    <w:p w14:paraId="2D71852E">
      <w:pPr>
        <w:ind w:left="720" w:right="11"/>
        <w:contextualSpacing/>
        <w:rPr>
          <w:bCs/>
          <w:sz w:val="22"/>
          <w:szCs w:val="22"/>
        </w:rPr>
      </w:pPr>
      <w:r>
        <w:rPr>
          <w:bCs/>
          <w:sz w:val="22"/>
          <w:szCs w:val="22"/>
        </w:rPr>
        <w:t xml:space="preserve">        "invoiceNo": "C23MHY3",</w:t>
      </w:r>
    </w:p>
    <w:p w14:paraId="67B6AA16">
      <w:pPr>
        <w:ind w:left="720" w:right="11"/>
        <w:contextualSpacing/>
        <w:rPr>
          <w:bCs/>
          <w:sz w:val="22"/>
          <w:szCs w:val="22"/>
        </w:rPr>
      </w:pPr>
      <w:r>
        <w:rPr>
          <w:bCs/>
          <w:sz w:val="22"/>
          <w:szCs w:val="22"/>
        </w:rPr>
        <w:t xml:space="preserve">        "transactionID": "168378907853232661",</w:t>
      </w:r>
    </w:p>
    <w:p w14:paraId="6904A8C1">
      <w:pPr>
        <w:ind w:left="720" w:right="11"/>
        <w:contextualSpacing/>
        <w:rPr>
          <w:bCs/>
          <w:sz w:val="22"/>
          <w:szCs w:val="22"/>
        </w:rPr>
      </w:pPr>
      <w:r>
        <w:rPr>
          <w:bCs/>
          <w:sz w:val="22"/>
          <w:szCs w:val="22"/>
        </w:rPr>
        <w:t xml:space="preserve">        "reservationCode": "2QTBFEMAXFWZO5B",</w:t>
      </w:r>
    </w:p>
    <w:p w14:paraId="5A076EE8">
      <w:pPr>
        <w:ind w:left="720" w:right="11"/>
        <w:contextualSpacing/>
        <w:rPr>
          <w:bCs/>
          <w:sz w:val="22"/>
          <w:szCs w:val="22"/>
        </w:rPr>
      </w:pPr>
      <w:r>
        <w:rPr>
          <w:bCs/>
          <w:sz w:val="22"/>
          <w:szCs w:val="22"/>
        </w:rPr>
        <w:t xml:space="preserve">        "codeOfTax": "M1-23-34567-00000000201"</w:t>
      </w:r>
    </w:p>
    <w:p w14:paraId="54613880">
      <w:pPr>
        <w:ind w:left="720" w:right="11"/>
        <w:contextualSpacing/>
        <w:rPr>
          <w:bCs/>
          <w:sz w:val="22"/>
          <w:szCs w:val="22"/>
        </w:rPr>
      </w:pPr>
      <w:r>
        <w:rPr>
          <w:bCs/>
          <w:sz w:val="22"/>
          <w:szCs w:val="22"/>
        </w:rPr>
        <w:t xml:space="preserve">    }</w:t>
      </w:r>
    </w:p>
    <w:p w14:paraId="70CB9C61">
      <w:pPr>
        <w:snapToGrid w:val="0"/>
        <w:ind w:left="720"/>
        <w:jc w:val="both"/>
        <w:rPr>
          <w:sz w:val="22"/>
          <w:szCs w:val="22"/>
          <w:lang w:val="vi-VN"/>
        </w:rPr>
      </w:pPr>
      <w:r>
        <w:rPr>
          <w:bCs/>
          <w:sz w:val="22"/>
          <w:szCs w:val="22"/>
        </w:rPr>
        <w:t>}</w:t>
      </w:r>
    </w:p>
    <w:p w14:paraId="2CE40A27">
      <w:pPr>
        <w:numPr>
          <w:ilvl w:val="0"/>
          <w:numId w:val="32"/>
        </w:numPr>
        <w:rPr>
          <w:sz w:val="22"/>
          <w:szCs w:val="22"/>
        </w:rPr>
      </w:pPr>
      <w:r>
        <w:rPr>
          <w:sz w:val="22"/>
          <w:szCs w:val="22"/>
        </w:rPr>
        <w:t>Nếu cấu hình Không ký hóa đơn có mã khởi tạo từ máy tính tiền và hóa đơn thuộc loại máy tính tiền thì cho phép doanh nghiệp dùng chữ ký USB Token và CloudCA lập hóa đơn phát hành có mã bí mật bằng API Server.</w:t>
      </w:r>
    </w:p>
    <w:p w14:paraId="6DF426CF">
      <w:pPr>
        <w:numPr>
          <w:ilvl w:val="0"/>
          <w:numId w:val="32"/>
        </w:numPr>
        <w:rPr>
          <w:sz w:val="22"/>
          <w:szCs w:val="22"/>
        </w:rPr>
      </w:pPr>
      <w:r>
        <w:rPr>
          <w:sz w:val="22"/>
          <w:szCs w:val="22"/>
        </w:rPr>
        <w:t xml:space="preserve">Nếu người dùng truyền giá trị 0 hoặc “0” cho tham số validation trong phần generalInvoiceInfo thì </w:t>
      </w:r>
      <w:r>
        <w:rPr>
          <w:bCs/>
          <w:sz w:val="22"/>
          <w:szCs w:val="22"/>
          <w:lang w:val="en"/>
        </w:rPr>
        <w:t>các thông tin được truyền trong phần itemInfo, taxBreakdowns, summarizeInfo sẽ được giữ nguyên mà không thực hiện kiểm tra ràng buộc và tính toán lại.</w:t>
      </w:r>
    </w:p>
    <w:p w14:paraId="297405E2">
      <w:pPr>
        <w:pStyle w:val="3"/>
        <w:numPr>
          <w:ilvl w:val="0"/>
          <w:numId w:val="0"/>
        </w:numPr>
        <w:tabs>
          <w:tab w:val="clear" w:pos="2278"/>
        </w:tabs>
        <w:rPr>
          <w:rFonts w:ascii="Times New Roman" w:hAnsi="Times New Roman"/>
          <w:sz w:val="22"/>
          <w:szCs w:val="22"/>
          <w:lang w:val="vi-VN"/>
        </w:rPr>
      </w:pPr>
      <w:r>
        <w:rPr>
          <w:rFonts w:ascii="Times New Roman" w:hAnsi="Times New Roman"/>
          <w:sz w:val="22"/>
          <w:szCs w:val="22"/>
          <w:lang w:val="vi-VN"/>
        </w:rPr>
        <w:t>7.2</w:t>
      </w:r>
      <w:r>
        <w:rPr>
          <w:rFonts w:ascii="Times New Roman" w:hAnsi="Times New Roman"/>
          <w:sz w:val="22"/>
          <w:szCs w:val="22"/>
        </w:rPr>
        <w:t>8</w:t>
      </w:r>
      <w:r>
        <w:rPr>
          <w:rFonts w:ascii="Times New Roman" w:hAnsi="Times New Roman"/>
          <w:sz w:val="22"/>
          <w:szCs w:val="22"/>
          <w:lang w:val="vi-VN"/>
        </w:rPr>
        <w:t xml:space="preserve"> </w:t>
      </w:r>
      <w:r>
        <w:rPr>
          <w:rFonts w:ascii="Times New Roman" w:hAnsi="Times New Roman"/>
          <w:sz w:val="22"/>
          <w:szCs w:val="22"/>
        </w:rPr>
        <w:t xml:space="preserve">Phát hành hóa đơn có mã bí mật </w:t>
      </w:r>
      <w:r>
        <w:rPr>
          <w:rFonts w:ascii="Times New Roman" w:hAnsi="Times New Roman"/>
          <w:sz w:val="22"/>
          <w:szCs w:val="22"/>
          <w:lang w:val="vi-VN"/>
        </w:rPr>
        <w:t xml:space="preserve">cho </w:t>
      </w:r>
      <w:r>
        <w:rPr>
          <w:rFonts w:ascii="Times New Roman" w:hAnsi="Times New Roman"/>
          <w:sz w:val="22"/>
          <w:szCs w:val="22"/>
        </w:rPr>
        <w:t>USB-</w:t>
      </w:r>
      <w:r>
        <w:rPr>
          <w:rFonts w:ascii="Times New Roman" w:hAnsi="Times New Roman"/>
          <w:sz w:val="22"/>
          <w:szCs w:val="22"/>
          <w:lang w:val="vi-VN"/>
        </w:rPr>
        <w:t>TOKEN</w:t>
      </w:r>
    </w:p>
    <w:p w14:paraId="548059C0">
      <w:pPr>
        <w:rPr>
          <w:sz w:val="22"/>
          <w:szCs w:val="22"/>
        </w:rPr>
      </w:pPr>
      <w:r>
        <w:rPr>
          <w:sz w:val="22"/>
          <w:szCs w:val="22"/>
        </w:rPr>
        <w:t>- Mô tả chung: Yêu cầu này thực hiện thêm mới API cho phép người dùng lập hóa đơn có mã số bí mật</w:t>
      </w:r>
    </w:p>
    <w:p w14:paraId="08E0FFA4">
      <w:pPr>
        <w:rPr>
          <w:sz w:val="22"/>
          <w:szCs w:val="22"/>
        </w:rPr>
      </w:pPr>
      <w:r>
        <w:rPr>
          <w:sz w:val="22"/>
          <w:szCs w:val="22"/>
          <w:lang w:val="vi-VN"/>
        </w:rPr>
        <w:t xml:space="preserve">- </w:t>
      </w:r>
      <w:r>
        <w:rPr>
          <w:sz w:val="22"/>
          <w:szCs w:val="22"/>
        </w:rPr>
        <w:t>Đường dẫn API</w:t>
      </w:r>
      <w:r>
        <w:rPr>
          <w:sz w:val="22"/>
          <w:szCs w:val="22"/>
          <w:lang w:val="vi-VN"/>
        </w:rPr>
        <w:t xml:space="preserve"> lấy chuỗi hash</w:t>
      </w:r>
      <w:r>
        <w:rPr>
          <w:sz w:val="22"/>
          <w:szCs w:val="22"/>
        </w:rPr>
        <w:t xml:space="preserve">: </w:t>
      </w:r>
      <w:r>
        <w:rPr>
          <w:color w:val="505050"/>
          <w:sz w:val="22"/>
          <w:szCs w:val="22"/>
          <w:shd w:val="clear" w:color="auto" w:fill="FAFAFA"/>
        </w:rPr>
        <w:t>InvoiceAPI/InvoiceWS/createInvoiceUsbTokenGetHash/{supplierTaxCode}</w:t>
      </w:r>
    </w:p>
    <w:p w14:paraId="1FA8C18E">
      <w:pPr>
        <w:rPr>
          <w:sz w:val="22"/>
          <w:szCs w:val="22"/>
        </w:rPr>
      </w:pPr>
      <w:r>
        <w:rPr>
          <w:sz w:val="22"/>
          <w:szCs w:val="22"/>
        </w:rPr>
        <w:t>- Đường dẫn API</w:t>
      </w:r>
      <w:r>
        <w:rPr>
          <w:sz w:val="22"/>
          <w:szCs w:val="22"/>
          <w:lang w:val="vi-VN"/>
        </w:rPr>
        <w:t xml:space="preserve"> ký và sinh hóa đơn</w:t>
      </w:r>
      <w:r>
        <w:rPr>
          <w:sz w:val="22"/>
          <w:szCs w:val="22"/>
        </w:rPr>
        <w:t xml:space="preserve">: </w:t>
      </w:r>
    </w:p>
    <w:p w14:paraId="1261E815">
      <w:pPr>
        <w:rPr>
          <w:sz w:val="22"/>
          <w:szCs w:val="22"/>
        </w:rPr>
      </w:pPr>
      <w:r>
        <w:rPr>
          <w:color w:val="505050"/>
          <w:sz w:val="22"/>
          <w:szCs w:val="22"/>
          <w:shd w:val="clear" w:color="auto" w:fill="FAFAFA"/>
        </w:rPr>
        <w:t>InvoiceAPI/InvoiceWS/createInvoiceUsbTokenInsertSignature</w:t>
      </w:r>
    </w:p>
    <w:p w14:paraId="768CBC9F">
      <w:pPr>
        <w:rPr>
          <w:b/>
          <w:i/>
          <w:sz w:val="22"/>
          <w:szCs w:val="22"/>
        </w:rPr>
      </w:pPr>
      <w:r>
        <w:rPr>
          <w:i/>
          <w:sz w:val="22"/>
          <w:szCs w:val="22"/>
        </w:rPr>
        <w:t xml:space="preserve">- Nội dung tương tự như phần lập hóa đơn mã số bí mật server </w:t>
      </w:r>
      <w:r>
        <w:rPr>
          <w:b/>
          <w:i/>
          <w:sz w:val="22"/>
          <w:szCs w:val="22"/>
        </w:rPr>
        <w:t>mục 7.28</w:t>
      </w:r>
    </w:p>
    <w:p w14:paraId="1D27B85E">
      <w:pPr>
        <w:ind w:left="180"/>
        <w:rPr>
          <w:b/>
          <w:sz w:val="22"/>
          <w:szCs w:val="22"/>
          <w:lang w:val="vi-VN"/>
        </w:rPr>
      </w:pPr>
      <w:r>
        <w:rPr>
          <w:b/>
          <w:sz w:val="22"/>
          <w:szCs w:val="22"/>
          <w:lang w:val="vi-VN"/>
        </w:rPr>
        <w:t>Lưu ý:</w:t>
      </w:r>
    </w:p>
    <w:p w14:paraId="4875446C">
      <w:pPr>
        <w:ind w:left="720"/>
        <w:rPr>
          <w:sz w:val="22"/>
          <w:szCs w:val="22"/>
        </w:rPr>
      </w:pPr>
      <w:r>
        <w:rPr>
          <w:sz w:val="22"/>
          <w:szCs w:val="22"/>
        </w:rPr>
        <w:t xml:space="preserve">Nếu người dùng truyền giá trị 0 hoặc “0” cho tham số validation trong phần generalInvoiceInfo thì </w:t>
      </w:r>
      <w:r>
        <w:rPr>
          <w:bCs/>
          <w:sz w:val="22"/>
          <w:szCs w:val="22"/>
          <w:lang w:val="en"/>
        </w:rPr>
        <w:t>các thông tin được truyền trong phần itemInfo, taxBreakdowns, summarizeInfo sẽ được giữ nguyên mà không thực hiện kiểm tra ràng buộc và tính toán lại.</w:t>
      </w:r>
    </w:p>
    <w:p w14:paraId="7301E499">
      <w:pPr>
        <w:pStyle w:val="3"/>
        <w:numPr>
          <w:ilvl w:val="0"/>
          <w:numId w:val="0"/>
        </w:numPr>
        <w:tabs>
          <w:tab w:val="clear" w:pos="2278"/>
        </w:tabs>
        <w:rPr>
          <w:rFonts w:ascii="Times New Roman" w:hAnsi="Times New Roman"/>
          <w:sz w:val="22"/>
          <w:szCs w:val="22"/>
        </w:rPr>
      </w:pPr>
      <w:r>
        <w:rPr>
          <w:rFonts w:ascii="Times New Roman" w:hAnsi="Times New Roman"/>
          <w:sz w:val="22"/>
          <w:szCs w:val="22"/>
        </w:rPr>
        <w:t>7.29 Lấy danh sách mẫu và ký hiệu hóa đơn theo mã số thuế trên toàn hệ thống</w:t>
      </w:r>
    </w:p>
    <w:p w14:paraId="2C4E0FD5">
      <w:pPr>
        <w:numPr>
          <w:ilvl w:val="0"/>
          <w:numId w:val="20"/>
        </w:numPr>
        <w:ind w:left="720" w:hanging="116"/>
        <w:rPr>
          <w:ins w:id="0" w:author="cntt_linhntk" w:date="2023-03-08T08:40:00Z"/>
          <w:sz w:val="22"/>
          <w:szCs w:val="22"/>
        </w:rPr>
      </w:pPr>
      <w:r>
        <w:rPr>
          <w:sz w:val="22"/>
          <w:szCs w:val="22"/>
        </w:rPr>
        <w:t>API cho phép người dùng hệ thống tích hợp lấy danh sách mẫu và ký hiệu hóa đơn</w:t>
      </w:r>
      <w:ins w:id="1" w:author="os" w:date="2023-03-08T04:23:00Z">
        <w:r>
          <w:rPr>
            <w:sz w:val="22"/>
            <w:szCs w:val="22"/>
          </w:rPr>
          <w:t xml:space="preserve"> khả dụng</w:t>
        </w:r>
      </w:ins>
      <w:r>
        <w:rPr>
          <w:sz w:val="22"/>
          <w:szCs w:val="22"/>
        </w:rPr>
        <w:t xml:space="preserve"> của mã số thuế cho trước trên toàn bộ hệ thống</w:t>
      </w:r>
    </w:p>
    <w:p w14:paraId="34CE771A">
      <w:pPr>
        <w:rPr>
          <w:sz w:val="22"/>
          <w:szCs w:val="22"/>
        </w:rPr>
      </w:pPr>
      <w:r>
        <w:rPr>
          <w:sz w:val="22"/>
          <w:szCs w:val="22"/>
        </w:rPr>
        <w:t>- Đường dẫn API: /InvoiceAPI/InvoiceUtilsWS/getAllInvoiceTemplates</w:t>
      </w:r>
    </w:p>
    <w:p w14:paraId="6C88418D">
      <w:pPr>
        <w:ind w:left="0"/>
        <w:rPr>
          <w:sz w:val="22"/>
          <w:szCs w:val="22"/>
        </w:rPr>
      </w:pPr>
      <w:r>
        <w:rPr>
          <w:b/>
          <w:bCs/>
          <w:sz w:val="22"/>
          <w:szCs w:val="22"/>
        </w:rPr>
        <w:t>Input</w:t>
      </w:r>
      <w:r>
        <w:rPr>
          <w:sz w:val="22"/>
          <w:szCs w:val="22"/>
        </w:rPr>
        <w:t xml:space="preserve">: </w:t>
      </w:r>
    </w:p>
    <w:tbl>
      <w:tblPr>
        <w:tblStyle w:val="13"/>
        <w:tblW w:w="9900"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17"/>
        <w:gridCol w:w="2219"/>
        <w:gridCol w:w="5364"/>
      </w:tblGrid>
      <w:tr w14:paraId="6771A7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5" w:hRule="atLeast"/>
        </w:trPr>
        <w:tc>
          <w:tcPr>
            <w:tcW w:w="2317" w:type="dxa"/>
            <w:shd w:val="clear" w:color="auto" w:fill="D9D9D9"/>
            <w:noWrap w:val="0"/>
            <w:vAlign w:val="top"/>
          </w:tcPr>
          <w:p w14:paraId="63A35080">
            <w:pPr>
              <w:jc w:val="both"/>
              <w:rPr>
                <w:b/>
                <w:sz w:val="22"/>
                <w:szCs w:val="22"/>
              </w:rPr>
            </w:pPr>
            <w:r>
              <w:rPr>
                <w:b/>
                <w:sz w:val="22"/>
                <w:szCs w:val="22"/>
              </w:rPr>
              <w:t>Tên trường</w:t>
            </w:r>
          </w:p>
        </w:tc>
        <w:tc>
          <w:tcPr>
            <w:tcW w:w="2219" w:type="dxa"/>
            <w:shd w:val="clear" w:color="auto" w:fill="D9D9D9"/>
            <w:noWrap w:val="0"/>
            <w:vAlign w:val="top"/>
          </w:tcPr>
          <w:p w14:paraId="11452D51">
            <w:pPr>
              <w:jc w:val="both"/>
              <w:rPr>
                <w:b/>
                <w:sz w:val="22"/>
                <w:szCs w:val="22"/>
              </w:rPr>
            </w:pPr>
            <w:r>
              <w:rPr>
                <w:b/>
                <w:sz w:val="22"/>
                <w:szCs w:val="22"/>
              </w:rPr>
              <w:t>Kiểu dữ liệu</w:t>
            </w:r>
          </w:p>
        </w:tc>
        <w:tc>
          <w:tcPr>
            <w:tcW w:w="5364" w:type="dxa"/>
            <w:shd w:val="clear" w:color="auto" w:fill="D9D9D9"/>
            <w:noWrap w:val="0"/>
            <w:vAlign w:val="top"/>
          </w:tcPr>
          <w:p w14:paraId="4F2C5EBE">
            <w:pPr>
              <w:jc w:val="both"/>
              <w:rPr>
                <w:b/>
                <w:sz w:val="22"/>
                <w:szCs w:val="22"/>
              </w:rPr>
            </w:pPr>
            <w:r>
              <w:rPr>
                <w:b/>
                <w:sz w:val="22"/>
                <w:szCs w:val="22"/>
              </w:rPr>
              <w:t>Mô tả</w:t>
            </w:r>
          </w:p>
        </w:tc>
      </w:tr>
      <w:tr w14:paraId="2042D8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7" w:type="dxa"/>
            <w:noWrap w:val="0"/>
            <w:vAlign w:val="top"/>
          </w:tcPr>
          <w:p w14:paraId="5C3C4C11">
            <w:pPr>
              <w:spacing w:before="0"/>
              <w:ind w:left="0"/>
              <w:jc w:val="both"/>
              <w:rPr>
                <w:sz w:val="22"/>
                <w:szCs w:val="22"/>
              </w:rPr>
            </w:pPr>
            <w:r>
              <w:rPr>
                <w:sz w:val="22"/>
                <w:szCs w:val="22"/>
              </w:rPr>
              <w:t>taxCode</w:t>
            </w:r>
          </w:p>
        </w:tc>
        <w:tc>
          <w:tcPr>
            <w:tcW w:w="2219" w:type="dxa"/>
            <w:noWrap w:val="0"/>
            <w:vAlign w:val="top"/>
          </w:tcPr>
          <w:p w14:paraId="1E925DD3">
            <w:pPr>
              <w:spacing w:before="0"/>
              <w:ind w:left="0"/>
              <w:jc w:val="both"/>
              <w:rPr>
                <w:sz w:val="22"/>
                <w:szCs w:val="22"/>
              </w:rPr>
            </w:pPr>
            <w:r>
              <w:rPr>
                <w:sz w:val="22"/>
                <w:szCs w:val="22"/>
              </w:rPr>
              <w:t>Required: True</w:t>
            </w:r>
          </w:p>
          <w:p w14:paraId="282CA72B">
            <w:pPr>
              <w:spacing w:before="0"/>
              <w:ind w:left="0"/>
              <w:jc w:val="both"/>
              <w:rPr>
                <w:sz w:val="22"/>
                <w:szCs w:val="22"/>
              </w:rPr>
            </w:pPr>
            <w:r>
              <w:rPr>
                <w:sz w:val="22"/>
                <w:szCs w:val="22"/>
              </w:rPr>
              <w:t>DataType: String</w:t>
            </w:r>
          </w:p>
          <w:p w14:paraId="334B1654">
            <w:pPr>
              <w:spacing w:before="0"/>
              <w:ind w:left="0"/>
              <w:jc w:val="both"/>
              <w:rPr>
                <w:sz w:val="22"/>
                <w:szCs w:val="22"/>
              </w:rPr>
            </w:pPr>
            <w:r>
              <w:rPr>
                <w:sz w:val="22"/>
                <w:szCs w:val="22"/>
              </w:rPr>
              <w:t>Minlength: N/A</w:t>
            </w:r>
          </w:p>
          <w:p w14:paraId="202D49DA">
            <w:pPr>
              <w:spacing w:before="0"/>
              <w:ind w:left="0"/>
              <w:jc w:val="both"/>
              <w:rPr>
                <w:sz w:val="22"/>
                <w:szCs w:val="22"/>
              </w:rPr>
            </w:pPr>
            <w:r>
              <w:rPr>
                <w:sz w:val="22"/>
                <w:szCs w:val="22"/>
              </w:rPr>
              <w:t xml:space="preserve">Maxlength: </w:t>
            </w:r>
          </w:p>
          <w:p w14:paraId="1B6F11DA">
            <w:pPr>
              <w:spacing w:before="0"/>
              <w:ind w:left="0"/>
              <w:jc w:val="both"/>
              <w:rPr>
                <w:sz w:val="22"/>
                <w:szCs w:val="22"/>
              </w:rPr>
            </w:pPr>
            <w:r>
              <w:rPr>
                <w:sz w:val="22"/>
                <w:szCs w:val="22"/>
              </w:rPr>
              <w:t>Format:</w:t>
            </w:r>
          </w:p>
        </w:tc>
        <w:tc>
          <w:tcPr>
            <w:tcW w:w="5364" w:type="dxa"/>
            <w:noWrap w:val="0"/>
            <w:vAlign w:val="top"/>
          </w:tcPr>
          <w:p w14:paraId="5A81C006">
            <w:pPr>
              <w:spacing w:before="0"/>
              <w:ind w:left="41"/>
              <w:jc w:val="both"/>
              <w:rPr>
                <w:bCs/>
                <w:sz w:val="22"/>
                <w:szCs w:val="22"/>
              </w:rPr>
            </w:pPr>
            <w:r>
              <w:rPr>
                <w:bCs/>
                <w:sz w:val="22"/>
                <w:szCs w:val="22"/>
              </w:rPr>
              <w:t>Mã số thuế doanh nghiệp</w:t>
            </w:r>
          </w:p>
          <w:p w14:paraId="7ABE0F1A">
            <w:pPr>
              <w:spacing w:before="0"/>
              <w:ind w:left="41"/>
              <w:jc w:val="both"/>
              <w:rPr>
                <w:bCs/>
                <w:sz w:val="22"/>
                <w:szCs w:val="22"/>
              </w:rPr>
            </w:pPr>
            <w:r>
              <w:rPr>
                <w:bCs/>
                <w:sz w:val="22"/>
                <w:szCs w:val="22"/>
              </w:rPr>
              <w:t xml:space="preserve">Quy tắc validate như hiện trạng hệ thống </w:t>
            </w:r>
          </w:p>
          <w:p w14:paraId="17681C19">
            <w:pPr>
              <w:spacing w:before="0"/>
              <w:ind w:left="41"/>
              <w:jc w:val="both"/>
              <w:rPr>
                <w:bCs/>
                <w:sz w:val="22"/>
                <w:szCs w:val="22"/>
              </w:rPr>
            </w:pPr>
          </w:p>
        </w:tc>
      </w:tr>
      <w:tr w14:paraId="05413C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7" w:type="dxa"/>
            <w:noWrap w:val="0"/>
            <w:vAlign w:val="top"/>
          </w:tcPr>
          <w:p w14:paraId="5C757CD6">
            <w:pPr>
              <w:spacing w:before="0"/>
              <w:ind w:left="0"/>
              <w:jc w:val="both"/>
              <w:rPr>
                <w:sz w:val="22"/>
                <w:szCs w:val="22"/>
              </w:rPr>
            </w:pPr>
            <w:r>
              <w:rPr>
                <w:sz w:val="22"/>
                <w:szCs w:val="22"/>
              </w:rPr>
              <w:t>invoiceType</w:t>
            </w:r>
          </w:p>
        </w:tc>
        <w:tc>
          <w:tcPr>
            <w:tcW w:w="2219" w:type="dxa"/>
            <w:noWrap w:val="0"/>
            <w:vAlign w:val="top"/>
          </w:tcPr>
          <w:p w14:paraId="51FD7D2B">
            <w:pPr>
              <w:spacing w:before="0"/>
              <w:ind w:left="0"/>
              <w:jc w:val="both"/>
              <w:rPr>
                <w:sz w:val="22"/>
                <w:szCs w:val="22"/>
              </w:rPr>
            </w:pPr>
            <w:r>
              <w:rPr>
                <w:sz w:val="22"/>
                <w:szCs w:val="22"/>
              </w:rPr>
              <w:t>Required: True</w:t>
            </w:r>
          </w:p>
          <w:p w14:paraId="3B1463F7">
            <w:pPr>
              <w:spacing w:before="0"/>
              <w:ind w:left="0"/>
              <w:jc w:val="both"/>
              <w:rPr>
                <w:sz w:val="22"/>
                <w:szCs w:val="22"/>
              </w:rPr>
            </w:pPr>
            <w:r>
              <w:rPr>
                <w:sz w:val="22"/>
                <w:szCs w:val="22"/>
              </w:rPr>
              <w:t>DataType: String</w:t>
            </w:r>
          </w:p>
          <w:p w14:paraId="522B6008">
            <w:pPr>
              <w:spacing w:before="0"/>
              <w:ind w:left="0"/>
              <w:jc w:val="both"/>
              <w:rPr>
                <w:sz w:val="22"/>
                <w:szCs w:val="22"/>
              </w:rPr>
            </w:pPr>
            <w:r>
              <w:rPr>
                <w:sz w:val="22"/>
                <w:szCs w:val="22"/>
              </w:rPr>
              <w:t>Minlength: N/A</w:t>
            </w:r>
          </w:p>
          <w:p w14:paraId="54FE7A94">
            <w:pPr>
              <w:spacing w:before="0"/>
              <w:ind w:left="0"/>
              <w:jc w:val="both"/>
              <w:rPr>
                <w:sz w:val="22"/>
                <w:szCs w:val="22"/>
              </w:rPr>
            </w:pPr>
            <w:r>
              <w:rPr>
                <w:sz w:val="22"/>
                <w:szCs w:val="22"/>
              </w:rPr>
              <w:t xml:space="preserve">Maxlength: </w:t>
            </w:r>
          </w:p>
          <w:p w14:paraId="43F410EB">
            <w:pPr>
              <w:spacing w:before="0"/>
              <w:ind w:left="0"/>
              <w:jc w:val="both"/>
              <w:rPr>
                <w:sz w:val="22"/>
                <w:szCs w:val="22"/>
              </w:rPr>
            </w:pPr>
            <w:r>
              <w:rPr>
                <w:sz w:val="22"/>
                <w:szCs w:val="22"/>
              </w:rPr>
              <w:t>Format:</w:t>
            </w:r>
          </w:p>
        </w:tc>
        <w:tc>
          <w:tcPr>
            <w:tcW w:w="5364" w:type="dxa"/>
            <w:noWrap w:val="0"/>
            <w:vAlign w:val="top"/>
          </w:tcPr>
          <w:p w14:paraId="2CC4B482">
            <w:pPr>
              <w:spacing w:before="0"/>
              <w:ind w:left="41"/>
              <w:jc w:val="both"/>
              <w:rPr>
                <w:ins w:id="2" w:author="cntt_linhntk" w:date="2023-03-08T08:26:00Z"/>
                <w:bCs/>
                <w:sz w:val="22"/>
                <w:szCs w:val="22"/>
              </w:rPr>
            </w:pPr>
            <w:ins w:id="3" w:author="cntt_linhntk" w:date="2023-03-08T08:26:00Z">
              <w:r>
                <w:rPr>
                  <w:bCs/>
                  <w:sz w:val="22"/>
                  <w:szCs w:val="22"/>
                </w:rPr>
                <w:t xml:space="preserve">Ví dụ với TT32: 01GTKT </w:t>
              </w:r>
            </w:ins>
          </w:p>
          <w:p w14:paraId="777C6613">
            <w:pPr>
              <w:spacing w:before="0"/>
              <w:ind w:left="41"/>
              <w:jc w:val="both"/>
              <w:rPr>
                <w:bCs/>
                <w:sz w:val="22"/>
                <w:szCs w:val="22"/>
              </w:rPr>
            </w:pPr>
            <w:ins w:id="4" w:author="cntt_linhntk" w:date="2023-03-08T08:26:00Z">
              <w:r>
                <w:rPr>
                  <w:bCs/>
                  <w:sz w:val="22"/>
                  <w:szCs w:val="22"/>
                </w:rPr>
                <w:t>Ví dụ với TT78: 1</w:t>
              </w:r>
            </w:ins>
          </w:p>
        </w:tc>
      </w:tr>
    </w:tbl>
    <w:p w14:paraId="64501B99">
      <w:pPr>
        <w:ind w:left="0"/>
        <w:rPr>
          <w:b/>
          <w:bCs/>
          <w:sz w:val="22"/>
          <w:szCs w:val="22"/>
        </w:rPr>
      </w:pPr>
    </w:p>
    <w:p w14:paraId="2443728E">
      <w:pPr>
        <w:ind w:left="0"/>
        <w:rPr>
          <w:b/>
          <w:bCs/>
          <w:sz w:val="22"/>
          <w:szCs w:val="22"/>
        </w:rPr>
      </w:pPr>
      <w:r>
        <w:rPr>
          <w:b/>
          <w:bCs/>
          <w:sz w:val="22"/>
          <w:szCs w:val="22"/>
        </w:rPr>
        <w:t xml:space="preserve">Ví dụ: </w:t>
      </w:r>
    </w:p>
    <w:p w14:paraId="168991CC">
      <w:pPr>
        <w:widowControl/>
        <w:shd w:val="clear" w:color="auto" w:fill="DBE5F1"/>
        <w:spacing w:before="0" w:line="240" w:lineRule="auto"/>
        <w:ind w:left="450"/>
        <w:jc w:val="both"/>
        <w:rPr>
          <w:snapToGrid/>
          <w:sz w:val="22"/>
          <w:szCs w:val="22"/>
        </w:rPr>
      </w:pPr>
      <w:r>
        <w:rPr>
          <w:snapToGrid/>
          <w:sz w:val="22"/>
          <w:szCs w:val="22"/>
        </w:rPr>
        <w:t>{</w:t>
      </w:r>
    </w:p>
    <w:p w14:paraId="020C911B">
      <w:pPr>
        <w:widowControl/>
        <w:shd w:val="clear" w:color="auto" w:fill="DBE5F1"/>
        <w:spacing w:before="0" w:line="240" w:lineRule="auto"/>
        <w:ind w:left="450"/>
        <w:jc w:val="both"/>
        <w:rPr>
          <w:snapToGrid/>
          <w:sz w:val="22"/>
          <w:szCs w:val="22"/>
        </w:rPr>
      </w:pPr>
      <w:r>
        <w:rPr>
          <w:snapToGrid/>
          <w:sz w:val="22"/>
          <w:szCs w:val="22"/>
        </w:rPr>
        <w:t xml:space="preserve">    "taxCode": "0100109106-710",</w:t>
      </w:r>
    </w:p>
    <w:p w14:paraId="6CB19A3A">
      <w:pPr>
        <w:widowControl/>
        <w:shd w:val="clear" w:color="auto" w:fill="DBE5F1"/>
        <w:spacing w:before="0" w:line="240" w:lineRule="auto"/>
        <w:ind w:left="450"/>
        <w:jc w:val="both"/>
        <w:rPr>
          <w:snapToGrid/>
          <w:sz w:val="22"/>
          <w:szCs w:val="22"/>
        </w:rPr>
      </w:pPr>
      <w:r>
        <w:rPr>
          <w:snapToGrid/>
          <w:sz w:val="22"/>
          <w:szCs w:val="22"/>
        </w:rPr>
        <w:t xml:space="preserve">    "invoiceType": "all"</w:t>
      </w:r>
    </w:p>
    <w:p w14:paraId="60B8D8BA">
      <w:pPr>
        <w:widowControl/>
        <w:shd w:val="clear" w:color="auto" w:fill="DBE5F1"/>
        <w:spacing w:before="0" w:line="240" w:lineRule="auto"/>
        <w:ind w:left="450"/>
        <w:jc w:val="both"/>
        <w:rPr>
          <w:snapToGrid/>
          <w:sz w:val="22"/>
          <w:szCs w:val="22"/>
        </w:rPr>
      </w:pPr>
      <w:r>
        <w:rPr>
          <w:snapToGrid/>
          <w:sz w:val="22"/>
          <w:szCs w:val="22"/>
        </w:rPr>
        <w:t>}</w:t>
      </w:r>
    </w:p>
    <w:p w14:paraId="294C8821">
      <w:pPr>
        <w:ind w:left="0"/>
        <w:rPr>
          <w:sz w:val="22"/>
          <w:szCs w:val="22"/>
        </w:rPr>
      </w:pPr>
      <w:r>
        <w:rPr>
          <w:b/>
          <w:bCs/>
          <w:sz w:val="22"/>
          <w:szCs w:val="22"/>
        </w:rPr>
        <w:t>Output</w:t>
      </w:r>
      <w:r>
        <w:rPr>
          <w:sz w:val="22"/>
          <w:szCs w:val="22"/>
        </w:rPr>
        <w:t xml:space="preserve">: </w:t>
      </w:r>
    </w:p>
    <w:tbl>
      <w:tblPr>
        <w:tblStyle w:val="13"/>
        <w:tblW w:w="9998"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7"/>
        <w:gridCol w:w="3217"/>
        <w:gridCol w:w="5364"/>
      </w:tblGrid>
      <w:tr w14:paraId="7040AA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5" w:hRule="atLeast"/>
        </w:trPr>
        <w:tc>
          <w:tcPr>
            <w:tcW w:w="1417" w:type="dxa"/>
            <w:shd w:val="clear" w:color="auto" w:fill="EEECE1"/>
            <w:noWrap w:val="0"/>
            <w:vAlign w:val="top"/>
          </w:tcPr>
          <w:p w14:paraId="46C1FED5">
            <w:pPr>
              <w:ind w:left="525" w:hanging="199"/>
              <w:rPr>
                <w:b/>
                <w:sz w:val="22"/>
                <w:szCs w:val="22"/>
              </w:rPr>
            </w:pPr>
            <w:r>
              <w:rPr>
                <w:b/>
                <w:sz w:val="22"/>
                <w:szCs w:val="22"/>
              </w:rPr>
              <w:t>STT</w:t>
            </w:r>
          </w:p>
        </w:tc>
        <w:tc>
          <w:tcPr>
            <w:tcW w:w="3217" w:type="dxa"/>
            <w:shd w:val="clear" w:color="auto" w:fill="EEECE1"/>
            <w:noWrap w:val="0"/>
            <w:vAlign w:val="top"/>
          </w:tcPr>
          <w:p w14:paraId="61ACD4AA">
            <w:pPr>
              <w:jc w:val="both"/>
              <w:rPr>
                <w:b/>
                <w:sz w:val="22"/>
                <w:szCs w:val="22"/>
              </w:rPr>
            </w:pPr>
            <w:r>
              <w:rPr>
                <w:b/>
                <w:sz w:val="22"/>
                <w:szCs w:val="22"/>
              </w:rPr>
              <w:t>Tên trường</w:t>
            </w:r>
          </w:p>
        </w:tc>
        <w:tc>
          <w:tcPr>
            <w:tcW w:w="5364" w:type="dxa"/>
            <w:shd w:val="clear" w:color="auto" w:fill="EEECE1"/>
            <w:noWrap w:val="0"/>
            <w:vAlign w:val="top"/>
          </w:tcPr>
          <w:p w14:paraId="2C637919">
            <w:pPr>
              <w:jc w:val="both"/>
              <w:rPr>
                <w:b/>
                <w:sz w:val="22"/>
                <w:szCs w:val="22"/>
              </w:rPr>
            </w:pPr>
            <w:r>
              <w:rPr>
                <w:b/>
                <w:sz w:val="22"/>
                <w:szCs w:val="22"/>
              </w:rPr>
              <w:t>Mô tả</w:t>
            </w:r>
          </w:p>
        </w:tc>
      </w:tr>
      <w:tr w14:paraId="1C5DB7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7" w:type="dxa"/>
            <w:noWrap w:val="0"/>
            <w:vAlign w:val="top"/>
          </w:tcPr>
          <w:p w14:paraId="4B486039">
            <w:pPr>
              <w:spacing w:before="0"/>
              <w:ind w:left="525" w:hanging="199"/>
              <w:contextualSpacing/>
              <w:rPr>
                <w:rFonts w:eastAsia="Calibri"/>
                <w:snapToGrid/>
                <w:sz w:val="22"/>
                <w:szCs w:val="22"/>
              </w:rPr>
            </w:pPr>
            <w:r>
              <w:rPr>
                <w:rFonts w:eastAsia="Calibri"/>
                <w:snapToGrid/>
                <w:sz w:val="22"/>
                <w:szCs w:val="22"/>
              </w:rPr>
              <w:t>1</w:t>
            </w:r>
          </w:p>
        </w:tc>
        <w:tc>
          <w:tcPr>
            <w:tcW w:w="3217" w:type="dxa"/>
            <w:noWrap w:val="0"/>
            <w:vAlign w:val="top"/>
          </w:tcPr>
          <w:p w14:paraId="4A8A76E5">
            <w:pPr>
              <w:spacing w:before="0"/>
              <w:ind w:left="0"/>
              <w:jc w:val="both"/>
              <w:rPr>
                <w:sz w:val="22"/>
                <w:szCs w:val="22"/>
              </w:rPr>
            </w:pPr>
            <w:r>
              <w:rPr>
                <w:sz w:val="22"/>
                <w:szCs w:val="22"/>
              </w:rPr>
              <w:t>errorcode</w:t>
            </w:r>
          </w:p>
        </w:tc>
        <w:tc>
          <w:tcPr>
            <w:tcW w:w="5364" w:type="dxa"/>
            <w:noWrap w:val="0"/>
            <w:vAlign w:val="top"/>
          </w:tcPr>
          <w:p w14:paraId="0B392523">
            <w:pPr>
              <w:spacing w:before="0"/>
              <w:ind w:left="41"/>
              <w:jc w:val="both"/>
              <w:rPr>
                <w:bCs/>
                <w:sz w:val="22"/>
                <w:szCs w:val="22"/>
              </w:rPr>
            </w:pPr>
            <w:r>
              <w:rPr>
                <w:bCs/>
                <w:sz w:val="22"/>
                <w:szCs w:val="22"/>
              </w:rPr>
              <w:t>Mã lỗi</w:t>
            </w:r>
          </w:p>
        </w:tc>
      </w:tr>
      <w:tr w14:paraId="69EBBE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7" w:type="dxa"/>
            <w:noWrap w:val="0"/>
            <w:vAlign w:val="top"/>
          </w:tcPr>
          <w:p w14:paraId="6F89449E">
            <w:pPr>
              <w:spacing w:before="0"/>
              <w:ind w:left="525" w:hanging="199"/>
              <w:contextualSpacing/>
              <w:rPr>
                <w:rFonts w:eastAsia="Calibri"/>
                <w:snapToGrid/>
                <w:sz w:val="22"/>
                <w:szCs w:val="22"/>
              </w:rPr>
            </w:pPr>
            <w:r>
              <w:rPr>
                <w:rFonts w:eastAsia="Calibri"/>
                <w:snapToGrid/>
                <w:sz w:val="22"/>
                <w:szCs w:val="22"/>
              </w:rPr>
              <w:t>2</w:t>
            </w:r>
          </w:p>
        </w:tc>
        <w:tc>
          <w:tcPr>
            <w:tcW w:w="3217" w:type="dxa"/>
            <w:noWrap w:val="0"/>
            <w:vAlign w:val="top"/>
          </w:tcPr>
          <w:p w14:paraId="3EB67371">
            <w:pPr>
              <w:spacing w:before="0"/>
              <w:ind w:left="0"/>
              <w:jc w:val="both"/>
              <w:rPr>
                <w:sz w:val="22"/>
                <w:szCs w:val="22"/>
              </w:rPr>
            </w:pPr>
            <w:r>
              <w:rPr>
                <w:sz w:val="22"/>
                <w:szCs w:val="22"/>
              </w:rPr>
              <w:t>description</w:t>
            </w:r>
          </w:p>
        </w:tc>
        <w:tc>
          <w:tcPr>
            <w:tcW w:w="5364" w:type="dxa"/>
            <w:noWrap w:val="0"/>
            <w:vAlign w:val="top"/>
          </w:tcPr>
          <w:p w14:paraId="556124B3">
            <w:pPr>
              <w:spacing w:before="0"/>
              <w:ind w:left="41"/>
              <w:jc w:val="both"/>
              <w:rPr>
                <w:bCs/>
                <w:sz w:val="22"/>
                <w:szCs w:val="22"/>
              </w:rPr>
            </w:pPr>
            <w:r>
              <w:rPr>
                <w:bCs/>
                <w:sz w:val="22"/>
                <w:szCs w:val="22"/>
              </w:rPr>
              <w:t>Mô tả lỗi</w:t>
            </w:r>
          </w:p>
        </w:tc>
      </w:tr>
      <w:tr w14:paraId="4C91D6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7" w:type="dxa"/>
            <w:noWrap w:val="0"/>
            <w:vAlign w:val="top"/>
          </w:tcPr>
          <w:p w14:paraId="5C2E41F7">
            <w:pPr>
              <w:spacing w:before="0"/>
              <w:ind w:left="525" w:hanging="199"/>
              <w:contextualSpacing/>
              <w:rPr>
                <w:rFonts w:eastAsia="Calibri"/>
                <w:snapToGrid/>
                <w:sz w:val="22"/>
                <w:szCs w:val="22"/>
              </w:rPr>
            </w:pPr>
            <w:r>
              <w:rPr>
                <w:rFonts w:eastAsia="Calibri"/>
                <w:snapToGrid/>
                <w:sz w:val="22"/>
                <w:szCs w:val="22"/>
              </w:rPr>
              <w:t>3</w:t>
            </w:r>
          </w:p>
        </w:tc>
        <w:tc>
          <w:tcPr>
            <w:tcW w:w="3217" w:type="dxa"/>
            <w:noWrap w:val="0"/>
            <w:vAlign w:val="top"/>
          </w:tcPr>
          <w:p w14:paraId="1A9FF32E">
            <w:pPr>
              <w:spacing w:before="0"/>
              <w:ind w:left="0"/>
              <w:jc w:val="both"/>
              <w:rPr>
                <w:sz w:val="22"/>
                <w:szCs w:val="22"/>
              </w:rPr>
            </w:pPr>
            <w:r>
              <w:rPr>
                <w:sz w:val="22"/>
                <w:szCs w:val="22"/>
              </w:rPr>
              <w:t>totalRows</w:t>
            </w:r>
          </w:p>
        </w:tc>
        <w:tc>
          <w:tcPr>
            <w:tcW w:w="5364" w:type="dxa"/>
            <w:noWrap w:val="0"/>
            <w:vAlign w:val="top"/>
          </w:tcPr>
          <w:p w14:paraId="2A7D7922">
            <w:pPr>
              <w:spacing w:before="0"/>
              <w:ind w:left="41"/>
              <w:jc w:val="both"/>
              <w:rPr>
                <w:bCs/>
                <w:sz w:val="22"/>
                <w:szCs w:val="22"/>
              </w:rPr>
            </w:pPr>
            <w:r>
              <w:rPr>
                <w:bCs/>
                <w:sz w:val="22"/>
                <w:szCs w:val="22"/>
              </w:rPr>
              <w:t>Tổng số dòng kết quả tìm được</w:t>
            </w:r>
          </w:p>
        </w:tc>
      </w:tr>
      <w:tr w14:paraId="0F63B4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7" w:type="dxa"/>
            <w:noWrap w:val="0"/>
            <w:vAlign w:val="top"/>
          </w:tcPr>
          <w:p w14:paraId="124B7285">
            <w:pPr>
              <w:spacing w:before="0"/>
              <w:ind w:left="525" w:hanging="199"/>
              <w:contextualSpacing/>
              <w:rPr>
                <w:rFonts w:eastAsia="Calibri"/>
                <w:snapToGrid/>
                <w:sz w:val="22"/>
                <w:szCs w:val="22"/>
              </w:rPr>
            </w:pPr>
            <w:r>
              <w:rPr>
                <w:rFonts w:eastAsia="Calibri"/>
                <w:snapToGrid/>
                <w:sz w:val="22"/>
                <w:szCs w:val="22"/>
              </w:rPr>
              <w:t>4</w:t>
            </w:r>
          </w:p>
        </w:tc>
        <w:tc>
          <w:tcPr>
            <w:tcW w:w="3217" w:type="dxa"/>
            <w:noWrap w:val="0"/>
            <w:vAlign w:val="top"/>
          </w:tcPr>
          <w:p w14:paraId="79A605D0">
            <w:pPr>
              <w:spacing w:before="0"/>
              <w:ind w:left="0"/>
              <w:jc w:val="both"/>
              <w:rPr>
                <w:sz w:val="22"/>
                <w:szCs w:val="22"/>
              </w:rPr>
            </w:pPr>
            <w:r>
              <w:rPr>
                <w:sz w:val="22"/>
                <w:szCs w:val="22"/>
              </w:rPr>
              <w:t>template</w:t>
            </w:r>
          </w:p>
        </w:tc>
        <w:tc>
          <w:tcPr>
            <w:tcW w:w="5364" w:type="dxa"/>
            <w:noWrap w:val="0"/>
            <w:vAlign w:val="top"/>
          </w:tcPr>
          <w:p w14:paraId="73B40D9A">
            <w:pPr>
              <w:spacing w:before="0"/>
              <w:ind w:left="41"/>
              <w:jc w:val="both"/>
              <w:rPr>
                <w:bCs/>
                <w:sz w:val="22"/>
                <w:szCs w:val="22"/>
              </w:rPr>
            </w:pPr>
            <w:r>
              <w:rPr>
                <w:bCs/>
                <w:sz w:val="22"/>
                <w:szCs w:val="22"/>
              </w:rPr>
              <w:t>NA</w:t>
            </w:r>
          </w:p>
        </w:tc>
      </w:tr>
      <w:tr w14:paraId="5CF2C4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7" w:type="dxa"/>
            <w:noWrap w:val="0"/>
            <w:vAlign w:val="top"/>
          </w:tcPr>
          <w:p w14:paraId="49CDEEC5">
            <w:pPr>
              <w:spacing w:before="0"/>
              <w:ind w:left="525" w:hanging="199"/>
              <w:contextualSpacing/>
              <w:rPr>
                <w:rFonts w:eastAsia="Calibri"/>
                <w:snapToGrid/>
                <w:sz w:val="22"/>
                <w:szCs w:val="22"/>
              </w:rPr>
            </w:pPr>
            <w:r>
              <w:rPr>
                <w:rFonts w:eastAsia="Calibri"/>
                <w:snapToGrid/>
                <w:sz w:val="22"/>
                <w:szCs w:val="22"/>
              </w:rPr>
              <w:t>5</w:t>
            </w:r>
          </w:p>
        </w:tc>
        <w:tc>
          <w:tcPr>
            <w:tcW w:w="3217" w:type="dxa"/>
            <w:noWrap w:val="0"/>
            <w:vAlign w:val="top"/>
          </w:tcPr>
          <w:p w14:paraId="5B577C15">
            <w:pPr>
              <w:spacing w:before="0"/>
              <w:ind w:left="0"/>
              <w:jc w:val="both"/>
              <w:rPr>
                <w:sz w:val="22"/>
                <w:szCs w:val="22"/>
              </w:rPr>
            </w:pPr>
            <w:r>
              <w:rPr>
                <w:sz w:val="22"/>
                <w:szCs w:val="22"/>
              </w:rPr>
              <w:t>templateCode</w:t>
            </w:r>
          </w:p>
        </w:tc>
        <w:tc>
          <w:tcPr>
            <w:tcW w:w="5364" w:type="dxa"/>
            <w:noWrap w:val="0"/>
            <w:vAlign w:val="top"/>
          </w:tcPr>
          <w:p w14:paraId="31EA5FC0">
            <w:pPr>
              <w:spacing w:before="0"/>
              <w:ind w:left="41"/>
              <w:jc w:val="both"/>
              <w:rPr>
                <w:bCs/>
                <w:sz w:val="22"/>
                <w:szCs w:val="22"/>
              </w:rPr>
            </w:pPr>
            <w:r>
              <w:rPr>
                <w:bCs/>
                <w:sz w:val="22"/>
                <w:szCs w:val="22"/>
              </w:rPr>
              <w:t>Mẫu hóa đơn</w:t>
            </w:r>
          </w:p>
        </w:tc>
      </w:tr>
      <w:tr w14:paraId="3C5893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7" w:type="dxa"/>
            <w:noWrap w:val="0"/>
            <w:vAlign w:val="top"/>
          </w:tcPr>
          <w:p w14:paraId="3EF6C382">
            <w:pPr>
              <w:spacing w:before="0"/>
              <w:ind w:left="525" w:hanging="199"/>
              <w:contextualSpacing/>
              <w:rPr>
                <w:rFonts w:eastAsia="Calibri"/>
                <w:snapToGrid/>
                <w:sz w:val="22"/>
                <w:szCs w:val="22"/>
              </w:rPr>
            </w:pPr>
            <w:r>
              <w:rPr>
                <w:rFonts w:eastAsia="Calibri"/>
                <w:snapToGrid/>
                <w:sz w:val="22"/>
                <w:szCs w:val="22"/>
              </w:rPr>
              <w:t>6</w:t>
            </w:r>
          </w:p>
        </w:tc>
        <w:tc>
          <w:tcPr>
            <w:tcW w:w="3217" w:type="dxa"/>
            <w:noWrap w:val="0"/>
            <w:vAlign w:val="top"/>
          </w:tcPr>
          <w:p w14:paraId="4D61162F">
            <w:pPr>
              <w:spacing w:before="0"/>
              <w:ind w:left="0"/>
              <w:jc w:val="both"/>
              <w:rPr>
                <w:sz w:val="22"/>
                <w:szCs w:val="22"/>
              </w:rPr>
            </w:pPr>
            <w:r>
              <w:rPr>
                <w:sz w:val="22"/>
                <w:szCs w:val="22"/>
              </w:rPr>
              <w:t>invoiceSeri</w:t>
            </w:r>
          </w:p>
        </w:tc>
        <w:tc>
          <w:tcPr>
            <w:tcW w:w="5364" w:type="dxa"/>
            <w:noWrap w:val="0"/>
            <w:vAlign w:val="top"/>
          </w:tcPr>
          <w:p w14:paraId="23FBC655">
            <w:pPr>
              <w:spacing w:before="0"/>
              <w:ind w:left="41"/>
              <w:jc w:val="both"/>
              <w:rPr>
                <w:bCs/>
                <w:sz w:val="22"/>
                <w:szCs w:val="22"/>
              </w:rPr>
            </w:pPr>
            <w:r>
              <w:rPr>
                <w:bCs/>
                <w:sz w:val="22"/>
                <w:szCs w:val="22"/>
              </w:rPr>
              <w:t>Ký hiệu hóa đơn</w:t>
            </w:r>
          </w:p>
        </w:tc>
      </w:tr>
      <w:tr w14:paraId="61CAE5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7" w:type="dxa"/>
            <w:noWrap w:val="0"/>
            <w:vAlign w:val="top"/>
          </w:tcPr>
          <w:p w14:paraId="7DC1E56B">
            <w:pPr>
              <w:spacing w:before="0"/>
              <w:ind w:left="525" w:hanging="199"/>
              <w:contextualSpacing/>
              <w:rPr>
                <w:rFonts w:eastAsia="Calibri"/>
                <w:snapToGrid/>
                <w:sz w:val="22"/>
                <w:szCs w:val="22"/>
              </w:rPr>
            </w:pPr>
            <w:r>
              <w:rPr>
                <w:rFonts w:eastAsia="Calibri"/>
                <w:snapToGrid/>
                <w:sz w:val="22"/>
                <w:szCs w:val="22"/>
              </w:rPr>
              <w:t>7</w:t>
            </w:r>
          </w:p>
        </w:tc>
        <w:tc>
          <w:tcPr>
            <w:tcW w:w="3217" w:type="dxa"/>
            <w:noWrap w:val="0"/>
            <w:vAlign w:val="top"/>
          </w:tcPr>
          <w:p w14:paraId="3B94413F">
            <w:pPr>
              <w:spacing w:before="0"/>
              <w:ind w:left="0"/>
              <w:jc w:val="both"/>
              <w:rPr>
                <w:sz w:val="22"/>
                <w:szCs w:val="22"/>
              </w:rPr>
            </w:pPr>
            <w:r>
              <w:rPr>
                <w:sz w:val="22"/>
                <w:szCs w:val="22"/>
              </w:rPr>
              <w:t>originalTemplateCode</w:t>
            </w:r>
          </w:p>
        </w:tc>
        <w:tc>
          <w:tcPr>
            <w:tcW w:w="5364" w:type="dxa"/>
            <w:noWrap w:val="0"/>
            <w:vAlign w:val="top"/>
          </w:tcPr>
          <w:p w14:paraId="55E6FD2C">
            <w:pPr>
              <w:spacing w:before="0"/>
              <w:ind w:left="41"/>
              <w:jc w:val="both"/>
              <w:rPr>
                <w:bCs/>
                <w:sz w:val="22"/>
                <w:szCs w:val="22"/>
              </w:rPr>
            </w:pPr>
            <w:r>
              <w:rPr>
                <w:bCs/>
                <w:sz w:val="22"/>
                <w:szCs w:val="22"/>
              </w:rPr>
              <w:t xml:space="preserve">Mẫu hóa đơn gốc </w:t>
            </w:r>
          </w:p>
        </w:tc>
      </w:tr>
    </w:tbl>
    <w:p w14:paraId="571BAD42">
      <w:pPr>
        <w:ind w:left="0"/>
        <w:rPr>
          <w:b/>
          <w:bCs/>
          <w:sz w:val="22"/>
          <w:szCs w:val="22"/>
        </w:rPr>
      </w:pPr>
    </w:p>
    <w:p w14:paraId="6FCFD598">
      <w:pPr>
        <w:ind w:left="0"/>
        <w:rPr>
          <w:b/>
          <w:bCs/>
          <w:sz w:val="22"/>
          <w:szCs w:val="22"/>
        </w:rPr>
      </w:pPr>
      <w:r>
        <w:rPr>
          <w:b/>
          <w:bCs/>
          <w:sz w:val="22"/>
          <w:szCs w:val="22"/>
        </w:rPr>
        <w:t>Ví dụ:</w:t>
      </w:r>
    </w:p>
    <w:p w14:paraId="5BAD6005">
      <w:pPr>
        <w:shd w:val="clear" w:color="auto" w:fill="FFFFFE"/>
        <w:spacing w:before="0" w:line="270" w:lineRule="atLeast"/>
        <w:ind w:left="0"/>
        <w:rPr>
          <w:snapToGrid/>
          <w:sz w:val="22"/>
          <w:szCs w:val="22"/>
        </w:rPr>
      </w:pPr>
      <w:r>
        <w:rPr>
          <w:sz w:val="22"/>
          <w:szCs w:val="22"/>
        </w:rPr>
        <w:t>{</w:t>
      </w:r>
    </w:p>
    <w:p w14:paraId="53041BA6">
      <w:pPr>
        <w:shd w:val="clear" w:color="auto" w:fill="FFFFFE"/>
        <w:spacing w:before="0" w:line="270" w:lineRule="atLeast"/>
        <w:ind w:left="0"/>
        <w:rPr>
          <w:sz w:val="22"/>
          <w:szCs w:val="22"/>
        </w:rPr>
      </w:pPr>
      <w:r>
        <w:rPr>
          <w:sz w:val="22"/>
          <w:szCs w:val="22"/>
        </w:rPr>
        <w:t>    "errorCode": </w:t>
      </w:r>
      <w:r>
        <w:rPr>
          <w:b/>
          <w:bCs/>
          <w:sz w:val="22"/>
          <w:szCs w:val="22"/>
        </w:rPr>
        <w:t>null</w:t>
      </w:r>
      <w:r>
        <w:rPr>
          <w:sz w:val="22"/>
          <w:szCs w:val="22"/>
        </w:rPr>
        <w:t>,</w:t>
      </w:r>
    </w:p>
    <w:p w14:paraId="4DD35A7C">
      <w:pPr>
        <w:shd w:val="clear" w:color="auto" w:fill="FFFFFE"/>
        <w:spacing w:before="0" w:line="270" w:lineRule="atLeast"/>
        <w:ind w:left="0"/>
        <w:rPr>
          <w:sz w:val="22"/>
          <w:szCs w:val="22"/>
        </w:rPr>
      </w:pPr>
      <w:r>
        <w:rPr>
          <w:sz w:val="22"/>
          <w:szCs w:val="22"/>
        </w:rPr>
        <w:t>    "description": </w:t>
      </w:r>
      <w:r>
        <w:rPr>
          <w:b/>
          <w:bCs/>
          <w:sz w:val="22"/>
          <w:szCs w:val="22"/>
        </w:rPr>
        <w:t>null</w:t>
      </w:r>
      <w:r>
        <w:rPr>
          <w:sz w:val="22"/>
          <w:szCs w:val="22"/>
        </w:rPr>
        <w:t>,</w:t>
      </w:r>
    </w:p>
    <w:p w14:paraId="6F28DF58">
      <w:pPr>
        <w:shd w:val="clear" w:color="auto" w:fill="FFFFFE"/>
        <w:spacing w:before="0" w:line="270" w:lineRule="atLeast"/>
        <w:ind w:left="0"/>
        <w:rPr>
          <w:sz w:val="22"/>
          <w:szCs w:val="22"/>
        </w:rPr>
      </w:pPr>
      <w:r>
        <w:rPr>
          <w:sz w:val="22"/>
          <w:szCs w:val="22"/>
        </w:rPr>
        <w:t>    "totalRows": 10,</w:t>
      </w:r>
    </w:p>
    <w:p w14:paraId="74EDD7A0">
      <w:pPr>
        <w:shd w:val="clear" w:color="auto" w:fill="FFFFFE"/>
        <w:spacing w:before="0" w:line="270" w:lineRule="atLeast"/>
        <w:ind w:left="0"/>
        <w:rPr>
          <w:sz w:val="22"/>
          <w:szCs w:val="22"/>
        </w:rPr>
      </w:pPr>
      <w:r>
        <w:rPr>
          <w:sz w:val="22"/>
          <w:szCs w:val="22"/>
        </w:rPr>
        <w:t>    "template": [</w:t>
      </w:r>
    </w:p>
    <w:p w14:paraId="3226A349">
      <w:pPr>
        <w:shd w:val="clear" w:color="auto" w:fill="FFFFFE"/>
        <w:spacing w:before="0" w:line="270" w:lineRule="atLeast"/>
        <w:ind w:left="0"/>
        <w:rPr>
          <w:sz w:val="22"/>
          <w:szCs w:val="22"/>
        </w:rPr>
      </w:pPr>
      <w:r>
        <w:rPr>
          <w:sz w:val="22"/>
          <w:szCs w:val="22"/>
        </w:rPr>
        <w:t>        {</w:t>
      </w:r>
    </w:p>
    <w:p w14:paraId="034026BB">
      <w:pPr>
        <w:shd w:val="clear" w:color="auto" w:fill="FFFFFE"/>
        <w:spacing w:before="0" w:line="270" w:lineRule="atLeast"/>
        <w:ind w:left="0"/>
        <w:rPr>
          <w:sz w:val="22"/>
          <w:szCs w:val="22"/>
        </w:rPr>
      </w:pPr>
      <w:r>
        <w:rPr>
          <w:sz w:val="22"/>
          <w:szCs w:val="22"/>
        </w:rPr>
        <w:t>            "templateCode": "1/138",</w:t>
      </w:r>
    </w:p>
    <w:p w14:paraId="55732051">
      <w:pPr>
        <w:shd w:val="clear" w:color="auto" w:fill="FFFFFE"/>
        <w:spacing w:before="0" w:line="270" w:lineRule="atLeast"/>
        <w:ind w:left="0"/>
        <w:rPr>
          <w:sz w:val="22"/>
          <w:szCs w:val="22"/>
        </w:rPr>
      </w:pPr>
      <w:r>
        <w:rPr>
          <w:sz w:val="22"/>
          <w:szCs w:val="22"/>
        </w:rPr>
        <w:t>            "invoiceSeri": "K23TYH",</w:t>
      </w:r>
    </w:p>
    <w:p w14:paraId="54FDDFBA">
      <w:pPr>
        <w:shd w:val="clear" w:color="auto" w:fill="FFFFFE"/>
        <w:spacing w:before="0" w:line="270" w:lineRule="atLeast"/>
        <w:ind w:left="0"/>
        <w:rPr>
          <w:sz w:val="22"/>
          <w:szCs w:val="22"/>
        </w:rPr>
      </w:pPr>
      <w:r>
        <w:rPr>
          <w:sz w:val="22"/>
          <w:szCs w:val="22"/>
        </w:rPr>
        <w:t>            "originalTemplateCode": "1/0001"</w:t>
      </w:r>
    </w:p>
    <w:p w14:paraId="726E8C12">
      <w:pPr>
        <w:shd w:val="clear" w:color="auto" w:fill="FFFFFE"/>
        <w:spacing w:before="0" w:line="270" w:lineRule="atLeast"/>
        <w:ind w:left="0"/>
        <w:rPr>
          <w:sz w:val="22"/>
          <w:szCs w:val="22"/>
        </w:rPr>
      </w:pPr>
      <w:r>
        <w:rPr>
          <w:sz w:val="22"/>
          <w:szCs w:val="22"/>
        </w:rPr>
        <w:t>        },</w:t>
      </w:r>
    </w:p>
    <w:p w14:paraId="400EACCE">
      <w:pPr>
        <w:shd w:val="clear" w:color="auto" w:fill="FFFFFE"/>
        <w:spacing w:before="0" w:line="270" w:lineRule="atLeast"/>
        <w:ind w:left="0"/>
        <w:rPr>
          <w:sz w:val="22"/>
          <w:szCs w:val="22"/>
        </w:rPr>
      </w:pPr>
      <w:r>
        <w:rPr>
          <w:sz w:val="22"/>
          <w:szCs w:val="22"/>
        </w:rPr>
        <w:t>        {</w:t>
      </w:r>
    </w:p>
    <w:p w14:paraId="7725F5A8">
      <w:pPr>
        <w:shd w:val="clear" w:color="auto" w:fill="FFFFFE"/>
        <w:spacing w:before="0" w:line="270" w:lineRule="atLeast"/>
        <w:ind w:left="0"/>
        <w:rPr>
          <w:sz w:val="22"/>
          <w:szCs w:val="22"/>
        </w:rPr>
      </w:pPr>
      <w:r>
        <w:rPr>
          <w:sz w:val="22"/>
          <w:szCs w:val="22"/>
        </w:rPr>
        <w:t>            "templateCode": "1/141",</w:t>
      </w:r>
    </w:p>
    <w:p w14:paraId="38A9080A">
      <w:pPr>
        <w:shd w:val="clear" w:color="auto" w:fill="FFFFFE"/>
        <w:spacing w:before="0" w:line="270" w:lineRule="atLeast"/>
        <w:ind w:left="0"/>
        <w:rPr>
          <w:sz w:val="22"/>
          <w:szCs w:val="22"/>
        </w:rPr>
      </w:pPr>
      <w:r>
        <w:rPr>
          <w:sz w:val="22"/>
          <w:szCs w:val="22"/>
        </w:rPr>
        <w:t>            "invoiceSeri": "K23TKH",</w:t>
      </w:r>
    </w:p>
    <w:p w14:paraId="00577838">
      <w:pPr>
        <w:shd w:val="clear" w:color="auto" w:fill="FFFFFE"/>
        <w:spacing w:before="0" w:line="270" w:lineRule="atLeast"/>
        <w:ind w:left="0"/>
        <w:rPr>
          <w:sz w:val="22"/>
          <w:szCs w:val="22"/>
        </w:rPr>
      </w:pPr>
      <w:r>
        <w:rPr>
          <w:sz w:val="22"/>
          <w:szCs w:val="22"/>
        </w:rPr>
        <w:t>            "originalTemplateCode": "1/0008"</w:t>
      </w:r>
    </w:p>
    <w:p w14:paraId="3BF81BC3">
      <w:pPr>
        <w:shd w:val="clear" w:color="auto" w:fill="FFFFFE"/>
        <w:spacing w:before="0" w:line="270" w:lineRule="atLeast"/>
        <w:ind w:left="0"/>
        <w:rPr>
          <w:sz w:val="22"/>
          <w:szCs w:val="22"/>
        </w:rPr>
      </w:pPr>
      <w:r>
        <w:rPr>
          <w:sz w:val="22"/>
          <w:szCs w:val="22"/>
        </w:rPr>
        <w:t>        },</w:t>
      </w:r>
    </w:p>
    <w:p w14:paraId="6E0730D6">
      <w:pPr>
        <w:shd w:val="clear" w:color="auto" w:fill="FFFFFE"/>
        <w:spacing w:before="0" w:line="270" w:lineRule="atLeast"/>
        <w:ind w:left="0"/>
        <w:rPr>
          <w:sz w:val="22"/>
          <w:szCs w:val="22"/>
        </w:rPr>
      </w:pPr>
      <w:r>
        <w:rPr>
          <w:sz w:val="22"/>
          <w:szCs w:val="22"/>
        </w:rPr>
        <w:t>        {</w:t>
      </w:r>
    </w:p>
    <w:p w14:paraId="0FF4C91F">
      <w:pPr>
        <w:shd w:val="clear" w:color="auto" w:fill="FFFFFE"/>
        <w:spacing w:before="0" w:line="270" w:lineRule="atLeast"/>
        <w:ind w:left="0"/>
        <w:rPr>
          <w:sz w:val="22"/>
          <w:szCs w:val="22"/>
        </w:rPr>
      </w:pPr>
      <w:r>
        <w:rPr>
          <w:sz w:val="22"/>
          <w:szCs w:val="22"/>
        </w:rPr>
        <w:t>            "templateCode": "1/142",</w:t>
      </w:r>
    </w:p>
    <w:p w14:paraId="0574426B">
      <w:pPr>
        <w:shd w:val="clear" w:color="auto" w:fill="FFFFFE"/>
        <w:spacing w:before="0" w:line="270" w:lineRule="atLeast"/>
        <w:ind w:left="0"/>
        <w:rPr>
          <w:sz w:val="22"/>
          <w:szCs w:val="22"/>
        </w:rPr>
      </w:pPr>
      <w:r>
        <w:rPr>
          <w:sz w:val="22"/>
          <w:szCs w:val="22"/>
        </w:rPr>
        <w:t>            "invoiceSeri": "K23TRW",</w:t>
      </w:r>
    </w:p>
    <w:p w14:paraId="393463F9">
      <w:pPr>
        <w:shd w:val="clear" w:color="auto" w:fill="FFFFFE"/>
        <w:spacing w:before="0" w:line="270" w:lineRule="atLeast"/>
        <w:ind w:left="0"/>
        <w:rPr>
          <w:sz w:val="22"/>
          <w:szCs w:val="22"/>
        </w:rPr>
      </w:pPr>
      <w:r>
        <w:rPr>
          <w:sz w:val="22"/>
          <w:szCs w:val="22"/>
        </w:rPr>
        <w:t>            "originalTemplateCode": "1/0005"</w:t>
      </w:r>
    </w:p>
    <w:p w14:paraId="0F92916D">
      <w:pPr>
        <w:shd w:val="clear" w:color="auto" w:fill="FFFFFE"/>
        <w:spacing w:before="0" w:line="270" w:lineRule="atLeast"/>
        <w:ind w:left="0"/>
        <w:rPr>
          <w:sz w:val="22"/>
          <w:szCs w:val="22"/>
        </w:rPr>
      </w:pPr>
      <w:r>
        <w:rPr>
          <w:sz w:val="22"/>
          <w:szCs w:val="22"/>
        </w:rPr>
        <w:t>        },</w:t>
      </w:r>
    </w:p>
    <w:p w14:paraId="189483D5">
      <w:pPr>
        <w:shd w:val="clear" w:color="auto" w:fill="FFFFFE"/>
        <w:spacing w:before="0" w:line="270" w:lineRule="atLeast"/>
        <w:ind w:left="0"/>
        <w:rPr>
          <w:sz w:val="22"/>
          <w:szCs w:val="22"/>
        </w:rPr>
      </w:pPr>
      <w:r>
        <w:rPr>
          <w:sz w:val="22"/>
          <w:szCs w:val="22"/>
        </w:rPr>
        <w:t>        {</w:t>
      </w:r>
    </w:p>
    <w:p w14:paraId="0465BF03">
      <w:pPr>
        <w:shd w:val="clear" w:color="auto" w:fill="FFFFFE"/>
        <w:spacing w:before="0" w:line="270" w:lineRule="atLeast"/>
        <w:ind w:left="0"/>
        <w:rPr>
          <w:sz w:val="22"/>
          <w:szCs w:val="22"/>
        </w:rPr>
      </w:pPr>
      <w:r>
        <w:rPr>
          <w:sz w:val="22"/>
          <w:szCs w:val="22"/>
        </w:rPr>
        <w:t>            "templateCode": "1/143",</w:t>
      </w:r>
    </w:p>
    <w:p w14:paraId="4BDE6D04">
      <w:pPr>
        <w:shd w:val="clear" w:color="auto" w:fill="FFFFFE"/>
        <w:spacing w:before="0" w:line="270" w:lineRule="atLeast"/>
        <w:ind w:left="0"/>
        <w:rPr>
          <w:sz w:val="22"/>
          <w:szCs w:val="22"/>
        </w:rPr>
      </w:pPr>
      <w:r>
        <w:rPr>
          <w:sz w:val="22"/>
          <w:szCs w:val="22"/>
        </w:rPr>
        <w:t>            "invoiceSeri": "K22TYT",</w:t>
      </w:r>
    </w:p>
    <w:p w14:paraId="7348936F">
      <w:pPr>
        <w:shd w:val="clear" w:color="auto" w:fill="FFFFFE"/>
        <w:spacing w:before="0" w:line="270" w:lineRule="atLeast"/>
        <w:ind w:left="0"/>
        <w:rPr>
          <w:sz w:val="22"/>
          <w:szCs w:val="22"/>
        </w:rPr>
      </w:pPr>
      <w:r>
        <w:rPr>
          <w:sz w:val="22"/>
          <w:szCs w:val="22"/>
        </w:rPr>
        <w:t>            "originalTemplateCode": "1/0001"</w:t>
      </w:r>
    </w:p>
    <w:p w14:paraId="6AB3922D">
      <w:pPr>
        <w:shd w:val="clear" w:color="auto" w:fill="FFFFFE"/>
        <w:spacing w:before="0" w:line="270" w:lineRule="atLeast"/>
        <w:ind w:left="0"/>
        <w:rPr>
          <w:sz w:val="22"/>
          <w:szCs w:val="22"/>
        </w:rPr>
      </w:pPr>
      <w:r>
        <w:rPr>
          <w:sz w:val="22"/>
          <w:szCs w:val="22"/>
        </w:rPr>
        <w:t>        },</w:t>
      </w:r>
    </w:p>
    <w:p w14:paraId="60A1533D">
      <w:pPr>
        <w:shd w:val="clear" w:color="auto" w:fill="FFFFFE"/>
        <w:spacing w:before="0" w:line="270" w:lineRule="atLeast"/>
        <w:ind w:left="0"/>
        <w:rPr>
          <w:sz w:val="22"/>
          <w:szCs w:val="22"/>
        </w:rPr>
      </w:pPr>
      <w:r>
        <w:rPr>
          <w:sz w:val="22"/>
          <w:szCs w:val="22"/>
        </w:rPr>
        <w:t>        {</w:t>
      </w:r>
    </w:p>
    <w:p w14:paraId="28D3DD07">
      <w:pPr>
        <w:shd w:val="clear" w:color="auto" w:fill="FFFFFE"/>
        <w:spacing w:before="0" w:line="270" w:lineRule="atLeast"/>
        <w:ind w:left="0"/>
        <w:rPr>
          <w:sz w:val="22"/>
          <w:szCs w:val="22"/>
        </w:rPr>
      </w:pPr>
      <w:r>
        <w:rPr>
          <w:sz w:val="22"/>
          <w:szCs w:val="22"/>
        </w:rPr>
        <w:t>            "templateCode": "1/143",</w:t>
      </w:r>
    </w:p>
    <w:p w14:paraId="7C4EA78F">
      <w:pPr>
        <w:shd w:val="clear" w:color="auto" w:fill="FFFFFE"/>
        <w:spacing w:before="0" w:line="270" w:lineRule="atLeast"/>
        <w:ind w:left="0"/>
        <w:rPr>
          <w:sz w:val="22"/>
          <w:szCs w:val="22"/>
        </w:rPr>
      </w:pPr>
      <w:r>
        <w:rPr>
          <w:sz w:val="22"/>
          <w:szCs w:val="22"/>
        </w:rPr>
        <w:t>            "invoiceSeri": "K23TEF",</w:t>
      </w:r>
    </w:p>
    <w:p w14:paraId="4016C068">
      <w:pPr>
        <w:shd w:val="clear" w:color="auto" w:fill="FFFFFE"/>
        <w:spacing w:before="0" w:line="270" w:lineRule="atLeast"/>
        <w:ind w:left="0"/>
        <w:rPr>
          <w:sz w:val="22"/>
          <w:szCs w:val="22"/>
        </w:rPr>
      </w:pPr>
      <w:r>
        <w:rPr>
          <w:sz w:val="22"/>
          <w:szCs w:val="22"/>
        </w:rPr>
        <w:t>            "originalTemplateCode": "1/0001"</w:t>
      </w:r>
    </w:p>
    <w:p w14:paraId="6EBF45E9">
      <w:pPr>
        <w:shd w:val="clear" w:color="auto" w:fill="FFFFFE"/>
        <w:spacing w:before="0" w:line="270" w:lineRule="atLeast"/>
        <w:ind w:left="0"/>
        <w:rPr>
          <w:sz w:val="22"/>
          <w:szCs w:val="22"/>
        </w:rPr>
      </w:pPr>
      <w:r>
        <w:rPr>
          <w:sz w:val="22"/>
          <w:szCs w:val="22"/>
        </w:rPr>
        <w:t>        },</w:t>
      </w:r>
    </w:p>
    <w:p w14:paraId="4152039D">
      <w:pPr>
        <w:shd w:val="clear" w:color="auto" w:fill="FFFFFE"/>
        <w:spacing w:before="0" w:line="270" w:lineRule="atLeast"/>
        <w:ind w:left="0"/>
        <w:rPr>
          <w:sz w:val="22"/>
          <w:szCs w:val="22"/>
        </w:rPr>
      </w:pPr>
      <w:r>
        <w:rPr>
          <w:sz w:val="22"/>
          <w:szCs w:val="22"/>
        </w:rPr>
        <w:t>        {</w:t>
      </w:r>
    </w:p>
    <w:p w14:paraId="07671E27">
      <w:pPr>
        <w:shd w:val="clear" w:color="auto" w:fill="FFFFFE"/>
        <w:spacing w:before="0" w:line="270" w:lineRule="atLeast"/>
        <w:ind w:left="0"/>
        <w:rPr>
          <w:sz w:val="22"/>
          <w:szCs w:val="22"/>
        </w:rPr>
      </w:pPr>
      <w:r>
        <w:rPr>
          <w:sz w:val="22"/>
          <w:szCs w:val="22"/>
        </w:rPr>
        <w:t>            "templateCode": "1/001",</w:t>
      </w:r>
    </w:p>
    <w:p w14:paraId="6D1B8CAD">
      <w:pPr>
        <w:shd w:val="clear" w:color="auto" w:fill="FFFFFE"/>
        <w:spacing w:before="0" w:line="270" w:lineRule="atLeast"/>
        <w:ind w:left="0"/>
        <w:rPr>
          <w:sz w:val="22"/>
          <w:szCs w:val="22"/>
        </w:rPr>
      </w:pPr>
      <w:r>
        <w:rPr>
          <w:sz w:val="22"/>
          <w:szCs w:val="22"/>
        </w:rPr>
        <w:t>            "invoiceSeri": "C21TUH",</w:t>
      </w:r>
    </w:p>
    <w:p w14:paraId="5C145B3D">
      <w:pPr>
        <w:shd w:val="clear" w:color="auto" w:fill="FFFFFE"/>
        <w:spacing w:before="0" w:line="270" w:lineRule="atLeast"/>
        <w:ind w:left="0"/>
        <w:rPr>
          <w:sz w:val="22"/>
          <w:szCs w:val="22"/>
        </w:rPr>
      </w:pPr>
      <w:r>
        <w:rPr>
          <w:sz w:val="22"/>
          <w:szCs w:val="22"/>
        </w:rPr>
        <w:t>            "originalTemplateCode": "1/0001"</w:t>
      </w:r>
    </w:p>
    <w:p w14:paraId="228843F9">
      <w:pPr>
        <w:shd w:val="clear" w:color="auto" w:fill="FFFFFE"/>
        <w:spacing w:before="0" w:line="270" w:lineRule="atLeast"/>
        <w:ind w:left="0"/>
        <w:rPr>
          <w:sz w:val="22"/>
          <w:szCs w:val="22"/>
        </w:rPr>
      </w:pPr>
      <w:r>
        <w:rPr>
          <w:sz w:val="22"/>
          <w:szCs w:val="22"/>
        </w:rPr>
        <w:t>        },</w:t>
      </w:r>
    </w:p>
    <w:p w14:paraId="18F8375D">
      <w:pPr>
        <w:shd w:val="clear" w:color="auto" w:fill="FFFFFE"/>
        <w:spacing w:before="0" w:line="270" w:lineRule="atLeast"/>
        <w:ind w:left="0"/>
        <w:rPr>
          <w:sz w:val="22"/>
          <w:szCs w:val="22"/>
        </w:rPr>
      </w:pPr>
      <w:r>
        <w:rPr>
          <w:sz w:val="22"/>
          <w:szCs w:val="22"/>
        </w:rPr>
        <w:t>        {</w:t>
      </w:r>
    </w:p>
    <w:p w14:paraId="0AEC7751">
      <w:pPr>
        <w:shd w:val="clear" w:color="auto" w:fill="FFFFFE"/>
        <w:spacing w:before="0" w:line="270" w:lineRule="atLeast"/>
        <w:ind w:left="0"/>
        <w:rPr>
          <w:sz w:val="22"/>
          <w:szCs w:val="22"/>
        </w:rPr>
      </w:pPr>
      <w:r>
        <w:rPr>
          <w:sz w:val="22"/>
          <w:szCs w:val="22"/>
        </w:rPr>
        <w:t>            "templateCode": "2/002",</w:t>
      </w:r>
    </w:p>
    <w:p w14:paraId="0D3AA636">
      <w:pPr>
        <w:shd w:val="clear" w:color="auto" w:fill="FFFFFE"/>
        <w:spacing w:before="0" w:line="270" w:lineRule="atLeast"/>
        <w:ind w:left="0"/>
        <w:rPr>
          <w:sz w:val="22"/>
          <w:szCs w:val="22"/>
        </w:rPr>
      </w:pPr>
      <w:r>
        <w:rPr>
          <w:sz w:val="22"/>
          <w:szCs w:val="22"/>
        </w:rPr>
        <w:t>            "invoiceSeri": "K23MAA",</w:t>
      </w:r>
    </w:p>
    <w:p w14:paraId="02B95430">
      <w:pPr>
        <w:shd w:val="clear" w:color="auto" w:fill="FFFFFE"/>
        <w:spacing w:before="0" w:line="270" w:lineRule="atLeast"/>
        <w:ind w:left="0"/>
        <w:rPr>
          <w:sz w:val="22"/>
          <w:szCs w:val="22"/>
        </w:rPr>
      </w:pPr>
      <w:r>
        <w:rPr>
          <w:sz w:val="22"/>
          <w:szCs w:val="22"/>
        </w:rPr>
        <w:t>            "originalTemplateCode": "2/0002"</w:t>
      </w:r>
    </w:p>
    <w:p w14:paraId="0CE31CD2">
      <w:pPr>
        <w:shd w:val="clear" w:color="auto" w:fill="FFFFFE"/>
        <w:spacing w:before="0" w:line="270" w:lineRule="atLeast"/>
        <w:ind w:left="0"/>
        <w:rPr>
          <w:sz w:val="22"/>
          <w:szCs w:val="22"/>
        </w:rPr>
      </w:pPr>
      <w:r>
        <w:rPr>
          <w:sz w:val="22"/>
          <w:szCs w:val="22"/>
        </w:rPr>
        <w:t>        },</w:t>
      </w:r>
    </w:p>
    <w:p w14:paraId="3D752E97">
      <w:pPr>
        <w:shd w:val="clear" w:color="auto" w:fill="FFFFFE"/>
        <w:spacing w:before="0" w:line="270" w:lineRule="atLeast"/>
        <w:ind w:left="0"/>
        <w:rPr>
          <w:sz w:val="22"/>
          <w:szCs w:val="22"/>
        </w:rPr>
      </w:pPr>
      <w:r>
        <w:rPr>
          <w:sz w:val="22"/>
          <w:szCs w:val="22"/>
        </w:rPr>
        <w:t>        {</w:t>
      </w:r>
    </w:p>
    <w:p w14:paraId="16AD5B93">
      <w:pPr>
        <w:shd w:val="clear" w:color="auto" w:fill="FFFFFE"/>
        <w:spacing w:before="0" w:line="270" w:lineRule="atLeast"/>
        <w:ind w:left="0"/>
        <w:rPr>
          <w:sz w:val="22"/>
          <w:szCs w:val="22"/>
        </w:rPr>
      </w:pPr>
      <w:r>
        <w:rPr>
          <w:sz w:val="22"/>
          <w:szCs w:val="22"/>
        </w:rPr>
        <w:t>            "templateCode": "2/002",</w:t>
      </w:r>
    </w:p>
    <w:p w14:paraId="4778A700">
      <w:pPr>
        <w:shd w:val="clear" w:color="auto" w:fill="FFFFFE"/>
        <w:spacing w:before="0" w:line="270" w:lineRule="atLeast"/>
        <w:ind w:left="0"/>
        <w:rPr>
          <w:sz w:val="22"/>
          <w:szCs w:val="22"/>
        </w:rPr>
      </w:pPr>
      <w:r>
        <w:rPr>
          <w:sz w:val="22"/>
          <w:szCs w:val="22"/>
        </w:rPr>
        <w:t>            "invoiceSeri": "K22MAB",</w:t>
      </w:r>
    </w:p>
    <w:p w14:paraId="3EEECDF1">
      <w:pPr>
        <w:shd w:val="clear" w:color="auto" w:fill="FFFFFE"/>
        <w:spacing w:before="0" w:line="270" w:lineRule="atLeast"/>
        <w:ind w:left="0"/>
        <w:rPr>
          <w:sz w:val="22"/>
          <w:szCs w:val="22"/>
        </w:rPr>
      </w:pPr>
      <w:r>
        <w:rPr>
          <w:sz w:val="22"/>
          <w:szCs w:val="22"/>
        </w:rPr>
        <w:t>            "originalTemplateCode": "2/0002"</w:t>
      </w:r>
    </w:p>
    <w:p w14:paraId="465AE7D0">
      <w:pPr>
        <w:shd w:val="clear" w:color="auto" w:fill="FFFFFE"/>
        <w:spacing w:before="0" w:line="270" w:lineRule="atLeast"/>
        <w:ind w:left="0"/>
        <w:rPr>
          <w:sz w:val="22"/>
          <w:szCs w:val="22"/>
        </w:rPr>
      </w:pPr>
      <w:r>
        <w:rPr>
          <w:sz w:val="22"/>
          <w:szCs w:val="22"/>
        </w:rPr>
        <w:t>        },</w:t>
      </w:r>
    </w:p>
    <w:p w14:paraId="1ACE5BC7">
      <w:pPr>
        <w:shd w:val="clear" w:color="auto" w:fill="FFFFFE"/>
        <w:spacing w:before="0" w:line="270" w:lineRule="atLeast"/>
        <w:ind w:left="0"/>
        <w:rPr>
          <w:sz w:val="22"/>
          <w:szCs w:val="22"/>
        </w:rPr>
      </w:pPr>
      <w:r>
        <w:rPr>
          <w:sz w:val="22"/>
          <w:szCs w:val="22"/>
        </w:rPr>
        <w:t>        {</w:t>
      </w:r>
    </w:p>
    <w:p w14:paraId="10935591">
      <w:pPr>
        <w:shd w:val="clear" w:color="auto" w:fill="FFFFFE"/>
        <w:spacing w:before="0" w:line="270" w:lineRule="atLeast"/>
        <w:ind w:left="0"/>
        <w:rPr>
          <w:sz w:val="22"/>
          <w:szCs w:val="22"/>
        </w:rPr>
      </w:pPr>
      <w:r>
        <w:rPr>
          <w:sz w:val="22"/>
          <w:szCs w:val="22"/>
        </w:rPr>
        <w:t>            "templateCode": "2/005",</w:t>
      </w:r>
    </w:p>
    <w:p w14:paraId="18F1E97D">
      <w:pPr>
        <w:shd w:val="clear" w:color="auto" w:fill="FFFFFE"/>
        <w:spacing w:before="0" w:line="270" w:lineRule="atLeast"/>
        <w:ind w:left="0"/>
        <w:rPr>
          <w:sz w:val="22"/>
          <w:szCs w:val="22"/>
        </w:rPr>
      </w:pPr>
      <w:r>
        <w:rPr>
          <w:sz w:val="22"/>
          <w:szCs w:val="22"/>
        </w:rPr>
        <w:t>            "invoiceSeri": "C21MYH",</w:t>
      </w:r>
    </w:p>
    <w:p w14:paraId="76BCFDDA">
      <w:pPr>
        <w:shd w:val="clear" w:color="auto" w:fill="FFFFFE"/>
        <w:spacing w:before="0" w:line="270" w:lineRule="atLeast"/>
        <w:ind w:left="0"/>
        <w:rPr>
          <w:sz w:val="22"/>
          <w:szCs w:val="22"/>
        </w:rPr>
      </w:pPr>
      <w:r>
        <w:rPr>
          <w:sz w:val="22"/>
          <w:szCs w:val="22"/>
        </w:rPr>
        <w:t>            "originalTemplateCode": "2/0002"</w:t>
      </w:r>
    </w:p>
    <w:p w14:paraId="24D41EBD">
      <w:pPr>
        <w:shd w:val="clear" w:color="auto" w:fill="FFFFFE"/>
        <w:spacing w:before="0" w:line="270" w:lineRule="atLeast"/>
        <w:ind w:left="0"/>
        <w:rPr>
          <w:sz w:val="22"/>
          <w:szCs w:val="22"/>
        </w:rPr>
      </w:pPr>
      <w:r>
        <w:rPr>
          <w:sz w:val="22"/>
          <w:szCs w:val="22"/>
        </w:rPr>
        <w:t>        },</w:t>
      </w:r>
    </w:p>
    <w:p w14:paraId="79941BD5">
      <w:pPr>
        <w:shd w:val="clear" w:color="auto" w:fill="FFFFFE"/>
        <w:spacing w:before="0" w:line="270" w:lineRule="atLeast"/>
        <w:ind w:left="0"/>
        <w:rPr>
          <w:sz w:val="22"/>
          <w:szCs w:val="22"/>
        </w:rPr>
      </w:pPr>
      <w:r>
        <w:rPr>
          <w:sz w:val="22"/>
          <w:szCs w:val="22"/>
        </w:rPr>
        <w:t>        {</w:t>
      </w:r>
    </w:p>
    <w:p w14:paraId="63A95139">
      <w:pPr>
        <w:shd w:val="clear" w:color="auto" w:fill="FFFFFE"/>
        <w:spacing w:before="0" w:line="270" w:lineRule="atLeast"/>
        <w:ind w:left="0"/>
        <w:rPr>
          <w:sz w:val="22"/>
          <w:szCs w:val="22"/>
        </w:rPr>
      </w:pPr>
      <w:r>
        <w:rPr>
          <w:sz w:val="22"/>
          <w:szCs w:val="22"/>
        </w:rPr>
        <w:t>            "templateCode": "6/003",</w:t>
      </w:r>
    </w:p>
    <w:p w14:paraId="72B7A81C">
      <w:pPr>
        <w:shd w:val="clear" w:color="auto" w:fill="FFFFFE"/>
        <w:spacing w:before="0" w:line="270" w:lineRule="atLeast"/>
        <w:ind w:left="0"/>
        <w:rPr>
          <w:sz w:val="22"/>
          <w:szCs w:val="22"/>
        </w:rPr>
      </w:pPr>
      <w:r>
        <w:rPr>
          <w:sz w:val="22"/>
          <w:szCs w:val="22"/>
        </w:rPr>
        <w:t>            "invoiceSeri": "K22NKL",</w:t>
      </w:r>
    </w:p>
    <w:p w14:paraId="48965199">
      <w:pPr>
        <w:shd w:val="clear" w:color="auto" w:fill="FFFFFE"/>
        <w:spacing w:before="0" w:line="270" w:lineRule="atLeast"/>
        <w:ind w:left="0"/>
        <w:rPr>
          <w:sz w:val="22"/>
          <w:szCs w:val="22"/>
        </w:rPr>
      </w:pPr>
      <w:r>
        <w:rPr>
          <w:sz w:val="22"/>
          <w:szCs w:val="22"/>
        </w:rPr>
        <w:t>            "originalTemplateCode": "6/0001"</w:t>
      </w:r>
    </w:p>
    <w:p w14:paraId="3DBBE913">
      <w:pPr>
        <w:shd w:val="clear" w:color="auto" w:fill="FFFFFE"/>
        <w:spacing w:before="0" w:line="270" w:lineRule="atLeast"/>
        <w:ind w:left="0"/>
        <w:rPr>
          <w:sz w:val="22"/>
          <w:szCs w:val="22"/>
        </w:rPr>
      </w:pPr>
      <w:r>
        <w:rPr>
          <w:sz w:val="22"/>
          <w:szCs w:val="22"/>
        </w:rPr>
        <w:t>        }</w:t>
      </w:r>
    </w:p>
    <w:p w14:paraId="4DF52EC1">
      <w:pPr>
        <w:shd w:val="clear" w:color="auto" w:fill="FFFFFE"/>
        <w:spacing w:before="0" w:line="270" w:lineRule="atLeast"/>
        <w:ind w:left="0"/>
        <w:rPr>
          <w:sz w:val="22"/>
          <w:szCs w:val="22"/>
        </w:rPr>
      </w:pPr>
      <w:r>
        <w:rPr>
          <w:sz w:val="22"/>
          <w:szCs w:val="22"/>
        </w:rPr>
        <w:t>    ]</w:t>
      </w:r>
    </w:p>
    <w:p w14:paraId="754D24A8">
      <w:pPr>
        <w:ind w:left="0"/>
        <w:rPr>
          <w:sz w:val="22"/>
          <w:szCs w:val="22"/>
        </w:rPr>
      </w:pPr>
      <w:r>
        <w:rPr>
          <w:sz w:val="22"/>
          <w:szCs w:val="22"/>
        </w:rPr>
        <w:t>}</w:t>
      </w:r>
    </w:p>
    <w:p w14:paraId="0E9C2FB5">
      <w:pPr>
        <w:pStyle w:val="124"/>
        <w:numPr>
          <w:ilvl w:val="1"/>
          <w:numId w:val="33"/>
        </w:numPr>
        <w:rPr>
          <w:sz w:val="22"/>
          <w:szCs w:val="22"/>
        </w:rPr>
      </w:pPr>
      <w:r>
        <w:rPr>
          <w:sz w:val="22"/>
          <w:szCs w:val="22"/>
        </w:rPr>
        <w:t xml:space="preserve">Phát hành/thay thế/điều chỉnh cho </w:t>
      </w:r>
      <w:r>
        <w:rPr>
          <w:sz w:val="22"/>
          <w:szCs w:val="22"/>
          <w:lang w:val="vi-VN"/>
        </w:rPr>
        <w:t>CLOUD CA</w:t>
      </w:r>
      <w:r>
        <w:rPr>
          <w:sz w:val="22"/>
          <w:szCs w:val="22"/>
        </w:rPr>
        <w:t xml:space="preserve"> (Bước 1: Lấy chuỗi hash)</w:t>
      </w:r>
    </w:p>
    <w:p w14:paraId="320CB54B">
      <w:pPr>
        <w:jc w:val="both"/>
        <w:rPr>
          <w:b/>
          <w:sz w:val="22"/>
          <w:szCs w:val="22"/>
        </w:rPr>
      </w:pPr>
      <w:r>
        <w:rPr>
          <w:b/>
          <w:sz w:val="22"/>
          <w:szCs w:val="22"/>
        </w:rPr>
        <w:t>*Quy tắc kiểm tra ngày lập hóa đơn:</w:t>
      </w:r>
    </w:p>
    <w:p w14:paraId="2B275C8F">
      <w:pPr>
        <w:rPr>
          <w:spacing w:val="2"/>
          <w:sz w:val="22"/>
          <w:szCs w:val="22"/>
          <w:shd w:val="clear" w:color="auto" w:fill="FFFFFF"/>
        </w:rPr>
      </w:pPr>
      <w:r>
        <w:rPr>
          <w:spacing w:val="2"/>
          <w:sz w:val="22"/>
          <w:szCs w:val="22"/>
          <w:shd w:val="clear" w:color="auto" w:fill="FFFFFF"/>
        </w:rPr>
        <w:t xml:space="preserve">Hệ thống Hóa đơn điện tử SInvoice V2, phần Cấu hình chung liên quan ngày lập hóa đơn có 2 checkbox: </w:t>
      </w:r>
      <w:r>
        <w:rPr>
          <w:color w:val="181D34"/>
          <w:spacing w:val="2"/>
          <w:sz w:val="22"/>
          <w:szCs w:val="22"/>
          <w:shd w:val="clear" w:color="auto" w:fill="FFFFFF"/>
        </w:rPr>
        <w:t>Cho phép ngày lập hóa đơn khác ngày hiện tại</w:t>
      </w:r>
      <w:r>
        <w:rPr>
          <w:spacing w:val="2"/>
          <w:sz w:val="22"/>
          <w:szCs w:val="22"/>
          <w:shd w:val="clear" w:color="auto" w:fill="FFFFFF"/>
        </w:rPr>
        <w:t>, Tự động đặt giá trị cho ngày lập hóa đơn bằng ngày lập gần nhất.</w:t>
      </w:r>
    </w:p>
    <w:p w14:paraId="49412F03">
      <w:pPr>
        <w:rPr>
          <w:spacing w:val="2"/>
          <w:sz w:val="22"/>
          <w:szCs w:val="22"/>
          <w:shd w:val="clear" w:color="auto" w:fill="FFFFFF"/>
        </w:rPr>
      </w:pPr>
      <w:r>
        <w:rPr>
          <w:spacing w:val="2"/>
          <w:sz w:val="22"/>
          <w:szCs w:val="22"/>
          <w:shd w:val="clear" w:color="auto" w:fill="FFFFFF"/>
        </w:rPr>
        <w:t>Khi phát hành hóa đơn qua API, ngày lập hóa đơn sẽ bị ảnh hưởng khi người dùng tích chọn các checkbox này, xảy ra 4 trường hợp như mô tả sau:</w:t>
      </w:r>
    </w:p>
    <w:p w14:paraId="4A4A2076">
      <w:pPr>
        <w:rPr>
          <w:b/>
          <w:snapToGrid/>
          <w:sz w:val="22"/>
          <w:szCs w:val="22"/>
        </w:rPr>
      </w:pPr>
      <w:r>
        <w:rPr>
          <w:b/>
          <w:sz w:val="22"/>
          <w:szCs w:val="22"/>
        </w:rPr>
        <w:t>TH1: Không tick cả 2</w:t>
      </w:r>
    </w:p>
    <w:p w14:paraId="6C437C1E">
      <w:pPr>
        <w:rPr>
          <w:sz w:val="22"/>
          <w:szCs w:val="22"/>
        </w:rPr>
      </w:pPr>
      <w:r>
        <w:rPr>
          <w:sz w:val="22"/>
          <w:szCs w:val="22"/>
        </w:rPr>
        <w:t>- Ngày lập (invoiceIssuedDate) null: lấy ngày giờ hiện tại (sysdate)</w:t>
      </w:r>
    </w:p>
    <w:p w14:paraId="71BF8253">
      <w:pPr>
        <w:rPr>
          <w:sz w:val="22"/>
          <w:szCs w:val="22"/>
        </w:rPr>
      </w:pPr>
      <w:r>
        <w:rPr>
          <w:sz w:val="22"/>
          <w:szCs w:val="22"/>
        </w:rPr>
        <w:t>- Ngày lập &lt; ngày lập của hóa đơn gần nhất: ngày lập không hợp lệ</w:t>
      </w:r>
    </w:p>
    <w:p w14:paraId="5CC00568">
      <w:pPr>
        <w:rPr>
          <w:sz w:val="22"/>
          <w:szCs w:val="22"/>
        </w:rPr>
      </w:pPr>
      <w:r>
        <w:rPr>
          <w:sz w:val="22"/>
          <w:szCs w:val="22"/>
        </w:rPr>
        <w:t>- Ngày lập &gt;= ngày lập của hóa đơn gần nhất và &lt;= ngày hiện tại: ngày lập không hợp lệ</w:t>
      </w:r>
    </w:p>
    <w:p w14:paraId="7A827429">
      <w:pPr>
        <w:rPr>
          <w:sz w:val="22"/>
          <w:szCs w:val="22"/>
        </w:rPr>
      </w:pPr>
      <w:r>
        <w:rPr>
          <w:sz w:val="22"/>
          <w:szCs w:val="22"/>
        </w:rPr>
        <w:t>- Ngày lập &gt; ngày hiện tại: lấy ngày truyền vào (không kiểm tra giờ)</w:t>
      </w:r>
    </w:p>
    <w:p w14:paraId="047332FA">
      <w:pPr>
        <w:rPr>
          <w:b/>
          <w:sz w:val="22"/>
          <w:szCs w:val="22"/>
        </w:rPr>
      </w:pPr>
      <w:r>
        <w:rPr>
          <w:b/>
          <w:sz w:val="22"/>
          <w:szCs w:val="22"/>
        </w:rPr>
        <w:t>TH2: Tick “</w:t>
      </w:r>
      <w:r>
        <w:rPr>
          <w:b/>
          <w:spacing w:val="2"/>
          <w:sz w:val="22"/>
          <w:szCs w:val="22"/>
          <w:shd w:val="clear" w:color="auto" w:fill="FFFFFF"/>
        </w:rPr>
        <w:t>Cấu hình ngày ký là thời điểm hiện tại”</w:t>
      </w:r>
    </w:p>
    <w:p w14:paraId="2C0491BB">
      <w:pPr>
        <w:rPr>
          <w:sz w:val="22"/>
          <w:szCs w:val="22"/>
        </w:rPr>
      </w:pPr>
      <w:r>
        <w:rPr>
          <w:sz w:val="22"/>
          <w:szCs w:val="22"/>
        </w:rPr>
        <w:t>- Ngày lập (invoiceIssuedDate) null: lấy ngày giờ hiện tại (sysdate)</w:t>
      </w:r>
    </w:p>
    <w:p w14:paraId="3ABF0C16">
      <w:pPr>
        <w:rPr>
          <w:sz w:val="22"/>
          <w:szCs w:val="22"/>
        </w:rPr>
      </w:pPr>
      <w:r>
        <w:rPr>
          <w:sz w:val="22"/>
          <w:szCs w:val="22"/>
        </w:rPr>
        <w:t xml:space="preserve">- Ngày lập &lt; ngày lập của hóa đơn gần nhất: lấy ngày của hóa đơn đã lập gần nhất </w:t>
      </w:r>
    </w:p>
    <w:p w14:paraId="0579FDE4">
      <w:pPr>
        <w:rPr>
          <w:sz w:val="22"/>
          <w:szCs w:val="22"/>
        </w:rPr>
      </w:pPr>
      <w:r>
        <w:rPr>
          <w:sz w:val="22"/>
          <w:szCs w:val="22"/>
        </w:rPr>
        <w:t xml:space="preserve">- Ngày lập &gt;= ngày lập của hóa đơn gần nhất và &lt;= ngày hiện tại: lấy ngày truyền vào </w:t>
      </w:r>
    </w:p>
    <w:p w14:paraId="0827FB92">
      <w:pPr>
        <w:rPr>
          <w:sz w:val="22"/>
          <w:szCs w:val="22"/>
        </w:rPr>
      </w:pPr>
      <w:r>
        <w:rPr>
          <w:sz w:val="22"/>
          <w:szCs w:val="22"/>
        </w:rPr>
        <w:t>- Ngày lập &gt; ngày hiện tại: ngày lập không hợp lệ</w:t>
      </w:r>
    </w:p>
    <w:p w14:paraId="60D85796">
      <w:pPr>
        <w:jc w:val="both"/>
        <w:rPr>
          <w:b/>
          <w:spacing w:val="2"/>
          <w:sz w:val="22"/>
          <w:szCs w:val="22"/>
          <w:shd w:val="clear" w:color="auto" w:fill="FFFFFF"/>
        </w:rPr>
      </w:pPr>
      <w:r>
        <w:rPr>
          <w:b/>
          <w:sz w:val="22"/>
          <w:szCs w:val="22"/>
        </w:rPr>
        <w:t>TH3: Tick “</w:t>
      </w:r>
      <w:r>
        <w:rPr>
          <w:b/>
          <w:spacing w:val="2"/>
          <w:sz w:val="22"/>
          <w:szCs w:val="22"/>
          <w:shd w:val="clear" w:color="auto" w:fill="FFFFFF"/>
        </w:rPr>
        <w:t>Tự động đặt giá trị cho ngày lập hóa đơn bằng ngày lập gần nhất”</w:t>
      </w:r>
    </w:p>
    <w:p w14:paraId="0F96B25D">
      <w:pPr>
        <w:rPr>
          <w:sz w:val="22"/>
          <w:szCs w:val="22"/>
        </w:rPr>
      </w:pPr>
      <w:r>
        <w:rPr>
          <w:sz w:val="22"/>
          <w:szCs w:val="22"/>
        </w:rPr>
        <w:t>- Ngày lập (invoiceIssuedDate) null: lấy ngày giờ hiện tại (sysdate)</w:t>
      </w:r>
    </w:p>
    <w:p w14:paraId="210D6A39">
      <w:pPr>
        <w:rPr>
          <w:sz w:val="22"/>
          <w:szCs w:val="22"/>
        </w:rPr>
      </w:pPr>
      <w:r>
        <w:rPr>
          <w:sz w:val="22"/>
          <w:szCs w:val="22"/>
        </w:rPr>
        <w:t>- Ngày lập &lt; ngày lập của hóa đơn gần nhất: ngày lập không hợp lệ</w:t>
      </w:r>
    </w:p>
    <w:p w14:paraId="4AC9771F">
      <w:pPr>
        <w:rPr>
          <w:sz w:val="22"/>
          <w:szCs w:val="22"/>
        </w:rPr>
      </w:pPr>
      <w:r>
        <w:rPr>
          <w:sz w:val="22"/>
          <w:szCs w:val="22"/>
        </w:rPr>
        <w:t xml:space="preserve">- Ngày lập &gt;= ngày lập của hóa đơn gần nhất và &lt;= ngày hiện tại: lấy ngày truyền vào </w:t>
      </w:r>
    </w:p>
    <w:p w14:paraId="31D3AAC4">
      <w:pPr>
        <w:rPr>
          <w:sz w:val="22"/>
          <w:szCs w:val="22"/>
        </w:rPr>
      </w:pPr>
      <w:r>
        <w:rPr>
          <w:sz w:val="22"/>
          <w:szCs w:val="22"/>
        </w:rPr>
        <w:t>- Ngày lập &gt; ngày hiện tại: ngày lập không hợp lệ</w:t>
      </w:r>
    </w:p>
    <w:p w14:paraId="2E150A96">
      <w:pPr>
        <w:rPr>
          <w:sz w:val="22"/>
          <w:szCs w:val="22"/>
        </w:rPr>
      </w:pPr>
    </w:p>
    <w:p w14:paraId="72334FB2">
      <w:pPr>
        <w:rPr>
          <w:b/>
          <w:sz w:val="22"/>
          <w:szCs w:val="22"/>
        </w:rPr>
      </w:pPr>
      <w:r>
        <w:rPr>
          <w:b/>
          <w:sz w:val="22"/>
          <w:szCs w:val="22"/>
        </w:rPr>
        <w:t xml:space="preserve">TH4: Tích cả 2 </w:t>
      </w:r>
    </w:p>
    <w:p w14:paraId="7CAD5975">
      <w:pPr>
        <w:rPr>
          <w:sz w:val="22"/>
          <w:szCs w:val="22"/>
        </w:rPr>
      </w:pPr>
      <w:r>
        <w:rPr>
          <w:sz w:val="22"/>
          <w:szCs w:val="22"/>
        </w:rPr>
        <w:t>- Ngày lập (invoiceIssuedDate) null: lấy ngày giờ hiện tại (sysdate)</w:t>
      </w:r>
    </w:p>
    <w:p w14:paraId="7F099CAD">
      <w:pPr>
        <w:rPr>
          <w:sz w:val="22"/>
          <w:szCs w:val="22"/>
        </w:rPr>
      </w:pPr>
      <w:r>
        <w:rPr>
          <w:sz w:val="22"/>
          <w:szCs w:val="22"/>
        </w:rPr>
        <w:t xml:space="preserve">- Ngày lập &lt; ngày lập của hóa đơn gần nhất: lấy ngày của hóa đơn đã lập gần nhất </w:t>
      </w:r>
    </w:p>
    <w:p w14:paraId="4E68E481">
      <w:pPr>
        <w:rPr>
          <w:sz w:val="22"/>
          <w:szCs w:val="22"/>
        </w:rPr>
      </w:pPr>
      <w:r>
        <w:rPr>
          <w:sz w:val="22"/>
          <w:szCs w:val="22"/>
        </w:rPr>
        <w:t xml:space="preserve">- Ngày lập &gt;= ngày lập của hóa đơn gần nhất và &lt;= ngày hiện tại:  lấy ngày truyền vào </w:t>
      </w:r>
    </w:p>
    <w:p w14:paraId="5E73C4B5">
      <w:pPr>
        <w:rPr>
          <w:sz w:val="22"/>
          <w:szCs w:val="22"/>
        </w:rPr>
      </w:pPr>
      <w:r>
        <w:rPr>
          <w:sz w:val="22"/>
          <w:szCs w:val="22"/>
        </w:rPr>
        <w:t>- Ngày lập &gt; ngày hiện tại: ngày lập không hợp lệ</w:t>
      </w:r>
    </w:p>
    <w:p w14:paraId="2550F196">
      <w:pPr>
        <w:pStyle w:val="4"/>
        <w:rPr>
          <w:sz w:val="22"/>
          <w:szCs w:val="22"/>
        </w:rPr>
      </w:pPr>
      <w:r>
        <w:rPr>
          <w:sz w:val="22"/>
          <w:szCs w:val="22"/>
        </w:rPr>
        <w:t>- Sinh ra file xml và chuỗi hash của file XML của hóa đơn ký bởi USB Token.</w:t>
      </w:r>
    </w:p>
    <w:p w14:paraId="5A76F56F">
      <w:pPr>
        <w:pStyle w:val="93"/>
        <w:widowControl w:val="0"/>
        <w:numPr>
          <w:ilvl w:val="0"/>
          <w:numId w:val="25"/>
        </w:numPr>
        <w:spacing w:before="120" w:line="360" w:lineRule="auto"/>
        <w:contextualSpacing/>
        <w:jc w:val="both"/>
        <w:rPr>
          <w:rFonts w:ascii="Times New Roman" w:hAnsi="Times New Roman"/>
          <w:b/>
          <w:color w:val="0000FF"/>
        </w:rPr>
      </w:pPr>
      <w:r>
        <w:rPr>
          <w:rFonts w:ascii="Times New Roman" w:hAnsi="Times New Roman"/>
          <w:b/>
          <w:color w:val="0000FF"/>
        </w:rPr>
        <w:t>Đầuvào:</w:t>
      </w:r>
    </w:p>
    <w:p w14:paraId="484361F8">
      <w:pPr>
        <w:numPr>
          <w:ilvl w:val="0"/>
          <w:numId w:val="17"/>
        </w:numPr>
        <w:snapToGrid w:val="0"/>
        <w:jc w:val="both"/>
        <w:rPr>
          <w:sz w:val="22"/>
          <w:szCs w:val="22"/>
        </w:rPr>
      </w:pPr>
      <w:r>
        <w:rPr>
          <w:sz w:val="22"/>
          <w:szCs w:val="22"/>
        </w:rPr>
        <w:t xml:space="preserve">Action (POST):  </w:t>
      </w:r>
      <w:r>
        <w:rPr>
          <w:color w:val="505050"/>
          <w:sz w:val="22"/>
          <w:szCs w:val="22"/>
          <w:shd w:val="clear" w:color="auto" w:fill="FAFAFA"/>
        </w:rPr>
        <w:t>InvoiceAPI/InvoiceWS/createInvoiceUsbTokenGetHash/{supplierTaxCode}</w:t>
      </w:r>
    </w:p>
    <w:p w14:paraId="46158F86">
      <w:pPr>
        <w:numPr>
          <w:ilvl w:val="0"/>
          <w:numId w:val="17"/>
        </w:numPr>
        <w:jc w:val="both"/>
        <w:rPr>
          <w:sz w:val="22"/>
          <w:szCs w:val="22"/>
        </w:rPr>
      </w:pPr>
      <w:r>
        <w:rPr>
          <w:sz w:val="22"/>
          <w:szCs w:val="22"/>
        </w:rPr>
        <w:t>Headers:</w:t>
      </w:r>
    </w:p>
    <w:p w14:paraId="1F9E71AB">
      <w:pPr>
        <w:ind w:left="720"/>
        <w:jc w:val="both"/>
        <w:rPr>
          <w:sz w:val="22"/>
          <w:szCs w:val="22"/>
          <w:lang w:val="en"/>
        </w:rPr>
      </w:pPr>
      <w:r>
        <w:rPr>
          <w:sz w:val="22"/>
          <w:szCs w:val="22"/>
          <w:lang w:val="en"/>
        </w:rPr>
        <w:t>+ Cookie: giá trị access_token hoặc Authorization: username/pass như đăng nhập trên web  hoặc Authorization: username/pass như đăng nhập trên web</w:t>
      </w:r>
    </w:p>
    <w:p w14:paraId="37D8BA2B">
      <w:pPr>
        <w:ind w:left="720"/>
        <w:jc w:val="both"/>
        <w:rPr>
          <w:sz w:val="22"/>
          <w:szCs w:val="22"/>
        </w:rPr>
      </w:pPr>
      <w:r>
        <w:rPr>
          <w:sz w:val="22"/>
          <w:szCs w:val="22"/>
        </w:rPr>
        <w:t xml:space="preserve">+ Content-Type : application/json </w:t>
      </w:r>
    </w:p>
    <w:p w14:paraId="6BDFD561">
      <w:pPr>
        <w:pStyle w:val="93"/>
        <w:widowControl w:val="0"/>
        <w:snapToGrid w:val="0"/>
        <w:spacing w:before="120" w:line="360" w:lineRule="auto"/>
        <w:ind w:left="0"/>
        <w:contextualSpacing/>
        <w:jc w:val="both"/>
        <w:rPr>
          <w:rFonts w:ascii="Times New Roman" w:hAnsi="Times New Roman"/>
        </w:rPr>
      </w:pPr>
      <w:r>
        <w:rPr>
          <w:rFonts w:ascii="Times New Roman" w:hAnsi="Times New Roman"/>
        </w:rPr>
        <w:t>Đầu vào tương tư như lập hóa đơn, bổ sung thêm thông tin chứng thư gửi kèm.</w:t>
      </w:r>
    </w:p>
    <w:p w14:paraId="4A239CB1">
      <w:pPr>
        <w:pStyle w:val="93"/>
        <w:widowControl w:val="0"/>
        <w:snapToGrid w:val="0"/>
        <w:spacing w:before="120" w:line="360" w:lineRule="auto"/>
        <w:ind w:left="0"/>
        <w:contextualSpacing/>
        <w:jc w:val="both"/>
        <w:rPr>
          <w:rFonts w:ascii="Times New Roman" w:hAnsi="Times New Roman"/>
        </w:rPr>
      </w:pPr>
      <w:r>
        <w:rPr>
          <w:rFonts w:ascii="Times New Roman" w:hAnsi="Times New Roman"/>
        </w:rPr>
        <w:t xml:space="preserve">Bổ sung trường Lý do sai sót hoá đơn. Điều chỉnh cho phép truyền </w:t>
      </w:r>
      <w:r>
        <w:rPr>
          <w:rFonts w:ascii="Times New Roman" w:hAnsi="Times New Roman"/>
          <w:iCs/>
          <w:shd w:val="clear" w:color="auto" w:fill="FFFFFF"/>
        </w:rPr>
        <w:t>dấu âm số lượng/ đơn giá</w:t>
      </w:r>
    </w:p>
    <w:tbl>
      <w:tblPr>
        <w:tblStyle w:val="13"/>
        <w:tblW w:w="947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7"/>
        <w:gridCol w:w="2506"/>
        <w:gridCol w:w="4837"/>
      </w:tblGrid>
      <w:tr w14:paraId="3A5095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7" w:hRule="atLeast"/>
          <w:jc w:val="center"/>
        </w:trPr>
        <w:tc>
          <w:tcPr>
            <w:tcW w:w="2127" w:type="dxa"/>
            <w:shd w:val="clear" w:color="auto" w:fill="D9D9D9"/>
            <w:noWrap w:val="0"/>
            <w:vAlign w:val="top"/>
          </w:tcPr>
          <w:p w14:paraId="4A0A0E5B">
            <w:pPr>
              <w:ind w:left="0"/>
              <w:jc w:val="center"/>
              <w:rPr>
                <w:b/>
                <w:bCs/>
                <w:color w:val="000000"/>
                <w:sz w:val="22"/>
                <w:szCs w:val="22"/>
              </w:rPr>
            </w:pPr>
            <w:r>
              <w:rPr>
                <w:b/>
                <w:bCs/>
                <w:color w:val="000000"/>
                <w:sz w:val="22"/>
                <w:szCs w:val="22"/>
              </w:rPr>
              <w:t>Tên tham số</w:t>
            </w:r>
          </w:p>
        </w:tc>
        <w:tc>
          <w:tcPr>
            <w:tcW w:w="2506" w:type="dxa"/>
            <w:shd w:val="clear" w:color="auto" w:fill="D9D9D9"/>
            <w:noWrap w:val="0"/>
            <w:vAlign w:val="top"/>
          </w:tcPr>
          <w:p w14:paraId="25624E3F">
            <w:pPr>
              <w:ind w:left="0"/>
              <w:jc w:val="center"/>
              <w:rPr>
                <w:b/>
                <w:bCs/>
                <w:color w:val="000000"/>
                <w:sz w:val="22"/>
                <w:szCs w:val="22"/>
              </w:rPr>
            </w:pPr>
            <w:r>
              <w:rPr>
                <w:b/>
                <w:bCs/>
                <w:color w:val="000000"/>
                <w:sz w:val="22"/>
                <w:szCs w:val="22"/>
              </w:rPr>
              <w:t>Kiểu dữ liệu, ràng buộc</w:t>
            </w:r>
          </w:p>
        </w:tc>
        <w:tc>
          <w:tcPr>
            <w:tcW w:w="4837" w:type="dxa"/>
            <w:shd w:val="clear" w:color="auto" w:fill="D9D9D9"/>
            <w:noWrap w:val="0"/>
            <w:vAlign w:val="top"/>
          </w:tcPr>
          <w:p w14:paraId="026020F6">
            <w:pPr>
              <w:ind w:left="0"/>
              <w:jc w:val="center"/>
              <w:rPr>
                <w:b/>
                <w:bCs/>
                <w:color w:val="000000"/>
                <w:sz w:val="22"/>
                <w:szCs w:val="22"/>
              </w:rPr>
            </w:pPr>
            <w:r>
              <w:rPr>
                <w:b/>
                <w:bCs/>
                <w:color w:val="000000"/>
                <w:sz w:val="22"/>
                <w:szCs w:val="22"/>
              </w:rPr>
              <w:t>Mô tả</w:t>
            </w:r>
          </w:p>
        </w:tc>
      </w:tr>
      <w:tr w14:paraId="5A862C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8" w:hRule="atLeast"/>
          <w:jc w:val="center"/>
        </w:trPr>
        <w:tc>
          <w:tcPr>
            <w:tcW w:w="2127" w:type="dxa"/>
            <w:noWrap w:val="0"/>
            <w:vAlign w:val="top"/>
          </w:tcPr>
          <w:p w14:paraId="34546016">
            <w:pPr>
              <w:spacing w:before="0"/>
              <w:ind w:left="0"/>
              <w:jc w:val="both"/>
              <w:rPr>
                <w:sz w:val="22"/>
                <w:szCs w:val="22"/>
              </w:rPr>
            </w:pPr>
            <w:r>
              <w:rPr>
                <w:sz w:val="22"/>
                <w:szCs w:val="22"/>
              </w:rPr>
              <w:t>certificateSerial</w:t>
            </w:r>
          </w:p>
        </w:tc>
        <w:tc>
          <w:tcPr>
            <w:tcW w:w="2506" w:type="dxa"/>
            <w:noWrap w:val="0"/>
            <w:vAlign w:val="top"/>
          </w:tcPr>
          <w:p w14:paraId="3D023CBA">
            <w:pPr>
              <w:spacing w:before="0"/>
              <w:ind w:left="0"/>
              <w:jc w:val="both"/>
              <w:rPr>
                <w:sz w:val="22"/>
                <w:szCs w:val="22"/>
              </w:rPr>
            </w:pPr>
            <w:r>
              <w:rPr>
                <w:sz w:val="22"/>
                <w:szCs w:val="22"/>
              </w:rPr>
              <w:t>Required : true</w:t>
            </w:r>
          </w:p>
          <w:p w14:paraId="455F1E1D">
            <w:pPr>
              <w:spacing w:before="0"/>
              <w:ind w:left="0"/>
              <w:jc w:val="both"/>
              <w:rPr>
                <w:sz w:val="22"/>
                <w:szCs w:val="22"/>
              </w:rPr>
            </w:pPr>
            <w:r>
              <w:rPr>
                <w:sz w:val="22"/>
                <w:szCs w:val="22"/>
              </w:rPr>
              <w:t>DataType: String</w:t>
            </w:r>
          </w:p>
          <w:p w14:paraId="4FBCF706">
            <w:pPr>
              <w:spacing w:before="0"/>
              <w:ind w:left="0"/>
              <w:jc w:val="both"/>
              <w:rPr>
                <w:sz w:val="22"/>
                <w:szCs w:val="22"/>
              </w:rPr>
            </w:pPr>
            <w:r>
              <w:rPr>
                <w:sz w:val="22"/>
                <w:szCs w:val="22"/>
              </w:rPr>
              <w:t xml:space="preserve">Minlength :  </w:t>
            </w:r>
          </w:p>
          <w:p w14:paraId="6C3F2092">
            <w:pPr>
              <w:spacing w:before="0"/>
              <w:ind w:left="0"/>
              <w:jc w:val="both"/>
              <w:rPr>
                <w:sz w:val="22"/>
                <w:szCs w:val="22"/>
              </w:rPr>
            </w:pPr>
            <w:r>
              <w:rPr>
                <w:sz w:val="22"/>
                <w:szCs w:val="22"/>
              </w:rPr>
              <w:t>Maxlength : 100</w:t>
            </w:r>
          </w:p>
          <w:p w14:paraId="5C978D12">
            <w:pPr>
              <w:spacing w:before="0"/>
              <w:ind w:left="0"/>
              <w:jc w:val="both"/>
              <w:rPr>
                <w:sz w:val="22"/>
                <w:szCs w:val="22"/>
              </w:rPr>
            </w:pPr>
            <w:r>
              <w:rPr>
                <w:sz w:val="22"/>
                <w:szCs w:val="22"/>
              </w:rPr>
              <w:t xml:space="preserve">Format : </w:t>
            </w:r>
          </w:p>
        </w:tc>
        <w:tc>
          <w:tcPr>
            <w:tcW w:w="4837" w:type="dxa"/>
            <w:noWrap w:val="0"/>
            <w:vAlign w:val="top"/>
          </w:tcPr>
          <w:p w14:paraId="187E5E4B">
            <w:pPr>
              <w:spacing w:before="0"/>
              <w:ind w:left="0"/>
              <w:jc w:val="both"/>
              <w:rPr>
                <w:sz w:val="22"/>
                <w:szCs w:val="22"/>
              </w:rPr>
            </w:pPr>
            <w:r>
              <w:rPr>
                <w:sz w:val="22"/>
                <w:szCs w:val="22"/>
              </w:rPr>
              <w:t>Serial Number của chứng thư số của doanh nghiệp, chứng thư số này đã được doanh nghiệp đẩy lên trên hệ thống khi đăng ký sử dụng USB Token.</w:t>
            </w:r>
          </w:p>
          <w:p w14:paraId="03C84FDD">
            <w:pPr>
              <w:spacing w:before="0"/>
              <w:ind w:left="0"/>
              <w:jc w:val="both"/>
              <w:rPr>
                <w:sz w:val="22"/>
                <w:szCs w:val="22"/>
              </w:rPr>
            </w:pPr>
            <w:r>
              <w:rPr>
                <w:sz w:val="22"/>
                <w:szCs w:val="22"/>
              </w:rPr>
              <w:t>Định dạng Hex.</w:t>
            </w:r>
          </w:p>
          <w:p w14:paraId="23134786">
            <w:pPr>
              <w:spacing w:before="0"/>
              <w:ind w:left="0"/>
              <w:jc w:val="both"/>
              <w:rPr>
                <w:sz w:val="22"/>
                <w:szCs w:val="22"/>
              </w:rPr>
            </w:pPr>
            <w:r>
              <w:rPr>
                <w:sz w:val="22"/>
                <w:szCs w:val="22"/>
              </w:rPr>
              <w:t>Vị dụ: 5404FFFEB7033FB316D672201B7BA4FE</w:t>
            </w:r>
          </w:p>
        </w:tc>
      </w:tr>
      <w:tr w14:paraId="64E45B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8" w:hRule="atLeast"/>
          <w:jc w:val="center"/>
        </w:trPr>
        <w:tc>
          <w:tcPr>
            <w:tcW w:w="2127" w:type="dxa"/>
            <w:noWrap w:val="0"/>
            <w:vAlign w:val="top"/>
          </w:tcPr>
          <w:p w14:paraId="361B231E">
            <w:pPr>
              <w:spacing w:before="0"/>
              <w:ind w:left="0"/>
              <w:jc w:val="both"/>
              <w:rPr>
                <w:sz w:val="22"/>
                <w:szCs w:val="22"/>
              </w:rPr>
            </w:pPr>
            <w:r>
              <w:rPr>
                <w:sz w:val="22"/>
                <w:szCs w:val="22"/>
              </w:rPr>
              <w:t>adjustedNote</w:t>
            </w:r>
          </w:p>
        </w:tc>
        <w:tc>
          <w:tcPr>
            <w:tcW w:w="2506" w:type="dxa"/>
            <w:noWrap w:val="0"/>
            <w:vAlign w:val="top"/>
          </w:tcPr>
          <w:p w14:paraId="027BDC9B">
            <w:pPr>
              <w:spacing w:before="0"/>
              <w:ind w:left="0"/>
              <w:jc w:val="both"/>
              <w:rPr>
                <w:sz w:val="22"/>
                <w:szCs w:val="22"/>
              </w:rPr>
            </w:pPr>
            <w:r>
              <w:rPr>
                <w:sz w:val="22"/>
                <w:szCs w:val="22"/>
              </w:rPr>
              <w:t>Required:</w:t>
            </w:r>
            <w:r>
              <w:rPr>
                <w:sz w:val="22"/>
                <w:szCs w:val="22"/>
                <w:lang w:val="vi-VN"/>
              </w:rPr>
              <w:t xml:space="preserve"> </w:t>
            </w:r>
            <w:r>
              <w:rPr>
                <w:sz w:val="22"/>
                <w:szCs w:val="22"/>
              </w:rPr>
              <w:t>False</w:t>
            </w:r>
          </w:p>
          <w:p w14:paraId="2C6EAE17">
            <w:pPr>
              <w:spacing w:before="0"/>
              <w:ind w:left="0"/>
              <w:jc w:val="both"/>
              <w:rPr>
                <w:sz w:val="22"/>
                <w:szCs w:val="22"/>
              </w:rPr>
            </w:pPr>
            <w:r>
              <w:rPr>
                <w:sz w:val="22"/>
                <w:szCs w:val="22"/>
              </w:rPr>
              <w:t>DataType: String</w:t>
            </w:r>
          </w:p>
          <w:p w14:paraId="4BABECBD">
            <w:pPr>
              <w:spacing w:before="0"/>
              <w:ind w:left="0"/>
              <w:jc w:val="both"/>
              <w:rPr>
                <w:sz w:val="22"/>
                <w:szCs w:val="22"/>
              </w:rPr>
            </w:pPr>
            <w:r>
              <w:rPr>
                <w:sz w:val="22"/>
                <w:szCs w:val="22"/>
              </w:rPr>
              <w:t>Minlength: N/A</w:t>
            </w:r>
          </w:p>
          <w:p w14:paraId="432BEF50">
            <w:pPr>
              <w:spacing w:before="0"/>
              <w:ind w:left="0"/>
              <w:jc w:val="both"/>
              <w:rPr>
                <w:sz w:val="22"/>
                <w:szCs w:val="22"/>
              </w:rPr>
            </w:pPr>
            <w:r>
              <w:rPr>
                <w:sz w:val="22"/>
                <w:szCs w:val="22"/>
              </w:rPr>
              <w:t>Maxlength: 255</w:t>
            </w:r>
          </w:p>
          <w:p w14:paraId="55EDBC1A">
            <w:pPr>
              <w:spacing w:before="0"/>
              <w:ind w:left="0"/>
              <w:jc w:val="both"/>
              <w:rPr>
                <w:sz w:val="22"/>
                <w:szCs w:val="22"/>
              </w:rPr>
            </w:pPr>
            <w:r>
              <w:rPr>
                <w:sz w:val="22"/>
                <w:szCs w:val="22"/>
              </w:rPr>
              <w:t>Format:</w:t>
            </w:r>
          </w:p>
        </w:tc>
        <w:tc>
          <w:tcPr>
            <w:tcW w:w="4837" w:type="dxa"/>
            <w:noWrap w:val="0"/>
            <w:vAlign w:val="top"/>
          </w:tcPr>
          <w:p w14:paraId="7FF25846">
            <w:pPr>
              <w:spacing w:before="0"/>
              <w:ind w:left="41"/>
              <w:jc w:val="both"/>
              <w:rPr>
                <w:bCs/>
                <w:sz w:val="22"/>
                <w:szCs w:val="22"/>
              </w:rPr>
            </w:pPr>
            <w:r>
              <w:rPr>
                <w:bCs/>
                <w:sz w:val="22"/>
                <w:szCs w:val="22"/>
              </w:rPr>
              <w:t xml:space="preserve">Lý do sai sót </w:t>
            </w:r>
          </w:p>
          <w:p w14:paraId="29CC8AA7">
            <w:pPr>
              <w:spacing w:before="0"/>
              <w:ind w:left="41"/>
              <w:jc w:val="both"/>
              <w:rPr>
                <w:bCs/>
                <w:sz w:val="22"/>
                <w:szCs w:val="22"/>
              </w:rPr>
            </w:pPr>
            <w:r>
              <w:rPr>
                <w:bCs/>
                <w:sz w:val="22"/>
                <w:szCs w:val="22"/>
              </w:rPr>
              <w:t xml:space="preserve">Cho phép nhập chuỗi ký tự tối đa 255 ký tự. </w:t>
            </w:r>
          </w:p>
          <w:p w14:paraId="0FA1BA06">
            <w:pPr>
              <w:spacing w:before="0"/>
              <w:ind w:left="41"/>
              <w:jc w:val="both"/>
              <w:rPr>
                <w:bCs/>
                <w:sz w:val="22"/>
                <w:szCs w:val="22"/>
              </w:rPr>
            </w:pPr>
            <w:r>
              <w:rPr>
                <w:bCs/>
                <w:sz w:val="22"/>
                <w:szCs w:val="22"/>
              </w:rPr>
              <w:t>Không bắt buộc truyền.</w:t>
            </w:r>
          </w:p>
          <w:p w14:paraId="3EC4482E">
            <w:pPr>
              <w:spacing w:before="0"/>
              <w:ind w:left="0"/>
              <w:jc w:val="both"/>
              <w:rPr>
                <w:sz w:val="22"/>
                <w:szCs w:val="22"/>
              </w:rPr>
            </w:pPr>
            <w:r>
              <w:rPr>
                <w:bCs/>
                <w:sz w:val="22"/>
                <w:szCs w:val="22"/>
              </w:rPr>
              <w:t>Đặt trong generalInvoiceInfo</w:t>
            </w:r>
          </w:p>
        </w:tc>
      </w:tr>
      <w:tr w14:paraId="3B150B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8" w:hRule="atLeast"/>
          <w:jc w:val="center"/>
        </w:trPr>
        <w:tc>
          <w:tcPr>
            <w:tcW w:w="2127" w:type="dxa"/>
            <w:noWrap w:val="0"/>
            <w:vAlign w:val="top"/>
          </w:tcPr>
          <w:p w14:paraId="1AF76B61">
            <w:pPr>
              <w:spacing w:before="0"/>
              <w:ind w:left="0"/>
              <w:jc w:val="both"/>
              <w:rPr>
                <w:sz w:val="22"/>
                <w:szCs w:val="22"/>
              </w:rPr>
            </w:pPr>
            <w:r>
              <w:rPr>
                <w:sz w:val="22"/>
                <w:szCs w:val="22"/>
              </w:rPr>
              <w:t>unitPrice</w:t>
            </w:r>
          </w:p>
        </w:tc>
        <w:tc>
          <w:tcPr>
            <w:tcW w:w="2506" w:type="dxa"/>
            <w:noWrap w:val="0"/>
            <w:vAlign w:val="top"/>
          </w:tcPr>
          <w:p w14:paraId="5060CBE0">
            <w:pPr>
              <w:spacing w:before="0"/>
              <w:ind w:left="0"/>
              <w:jc w:val="both"/>
              <w:rPr>
                <w:sz w:val="22"/>
                <w:szCs w:val="22"/>
              </w:rPr>
            </w:pPr>
            <w:r>
              <w:rPr>
                <w:sz w:val="22"/>
                <w:szCs w:val="22"/>
              </w:rPr>
              <w:t>Required: false</w:t>
            </w:r>
          </w:p>
          <w:p w14:paraId="2CE3531F">
            <w:pPr>
              <w:spacing w:before="0"/>
              <w:ind w:left="0"/>
              <w:jc w:val="both"/>
              <w:rPr>
                <w:sz w:val="22"/>
                <w:szCs w:val="22"/>
              </w:rPr>
            </w:pPr>
            <w:r>
              <w:rPr>
                <w:sz w:val="22"/>
                <w:szCs w:val="22"/>
              </w:rPr>
              <w:t>DataType: BigDecimal</w:t>
            </w:r>
          </w:p>
          <w:p w14:paraId="43BCA3B8">
            <w:pPr>
              <w:spacing w:before="0"/>
              <w:ind w:left="0"/>
              <w:jc w:val="both"/>
              <w:rPr>
                <w:sz w:val="22"/>
                <w:szCs w:val="22"/>
              </w:rPr>
            </w:pPr>
            <w:r>
              <w:rPr>
                <w:sz w:val="22"/>
                <w:szCs w:val="22"/>
              </w:rPr>
              <w:t xml:space="preserve">Minlength: </w:t>
            </w:r>
          </w:p>
          <w:p w14:paraId="22665C4C">
            <w:pPr>
              <w:spacing w:before="0"/>
              <w:ind w:left="0"/>
              <w:jc w:val="both"/>
              <w:rPr>
                <w:sz w:val="22"/>
                <w:szCs w:val="22"/>
              </w:rPr>
            </w:pPr>
            <w:r>
              <w:rPr>
                <w:sz w:val="22"/>
                <w:szCs w:val="22"/>
              </w:rPr>
              <w:t xml:space="preserve">Maxlength: </w:t>
            </w:r>
          </w:p>
          <w:p w14:paraId="1F2E6461">
            <w:pPr>
              <w:spacing w:before="0"/>
              <w:ind w:left="0"/>
              <w:jc w:val="both"/>
              <w:rPr>
                <w:sz w:val="22"/>
                <w:szCs w:val="22"/>
              </w:rPr>
            </w:pPr>
            <w:r>
              <w:rPr>
                <w:sz w:val="22"/>
                <w:szCs w:val="22"/>
              </w:rPr>
              <w:t>Format: [0-9.]+</w:t>
            </w:r>
            <w:r>
              <w:rPr>
                <w:color w:val="FF0000"/>
                <w:sz w:val="22"/>
                <w:szCs w:val="22"/>
              </w:rPr>
              <w:t>-</w:t>
            </w:r>
          </w:p>
        </w:tc>
        <w:tc>
          <w:tcPr>
            <w:tcW w:w="4837" w:type="dxa"/>
            <w:noWrap w:val="0"/>
            <w:vAlign w:val="top"/>
          </w:tcPr>
          <w:p w14:paraId="0454F9DD">
            <w:pPr>
              <w:spacing w:before="0"/>
              <w:ind w:left="28"/>
              <w:jc w:val="both"/>
              <w:rPr>
                <w:sz w:val="22"/>
                <w:szCs w:val="22"/>
              </w:rPr>
            </w:pPr>
            <w:r>
              <w:rPr>
                <w:sz w:val="22"/>
                <w:szCs w:val="22"/>
              </w:rPr>
              <w:t xml:space="preserve">Đơn giá của hàng hóa. </w:t>
            </w:r>
          </w:p>
          <w:p w14:paraId="2D1B22BD">
            <w:pPr>
              <w:spacing w:before="0"/>
              <w:ind w:left="41"/>
              <w:jc w:val="both"/>
              <w:rPr>
                <w:sz w:val="22"/>
                <w:szCs w:val="22"/>
              </w:rPr>
            </w:pPr>
            <w:r>
              <w:rPr>
                <w:sz w:val="22"/>
                <w:szCs w:val="22"/>
              </w:rPr>
              <w:t xml:space="preserve">Các quy tắc ràng buộc giữ nguyên hiện trạng. </w:t>
            </w:r>
          </w:p>
          <w:p w14:paraId="1BEF2EB8">
            <w:pPr>
              <w:spacing w:before="0"/>
              <w:ind w:left="41"/>
              <w:jc w:val="both"/>
              <w:rPr>
                <w:color w:val="FF0000"/>
                <w:sz w:val="22"/>
                <w:szCs w:val="22"/>
              </w:rPr>
            </w:pPr>
            <w:r>
              <w:rPr>
                <w:color w:val="FF0000"/>
                <w:sz w:val="22"/>
                <w:szCs w:val="22"/>
              </w:rPr>
              <w:t>Bổ sung cho phép truyền giá trị âm</w:t>
            </w:r>
          </w:p>
          <w:p w14:paraId="6A9ACD5E">
            <w:pPr>
              <w:spacing w:before="0"/>
              <w:ind w:left="28"/>
              <w:jc w:val="both"/>
              <w:rPr>
                <w:sz w:val="22"/>
                <w:szCs w:val="22"/>
              </w:rPr>
            </w:pPr>
          </w:p>
          <w:p w14:paraId="7CDD1960">
            <w:pPr>
              <w:spacing w:before="0"/>
              <w:ind w:left="41"/>
              <w:jc w:val="both"/>
              <w:rPr>
                <w:bCs/>
                <w:sz w:val="22"/>
                <w:szCs w:val="22"/>
              </w:rPr>
            </w:pPr>
          </w:p>
        </w:tc>
      </w:tr>
      <w:tr w14:paraId="65127C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8" w:hRule="atLeast"/>
          <w:jc w:val="center"/>
        </w:trPr>
        <w:tc>
          <w:tcPr>
            <w:tcW w:w="2127" w:type="dxa"/>
            <w:noWrap w:val="0"/>
            <w:vAlign w:val="top"/>
          </w:tcPr>
          <w:p w14:paraId="7B340D4C">
            <w:pPr>
              <w:spacing w:before="0"/>
              <w:ind w:left="0"/>
              <w:jc w:val="both"/>
              <w:rPr>
                <w:sz w:val="22"/>
                <w:szCs w:val="22"/>
              </w:rPr>
            </w:pPr>
            <w:r>
              <w:rPr>
                <w:sz w:val="22"/>
                <w:szCs w:val="22"/>
              </w:rPr>
              <w:t>quantity</w:t>
            </w:r>
          </w:p>
        </w:tc>
        <w:tc>
          <w:tcPr>
            <w:tcW w:w="2506" w:type="dxa"/>
            <w:noWrap w:val="0"/>
            <w:vAlign w:val="top"/>
          </w:tcPr>
          <w:p w14:paraId="22BA2B71">
            <w:pPr>
              <w:spacing w:before="0"/>
              <w:ind w:left="0"/>
              <w:jc w:val="both"/>
              <w:rPr>
                <w:sz w:val="22"/>
                <w:szCs w:val="22"/>
              </w:rPr>
            </w:pPr>
            <w:r>
              <w:rPr>
                <w:sz w:val="22"/>
                <w:szCs w:val="22"/>
              </w:rPr>
              <w:t>Required: false</w:t>
            </w:r>
          </w:p>
          <w:p w14:paraId="2CD9C020">
            <w:pPr>
              <w:spacing w:before="0"/>
              <w:ind w:left="0"/>
              <w:jc w:val="both"/>
              <w:rPr>
                <w:sz w:val="22"/>
                <w:szCs w:val="22"/>
              </w:rPr>
            </w:pPr>
            <w:r>
              <w:rPr>
                <w:sz w:val="22"/>
                <w:szCs w:val="22"/>
              </w:rPr>
              <w:t>DataType: BigDecimal</w:t>
            </w:r>
          </w:p>
          <w:p w14:paraId="5EDE0F19">
            <w:pPr>
              <w:spacing w:before="0"/>
              <w:ind w:left="0"/>
              <w:jc w:val="both"/>
              <w:rPr>
                <w:sz w:val="22"/>
                <w:szCs w:val="22"/>
              </w:rPr>
            </w:pPr>
            <w:r>
              <w:rPr>
                <w:sz w:val="22"/>
                <w:szCs w:val="22"/>
              </w:rPr>
              <w:t xml:space="preserve">Minlength: </w:t>
            </w:r>
          </w:p>
          <w:p w14:paraId="0E2CC5A6">
            <w:pPr>
              <w:spacing w:before="0"/>
              <w:ind w:left="0"/>
              <w:jc w:val="both"/>
              <w:rPr>
                <w:sz w:val="22"/>
                <w:szCs w:val="22"/>
              </w:rPr>
            </w:pPr>
            <w:r>
              <w:rPr>
                <w:sz w:val="22"/>
                <w:szCs w:val="22"/>
              </w:rPr>
              <w:t xml:space="preserve">Maxlength: </w:t>
            </w:r>
          </w:p>
          <w:p w14:paraId="76D4AE7B">
            <w:pPr>
              <w:spacing w:before="0"/>
              <w:ind w:left="0"/>
              <w:jc w:val="both"/>
              <w:rPr>
                <w:sz w:val="22"/>
                <w:szCs w:val="22"/>
              </w:rPr>
            </w:pPr>
            <w:r>
              <w:rPr>
                <w:sz w:val="22"/>
                <w:szCs w:val="22"/>
              </w:rPr>
              <w:t>Format: [0-9.]+</w:t>
            </w:r>
            <w:r>
              <w:rPr>
                <w:color w:val="FF0000"/>
                <w:sz w:val="22"/>
                <w:szCs w:val="22"/>
              </w:rPr>
              <w:t>-</w:t>
            </w:r>
          </w:p>
        </w:tc>
        <w:tc>
          <w:tcPr>
            <w:tcW w:w="4837" w:type="dxa"/>
            <w:noWrap w:val="0"/>
            <w:vAlign w:val="top"/>
          </w:tcPr>
          <w:p w14:paraId="33BB2024">
            <w:pPr>
              <w:spacing w:before="0"/>
              <w:ind w:left="28"/>
              <w:jc w:val="both"/>
              <w:rPr>
                <w:sz w:val="22"/>
                <w:szCs w:val="22"/>
              </w:rPr>
            </w:pPr>
            <w:r>
              <w:rPr>
                <w:sz w:val="22"/>
                <w:szCs w:val="22"/>
              </w:rPr>
              <w:t xml:space="preserve">Số lượng của hàng hóa </w:t>
            </w:r>
          </w:p>
          <w:p w14:paraId="459BCE75">
            <w:pPr>
              <w:spacing w:before="0"/>
              <w:ind w:left="41"/>
              <w:jc w:val="both"/>
              <w:rPr>
                <w:sz w:val="22"/>
                <w:szCs w:val="22"/>
              </w:rPr>
            </w:pPr>
            <w:r>
              <w:rPr>
                <w:sz w:val="22"/>
                <w:szCs w:val="22"/>
              </w:rPr>
              <w:t xml:space="preserve">Các quy tắc ràng buộc giữ nguyên hiện trạng. </w:t>
            </w:r>
          </w:p>
          <w:p w14:paraId="3D18ED35">
            <w:pPr>
              <w:spacing w:before="0"/>
              <w:ind w:left="41"/>
              <w:jc w:val="both"/>
              <w:rPr>
                <w:color w:val="FF0000"/>
                <w:sz w:val="22"/>
                <w:szCs w:val="22"/>
              </w:rPr>
            </w:pPr>
            <w:r>
              <w:rPr>
                <w:color w:val="FF0000"/>
                <w:sz w:val="22"/>
                <w:szCs w:val="22"/>
              </w:rPr>
              <w:t>Bổ sung cho phép truyền giá trị âm</w:t>
            </w:r>
          </w:p>
          <w:p w14:paraId="3A64ED51">
            <w:pPr>
              <w:spacing w:before="0"/>
              <w:ind w:left="28"/>
              <w:jc w:val="both"/>
              <w:rPr>
                <w:sz w:val="22"/>
                <w:szCs w:val="22"/>
              </w:rPr>
            </w:pPr>
          </w:p>
          <w:p w14:paraId="4B1F4D31">
            <w:pPr>
              <w:spacing w:before="0"/>
              <w:ind w:left="28"/>
              <w:jc w:val="both"/>
              <w:rPr>
                <w:sz w:val="22"/>
                <w:szCs w:val="22"/>
              </w:rPr>
            </w:pPr>
          </w:p>
          <w:p w14:paraId="469696CC">
            <w:pPr>
              <w:spacing w:before="0"/>
              <w:ind w:left="41"/>
              <w:jc w:val="both"/>
              <w:rPr>
                <w:bCs/>
                <w:sz w:val="22"/>
                <w:szCs w:val="22"/>
              </w:rPr>
            </w:pPr>
          </w:p>
        </w:tc>
      </w:tr>
      <w:tr w14:paraId="4381C7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8" w:hRule="atLeast"/>
          <w:jc w:val="center"/>
        </w:trPr>
        <w:tc>
          <w:tcPr>
            <w:tcW w:w="2127" w:type="dxa"/>
            <w:noWrap w:val="0"/>
            <w:vAlign w:val="top"/>
          </w:tcPr>
          <w:p w14:paraId="17DE0F5D">
            <w:pPr>
              <w:spacing w:before="0"/>
              <w:ind w:left="0"/>
              <w:jc w:val="both"/>
              <w:rPr>
                <w:sz w:val="22"/>
                <w:szCs w:val="22"/>
              </w:rPr>
            </w:pPr>
            <w:r>
              <w:rPr>
                <w:sz w:val="22"/>
                <w:szCs w:val="22"/>
              </w:rPr>
              <w:t>originalInvoiceType</w:t>
            </w:r>
          </w:p>
        </w:tc>
        <w:tc>
          <w:tcPr>
            <w:tcW w:w="2506" w:type="dxa"/>
            <w:noWrap w:val="0"/>
            <w:vAlign w:val="top"/>
          </w:tcPr>
          <w:p w14:paraId="13FB79A5">
            <w:pPr>
              <w:spacing w:before="0"/>
              <w:ind w:left="0"/>
              <w:jc w:val="both"/>
              <w:rPr>
                <w:sz w:val="22"/>
                <w:szCs w:val="22"/>
                <w:lang w:val="vi-VN"/>
              </w:rPr>
            </w:pPr>
            <w:r>
              <w:rPr>
                <w:sz w:val="22"/>
                <w:szCs w:val="22"/>
              </w:rPr>
              <w:t>Required:</w:t>
            </w:r>
            <w:r>
              <w:rPr>
                <w:sz w:val="22"/>
                <w:szCs w:val="22"/>
                <w:lang w:val="vi-VN"/>
              </w:rPr>
              <w:t xml:space="preserve"> True</w:t>
            </w:r>
          </w:p>
          <w:p w14:paraId="690FB7CB">
            <w:pPr>
              <w:spacing w:before="0"/>
              <w:ind w:left="0"/>
              <w:jc w:val="both"/>
              <w:rPr>
                <w:sz w:val="22"/>
                <w:szCs w:val="22"/>
              </w:rPr>
            </w:pPr>
            <w:r>
              <w:rPr>
                <w:sz w:val="22"/>
                <w:szCs w:val="22"/>
              </w:rPr>
              <w:t>DataType: String</w:t>
            </w:r>
          </w:p>
          <w:p w14:paraId="7386D390">
            <w:pPr>
              <w:spacing w:before="0"/>
              <w:ind w:left="0"/>
              <w:jc w:val="both"/>
              <w:rPr>
                <w:sz w:val="22"/>
                <w:szCs w:val="22"/>
              </w:rPr>
            </w:pPr>
            <w:r>
              <w:rPr>
                <w:sz w:val="22"/>
                <w:szCs w:val="22"/>
              </w:rPr>
              <w:t>Minlength: N/A</w:t>
            </w:r>
          </w:p>
          <w:p w14:paraId="1AB2B105">
            <w:pPr>
              <w:spacing w:before="0"/>
              <w:ind w:left="0"/>
              <w:jc w:val="both"/>
              <w:rPr>
                <w:sz w:val="22"/>
                <w:szCs w:val="22"/>
              </w:rPr>
            </w:pPr>
            <w:r>
              <w:rPr>
                <w:sz w:val="22"/>
                <w:szCs w:val="22"/>
              </w:rPr>
              <w:t xml:space="preserve">Maxlength: </w:t>
            </w:r>
          </w:p>
          <w:p w14:paraId="18062B6D">
            <w:pPr>
              <w:spacing w:before="0"/>
              <w:ind w:left="0"/>
              <w:jc w:val="both"/>
              <w:rPr>
                <w:sz w:val="22"/>
                <w:szCs w:val="22"/>
              </w:rPr>
            </w:pPr>
            <w:r>
              <w:rPr>
                <w:sz w:val="22"/>
                <w:szCs w:val="22"/>
              </w:rPr>
              <w:t>Format:</w:t>
            </w:r>
          </w:p>
        </w:tc>
        <w:tc>
          <w:tcPr>
            <w:tcW w:w="4837" w:type="dxa"/>
            <w:noWrap w:val="0"/>
            <w:vAlign w:val="top"/>
          </w:tcPr>
          <w:p w14:paraId="600CC6E9">
            <w:pPr>
              <w:spacing w:before="0"/>
              <w:ind w:left="41"/>
              <w:jc w:val="both"/>
              <w:rPr>
                <w:bCs/>
                <w:sz w:val="22"/>
                <w:szCs w:val="22"/>
              </w:rPr>
            </w:pPr>
            <w:r>
              <w:rPr>
                <w:bCs/>
                <w:sz w:val="22"/>
                <w:szCs w:val="22"/>
              </w:rPr>
              <w:t>Loại hóa đơn gốc</w:t>
            </w:r>
          </w:p>
          <w:p w14:paraId="0A81C19D">
            <w:pPr>
              <w:spacing w:before="0"/>
              <w:ind w:left="41"/>
              <w:jc w:val="both"/>
              <w:rPr>
                <w:bCs/>
                <w:sz w:val="22"/>
                <w:szCs w:val="22"/>
              </w:rPr>
            </w:pPr>
            <w:r>
              <w:rPr>
                <w:bCs/>
                <w:sz w:val="22"/>
                <w:szCs w:val="22"/>
              </w:rPr>
              <w:t xml:space="preserve">Truyền giá trị số với ý nghĩa như sau </w:t>
            </w:r>
          </w:p>
          <w:p w14:paraId="7F9B0B40">
            <w:pPr>
              <w:spacing w:before="0"/>
              <w:ind w:left="41"/>
              <w:jc w:val="both"/>
              <w:rPr>
                <w:bCs/>
                <w:sz w:val="22"/>
                <w:szCs w:val="22"/>
              </w:rPr>
            </w:pPr>
            <w:r>
              <w:rPr>
                <w:bCs/>
                <w:sz w:val="22"/>
                <w:szCs w:val="22"/>
              </w:rPr>
              <w:t xml:space="preserve">0- Không phải hóa đơn giấy/hóa đơn không tồn tại trên hệ thống </w:t>
            </w:r>
          </w:p>
          <w:p w14:paraId="34724F9C">
            <w:pPr>
              <w:spacing w:before="0"/>
              <w:ind w:left="41"/>
              <w:jc w:val="both"/>
              <w:rPr>
                <w:bCs/>
                <w:sz w:val="22"/>
                <w:szCs w:val="22"/>
              </w:rPr>
            </w:pPr>
            <w:r>
              <w:rPr>
                <w:bCs/>
                <w:sz w:val="22"/>
                <w:szCs w:val="22"/>
              </w:rPr>
              <w:t xml:space="preserve">1-Hóa đơn TT78 </w:t>
            </w:r>
          </w:p>
          <w:p w14:paraId="3713AAFD">
            <w:pPr>
              <w:spacing w:before="0"/>
              <w:ind w:left="41"/>
              <w:jc w:val="both"/>
              <w:rPr>
                <w:bCs/>
                <w:sz w:val="22"/>
                <w:szCs w:val="22"/>
              </w:rPr>
            </w:pPr>
            <w:r>
              <w:rPr>
                <w:bCs/>
                <w:sz w:val="22"/>
                <w:szCs w:val="22"/>
              </w:rPr>
              <w:t xml:space="preserve">2-Hóa đơn theo QĐ 1209 </w:t>
            </w:r>
          </w:p>
          <w:p w14:paraId="4A36ADAA">
            <w:pPr>
              <w:spacing w:before="0"/>
              <w:ind w:left="41"/>
              <w:jc w:val="both"/>
              <w:rPr>
                <w:bCs/>
                <w:sz w:val="22"/>
                <w:szCs w:val="22"/>
              </w:rPr>
            </w:pPr>
            <w:r>
              <w:rPr>
                <w:bCs/>
                <w:sz w:val="22"/>
                <w:szCs w:val="22"/>
              </w:rPr>
              <w:t>3-Hóa đơn điện tử/giấy TT32</w:t>
            </w:r>
          </w:p>
          <w:p w14:paraId="3A7CE28C">
            <w:pPr>
              <w:spacing w:before="0"/>
              <w:ind w:left="41"/>
              <w:jc w:val="both"/>
              <w:rPr>
                <w:bCs/>
                <w:sz w:val="22"/>
                <w:szCs w:val="22"/>
              </w:rPr>
            </w:pPr>
            <w:r>
              <w:rPr>
                <w:bCs/>
                <w:sz w:val="22"/>
                <w:szCs w:val="22"/>
              </w:rPr>
              <w:t>4-Hóa đơn giấy TT 78</w:t>
            </w:r>
          </w:p>
          <w:p w14:paraId="3A495876">
            <w:pPr>
              <w:ind w:left="0"/>
              <w:rPr>
                <w:bCs/>
                <w:sz w:val="22"/>
                <w:szCs w:val="22"/>
              </w:rPr>
            </w:pPr>
            <w:r>
              <w:rPr>
                <w:bCs/>
                <w:color w:val="FF0000"/>
                <w:sz w:val="22"/>
                <w:szCs w:val="22"/>
              </w:rPr>
              <w:t>Chú ý</w:t>
            </w:r>
            <w:r>
              <w:rPr>
                <w:bCs/>
                <w:sz w:val="22"/>
                <w:szCs w:val="22"/>
              </w:rPr>
              <w:t xml:space="preserve">: </w:t>
            </w:r>
          </w:p>
          <w:p w14:paraId="1A2BF355">
            <w:pPr>
              <w:ind w:left="0"/>
              <w:rPr>
                <w:sz w:val="22"/>
                <w:szCs w:val="22"/>
              </w:rPr>
            </w:pPr>
            <w:r>
              <w:rPr>
                <w:bCs/>
                <w:sz w:val="22"/>
                <w:szCs w:val="22"/>
              </w:rPr>
              <w:t xml:space="preserve">- </w:t>
            </w:r>
            <w:r>
              <w:rPr>
                <w:sz w:val="22"/>
                <w:szCs w:val="22"/>
              </w:rPr>
              <w:t xml:space="preserve">Trường hợp thẻ originalInvoiceType không truyền hoặc truyền giá trị rỗng/0 thì không bắt buộc truyền thẻ originalTemplateCode, hệ thống xác thực thông tin khi lập hóa đơn như hiện trạng. </w:t>
            </w:r>
          </w:p>
          <w:p w14:paraId="17B781FA">
            <w:pPr>
              <w:ind w:left="0"/>
              <w:rPr>
                <w:sz w:val="22"/>
                <w:szCs w:val="22"/>
              </w:rPr>
            </w:pPr>
            <w:r>
              <w:rPr>
                <w:sz w:val="22"/>
                <w:szCs w:val="22"/>
              </w:rPr>
              <w:t xml:space="preserve">- Trường hợp thẻ originalInvoiceType truyền giá trị 1, 2, 3 hoặc 4 thì </w:t>
            </w:r>
          </w:p>
          <w:p w14:paraId="6A3A721B">
            <w:pPr>
              <w:ind w:left="0"/>
              <w:rPr>
                <w:sz w:val="22"/>
                <w:szCs w:val="22"/>
              </w:rPr>
            </w:pPr>
            <w:r>
              <w:rPr>
                <w:sz w:val="22"/>
                <w:szCs w:val="22"/>
              </w:rPr>
              <w:t xml:space="preserve">+ Bắt buộc phải truyền thẻ originalTemplateCode, quy tắc xác thực thẻ này tương tự như thẻ templateCode hiện tại. </w:t>
            </w:r>
          </w:p>
          <w:p w14:paraId="4892B0F3">
            <w:pPr>
              <w:spacing w:before="0"/>
              <w:ind w:left="0"/>
              <w:jc w:val="both"/>
              <w:rPr>
                <w:bCs/>
                <w:sz w:val="22"/>
                <w:szCs w:val="22"/>
              </w:rPr>
            </w:pPr>
            <w:r>
              <w:rPr>
                <w:sz w:val="22"/>
                <w:szCs w:val="22"/>
              </w:rPr>
              <w:t xml:space="preserve">+ Khi lập hóa đơn, hệ thống </w:t>
            </w:r>
            <w:r>
              <w:rPr>
                <w:b/>
                <w:bCs/>
                <w:sz w:val="22"/>
                <w:szCs w:val="22"/>
              </w:rPr>
              <w:t>không kiểm tra tính tồn tại</w:t>
            </w:r>
            <w:r>
              <w:rPr>
                <w:sz w:val="22"/>
                <w:szCs w:val="22"/>
              </w:rPr>
              <w:t xml:space="preserve"> của hóa đơn gốc trên hệ thống, các quy tắc xác thực khác giữ nguyên hiện trạng</w:t>
            </w:r>
          </w:p>
        </w:tc>
      </w:tr>
      <w:tr w14:paraId="73207D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8" w:hRule="atLeast"/>
          <w:jc w:val="center"/>
        </w:trPr>
        <w:tc>
          <w:tcPr>
            <w:tcW w:w="2127" w:type="dxa"/>
            <w:noWrap w:val="0"/>
            <w:vAlign w:val="top"/>
          </w:tcPr>
          <w:p w14:paraId="3D29F7E6">
            <w:pPr>
              <w:spacing w:before="0"/>
              <w:ind w:left="0"/>
              <w:jc w:val="both"/>
              <w:rPr>
                <w:sz w:val="22"/>
                <w:szCs w:val="22"/>
              </w:rPr>
            </w:pPr>
            <w:r>
              <w:rPr>
                <w:sz w:val="22"/>
                <w:szCs w:val="22"/>
              </w:rPr>
              <w:t>originalTemplateCode</w:t>
            </w:r>
          </w:p>
        </w:tc>
        <w:tc>
          <w:tcPr>
            <w:tcW w:w="2506" w:type="dxa"/>
            <w:noWrap w:val="0"/>
            <w:vAlign w:val="top"/>
          </w:tcPr>
          <w:p w14:paraId="67CB354C">
            <w:pPr>
              <w:spacing w:before="0"/>
              <w:ind w:left="0"/>
              <w:jc w:val="both"/>
              <w:rPr>
                <w:sz w:val="22"/>
                <w:szCs w:val="22"/>
              </w:rPr>
            </w:pPr>
            <w:r>
              <w:rPr>
                <w:sz w:val="22"/>
                <w:szCs w:val="22"/>
              </w:rPr>
              <w:t xml:space="preserve">Required: </w:t>
            </w:r>
          </w:p>
          <w:p w14:paraId="273B39A2">
            <w:pPr>
              <w:spacing w:before="0"/>
              <w:ind w:left="0"/>
              <w:jc w:val="both"/>
              <w:rPr>
                <w:sz w:val="22"/>
                <w:szCs w:val="22"/>
              </w:rPr>
            </w:pPr>
            <w:r>
              <w:rPr>
                <w:sz w:val="22"/>
                <w:szCs w:val="22"/>
              </w:rPr>
              <w:t>DataType: String</w:t>
            </w:r>
          </w:p>
          <w:p w14:paraId="779DF457">
            <w:pPr>
              <w:spacing w:before="0"/>
              <w:ind w:left="0"/>
              <w:jc w:val="both"/>
              <w:rPr>
                <w:sz w:val="22"/>
                <w:szCs w:val="22"/>
              </w:rPr>
            </w:pPr>
            <w:r>
              <w:rPr>
                <w:sz w:val="22"/>
                <w:szCs w:val="22"/>
              </w:rPr>
              <w:t>Minlength: N/A</w:t>
            </w:r>
          </w:p>
          <w:p w14:paraId="45055586">
            <w:pPr>
              <w:spacing w:before="0"/>
              <w:ind w:left="0"/>
              <w:jc w:val="both"/>
              <w:rPr>
                <w:sz w:val="22"/>
                <w:szCs w:val="22"/>
              </w:rPr>
            </w:pPr>
            <w:r>
              <w:rPr>
                <w:sz w:val="22"/>
                <w:szCs w:val="22"/>
              </w:rPr>
              <w:t>Maxlength: 20</w:t>
            </w:r>
          </w:p>
          <w:p w14:paraId="0DA600E7">
            <w:pPr>
              <w:spacing w:before="0"/>
              <w:ind w:left="0"/>
              <w:jc w:val="both"/>
              <w:rPr>
                <w:sz w:val="22"/>
                <w:szCs w:val="22"/>
              </w:rPr>
            </w:pPr>
            <w:r>
              <w:rPr>
                <w:sz w:val="22"/>
                <w:szCs w:val="22"/>
              </w:rPr>
              <w:t>Format:</w:t>
            </w:r>
          </w:p>
        </w:tc>
        <w:tc>
          <w:tcPr>
            <w:tcW w:w="4837" w:type="dxa"/>
            <w:noWrap w:val="0"/>
            <w:vAlign w:val="top"/>
          </w:tcPr>
          <w:p w14:paraId="4719B2ED">
            <w:pPr>
              <w:spacing w:before="0"/>
              <w:ind w:left="41"/>
              <w:jc w:val="both"/>
              <w:rPr>
                <w:bCs/>
                <w:sz w:val="22"/>
                <w:szCs w:val="22"/>
              </w:rPr>
            </w:pPr>
            <w:r>
              <w:rPr>
                <w:bCs/>
                <w:sz w:val="22"/>
                <w:szCs w:val="22"/>
              </w:rPr>
              <w:t>Bắt buộc truyền nếu originalInvoiceType là 1, 2, 3 hoặc 4</w:t>
            </w:r>
          </w:p>
          <w:p w14:paraId="4C8183E5">
            <w:pPr>
              <w:spacing w:before="0"/>
              <w:ind w:left="41"/>
              <w:jc w:val="both"/>
              <w:rPr>
                <w:bCs/>
                <w:sz w:val="22"/>
                <w:szCs w:val="22"/>
                <w:lang w:val="vi-VN"/>
              </w:rPr>
            </w:pPr>
            <w:r>
              <w:rPr>
                <w:bCs/>
                <w:sz w:val="22"/>
                <w:szCs w:val="22"/>
                <w:lang w:val="vi-VN"/>
              </w:rPr>
              <w:t>Ví dụ mẫu TT32: 01GTKT0/001</w:t>
            </w:r>
          </w:p>
          <w:p w14:paraId="47A71717">
            <w:pPr>
              <w:spacing w:before="0"/>
              <w:ind w:left="41"/>
              <w:jc w:val="both"/>
              <w:rPr>
                <w:bCs/>
                <w:sz w:val="22"/>
                <w:szCs w:val="22"/>
                <w:lang w:val="vi-VN"/>
              </w:rPr>
            </w:pPr>
            <w:r>
              <w:rPr>
                <w:bCs/>
                <w:sz w:val="22"/>
                <w:szCs w:val="22"/>
                <w:lang w:val="vi-VN"/>
              </w:rPr>
              <w:t>Ví dụ mẫu TT78: 1/0224</w:t>
            </w:r>
          </w:p>
        </w:tc>
      </w:tr>
    </w:tbl>
    <w:p w14:paraId="0E008EBF">
      <w:pPr>
        <w:pStyle w:val="93"/>
        <w:widowControl w:val="0"/>
        <w:snapToGrid w:val="0"/>
        <w:spacing w:before="120" w:line="360" w:lineRule="auto"/>
        <w:ind w:left="360"/>
        <w:contextualSpacing/>
        <w:jc w:val="both"/>
        <w:rPr>
          <w:rFonts w:ascii="Times New Roman" w:hAnsi="Times New Roman"/>
        </w:rPr>
      </w:pPr>
    </w:p>
    <w:p w14:paraId="19665F81">
      <w:pPr>
        <w:pStyle w:val="93"/>
        <w:widowControl w:val="0"/>
        <w:snapToGrid w:val="0"/>
        <w:spacing w:before="120" w:line="360" w:lineRule="auto"/>
        <w:ind w:left="360"/>
        <w:contextualSpacing/>
        <w:jc w:val="both"/>
        <w:rPr>
          <w:rFonts w:ascii="Times New Roman" w:hAnsi="Times New Roman"/>
        </w:rPr>
      </w:pPr>
    </w:p>
    <w:p w14:paraId="44C68271">
      <w:pPr>
        <w:widowControl/>
        <w:shd w:val="clear" w:color="auto" w:fill="DBE5F1"/>
        <w:spacing w:before="0" w:line="240" w:lineRule="auto"/>
        <w:ind w:left="720"/>
        <w:jc w:val="both"/>
        <w:rPr>
          <w:b/>
          <w:bCs/>
          <w:snapToGrid/>
          <w:color w:val="525252"/>
          <w:sz w:val="22"/>
          <w:szCs w:val="22"/>
        </w:rPr>
      </w:pPr>
      <w:r>
        <w:rPr>
          <w:b/>
          <w:bCs/>
          <w:snapToGrid/>
          <w:color w:val="525252"/>
          <w:sz w:val="22"/>
          <w:szCs w:val="22"/>
        </w:rPr>
        <w:t>{</w:t>
      </w:r>
    </w:p>
    <w:p w14:paraId="7BB57390">
      <w:pPr>
        <w:widowControl/>
        <w:shd w:val="clear" w:color="auto" w:fill="DBE5F1"/>
        <w:spacing w:before="0" w:line="240" w:lineRule="auto"/>
        <w:ind w:left="720"/>
        <w:jc w:val="both"/>
        <w:rPr>
          <w:b/>
          <w:bCs/>
          <w:snapToGrid/>
          <w:color w:val="525252"/>
          <w:sz w:val="22"/>
          <w:szCs w:val="22"/>
        </w:rPr>
      </w:pPr>
      <w:r>
        <w:rPr>
          <w:b/>
          <w:bCs/>
          <w:snapToGrid/>
          <w:color w:val="525252"/>
          <w:sz w:val="22"/>
          <w:szCs w:val="22"/>
        </w:rPr>
        <w:t xml:space="preserve">   "generalInvoiceInfo":{</w:t>
      </w:r>
    </w:p>
    <w:p w14:paraId="1199554E">
      <w:pPr>
        <w:widowControl/>
        <w:shd w:val="clear" w:color="auto" w:fill="DBE5F1"/>
        <w:spacing w:before="0" w:line="240" w:lineRule="auto"/>
        <w:ind w:left="720"/>
        <w:jc w:val="both"/>
        <w:rPr>
          <w:b/>
          <w:bCs/>
          <w:snapToGrid/>
          <w:color w:val="525252"/>
          <w:sz w:val="22"/>
          <w:szCs w:val="22"/>
        </w:rPr>
      </w:pPr>
      <w:r>
        <w:rPr>
          <w:b/>
          <w:bCs/>
          <w:snapToGrid/>
          <w:color w:val="525252"/>
          <w:sz w:val="22"/>
          <w:szCs w:val="22"/>
        </w:rPr>
        <w:t xml:space="preserve">      "invoiceType":"01GTKT",</w:t>
      </w:r>
    </w:p>
    <w:p w14:paraId="0B936329">
      <w:pPr>
        <w:widowControl/>
        <w:shd w:val="clear" w:color="auto" w:fill="DBE5F1"/>
        <w:spacing w:before="0" w:line="240" w:lineRule="auto"/>
        <w:ind w:left="720"/>
        <w:jc w:val="both"/>
        <w:rPr>
          <w:b/>
          <w:bCs/>
          <w:snapToGrid/>
          <w:color w:val="525252"/>
          <w:sz w:val="22"/>
          <w:szCs w:val="22"/>
        </w:rPr>
      </w:pPr>
      <w:r>
        <w:rPr>
          <w:b/>
          <w:bCs/>
          <w:snapToGrid/>
          <w:color w:val="525252"/>
          <w:sz w:val="22"/>
          <w:szCs w:val="22"/>
        </w:rPr>
        <w:t xml:space="preserve">      "templateCode":"01GTKT0/170",</w:t>
      </w:r>
    </w:p>
    <w:p w14:paraId="0D79976B">
      <w:pPr>
        <w:widowControl/>
        <w:shd w:val="clear" w:color="auto" w:fill="DBE5F1"/>
        <w:spacing w:before="0" w:line="240" w:lineRule="auto"/>
        <w:ind w:left="720"/>
        <w:jc w:val="both"/>
        <w:rPr>
          <w:b/>
          <w:bCs/>
          <w:snapToGrid/>
          <w:color w:val="525252"/>
          <w:sz w:val="22"/>
          <w:szCs w:val="22"/>
        </w:rPr>
      </w:pPr>
      <w:r>
        <w:rPr>
          <w:b/>
          <w:bCs/>
          <w:snapToGrid/>
          <w:color w:val="525252"/>
          <w:sz w:val="22"/>
          <w:szCs w:val="22"/>
        </w:rPr>
        <w:t xml:space="preserve">      "invoiceSeries":"AA/17E",</w:t>
      </w:r>
    </w:p>
    <w:p w14:paraId="753B1BA6">
      <w:pPr>
        <w:widowControl/>
        <w:shd w:val="clear" w:color="auto" w:fill="DBE5F1"/>
        <w:spacing w:before="0" w:line="240" w:lineRule="auto"/>
        <w:ind w:left="720"/>
        <w:jc w:val="both"/>
        <w:rPr>
          <w:b/>
          <w:bCs/>
          <w:snapToGrid/>
          <w:color w:val="525252"/>
          <w:sz w:val="22"/>
          <w:szCs w:val="22"/>
        </w:rPr>
      </w:pPr>
      <w:r>
        <w:rPr>
          <w:b/>
          <w:bCs/>
          <w:snapToGrid/>
          <w:color w:val="525252"/>
          <w:sz w:val="22"/>
          <w:szCs w:val="22"/>
        </w:rPr>
        <w:t xml:space="preserve">      "transactionUuid": "123e4567-e89b-12d3-a456-426655440000",</w:t>
      </w:r>
    </w:p>
    <w:p w14:paraId="43C818DA">
      <w:pPr>
        <w:widowControl/>
        <w:shd w:val="clear" w:color="auto" w:fill="DBE5F1"/>
        <w:spacing w:before="0" w:line="240" w:lineRule="auto"/>
        <w:ind w:left="720"/>
        <w:jc w:val="both"/>
        <w:rPr>
          <w:b/>
          <w:bCs/>
          <w:snapToGrid/>
          <w:color w:val="525252"/>
          <w:sz w:val="22"/>
          <w:szCs w:val="22"/>
        </w:rPr>
      </w:pPr>
      <w:r>
        <w:rPr>
          <w:b/>
          <w:bCs/>
          <w:snapToGrid/>
          <w:color w:val="525252"/>
          <w:sz w:val="22"/>
          <w:szCs w:val="22"/>
        </w:rPr>
        <w:t xml:space="preserve">      "invoiceIssuedDate":</w:t>
      </w:r>
      <w:r>
        <w:rPr>
          <w:bCs/>
          <w:snapToGrid/>
          <w:color w:val="8000FF"/>
          <w:sz w:val="22"/>
          <w:szCs w:val="22"/>
          <w:shd w:val="clear" w:color="auto" w:fill="FFFF00"/>
        </w:rPr>
        <w:t>1587797116843</w:t>
      </w:r>
      <w:r>
        <w:rPr>
          <w:b/>
          <w:bCs/>
          <w:snapToGrid/>
          <w:color w:val="525252"/>
          <w:sz w:val="22"/>
          <w:szCs w:val="22"/>
        </w:rPr>
        <w:t>,</w:t>
      </w:r>
    </w:p>
    <w:p w14:paraId="4FCCEC1F">
      <w:pPr>
        <w:widowControl/>
        <w:shd w:val="clear" w:color="auto" w:fill="DBE5F1"/>
        <w:spacing w:before="0" w:line="240" w:lineRule="auto"/>
        <w:ind w:left="720"/>
        <w:jc w:val="both"/>
        <w:rPr>
          <w:b/>
          <w:bCs/>
          <w:snapToGrid/>
          <w:color w:val="525252"/>
          <w:sz w:val="22"/>
          <w:szCs w:val="22"/>
        </w:rPr>
      </w:pPr>
      <w:r>
        <w:rPr>
          <w:b/>
          <w:bCs/>
          <w:snapToGrid/>
          <w:color w:val="525252"/>
          <w:sz w:val="22"/>
          <w:szCs w:val="22"/>
        </w:rPr>
        <w:t xml:space="preserve">      "currencyCode":"VND",</w:t>
      </w:r>
    </w:p>
    <w:p w14:paraId="1EDE4556">
      <w:pPr>
        <w:widowControl/>
        <w:shd w:val="clear" w:color="auto" w:fill="DBE5F1"/>
        <w:spacing w:before="0" w:line="240" w:lineRule="auto"/>
        <w:ind w:left="720"/>
        <w:jc w:val="both"/>
        <w:rPr>
          <w:b/>
          <w:bCs/>
          <w:snapToGrid/>
          <w:color w:val="525252"/>
          <w:sz w:val="22"/>
          <w:szCs w:val="22"/>
        </w:rPr>
      </w:pPr>
      <w:r>
        <w:rPr>
          <w:b/>
          <w:bCs/>
          <w:snapToGrid/>
          <w:color w:val="525252"/>
          <w:sz w:val="22"/>
          <w:szCs w:val="22"/>
        </w:rPr>
        <w:t xml:space="preserve">      "adjustmentType":"1",</w:t>
      </w:r>
    </w:p>
    <w:p w14:paraId="46064EC7">
      <w:pPr>
        <w:widowControl/>
        <w:shd w:val="clear" w:color="auto" w:fill="DBE5F1"/>
        <w:spacing w:before="0" w:line="240" w:lineRule="auto"/>
        <w:ind w:left="720"/>
        <w:jc w:val="both"/>
        <w:rPr>
          <w:b/>
          <w:bCs/>
          <w:snapToGrid/>
          <w:color w:val="525252"/>
          <w:sz w:val="22"/>
          <w:szCs w:val="22"/>
        </w:rPr>
      </w:pPr>
      <w:r>
        <w:rPr>
          <w:b/>
          <w:bCs/>
          <w:snapToGrid/>
          <w:color w:val="525252"/>
          <w:sz w:val="22"/>
          <w:szCs w:val="22"/>
        </w:rPr>
        <w:t xml:space="preserve">      "adjustedNote":"",</w:t>
      </w:r>
    </w:p>
    <w:p w14:paraId="68BF9875">
      <w:pPr>
        <w:widowControl/>
        <w:shd w:val="clear" w:color="auto" w:fill="DBE5F1"/>
        <w:spacing w:before="0" w:line="240" w:lineRule="auto"/>
        <w:ind w:left="720"/>
        <w:jc w:val="both"/>
        <w:rPr>
          <w:b/>
          <w:bCs/>
          <w:snapToGrid/>
          <w:color w:val="525252"/>
          <w:sz w:val="22"/>
          <w:szCs w:val="22"/>
        </w:rPr>
      </w:pPr>
      <w:r>
        <w:rPr>
          <w:b/>
          <w:bCs/>
          <w:snapToGrid/>
          <w:color w:val="525252"/>
          <w:sz w:val="22"/>
          <w:szCs w:val="22"/>
        </w:rPr>
        <w:t xml:space="preserve">      "originalInvoiceType": "1",</w:t>
      </w:r>
    </w:p>
    <w:p w14:paraId="27AFB101">
      <w:pPr>
        <w:widowControl/>
        <w:shd w:val="clear" w:color="auto" w:fill="DBE5F1"/>
        <w:spacing w:before="0" w:line="240" w:lineRule="auto"/>
        <w:ind w:left="720"/>
        <w:jc w:val="both"/>
        <w:rPr>
          <w:b/>
          <w:bCs/>
          <w:snapToGrid/>
          <w:color w:val="525252"/>
          <w:sz w:val="22"/>
          <w:szCs w:val="22"/>
        </w:rPr>
      </w:pPr>
      <w:r>
        <w:rPr>
          <w:b/>
          <w:bCs/>
          <w:snapToGrid/>
          <w:color w:val="525252"/>
          <w:sz w:val="22"/>
          <w:szCs w:val="22"/>
        </w:rPr>
        <w:t xml:space="preserve">      "originalTemolateCode": "1/0224",</w:t>
      </w:r>
    </w:p>
    <w:p w14:paraId="4B47C299">
      <w:pPr>
        <w:widowControl/>
        <w:shd w:val="clear" w:color="auto" w:fill="DBE5F1"/>
        <w:spacing w:before="0" w:line="240" w:lineRule="auto"/>
        <w:ind w:left="720"/>
        <w:jc w:val="both"/>
        <w:rPr>
          <w:b/>
          <w:bCs/>
          <w:snapToGrid/>
          <w:color w:val="525252"/>
          <w:sz w:val="22"/>
          <w:szCs w:val="22"/>
        </w:rPr>
      </w:pPr>
      <w:r>
        <w:rPr>
          <w:b/>
          <w:bCs/>
          <w:snapToGrid/>
          <w:color w:val="525252"/>
          <w:sz w:val="22"/>
          <w:szCs w:val="22"/>
        </w:rPr>
        <w:t xml:space="preserve">      "paymentStatus":true,</w:t>
      </w:r>
    </w:p>
    <w:p w14:paraId="57F68127">
      <w:pPr>
        <w:widowControl/>
        <w:shd w:val="clear" w:color="auto" w:fill="DBE5F1"/>
        <w:spacing w:before="0" w:line="240" w:lineRule="auto"/>
        <w:ind w:left="720"/>
        <w:jc w:val="both"/>
        <w:rPr>
          <w:b/>
          <w:bCs/>
          <w:snapToGrid/>
          <w:color w:val="525252"/>
          <w:sz w:val="22"/>
          <w:szCs w:val="22"/>
        </w:rPr>
      </w:pPr>
      <w:r>
        <w:rPr>
          <w:b/>
          <w:bCs/>
          <w:snapToGrid/>
          <w:color w:val="525252"/>
          <w:sz w:val="22"/>
          <w:szCs w:val="22"/>
        </w:rPr>
        <w:t xml:space="preserve">      "paymentType":"TM",</w:t>
      </w:r>
    </w:p>
    <w:p w14:paraId="31673866">
      <w:pPr>
        <w:widowControl/>
        <w:shd w:val="clear" w:color="auto" w:fill="DBE5F1"/>
        <w:spacing w:before="0" w:line="240" w:lineRule="auto"/>
        <w:ind w:left="720"/>
        <w:jc w:val="both"/>
        <w:rPr>
          <w:b/>
          <w:bCs/>
          <w:snapToGrid/>
          <w:color w:val="525252"/>
          <w:sz w:val="22"/>
          <w:szCs w:val="22"/>
        </w:rPr>
      </w:pPr>
      <w:r>
        <w:rPr>
          <w:b/>
          <w:bCs/>
          <w:snapToGrid/>
          <w:color w:val="525252"/>
          <w:sz w:val="22"/>
          <w:szCs w:val="22"/>
        </w:rPr>
        <w:t xml:space="preserve">      "paymentTypeName":"TM",</w:t>
      </w:r>
    </w:p>
    <w:p w14:paraId="30459142">
      <w:pPr>
        <w:widowControl/>
        <w:shd w:val="clear" w:color="auto" w:fill="DBE5F1"/>
        <w:spacing w:before="0" w:line="240" w:lineRule="auto"/>
        <w:ind w:left="720"/>
        <w:jc w:val="both"/>
        <w:rPr>
          <w:b/>
          <w:bCs/>
          <w:snapToGrid/>
          <w:color w:val="525252"/>
          <w:sz w:val="22"/>
          <w:szCs w:val="22"/>
        </w:rPr>
      </w:pPr>
      <w:r>
        <w:rPr>
          <w:b/>
          <w:bCs/>
          <w:snapToGrid/>
          <w:color w:val="525252"/>
          <w:sz w:val="22"/>
          <w:szCs w:val="22"/>
        </w:rPr>
        <w:t xml:space="preserve">      "cusGetInvoiceRight":true,</w:t>
      </w:r>
    </w:p>
    <w:p w14:paraId="2AF94310">
      <w:pPr>
        <w:widowControl/>
        <w:shd w:val="clear" w:color="auto" w:fill="DBE5F1"/>
        <w:spacing w:before="0" w:line="240" w:lineRule="auto"/>
        <w:ind w:left="720"/>
        <w:jc w:val="both"/>
        <w:rPr>
          <w:b/>
          <w:bCs/>
          <w:snapToGrid/>
          <w:color w:val="525252"/>
          <w:sz w:val="22"/>
          <w:szCs w:val="22"/>
        </w:rPr>
      </w:pPr>
      <w:r>
        <w:rPr>
          <w:b/>
          <w:bCs/>
          <w:snapToGrid/>
          <w:color w:val="525252"/>
          <w:sz w:val="22"/>
          <w:szCs w:val="22"/>
        </w:rPr>
        <w:t xml:space="preserve">      "userName":"user 1",</w:t>
      </w:r>
    </w:p>
    <w:p w14:paraId="3FBFF86A">
      <w:pPr>
        <w:widowControl/>
        <w:shd w:val="clear" w:color="auto" w:fill="DBE5F1"/>
        <w:spacing w:before="0" w:line="240" w:lineRule="auto"/>
        <w:ind w:left="720"/>
        <w:jc w:val="both"/>
        <w:rPr>
          <w:b/>
          <w:bCs/>
          <w:snapToGrid/>
          <w:color w:val="525252"/>
          <w:sz w:val="22"/>
          <w:szCs w:val="22"/>
        </w:rPr>
      </w:pPr>
      <w:r>
        <w:rPr>
          <w:b/>
          <w:bCs/>
          <w:snapToGrid/>
          <w:color w:val="525252"/>
          <w:sz w:val="22"/>
          <w:szCs w:val="22"/>
        </w:rPr>
        <w:t xml:space="preserve">      “certificateSerial”:”5404FFFEB7033FB316D672201B7BA4FE”</w:t>
      </w:r>
    </w:p>
    <w:p w14:paraId="40698379">
      <w:pPr>
        <w:widowControl/>
        <w:shd w:val="clear" w:color="auto" w:fill="DBE5F1"/>
        <w:spacing w:before="0" w:line="240" w:lineRule="auto"/>
        <w:ind w:left="720"/>
        <w:jc w:val="both"/>
        <w:rPr>
          <w:b/>
          <w:bCs/>
          <w:snapToGrid/>
          <w:color w:val="525252"/>
          <w:sz w:val="22"/>
          <w:szCs w:val="22"/>
        </w:rPr>
      </w:pPr>
      <w:r>
        <w:rPr>
          <w:b/>
          <w:bCs/>
          <w:snapToGrid/>
          <w:color w:val="525252"/>
          <w:sz w:val="22"/>
          <w:szCs w:val="22"/>
        </w:rPr>
        <w:t xml:space="preserve">   },</w:t>
      </w:r>
    </w:p>
    <w:p w14:paraId="0C518439">
      <w:pPr>
        <w:widowControl/>
        <w:shd w:val="clear" w:color="auto" w:fill="DBE5F1"/>
        <w:spacing w:before="0" w:line="240" w:lineRule="auto"/>
        <w:ind w:left="720"/>
        <w:jc w:val="both"/>
        <w:rPr>
          <w:b/>
          <w:bCs/>
          <w:snapToGrid/>
          <w:color w:val="525252"/>
          <w:sz w:val="22"/>
          <w:szCs w:val="22"/>
        </w:rPr>
      </w:pPr>
      <w:r>
        <w:rPr>
          <w:b/>
          <w:bCs/>
          <w:snapToGrid/>
          <w:color w:val="525252"/>
          <w:sz w:val="22"/>
          <w:szCs w:val="22"/>
        </w:rPr>
        <w:t xml:space="preserve">   "buyerInfo":{</w:t>
      </w:r>
    </w:p>
    <w:p w14:paraId="1A4A9CBB">
      <w:pPr>
        <w:widowControl/>
        <w:shd w:val="clear" w:color="auto" w:fill="DBE5F1"/>
        <w:spacing w:before="0" w:line="240" w:lineRule="auto"/>
        <w:ind w:left="720"/>
        <w:jc w:val="both"/>
        <w:rPr>
          <w:b/>
          <w:bCs/>
          <w:snapToGrid/>
          <w:color w:val="525252"/>
          <w:sz w:val="22"/>
          <w:szCs w:val="22"/>
        </w:rPr>
      </w:pPr>
      <w:r>
        <w:rPr>
          <w:b/>
          <w:bCs/>
          <w:snapToGrid/>
          <w:color w:val="525252"/>
          <w:sz w:val="22"/>
          <w:szCs w:val="22"/>
        </w:rPr>
        <w:t xml:space="preserve">      "buyerName":"Đặng thị thanh tâm",</w:t>
      </w:r>
    </w:p>
    <w:p w14:paraId="406FB3BD">
      <w:pPr>
        <w:widowControl/>
        <w:shd w:val="clear" w:color="auto" w:fill="DBE5F1"/>
        <w:spacing w:before="0" w:line="240" w:lineRule="auto"/>
        <w:ind w:left="720"/>
        <w:jc w:val="both"/>
        <w:rPr>
          <w:b/>
          <w:bCs/>
          <w:snapToGrid/>
          <w:color w:val="525252"/>
          <w:sz w:val="22"/>
          <w:szCs w:val="22"/>
        </w:rPr>
      </w:pPr>
      <w:r>
        <w:rPr>
          <w:b/>
          <w:bCs/>
          <w:snapToGrid/>
          <w:color w:val="525252"/>
          <w:sz w:val="22"/>
          <w:szCs w:val="22"/>
        </w:rPr>
        <w:t xml:space="preserve">      "buyerLegalName":"",</w:t>
      </w:r>
    </w:p>
    <w:p w14:paraId="15071F63">
      <w:pPr>
        <w:widowControl/>
        <w:shd w:val="clear" w:color="auto" w:fill="DBE5F1"/>
        <w:spacing w:before="0" w:line="240" w:lineRule="auto"/>
        <w:ind w:left="720"/>
        <w:jc w:val="both"/>
        <w:rPr>
          <w:b/>
          <w:bCs/>
          <w:snapToGrid/>
          <w:color w:val="525252"/>
          <w:sz w:val="22"/>
          <w:szCs w:val="22"/>
        </w:rPr>
      </w:pPr>
      <w:r>
        <w:rPr>
          <w:b/>
          <w:bCs/>
          <w:snapToGrid/>
          <w:color w:val="525252"/>
          <w:sz w:val="22"/>
          <w:szCs w:val="22"/>
        </w:rPr>
        <w:t xml:space="preserve">      "buyerTaxCode":"",</w:t>
      </w:r>
    </w:p>
    <w:p w14:paraId="7F150D19">
      <w:pPr>
        <w:widowControl/>
        <w:shd w:val="clear" w:color="auto" w:fill="DBE5F1"/>
        <w:spacing w:before="0" w:line="240" w:lineRule="auto"/>
        <w:ind w:left="720"/>
        <w:jc w:val="both"/>
        <w:rPr>
          <w:b/>
          <w:bCs/>
          <w:snapToGrid/>
          <w:color w:val="525252"/>
          <w:sz w:val="22"/>
          <w:szCs w:val="22"/>
        </w:rPr>
      </w:pPr>
      <w:r>
        <w:rPr>
          <w:b/>
          <w:bCs/>
          <w:snapToGrid/>
          <w:color w:val="525252"/>
          <w:sz w:val="22"/>
          <w:szCs w:val="22"/>
        </w:rPr>
        <w:t xml:space="preserve">      "buyerAddressLine":"HN VN",</w:t>
      </w:r>
    </w:p>
    <w:p w14:paraId="44A6F2BD">
      <w:pPr>
        <w:widowControl/>
        <w:shd w:val="clear" w:color="auto" w:fill="DBE5F1"/>
        <w:spacing w:before="0" w:line="240" w:lineRule="auto"/>
        <w:ind w:left="720"/>
        <w:jc w:val="both"/>
        <w:rPr>
          <w:b/>
          <w:bCs/>
          <w:snapToGrid/>
          <w:color w:val="525252"/>
          <w:sz w:val="22"/>
          <w:szCs w:val="22"/>
        </w:rPr>
      </w:pPr>
      <w:r>
        <w:rPr>
          <w:b/>
          <w:bCs/>
          <w:snapToGrid/>
          <w:color w:val="525252"/>
          <w:sz w:val="22"/>
          <w:szCs w:val="22"/>
        </w:rPr>
        <w:t xml:space="preserve">      "buyerPhoneNumber":"11111",</w:t>
      </w:r>
    </w:p>
    <w:p w14:paraId="0C166572">
      <w:pPr>
        <w:widowControl/>
        <w:shd w:val="clear" w:color="auto" w:fill="DBE5F1"/>
        <w:spacing w:before="0" w:line="240" w:lineRule="auto"/>
        <w:ind w:left="720"/>
        <w:jc w:val="both"/>
        <w:rPr>
          <w:b/>
          <w:bCs/>
          <w:snapToGrid/>
          <w:color w:val="525252"/>
          <w:sz w:val="22"/>
          <w:szCs w:val="22"/>
        </w:rPr>
      </w:pPr>
      <w:r>
        <w:rPr>
          <w:b/>
          <w:bCs/>
          <w:snapToGrid/>
          <w:color w:val="525252"/>
          <w:sz w:val="22"/>
          <w:szCs w:val="22"/>
        </w:rPr>
        <w:t xml:space="preserve">      "buyerEmail":"",</w:t>
      </w:r>
    </w:p>
    <w:p w14:paraId="094DBCCF">
      <w:pPr>
        <w:widowControl/>
        <w:shd w:val="clear" w:color="auto" w:fill="DBE5F1"/>
        <w:spacing w:before="0" w:line="240" w:lineRule="auto"/>
        <w:ind w:left="720"/>
        <w:jc w:val="both"/>
        <w:rPr>
          <w:b/>
          <w:bCs/>
          <w:snapToGrid/>
          <w:color w:val="525252"/>
          <w:sz w:val="22"/>
          <w:szCs w:val="22"/>
        </w:rPr>
      </w:pPr>
      <w:r>
        <w:rPr>
          <w:b/>
          <w:bCs/>
          <w:snapToGrid/>
          <w:color w:val="525252"/>
          <w:sz w:val="22"/>
          <w:szCs w:val="22"/>
        </w:rPr>
        <w:t xml:space="preserve">      "buyerIdNo":"123456789",</w:t>
      </w:r>
    </w:p>
    <w:p w14:paraId="4757AD54">
      <w:pPr>
        <w:widowControl/>
        <w:shd w:val="clear" w:color="auto" w:fill="DBE5F1"/>
        <w:spacing w:before="0" w:line="240" w:lineRule="auto"/>
        <w:ind w:left="720"/>
        <w:jc w:val="both"/>
        <w:rPr>
          <w:b/>
          <w:bCs/>
          <w:snapToGrid/>
          <w:color w:val="525252"/>
          <w:sz w:val="22"/>
          <w:szCs w:val="22"/>
        </w:rPr>
      </w:pPr>
      <w:r>
        <w:rPr>
          <w:b/>
          <w:bCs/>
          <w:snapToGrid/>
          <w:color w:val="525252"/>
          <w:sz w:val="22"/>
          <w:szCs w:val="22"/>
        </w:rPr>
        <w:t xml:space="preserve">      "buyerIdType":"1"</w:t>
      </w:r>
    </w:p>
    <w:p w14:paraId="259C6BF7">
      <w:pPr>
        <w:widowControl/>
        <w:shd w:val="clear" w:color="auto" w:fill="DBE5F1"/>
        <w:spacing w:before="0" w:line="240" w:lineRule="auto"/>
        <w:ind w:left="720"/>
        <w:jc w:val="both"/>
        <w:rPr>
          <w:b/>
          <w:bCs/>
          <w:snapToGrid/>
          <w:color w:val="525252"/>
          <w:sz w:val="22"/>
          <w:szCs w:val="22"/>
        </w:rPr>
      </w:pPr>
      <w:r>
        <w:rPr>
          <w:b/>
          <w:bCs/>
          <w:snapToGrid/>
          <w:color w:val="525252"/>
          <w:sz w:val="22"/>
          <w:szCs w:val="22"/>
        </w:rPr>
        <w:t xml:space="preserve">   },</w:t>
      </w:r>
    </w:p>
    <w:p w14:paraId="29184A2F">
      <w:pPr>
        <w:widowControl/>
        <w:shd w:val="clear" w:color="auto" w:fill="DBE5F1"/>
        <w:spacing w:before="0" w:line="240" w:lineRule="auto"/>
        <w:ind w:left="720"/>
        <w:jc w:val="both"/>
        <w:rPr>
          <w:b/>
          <w:bCs/>
          <w:snapToGrid/>
          <w:color w:val="525252"/>
          <w:sz w:val="22"/>
          <w:szCs w:val="22"/>
        </w:rPr>
      </w:pPr>
      <w:r>
        <w:rPr>
          <w:b/>
          <w:bCs/>
          <w:snapToGrid/>
          <w:color w:val="525252"/>
          <w:sz w:val="22"/>
          <w:szCs w:val="22"/>
        </w:rPr>
        <w:t xml:space="preserve">   "sellerInfo":{</w:t>
      </w:r>
    </w:p>
    <w:p w14:paraId="580BD03A">
      <w:pPr>
        <w:widowControl/>
        <w:shd w:val="clear" w:color="auto" w:fill="DBE5F1"/>
        <w:spacing w:before="0" w:line="240" w:lineRule="auto"/>
        <w:ind w:left="720"/>
        <w:jc w:val="both"/>
        <w:rPr>
          <w:b/>
          <w:bCs/>
          <w:snapToGrid/>
          <w:color w:val="525252"/>
          <w:sz w:val="22"/>
          <w:szCs w:val="22"/>
        </w:rPr>
      </w:pPr>
      <w:r>
        <w:rPr>
          <w:b/>
          <w:bCs/>
          <w:snapToGrid/>
          <w:color w:val="525252"/>
          <w:sz w:val="22"/>
          <w:szCs w:val="22"/>
        </w:rPr>
        <w:t xml:space="preserve">      "sellerLegalName":"Đặng thị thanh tâm",</w:t>
      </w:r>
    </w:p>
    <w:p w14:paraId="78DAE45D">
      <w:pPr>
        <w:widowControl/>
        <w:shd w:val="clear" w:color="auto" w:fill="DBE5F1"/>
        <w:spacing w:before="0" w:line="240" w:lineRule="auto"/>
        <w:ind w:left="720"/>
        <w:jc w:val="both"/>
        <w:rPr>
          <w:b/>
          <w:bCs/>
          <w:snapToGrid/>
          <w:color w:val="525252"/>
          <w:sz w:val="22"/>
          <w:szCs w:val="22"/>
        </w:rPr>
      </w:pPr>
      <w:r>
        <w:rPr>
          <w:b/>
          <w:bCs/>
          <w:snapToGrid/>
          <w:color w:val="525252"/>
          <w:sz w:val="22"/>
          <w:szCs w:val="22"/>
        </w:rPr>
        <w:t xml:space="preserve">      "sellerTaxCode":"0100109106-501",</w:t>
      </w:r>
    </w:p>
    <w:p w14:paraId="3EB2FD8A">
      <w:pPr>
        <w:widowControl/>
        <w:shd w:val="clear" w:color="auto" w:fill="DBE5F1"/>
        <w:spacing w:before="0" w:line="240" w:lineRule="auto"/>
        <w:ind w:left="720"/>
        <w:jc w:val="both"/>
        <w:rPr>
          <w:b/>
          <w:bCs/>
          <w:snapToGrid/>
          <w:color w:val="525252"/>
          <w:sz w:val="22"/>
          <w:szCs w:val="22"/>
        </w:rPr>
      </w:pPr>
      <w:r>
        <w:rPr>
          <w:b/>
          <w:bCs/>
          <w:snapToGrid/>
          <w:color w:val="525252"/>
          <w:sz w:val="22"/>
          <w:szCs w:val="22"/>
        </w:rPr>
        <w:t xml:space="preserve">      "sellerAddressLine":"test",</w:t>
      </w:r>
    </w:p>
    <w:p w14:paraId="729307EF">
      <w:pPr>
        <w:widowControl/>
        <w:shd w:val="clear" w:color="auto" w:fill="DBE5F1"/>
        <w:spacing w:before="0" w:line="240" w:lineRule="auto"/>
        <w:ind w:left="720"/>
        <w:jc w:val="both"/>
        <w:rPr>
          <w:b/>
          <w:bCs/>
          <w:snapToGrid/>
          <w:color w:val="525252"/>
          <w:sz w:val="22"/>
          <w:szCs w:val="22"/>
        </w:rPr>
      </w:pPr>
      <w:r>
        <w:rPr>
          <w:b/>
          <w:bCs/>
          <w:snapToGrid/>
          <w:color w:val="525252"/>
          <w:sz w:val="22"/>
          <w:szCs w:val="22"/>
        </w:rPr>
        <w:t xml:space="preserve">      "sellerPhoneNumber":"0123456789",</w:t>
      </w:r>
    </w:p>
    <w:p w14:paraId="1BDFD6BD">
      <w:pPr>
        <w:widowControl/>
        <w:shd w:val="clear" w:color="auto" w:fill="DBE5F1"/>
        <w:spacing w:before="0" w:line="240" w:lineRule="auto"/>
        <w:ind w:left="720"/>
        <w:jc w:val="both"/>
        <w:rPr>
          <w:b/>
          <w:bCs/>
          <w:snapToGrid/>
          <w:color w:val="525252"/>
          <w:sz w:val="22"/>
          <w:szCs w:val="22"/>
        </w:rPr>
      </w:pPr>
      <w:r>
        <w:rPr>
          <w:b/>
          <w:bCs/>
          <w:snapToGrid/>
          <w:color w:val="525252"/>
          <w:sz w:val="22"/>
          <w:szCs w:val="22"/>
        </w:rPr>
        <w:t xml:space="preserve">      "sellerEmail":"PerformanceTest1@viettel.com.vn",</w:t>
      </w:r>
    </w:p>
    <w:p w14:paraId="2727F761">
      <w:pPr>
        <w:widowControl/>
        <w:shd w:val="clear" w:color="auto" w:fill="DBE5F1"/>
        <w:spacing w:before="0" w:line="240" w:lineRule="auto"/>
        <w:ind w:left="720"/>
        <w:jc w:val="both"/>
        <w:rPr>
          <w:b/>
          <w:bCs/>
          <w:snapToGrid/>
          <w:color w:val="525252"/>
          <w:sz w:val="22"/>
          <w:szCs w:val="22"/>
        </w:rPr>
      </w:pPr>
      <w:r>
        <w:rPr>
          <w:b/>
          <w:bCs/>
          <w:snapToGrid/>
          <w:color w:val="525252"/>
          <w:sz w:val="22"/>
          <w:szCs w:val="22"/>
        </w:rPr>
        <w:t xml:space="preserve">      "sellerBankName":"vtbank",</w:t>
      </w:r>
    </w:p>
    <w:p w14:paraId="230BA2BE">
      <w:pPr>
        <w:widowControl/>
        <w:shd w:val="clear" w:color="auto" w:fill="DBE5F1"/>
        <w:spacing w:before="0" w:line="240" w:lineRule="auto"/>
        <w:ind w:left="720"/>
        <w:jc w:val="both"/>
        <w:rPr>
          <w:b/>
          <w:bCs/>
          <w:snapToGrid/>
          <w:color w:val="525252"/>
          <w:sz w:val="22"/>
          <w:szCs w:val="22"/>
        </w:rPr>
      </w:pPr>
      <w:r>
        <w:rPr>
          <w:b/>
          <w:bCs/>
          <w:snapToGrid/>
          <w:color w:val="525252"/>
          <w:sz w:val="22"/>
          <w:szCs w:val="22"/>
        </w:rPr>
        <w:t xml:space="preserve">      "sellerBankAccount":"23423424"</w:t>
      </w:r>
    </w:p>
    <w:p w14:paraId="2620EE1D">
      <w:pPr>
        <w:widowControl/>
        <w:shd w:val="clear" w:color="auto" w:fill="DBE5F1"/>
        <w:spacing w:before="0" w:line="240" w:lineRule="auto"/>
        <w:ind w:left="720"/>
        <w:jc w:val="both"/>
        <w:rPr>
          <w:b/>
          <w:bCs/>
          <w:snapToGrid/>
          <w:color w:val="525252"/>
          <w:sz w:val="22"/>
          <w:szCs w:val="22"/>
        </w:rPr>
      </w:pPr>
      <w:r>
        <w:rPr>
          <w:b/>
          <w:bCs/>
          <w:snapToGrid/>
          <w:color w:val="525252"/>
          <w:sz w:val="22"/>
          <w:szCs w:val="22"/>
        </w:rPr>
        <w:t xml:space="preserve">   },</w:t>
      </w:r>
    </w:p>
    <w:p w14:paraId="56710BA0">
      <w:pPr>
        <w:widowControl/>
        <w:shd w:val="clear" w:color="auto" w:fill="DBE5F1"/>
        <w:spacing w:before="0" w:line="240" w:lineRule="auto"/>
        <w:ind w:left="720"/>
        <w:jc w:val="both"/>
        <w:rPr>
          <w:b/>
          <w:bCs/>
          <w:snapToGrid/>
          <w:color w:val="525252"/>
          <w:sz w:val="22"/>
          <w:szCs w:val="22"/>
        </w:rPr>
      </w:pPr>
      <w:r>
        <w:rPr>
          <w:b/>
          <w:bCs/>
          <w:snapToGrid/>
          <w:color w:val="525252"/>
          <w:sz w:val="22"/>
          <w:szCs w:val="22"/>
        </w:rPr>
        <w:t xml:space="preserve">   "extAttribute":[</w:t>
      </w:r>
    </w:p>
    <w:p w14:paraId="01E2A608">
      <w:pPr>
        <w:widowControl/>
        <w:shd w:val="clear" w:color="auto" w:fill="DBE5F1"/>
        <w:spacing w:before="0" w:line="240" w:lineRule="auto"/>
        <w:ind w:left="720"/>
        <w:jc w:val="both"/>
        <w:rPr>
          <w:b/>
          <w:bCs/>
          <w:snapToGrid/>
          <w:color w:val="525252"/>
          <w:sz w:val="22"/>
          <w:szCs w:val="22"/>
        </w:rPr>
      </w:pPr>
    </w:p>
    <w:p w14:paraId="7A4B4349">
      <w:pPr>
        <w:widowControl/>
        <w:shd w:val="clear" w:color="auto" w:fill="DBE5F1"/>
        <w:spacing w:before="0" w:line="240" w:lineRule="auto"/>
        <w:ind w:left="720"/>
        <w:jc w:val="both"/>
        <w:rPr>
          <w:b/>
          <w:bCs/>
          <w:snapToGrid/>
          <w:color w:val="525252"/>
          <w:sz w:val="22"/>
          <w:szCs w:val="22"/>
        </w:rPr>
      </w:pPr>
      <w:r>
        <w:rPr>
          <w:b/>
          <w:bCs/>
          <w:snapToGrid/>
          <w:color w:val="525252"/>
          <w:sz w:val="22"/>
          <w:szCs w:val="22"/>
        </w:rPr>
        <w:t xml:space="preserve">   ],</w:t>
      </w:r>
    </w:p>
    <w:p w14:paraId="4611360E">
      <w:pPr>
        <w:widowControl/>
        <w:shd w:val="clear" w:color="auto" w:fill="DBE5F1"/>
        <w:spacing w:before="0" w:line="240" w:lineRule="auto"/>
        <w:ind w:left="720"/>
        <w:jc w:val="both"/>
        <w:rPr>
          <w:b/>
          <w:bCs/>
          <w:snapToGrid/>
          <w:color w:val="525252"/>
          <w:sz w:val="22"/>
          <w:szCs w:val="22"/>
        </w:rPr>
      </w:pPr>
      <w:r>
        <w:rPr>
          <w:b/>
          <w:bCs/>
          <w:snapToGrid/>
          <w:color w:val="525252"/>
          <w:sz w:val="22"/>
          <w:szCs w:val="22"/>
        </w:rPr>
        <w:t xml:space="preserve">   "payments":[</w:t>
      </w:r>
    </w:p>
    <w:p w14:paraId="04DBD19D">
      <w:pPr>
        <w:widowControl/>
        <w:shd w:val="clear" w:color="auto" w:fill="DBE5F1"/>
        <w:spacing w:before="0" w:line="240" w:lineRule="auto"/>
        <w:ind w:left="720"/>
        <w:jc w:val="both"/>
        <w:rPr>
          <w:b/>
          <w:bCs/>
          <w:snapToGrid/>
          <w:color w:val="525252"/>
          <w:sz w:val="22"/>
          <w:szCs w:val="22"/>
        </w:rPr>
      </w:pPr>
      <w:r>
        <w:rPr>
          <w:b/>
          <w:bCs/>
          <w:snapToGrid/>
          <w:color w:val="525252"/>
          <w:sz w:val="22"/>
          <w:szCs w:val="22"/>
        </w:rPr>
        <w:t xml:space="preserve">      {</w:t>
      </w:r>
    </w:p>
    <w:p w14:paraId="3E8BF607">
      <w:pPr>
        <w:widowControl/>
        <w:shd w:val="clear" w:color="auto" w:fill="DBE5F1"/>
        <w:spacing w:before="0" w:line="240" w:lineRule="auto"/>
        <w:ind w:left="720"/>
        <w:jc w:val="both"/>
        <w:rPr>
          <w:b/>
          <w:bCs/>
          <w:snapToGrid/>
          <w:color w:val="525252"/>
          <w:sz w:val="22"/>
          <w:szCs w:val="22"/>
        </w:rPr>
      </w:pPr>
      <w:r>
        <w:rPr>
          <w:b/>
          <w:bCs/>
          <w:snapToGrid/>
          <w:color w:val="525252"/>
          <w:sz w:val="22"/>
          <w:szCs w:val="22"/>
        </w:rPr>
        <w:t xml:space="preserve">         "paymentMethodName":"TM"</w:t>
      </w:r>
    </w:p>
    <w:p w14:paraId="016C3819">
      <w:pPr>
        <w:widowControl/>
        <w:shd w:val="clear" w:color="auto" w:fill="DBE5F1"/>
        <w:spacing w:before="0" w:line="240" w:lineRule="auto"/>
        <w:ind w:left="720"/>
        <w:jc w:val="both"/>
        <w:rPr>
          <w:b/>
          <w:bCs/>
          <w:snapToGrid/>
          <w:color w:val="525252"/>
          <w:sz w:val="22"/>
          <w:szCs w:val="22"/>
        </w:rPr>
      </w:pPr>
      <w:r>
        <w:rPr>
          <w:b/>
          <w:bCs/>
          <w:snapToGrid/>
          <w:color w:val="525252"/>
          <w:sz w:val="22"/>
          <w:szCs w:val="22"/>
        </w:rPr>
        <w:t xml:space="preserve">      }</w:t>
      </w:r>
    </w:p>
    <w:p w14:paraId="74957A4F">
      <w:pPr>
        <w:widowControl/>
        <w:shd w:val="clear" w:color="auto" w:fill="DBE5F1"/>
        <w:spacing w:before="0" w:line="240" w:lineRule="auto"/>
        <w:ind w:left="720"/>
        <w:jc w:val="both"/>
        <w:rPr>
          <w:b/>
          <w:bCs/>
          <w:snapToGrid/>
          <w:color w:val="525252"/>
          <w:sz w:val="22"/>
          <w:szCs w:val="22"/>
        </w:rPr>
      </w:pPr>
      <w:r>
        <w:rPr>
          <w:b/>
          <w:bCs/>
          <w:snapToGrid/>
          <w:color w:val="525252"/>
          <w:sz w:val="22"/>
          <w:szCs w:val="22"/>
        </w:rPr>
        <w:t xml:space="preserve">   ],</w:t>
      </w:r>
    </w:p>
    <w:p w14:paraId="674007DB">
      <w:pPr>
        <w:widowControl/>
        <w:shd w:val="clear" w:color="auto" w:fill="DBE5F1"/>
        <w:spacing w:before="0" w:line="240" w:lineRule="auto"/>
        <w:ind w:left="720"/>
        <w:jc w:val="both"/>
        <w:rPr>
          <w:b/>
          <w:bCs/>
          <w:snapToGrid/>
          <w:color w:val="525252"/>
          <w:sz w:val="22"/>
          <w:szCs w:val="22"/>
        </w:rPr>
      </w:pPr>
      <w:r>
        <w:rPr>
          <w:b/>
          <w:bCs/>
          <w:snapToGrid/>
          <w:color w:val="525252"/>
          <w:sz w:val="22"/>
          <w:szCs w:val="22"/>
        </w:rPr>
        <w:t xml:space="preserve">   "deliveryInfo":{</w:t>
      </w:r>
    </w:p>
    <w:p w14:paraId="28913B7E">
      <w:pPr>
        <w:widowControl/>
        <w:shd w:val="clear" w:color="auto" w:fill="DBE5F1"/>
        <w:spacing w:before="0" w:line="240" w:lineRule="auto"/>
        <w:ind w:left="720"/>
        <w:jc w:val="both"/>
        <w:rPr>
          <w:b/>
          <w:bCs/>
          <w:snapToGrid/>
          <w:color w:val="525252"/>
          <w:sz w:val="22"/>
          <w:szCs w:val="22"/>
        </w:rPr>
      </w:pPr>
    </w:p>
    <w:p w14:paraId="547601AD">
      <w:pPr>
        <w:widowControl/>
        <w:shd w:val="clear" w:color="auto" w:fill="DBE5F1"/>
        <w:spacing w:before="0" w:line="240" w:lineRule="auto"/>
        <w:ind w:left="720"/>
        <w:jc w:val="both"/>
        <w:rPr>
          <w:b/>
          <w:bCs/>
          <w:snapToGrid/>
          <w:color w:val="525252"/>
          <w:sz w:val="22"/>
          <w:szCs w:val="22"/>
        </w:rPr>
      </w:pPr>
      <w:r>
        <w:rPr>
          <w:b/>
          <w:bCs/>
          <w:snapToGrid/>
          <w:color w:val="525252"/>
          <w:sz w:val="22"/>
          <w:szCs w:val="22"/>
        </w:rPr>
        <w:t xml:space="preserve">   },</w:t>
      </w:r>
    </w:p>
    <w:p w14:paraId="6E56923D">
      <w:pPr>
        <w:widowControl/>
        <w:shd w:val="clear" w:color="auto" w:fill="DBE5F1"/>
        <w:spacing w:before="0" w:line="240" w:lineRule="auto"/>
        <w:ind w:left="720"/>
        <w:jc w:val="both"/>
        <w:rPr>
          <w:b/>
          <w:bCs/>
          <w:snapToGrid/>
          <w:color w:val="525252"/>
          <w:sz w:val="22"/>
          <w:szCs w:val="22"/>
        </w:rPr>
      </w:pPr>
      <w:r>
        <w:rPr>
          <w:b/>
          <w:bCs/>
          <w:snapToGrid/>
          <w:color w:val="525252"/>
          <w:sz w:val="22"/>
          <w:szCs w:val="22"/>
        </w:rPr>
        <w:t xml:space="preserve">   "itemInfo":[</w:t>
      </w:r>
    </w:p>
    <w:p w14:paraId="2432665E">
      <w:pPr>
        <w:widowControl/>
        <w:shd w:val="clear" w:color="auto" w:fill="DBE5F1"/>
        <w:spacing w:before="0" w:line="240" w:lineRule="auto"/>
        <w:ind w:left="720"/>
        <w:jc w:val="both"/>
        <w:rPr>
          <w:b/>
          <w:bCs/>
          <w:snapToGrid/>
          <w:color w:val="525252"/>
          <w:sz w:val="22"/>
          <w:szCs w:val="22"/>
        </w:rPr>
      </w:pPr>
      <w:r>
        <w:rPr>
          <w:b/>
          <w:bCs/>
          <w:snapToGrid/>
          <w:color w:val="525252"/>
          <w:sz w:val="22"/>
          <w:szCs w:val="22"/>
        </w:rPr>
        <w:t xml:space="preserve">      {</w:t>
      </w:r>
    </w:p>
    <w:p w14:paraId="2D009A9F">
      <w:pPr>
        <w:widowControl/>
        <w:shd w:val="clear" w:color="auto" w:fill="DBE5F1"/>
        <w:spacing w:before="0" w:line="240" w:lineRule="auto"/>
        <w:ind w:left="720"/>
        <w:jc w:val="both"/>
        <w:rPr>
          <w:b/>
          <w:bCs/>
          <w:snapToGrid/>
          <w:color w:val="525252"/>
          <w:sz w:val="22"/>
          <w:szCs w:val="22"/>
        </w:rPr>
      </w:pPr>
      <w:r>
        <w:rPr>
          <w:b/>
          <w:bCs/>
          <w:snapToGrid/>
          <w:color w:val="525252"/>
          <w:sz w:val="22"/>
          <w:szCs w:val="22"/>
        </w:rPr>
        <w:t xml:space="preserve">         "lineNumber":1,</w:t>
      </w:r>
    </w:p>
    <w:p w14:paraId="77208D1F">
      <w:pPr>
        <w:widowControl/>
        <w:shd w:val="clear" w:color="auto" w:fill="DBE5F1"/>
        <w:spacing w:before="0" w:line="240" w:lineRule="auto"/>
        <w:ind w:left="720"/>
        <w:jc w:val="both"/>
        <w:rPr>
          <w:b/>
          <w:bCs/>
          <w:snapToGrid/>
          <w:color w:val="525252"/>
          <w:sz w:val="22"/>
          <w:szCs w:val="22"/>
        </w:rPr>
      </w:pPr>
      <w:r>
        <w:rPr>
          <w:b/>
          <w:bCs/>
          <w:snapToGrid/>
          <w:color w:val="525252"/>
          <w:sz w:val="22"/>
          <w:szCs w:val="22"/>
        </w:rPr>
        <w:t xml:space="preserve">         "itemCode":"ENGLISH_COURSE",</w:t>
      </w:r>
    </w:p>
    <w:p w14:paraId="38866217">
      <w:pPr>
        <w:widowControl/>
        <w:shd w:val="clear" w:color="auto" w:fill="DBE5F1"/>
        <w:spacing w:before="0" w:line="240" w:lineRule="auto"/>
        <w:ind w:left="720"/>
        <w:jc w:val="both"/>
        <w:rPr>
          <w:b/>
          <w:bCs/>
          <w:snapToGrid/>
          <w:color w:val="525252"/>
          <w:sz w:val="22"/>
          <w:szCs w:val="22"/>
        </w:rPr>
      </w:pPr>
      <w:r>
        <w:rPr>
          <w:b/>
          <w:bCs/>
          <w:snapToGrid/>
          <w:color w:val="525252"/>
          <w:sz w:val="22"/>
          <w:szCs w:val="22"/>
        </w:rPr>
        <w:t xml:space="preserve">         "itemName":"Khóa học tiếng anh",</w:t>
      </w:r>
    </w:p>
    <w:p w14:paraId="0ED3FF78">
      <w:pPr>
        <w:widowControl/>
        <w:shd w:val="clear" w:color="auto" w:fill="DBE5F1"/>
        <w:spacing w:before="0" w:line="240" w:lineRule="auto"/>
        <w:ind w:left="720"/>
        <w:jc w:val="both"/>
        <w:rPr>
          <w:b/>
          <w:bCs/>
          <w:snapToGrid/>
          <w:color w:val="525252"/>
          <w:sz w:val="22"/>
          <w:szCs w:val="22"/>
        </w:rPr>
      </w:pPr>
      <w:r>
        <w:rPr>
          <w:b/>
          <w:bCs/>
          <w:snapToGrid/>
          <w:color w:val="525252"/>
          <w:sz w:val="22"/>
          <w:szCs w:val="22"/>
        </w:rPr>
        <w:t xml:space="preserve">         "unitName":"khóa học",</w:t>
      </w:r>
    </w:p>
    <w:p w14:paraId="0EB6562C">
      <w:pPr>
        <w:widowControl/>
        <w:shd w:val="clear" w:color="auto" w:fill="DBE5F1"/>
        <w:spacing w:before="0" w:line="240" w:lineRule="auto"/>
        <w:ind w:left="720"/>
        <w:jc w:val="both"/>
        <w:rPr>
          <w:b/>
          <w:bCs/>
          <w:snapToGrid/>
          <w:color w:val="525252"/>
          <w:sz w:val="22"/>
          <w:szCs w:val="22"/>
        </w:rPr>
      </w:pPr>
      <w:r>
        <w:rPr>
          <w:b/>
          <w:bCs/>
          <w:snapToGrid/>
          <w:color w:val="525252"/>
          <w:sz w:val="22"/>
          <w:szCs w:val="22"/>
        </w:rPr>
        <w:t xml:space="preserve">         "unitPrice":"-3500000.0",</w:t>
      </w:r>
    </w:p>
    <w:p w14:paraId="18824D8B">
      <w:pPr>
        <w:widowControl/>
        <w:shd w:val="clear" w:color="auto" w:fill="DBE5F1"/>
        <w:spacing w:before="0" w:line="240" w:lineRule="auto"/>
        <w:ind w:left="720"/>
        <w:jc w:val="both"/>
        <w:rPr>
          <w:b/>
          <w:bCs/>
          <w:snapToGrid/>
          <w:color w:val="525252"/>
          <w:sz w:val="22"/>
          <w:szCs w:val="22"/>
        </w:rPr>
      </w:pPr>
      <w:r>
        <w:rPr>
          <w:b/>
          <w:bCs/>
          <w:snapToGrid/>
          <w:color w:val="525252"/>
          <w:sz w:val="22"/>
          <w:szCs w:val="22"/>
        </w:rPr>
        <w:t xml:space="preserve">         "quantity":"-10.0",</w:t>
      </w:r>
    </w:p>
    <w:p w14:paraId="38F0F56D">
      <w:pPr>
        <w:widowControl/>
        <w:shd w:val="clear" w:color="auto" w:fill="DBE5F1"/>
        <w:spacing w:before="0" w:line="240" w:lineRule="auto"/>
        <w:ind w:left="720"/>
        <w:jc w:val="both"/>
        <w:rPr>
          <w:b/>
          <w:bCs/>
          <w:snapToGrid/>
          <w:color w:val="525252"/>
          <w:sz w:val="22"/>
          <w:szCs w:val="22"/>
        </w:rPr>
      </w:pPr>
      <w:r>
        <w:rPr>
          <w:b/>
          <w:bCs/>
          <w:snapToGrid/>
          <w:color w:val="525252"/>
          <w:sz w:val="22"/>
          <w:szCs w:val="22"/>
        </w:rPr>
        <w:t xml:space="preserve">         "itemTotalAmountWithoutTax":35000000,</w:t>
      </w:r>
    </w:p>
    <w:p w14:paraId="6D518457">
      <w:pPr>
        <w:widowControl/>
        <w:shd w:val="clear" w:color="auto" w:fill="DBE5F1"/>
        <w:spacing w:before="0" w:line="240" w:lineRule="auto"/>
        <w:ind w:left="720"/>
        <w:jc w:val="both"/>
        <w:rPr>
          <w:b/>
          <w:bCs/>
          <w:snapToGrid/>
          <w:color w:val="525252"/>
          <w:sz w:val="22"/>
          <w:szCs w:val="22"/>
        </w:rPr>
      </w:pPr>
      <w:r>
        <w:rPr>
          <w:b/>
          <w:bCs/>
          <w:snapToGrid/>
          <w:color w:val="525252"/>
          <w:sz w:val="22"/>
          <w:szCs w:val="22"/>
        </w:rPr>
        <w:t xml:space="preserve">         "taxPercentage":10.0,</w:t>
      </w:r>
    </w:p>
    <w:p w14:paraId="4D8BA585">
      <w:pPr>
        <w:widowControl/>
        <w:shd w:val="clear" w:color="auto" w:fill="DBE5F1"/>
        <w:spacing w:before="0" w:line="240" w:lineRule="auto"/>
        <w:ind w:left="720"/>
        <w:jc w:val="both"/>
        <w:rPr>
          <w:b/>
          <w:bCs/>
          <w:snapToGrid/>
          <w:color w:val="525252"/>
          <w:sz w:val="22"/>
          <w:szCs w:val="22"/>
        </w:rPr>
      </w:pPr>
      <w:r>
        <w:rPr>
          <w:b/>
          <w:bCs/>
          <w:snapToGrid/>
          <w:color w:val="525252"/>
          <w:sz w:val="22"/>
          <w:szCs w:val="22"/>
        </w:rPr>
        <w:t xml:space="preserve">         "taxAmount":0.0,</w:t>
      </w:r>
    </w:p>
    <w:p w14:paraId="151307D4">
      <w:pPr>
        <w:widowControl/>
        <w:shd w:val="clear" w:color="auto" w:fill="DBE5F1"/>
        <w:spacing w:before="0" w:line="240" w:lineRule="auto"/>
        <w:ind w:left="720"/>
        <w:jc w:val="both"/>
        <w:rPr>
          <w:b/>
          <w:bCs/>
          <w:snapToGrid/>
          <w:color w:val="525252"/>
          <w:sz w:val="22"/>
          <w:szCs w:val="22"/>
        </w:rPr>
      </w:pPr>
      <w:r>
        <w:rPr>
          <w:b/>
          <w:bCs/>
          <w:snapToGrid/>
          <w:color w:val="525252"/>
          <w:sz w:val="22"/>
          <w:szCs w:val="22"/>
        </w:rPr>
        <w:t xml:space="preserve">         "discount":0.0,</w:t>
      </w:r>
    </w:p>
    <w:p w14:paraId="720486AC">
      <w:pPr>
        <w:widowControl/>
        <w:shd w:val="clear" w:color="auto" w:fill="DBE5F1"/>
        <w:spacing w:before="0" w:line="240" w:lineRule="auto"/>
        <w:ind w:left="720"/>
        <w:jc w:val="both"/>
        <w:rPr>
          <w:b/>
          <w:bCs/>
          <w:snapToGrid/>
          <w:color w:val="525252"/>
          <w:sz w:val="22"/>
          <w:szCs w:val="22"/>
        </w:rPr>
      </w:pPr>
      <w:r>
        <w:rPr>
          <w:b/>
          <w:bCs/>
          <w:snapToGrid/>
          <w:color w:val="525252"/>
          <w:sz w:val="22"/>
          <w:szCs w:val="22"/>
        </w:rPr>
        <w:t xml:space="preserve">         "itemDiscount":150000.0</w:t>
      </w:r>
    </w:p>
    <w:p w14:paraId="7A56DF93">
      <w:pPr>
        <w:widowControl/>
        <w:shd w:val="clear" w:color="auto" w:fill="DBE5F1"/>
        <w:spacing w:before="0" w:line="240" w:lineRule="auto"/>
        <w:ind w:left="720"/>
        <w:jc w:val="both"/>
        <w:rPr>
          <w:b/>
          <w:bCs/>
          <w:snapToGrid/>
          <w:color w:val="525252"/>
          <w:sz w:val="22"/>
          <w:szCs w:val="22"/>
        </w:rPr>
      </w:pPr>
      <w:r>
        <w:rPr>
          <w:b/>
          <w:bCs/>
          <w:snapToGrid/>
          <w:color w:val="525252"/>
          <w:sz w:val="22"/>
          <w:szCs w:val="22"/>
        </w:rPr>
        <w:t xml:space="preserve">      }</w:t>
      </w:r>
    </w:p>
    <w:p w14:paraId="5F6BEA77">
      <w:pPr>
        <w:widowControl/>
        <w:shd w:val="clear" w:color="auto" w:fill="DBE5F1"/>
        <w:spacing w:before="0" w:line="240" w:lineRule="auto"/>
        <w:ind w:left="720"/>
        <w:jc w:val="both"/>
        <w:rPr>
          <w:b/>
          <w:bCs/>
          <w:snapToGrid/>
          <w:color w:val="525252"/>
          <w:sz w:val="22"/>
          <w:szCs w:val="22"/>
        </w:rPr>
      </w:pPr>
      <w:r>
        <w:rPr>
          <w:b/>
          <w:bCs/>
          <w:snapToGrid/>
          <w:color w:val="525252"/>
          <w:sz w:val="22"/>
          <w:szCs w:val="22"/>
        </w:rPr>
        <w:t xml:space="preserve">   ],</w:t>
      </w:r>
    </w:p>
    <w:p w14:paraId="0275536D">
      <w:pPr>
        <w:widowControl/>
        <w:shd w:val="clear" w:color="auto" w:fill="DBE5F1"/>
        <w:spacing w:before="0" w:line="240" w:lineRule="auto"/>
        <w:ind w:left="720"/>
        <w:jc w:val="both"/>
        <w:rPr>
          <w:b/>
          <w:bCs/>
          <w:snapToGrid/>
          <w:color w:val="525252"/>
          <w:sz w:val="22"/>
          <w:szCs w:val="22"/>
        </w:rPr>
      </w:pPr>
      <w:r>
        <w:rPr>
          <w:b/>
          <w:bCs/>
          <w:snapToGrid/>
          <w:color w:val="525252"/>
          <w:sz w:val="22"/>
          <w:szCs w:val="22"/>
        </w:rPr>
        <w:t xml:space="preserve">   "discountItemInfo":[</w:t>
      </w:r>
    </w:p>
    <w:p w14:paraId="73B7F399">
      <w:pPr>
        <w:widowControl/>
        <w:shd w:val="clear" w:color="auto" w:fill="DBE5F1"/>
        <w:spacing w:before="0" w:line="240" w:lineRule="auto"/>
        <w:ind w:left="720"/>
        <w:jc w:val="both"/>
        <w:rPr>
          <w:b/>
          <w:bCs/>
          <w:snapToGrid/>
          <w:color w:val="525252"/>
          <w:sz w:val="22"/>
          <w:szCs w:val="22"/>
        </w:rPr>
      </w:pPr>
    </w:p>
    <w:p w14:paraId="720B22AA">
      <w:pPr>
        <w:widowControl/>
        <w:shd w:val="clear" w:color="auto" w:fill="DBE5F1"/>
        <w:spacing w:before="0" w:line="240" w:lineRule="auto"/>
        <w:ind w:left="720"/>
        <w:jc w:val="both"/>
        <w:rPr>
          <w:b/>
          <w:bCs/>
          <w:snapToGrid/>
          <w:color w:val="525252"/>
          <w:sz w:val="22"/>
          <w:szCs w:val="22"/>
        </w:rPr>
      </w:pPr>
      <w:r>
        <w:rPr>
          <w:b/>
          <w:bCs/>
          <w:snapToGrid/>
          <w:color w:val="525252"/>
          <w:sz w:val="22"/>
          <w:szCs w:val="22"/>
        </w:rPr>
        <w:t xml:space="preserve">   ],</w:t>
      </w:r>
    </w:p>
    <w:p w14:paraId="674997DF">
      <w:pPr>
        <w:widowControl/>
        <w:shd w:val="clear" w:color="auto" w:fill="DBE5F1"/>
        <w:spacing w:before="0" w:line="240" w:lineRule="auto"/>
        <w:ind w:left="720"/>
        <w:jc w:val="both"/>
        <w:rPr>
          <w:b/>
          <w:bCs/>
          <w:snapToGrid/>
          <w:color w:val="525252"/>
          <w:sz w:val="22"/>
          <w:szCs w:val="22"/>
        </w:rPr>
      </w:pPr>
      <w:r>
        <w:rPr>
          <w:b/>
          <w:bCs/>
          <w:snapToGrid/>
          <w:color w:val="525252"/>
          <w:sz w:val="22"/>
          <w:szCs w:val="22"/>
        </w:rPr>
        <w:t>"metadata":[</w:t>
      </w:r>
    </w:p>
    <w:p w14:paraId="15B1C64C">
      <w:pPr>
        <w:widowControl/>
        <w:shd w:val="clear" w:color="auto" w:fill="DBE5F1"/>
        <w:spacing w:before="0" w:line="240" w:lineRule="auto"/>
        <w:ind w:left="720"/>
        <w:jc w:val="both"/>
        <w:rPr>
          <w:b/>
          <w:bCs/>
          <w:snapToGrid/>
          <w:color w:val="525252"/>
          <w:sz w:val="22"/>
          <w:szCs w:val="22"/>
        </w:rPr>
      </w:pPr>
    </w:p>
    <w:p w14:paraId="1A435C7C">
      <w:pPr>
        <w:widowControl/>
        <w:shd w:val="clear" w:color="auto" w:fill="DBE5F1"/>
        <w:spacing w:before="0" w:line="240" w:lineRule="auto"/>
        <w:ind w:left="720"/>
        <w:jc w:val="both"/>
        <w:rPr>
          <w:b/>
          <w:bCs/>
          <w:snapToGrid/>
          <w:color w:val="525252"/>
          <w:sz w:val="22"/>
          <w:szCs w:val="22"/>
        </w:rPr>
      </w:pPr>
      <w:r>
        <w:rPr>
          <w:b/>
          <w:bCs/>
          <w:snapToGrid/>
          <w:color w:val="525252"/>
          <w:sz w:val="22"/>
          <w:szCs w:val="22"/>
        </w:rPr>
        <w:t xml:space="preserve">   ],</w:t>
      </w:r>
    </w:p>
    <w:p w14:paraId="5306BA27">
      <w:pPr>
        <w:widowControl/>
        <w:shd w:val="clear" w:color="auto" w:fill="DBE5F1"/>
        <w:spacing w:before="0" w:line="240" w:lineRule="auto"/>
        <w:ind w:left="720"/>
        <w:jc w:val="both"/>
        <w:rPr>
          <w:b/>
          <w:bCs/>
          <w:snapToGrid/>
          <w:color w:val="525252"/>
          <w:sz w:val="22"/>
          <w:szCs w:val="22"/>
        </w:rPr>
      </w:pPr>
    </w:p>
    <w:p w14:paraId="1D32EE52">
      <w:pPr>
        <w:widowControl/>
        <w:shd w:val="clear" w:color="auto" w:fill="DBE5F1"/>
        <w:spacing w:before="0" w:line="240" w:lineRule="auto"/>
        <w:ind w:left="720"/>
        <w:jc w:val="both"/>
        <w:rPr>
          <w:b/>
          <w:bCs/>
          <w:snapToGrid/>
          <w:color w:val="525252"/>
          <w:sz w:val="22"/>
          <w:szCs w:val="22"/>
        </w:rPr>
      </w:pPr>
      <w:r>
        <w:rPr>
          <w:color w:val="1F497D"/>
          <w:sz w:val="22"/>
          <w:szCs w:val="22"/>
        </w:rPr>
        <w:t>  "</w:t>
      </w:r>
      <w:r>
        <w:rPr>
          <w:b/>
          <w:bCs/>
          <w:snapToGrid/>
          <w:color w:val="525252"/>
          <w:sz w:val="22"/>
          <w:szCs w:val="22"/>
        </w:rPr>
        <w:t>meterReading": [{</w:t>
      </w:r>
    </w:p>
    <w:p w14:paraId="4989392C">
      <w:pPr>
        <w:widowControl/>
        <w:shd w:val="clear" w:color="auto" w:fill="DBE5F1"/>
        <w:spacing w:before="0" w:line="240" w:lineRule="auto"/>
        <w:ind w:left="720"/>
        <w:jc w:val="both"/>
        <w:rPr>
          <w:b/>
          <w:bCs/>
          <w:snapToGrid/>
          <w:color w:val="525252"/>
          <w:sz w:val="22"/>
          <w:szCs w:val="22"/>
        </w:rPr>
      </w:pPr>
      <w:r>
        <w:rPr>
          <w:b/>
          <w:bCs/>
          <w:snapToGrid/>
          <w:color w:val="525252"/>
          <w:sz w:val="22"/>
          <w:szCs w:val="22"/>
        </w:rPr>
        <w:t>            "previousIndex": "5454",</w:t>
      </w:r>
    </w:p>
    <w:p w14:paraId="3F427876">
      <w:pPr>
        <w:widowControl/>
        <w:shd w:val="clear" w:color="auto" w:fill="DBE5F1"/>
        <w:spacing w:before="0" w:line="240" w:lineRule="auto"/>
        <w:ind w:left="720"/>
        <w:jc w:val="both"/>
        <w:rPr>
          <w:b/>
          <w:bCs/>
          <w:snapToGrid/>
          <w:color w:val="525252"/>
          <w:sz w:val="22"/>
          <w:szCs w:val="22"/>
        </w:rPr>
      </w:pPr>
      <w:r>
        <w:rPr>
          <w:b/>
          <w:bCs/>
          <w:snapToGrid/>
          <w:color w:val="525252"/>
          <w:sz w:val="22"/>
          <w:szCs w:val="22"/>
        </w:rPr>
        <w:t>            "currentIndex": "244",</w:t>
      </w:r>
    </w:p>
    <w:p w14:paraId="230F3ECC">
      <w:pPr>
        <w:widowControl/>
        <w:shd w:val="clear" w:color="auto" w:fill="DBE5F1"/>
        <w:spacing w:before="0" w:line="240" w:lineRule="auto"/>
        <w:ind w:left="720"/>
        <w:jc w:val="both"/>
        <w:rPr>
          <w:b/>
          <w:bCs/>
          <w:snapToGrid/>
          <w:color w:val="525252"/>
          <w:sz w:val="22"/>
          <w:szCs w:val="22"/>
        </w:rPr>
      </w:pPr>
      <w:r>
        <w:rPr>
          <w:b/>
          <w:bCs/>
          <w:snapToGrid/>
          <w:color w:val="525252"/>
          <w:sz w:val="22"/>
          <w:szCs w:val="22"/>
        </w:rPr>
        <w:t>            "factor": "22",</w:t>
      </w:r>
    </w:p>
    <w:p w14:paraId="2FBA699A">
      <w:pPr>
        <w:widowControl/>
        <w:shd w:val="clear" w:color="auto" w:fill="DBE5F1"/>
        <w:spacing w:before="0" w:line="240" w:lineRule="auto"/>
        <w:ind w:left="720"/>
        <w:jc w:val="both"/>
        <w:rPr>
          <w:b/>
          <w:bCs/>
          <w:snapToGrid/>
          <w:color w:val="525252"/>
          <w:sz w:val="22"/>
          <w:szCs w:val="22"/>
        </w:rPr>
      </w:pPr>
      <w:r>
        <w:rPr>
          <w:b/>
          <w:bCs/>
          <w:snapToGrid/>
          <w:color w:val="525252"/>
          <w:sz w:val="22"/>
          <w:szCs w:val="22"/>
        </w:rPr>
        <w:t>            "amount": "2"</w:t>
      </w:r>
    </w:p>
    <w:p w14:paraId="7B3D5D3C">
      <w:pPr>
        <w:widowControl/>
        <w:shd w:val="clear" w:color="auto" w:fill="DBE5F1"/>
        <w:spacing w:before="0" w:line="240" w:lineRule="auto"/>
        <w:ind w:left="720"/>
        <w:jc w:val="both"/>
        <w:rPr>
          <w:b/>
          <w:bCs/>
          <w:snapToGrid/>
          <w:color w:val="525252"/>
          <w:sz w:val="22"/>
          <w:szCs w:val="22"/>
        </w:rPr>
      </w:pPr>
      <w:r>
        <w:rPr>
          <w:b/>
          <w:bCs/>
          <w:snapToGrid/>
          <w:color w:val="525252"/>
          <w:sz w:val="22"/>
          <w:szCs w:val="22"/>
        </w:rPr>
        <w:t>          },</w:t>
      </w:r>
    </w:p>
    <w:p w14:paraId="2164D17C">
      <w:pPr>
        <w:widowControl/>
        <w:shd w:val="clear" w:color="auto" w:fill="DBE5F1"/>
        <w:spacing w:before="0" w:line="240" w:lineRule="auto"/>
        <w:ind w:left="720"/>
        <w:jc w:val="both"/>
        <w:rPr>
          <w:b/>
          <w:bCs/>
          <w:snapToGrid/>
          <w:color w:val="525252"/>
          <w:sz w:val="22"/>
          <w:szCs w:val="22"/>
        </w:rPr>
      </w:pPr>
      <w:r>
        <w:rPr>
          <w:b/>
          <w:bCs/>
          <w:snapToGrid/>
          <w:color w:val="525252"/>
          <w:sz w:val="22"/>
          <w:szCs w:val="22"/>
        </w:rPr>
        <w:t>          {</w:t>
      </w:r>
    </w:p>
    <w:p w14:paraId="3318365A">
      <w:pPr>
        <w:widowControl/>
        <w:shd w:val="clear" w:color="auto" w:fill="DBE5F1"/>
        <w:spacing w:before="0" w:line="240" w:lineRule="auto"/>
        <w:ind w:left="720"/>
        <w:jc w:val="both"/>
        <w:rPr>
          <w:b/>
          <w:bCs/>
          <w:snapToGrid/>
          <w:color w:val="525252"/>
          <w:sz w:val="22"/>
          <w:szCs w:val="22"/>
        </w:rPr>
      </w:pPr>
      <w:r>
        <w:rPr>
          <w:b/>
          <w:bCs/>
          <w:snapToGrid/>
          <w:color w:val="525252"/>
          <w:sz w:val="22"/>
          <w:szCs w:val="22"/>
        </w:rPr>
        <w:t>            "previousIndex": "44",</w:t>
      </w:r>
    </w:p>
    <w:p w14:paraId="0C9F87A2">
      <w:pPr>
        <w:widowControl/>
        <w:shd w:val="clear" w:color="auto" w:fill="DBE5F1"/>
        <w:spacing w:before="0" w:line="240" w:lineRule="auto"/>
        <w:ind w:left="720"/>
        <w:jc w:val="both"/>
        <w:rPr>
          <w:b/>
          <w:bCs/>
          <w:snapToGrid/>
          <w:color w:val="525252"/>
          <w:sz w:val="22"/>
          <w:szCs w:val="22"/>
        </w:rPr>
      </w:pPr>
      <w:r>
        <w:rPr>
          <w:b/>
          <w:bCs/>
          <w:snapToGrid/>
          <w:color w:val="525252"/>
          <w:sz w:val="22"/>
          <w:szCs w:val="22"/>
        </w:rPr>
        <w:t>            "currentIndex": "44",</w:t>
      </w:r>
    </w:p>
    <w:p w14:paraId="48CCB736">
      <w:pPr>
        <w:widowControl/>
        <w:shd w:val="clear" w:color="auto" w:fill="DBE5F1"/>
        <w:spacing w:before="0" w:line="240" w:lineRule="auto"/>
        <w:ind w:left="720"/>
        <w:jc w:val="both"/>
        <w:rPr>
          <w:b/>
          <w:bCs/>
          <w:snapToGrid/>
          <w:color w:val="525252"/>
          <w:sz w:val="22"/>
          <w:szCs w:val="22"/>
        </w:rPr>
      </w:pPr>
      <w:r>
        <w:rPr>
          <w:b/>
          <w:bCs/>
          <w:snapToGrid/>
          <w:color w:val="525252"/>
          <w:sz w:val="22"/>
          <w:szCs w:val="22"/>
        </w:rPr>
        <w:t>            "factor": "33",</w:t>
      </w:r>
    </w:p>
    <w:p w14:paraId="0444EB4E">
      <w:pPr>
        <w:widowControl/>
        <w:shd w:val="clear" w:color="auto" w:fill="DBE5F1"/>
        <w:spacing w:before="0" w:line="240" w:lineRule="auto"/>
        <w:ind w:left="720"/>
        <w:jc w:val="both"/>
        <w:rPr>
          <w:b/>
          <w:bCs/>
          <w:snapToGrid/>
          <w:color w:val="525252"/>
          <w:sz w:val="22"/>
          <w:szCs w:val="22"/>
        </w:rPr>
      </w:pPr>
      <w:r>
        <w:rPr>
          <w:b/>
          <w:bCs/>
          <w:snapToGrid/>
          <w:color w:val="525252"/>
          <w:sz w:val="22"/>
          <w:szCs w:val="22"/>
        </w:rPr>
        <w:t>            "amount": "3"</w:t>
      </w:r>
    </w:p>
    <w:p w14:paraId="62E5A10B">
      <w:pPr>
        <w:widowControl/>
        <w:shd w:val="clear" w:color="auto" w:fill="DBE5F1"/>
        <w:spacing w:before="0" w:line="240" w:lineRule="auto"/>
        <w:ind w:left="720"/>
        <w:jc w:val="both"/>
        <w:rPr>
          <w:b/>
          <w:bCs/>
          <w:snapToGrid/>
          <w:color w:val="525252"/>
          <w:sz w:val="22"/>
          <w:szCs w:val="22"/>
        </w:rPr>
      </w:pPr>
      <w:r>
        <w:rPr>
          <w:b/>
          <w:bCs/>
          <w:snapToGrid/>
          <w:color w:val="525252"/>
          <w:sz w:val="22"/>
          <w:szCs w:val="22"/>
        </w:rPr>
        <w:t>          }],</w:t>
      </w:r>
    </w:p>
    <w:p w14:paraId="30C5D288">
      <w:pPr>
        <w:widowControl/>
        <w:shd w:val="clear" w:color="auto" w:fill="DBE5F1"/>
        <w:spacing w:before="0" w:line="240" w:lineRule="auto"/>
        <w:ind w:left="720"/>
        <w:jc w:val="both"/>
        <w:rPr>
          <w:b/>
          <w:bCs/>
          <w:snapToGrid/>
          <w:color w:val="525252"/>
          <w:sz w:val="22"/>
          <w:szCs w:val="22"/>
        </w:rPr>
      </w:pPr>
      <w:r>
        <w:rPr>
          <w:b/>
          <w:bCs/>
          <w:snapToGrid/>
          <w:color w:val="525252"/>
          <w:sz w:val="22"/>
          <w:szCs w:val="22"/>
        </w:rPr>
        <w:t xml:space="preserve">   "summarizeInfo":{</w:t>
      </w:r>
    </w:p>
    <w:p w14:paraId="353FB443">
      <w:pPr>
        <w:widowControl/>
        <w:shd w:val="clear" w:color="auto" w:fill="DBE5F1"/>
        <w:spacing w:before="0" w:line="240" w:lineRule="auto"/>
        <w:ind w:left="720"/>
        <w:jc w:val="both"/>
        <w:rPr>
          <w:b/>
          <w:bCs/>
          <w:snapToGrid/>
          <w:color w:val="525252"/>
          <w:sz w:val="22"/>
          <w:szCs w:val="22"/>
        </w:rPr>
      </w:pPr>
      <w:r>
        <w:rPr>
          <w:b/>
          <w:bCs/>
          <w:snapToGrid/>
          <w:color w:val="525252"/>
          <w:sz w:val="22"/>
          <w:szCs w:val="22"/>
        </w:rPr>
        <w:t xml:space="preserve">      "sumOfTotalLineAmountWithoutTax":35000000,</w:t>
      </w:r>
    </w:p>
    <w:p w14:paraId="3DADFA31">
      <w:pPr>
        <w:widowControl/>
        <w:shd w:val="clear" w:color="auto" w:fill="DBE5F1"/>
        <w:spacing w:before="0" w:line="240" w:lineRule="auto"/>
        <w:ind w:left="720"/>
        <w:jc w:val="both"/>
        <w:rPr>
          <w:b/>
          <w:bCs/>
          <w:snapToGrid/>
          <w:color w:val="525252"/>
          <w:sz w:val="22"/>
          <w:szCs w:val="22"/>
        </w:rPr>
      </w:pPr>
      <w:r>
        <w:rPr>
          <w:b/>
          <w:bCs/>
          <w:snapToGrid/>
          <w:color w:val="525252"/>
          <w:sz w:val="22"/>
          <w:szCs w:val="22"/>
        </w:rPr>
        <w:t xml:space="preserve">      "totalAmountWithoutTax":35000000,</w:t>
      </w:r>
    </w:p>
    <w:p w14:paraId="6D613863">
      <w:pPr>
        <w:widowControl/>
        <w:shd w:val="clear" w:color="auto" w:fill="DBE5F1"/>
        <w:spacing w:before="0" w:line="240" w:lineRule="auto"/>
        <w:ind w:left="720"/>
        <w:jc w:val="both"/>
        <w:rPr>
          <w:b/>
          <w:bCs/>
          <w:snapToGrid/>
          <w:color w:val="525252"/>
          <w:sz w:val="22"/>
          <w:szCs w:val="22"/>
        </w:rPr>
      </w:pPr>
      <w:r>
        <w:rPr>
          <w:b/>
          <w:bCs/>
          <w:snapToGrid/>
          <w:color w:val="525252"/>
          <w:sz w:val="22"/>
          <w:szCs w:val="22"/>
        </w:rPr>
        <w:t xml:space="preserve">      "totalTaxAmount":3500000.0,</w:t>
      </w:r>
    </w:p>
    <w:p w14:paraId="14A1F193">
      <w:pPr>
        <w:widowControl/>
        <w:shd w:val="clear" w:color="auto" w:fill="DBE5F1"/>
        <w:spacing w:before="0" w:line="240" w:lineRule="auto"/>
        <w:ind w:left="720"/>
        <w:jc w:val="both"/>
        <w:rPr>
          <w:b/>
          <w:bCs/>
          <w:snapToGrid/>
          <w:color w:val="525252"/>
          <w:sz w:val="22"/>
          <w:szCs w:val="22"/>
        </w:rPr>
      </w:pPr>
      <w:r>
        <w:rPr>
          <w:b/>
          <w:bCs/>
          <w:snapToGrid/>
          <w:color w:val="525252"/>
          <w:sz w:val="22"/>
          <w:szCs w:val="22"/>
        </w:rPr>
        <w:t xml:space="preserve">      "totalAmountWithTax":38500000,</w:t>
      </w:r>
    </w:p>
    <w:p w14:paraId="68600E1F">
      <w:pPr>
        <w:widowControl/>
        <w:shd w:val="clear" w:color="auto" w:fill="DBE5F1"/>
        <w:spacing w:before="0" w:line="240" w:lineRule="auto"/>
        <w:ind w:left="720"/>
        <w:jc w:val="both"/>
        <w:rPr>
          <w:b/>
          <w:bCs/>
          <w:snapToGrid/>
          <w:color w:val="525252"/>
          <w:sz w:val="22"/>
          <w:szCs w:val="22"/>
        </w:rPr>
      </w:pPr>
      <w:r>
        <w:rPr>
          <w:b/>
          <w:bCs/>
          <w:snapToGrid/>
          <w:color w:val="525252"/>
          <w:sz w:val="22"/>
          <w:szCs w:val="22"/>
        </w:rPr>
        <w:t xml:space="preserve">      "totalAmountWithTaxInWords":"Ba mươi tám triệu năm trăm nghìn đồng chẵn",</w:t>
      </w:r>
    </w:p>
    <w:p w14:paraId="5FE0DD13">
      <w:pPr>
        <w:widowControl/>
        <w:shd w:val="clear" w:color="auto" w:fill="DBE5F1"/>
        <w:spacing w:before="0" w:line="240" w:lineRule="auto"/>
        <w:ind w:left="720"/>
        <w:jc w:val="both"/>
        <w:rPr>
          <w:b/>
          <w:bCs/>
          <w:snapToGrid/>
          <w:color w:val="525252"/>
          <w:sz w:val="22"/>
          <w:szCs w:val="22"/>
        </w:rPr>
      </w:pPr>
      <w:r>
        <w:rPr>
          <w:b/>
          <w:bCs/>
          <w:snapToGrid/>
          <w:color w:val="525252"/>
          <w:sz w:val="22"/>
          <w:szCs w:val="22"/>
        </w:rPr>
        <w:t xml:space="preserve">      "discountAmount":0.0,</w:t>
      </w:r>
    </w:p>
    <w:p w14:paraId="37B82A48">
      <w:pPr>
        <w:widowControl/>
        <w:shd w:val="clear" w:color="auto" w:fill="DBE5F1"/>
        <w:spacing w:before="0" w:line="240" w:lineRule="auto"/>
        <w:ind w:left="720"/>
        <w:jc w:val="both"/>
        <w:rPr>
          <w:b/>
          <w:bCs/>
          <w:snapToGrid/>
          <w:color w:val="525252"/>
          <w:sz w:val="22"/>
          <w:szCs w:val="22"/>
        </w:rPr>
      </w:pPr>
      <w:r>
        <w:rPr>
          <w:b/>
          <w:bCs/>
          <w:snapToGrid/>
          <w:color w:val="525252"/>
          <w:sz w:val="22"/>
          <w:szCs w:val="22"/>
        </w:rPr>
        <w:t xml:space="preserve">      "settlementDiscountAmount":0.0,</w:t>
      </w:r>
    </w:p>
    <w:p w14:paraId="0238F4D5">
      <w:pPr>
        <w:widowControl/>
        <w:shd w:val="clear" w:color="auto" w:fill="DBE5F1"/>
        <w:spacing w:before="0" w:line="240" w:lineRule="auto"/>
        <w:ind w:left="720"/>
        <w:jc w:val="both"/>
        <w:rPr>
          <w:b/>
          <w:bCs/>
          <w:snapToGrid/>
          <w:color w:val="525252"/>
          <w:sz w:val="22"/>
          <w:szCs w:val="22"/>
        </w:rPr>
      </w:pPr>
      <w:r>
        <w:rPr>
          <w:b/>
          <w:bCs/>
          <w:snapToGrid/>
          <w:color w:val="525252"/>
          <w:sz w:val="22"/>
          <w:szCs w:val="22"/>
        </w:rPr>
        <w:t xml:space="preserve">      "taxPercentage":10.0,</w:t>
      </w:r>
    </w:p>
    <w:p w14:paraId="1FC1E938">
      <w:pPr>
        <w:widowControl/>
        <w:shd w:val="clear" w:color="auto" w:fill="DBE5F1"/>
        <w:spacing w:before="0" w:line="240" w:lineRule="auto"/>
        <w:ind w:left="720"/>
        <w:jc w:val="both"/>
        <w:rPr>
          <w:b/>
          <w:bCs/>
          <w:snapToGrid/>
          <w:color w:val="525252"/>
          <w:sz w:val="22"/>
          <w:szCs w:val="22"/>
        </w:rPr>
      </w:pPr>
      <w:r>
        <w:rPr>
          <w:b/>
          <w:bCs/>
          <w:snapToGrid/>
          <w:color w:val="525252"/>
          <w:sz w:val="22"/>
          <w:szCs w:val="22"/>
        </w:rPr>
        <w:t xml:space="preserve">      "extraName": "{ Tiền phí đặc biệt, Tiền phí,  } ",</w:t>
      </w:r>
    </w:p>
    <w:p w14:paraId="0FCA50C1">
      <w:pPr>
        <w:widowControl/>
        <w:shd w:val="clear" w:color="auto" w:fill="DBE5F1"/>
        <w:spacing w:before="0" w:line="240" w:lineRule="auto"/>
        <w:ind w:left="720"/>
        <w:jc w:val="both"/>
        <w:rPr>
          <w:b/>
          <w:bCs/>
          <w:snapToGrid/>
          <w:color w:val="525252"/>
          <w:sz w:val="22"/>
          <w:szCs w:val="22"/>
        </w:rPr>
      </w:pPr>
      <w:r>
        <w:rPr>
          <w:b/>
          <w:bCs/>
          <w:snapToGrid/>
          <w:color w:val="525252"/>
          <w:sz w:val="22"/>
          <w:szCs w:val="22"/>
        </w:rPr>
        <w:t xml:space="preserve">      "extraValue": "{ 00 ,00,}"</w:t>
      </w:r>
    </w:p>
    <w:p w14:paraId="00F04229">
      <w:pPr>
        <w:widowControl/>
        <w:shd w:val="clear" w:color="auto" w:fill="DBE5F1"/>
        <w:spacing w:before="0" w:line="240" w:lineRule="auto"/>
        <w:ind w:left="720"/>
        <w:jc w:val="both"/>
        <w:rPr>
          <w:b/>
          <w:bCs/>
          <w:snapToGrid/>
          <w:color w:val="525252"/>
          <w:sz w:val="22"/>
          <w:szCs w:val="22"/>
        </w:rPr>
      </w:pPr>
      <w:r>
        <w:rPr>
          <w:b/>
          <w:bCs/>
          <w:snapToGrid/>
          <w:color w:val="525252"/>
          <w:sz w:val="22"/>
          <w:szCs w:val="22"/>
        </w:rPr>
        <w:t xml:space="preserve">   },</w:t>
      </w:r>
    </w:p>
    <w:p w14:paraId="62CCB795">
      <w:pPr>
        <w:widowControl/>
        <w:shd w:val="clear" w:color="auto" w:fill="DBE5F1"/>
        <w:spacing w:before="0" w:line="240" w:lineRule="auto"/>
        <w:ind w:left="720"/>
        <w:jc w:val="both"/>
        <w:rPr>
          <w:b/>
          <w:bCs/>
          <w:snapToGrid/>
          <w:color w:val="525252"/>
          <w:sz w:val="22"/>
          <w:szCs w:val="22"/>
        </w:rPr>
      </w:pPr>
      <w:r>
        <w:rPr>
          <w:b/>
          <w:bCs/>
          <w:snapToGrid/>
          <w:color w:val="525252"/>
          <w:sz w:val="22"/>
          <w:szCs w:val="22"/>
        </w:rPr>
        <w:t xml:space="preserve">   "taxBreakdowns":[</w:t>
      </w:r>
    </w:p>
    <w:p w14:paraId="335B63F5">
      <w:pPr>
        <w:widowControl/>
        <w:shd w:val="clear" w:color="auto" w:fill="DBE5F1"/>
        <w:spacing w:before="0" w:line="240" w:lineRule="auto"/>
        <w:ind w:left="720"/>
        <w:jc w:val="both"/>
        <w:rPr>
          <w:b/>
          <w:bCs/>
          <w:snapToGrid/>
          <w:color w:val="525252"/>
          <w:sz w:val="22"/>
          <w:szCs w:val="22"/>
        </w:rPr>
      </w:pPr>
      <w:r>
        <w:rPr>
          <w:b/>
          <w:bCs/>
          <w:snapToGrid/>
          <w:color w:val="525252"/>
          <w:sz w:val="22"/>
          <w:szCs w:val="22"/>
        </w:rPr>
        <w:t xml:space="preserve">      {</w:t>
      </w:r>
    </w:p>
    <w:p w14:paraId="12047ECA">
      <w:pPr>
        <w:widowControl/>
        <w:shd w:val="clear" w:color="auto" w:fill="DBE5F1"/>
        <w:spacing w:before="0" w:line="240" w:lineRule="auto"/>
        <w:ind w:left="720"/>
        <w:jc w:val="both"/>
        <w:rPr>
          <w:b/>
          <w:bCs/>
          <w:snapToGrid/>
          <w:color w:val="525252"/>
          <w:sz w:val="22"/>
          <w:szCs w:val="22"/>
        </w:rPr>
      </w:pPr>
      <w:r>
        <w:rPr>
          <w:b/>
          <w:bCs/>
          <w:snapToGrid/>
          <w:color w:val="525252"/>
          <w:sz w:val="22"/>
          <w:szCs w:val="22"/>
        </w:rPr>
        <w:t xml:space="preserve">         "taxPercentage":10.0,</w:t>
      </w:r>
    </w:p>
    <w:p w14:paraId="5C0DFCD0">
      <w:pPr>
        <w:widowControl/>
        <w:shd w:val="clear" w:color="auto" w:fill="DBE5F1"/>
        <w:spacing w:before="0" w:line="240" w:lineRule="auto"/>
        <w:ind w:left="720"/>
        <w:jc w:val="both"/>
        <w:rPr>
          <w:b/>
          <w:bCs/>
          <w:snapToGrid/>
          <w:color w:val="525252"/>
          <w:sz w:val="22"/>
          <w:szCs w:val="22"/>
        </w:rPr>
      </w:pPr>
      <w:r>
        <w:rPr>
          <w:b/>
          <w:bCs/>
          <w:snapToGrid/>
          <w:color w:val="525252"/>
          <w:sz w:val="22"/>
          <w:szCs w:val="22"/>
        </w:rPr>
        <w:t xml:space="preserve">         "taxableAmount":35000000,</w:t>
      </w:r>
    </w:p>
    <w:p w14:paraId="48DA6215">
      <w:pPr>
        <w:widowControl/>
        <w:shd w:val="clear" w:color="auto" w:fill="DBE5F1"/>
        <w:spacing w:before="0" w:line="240" w:lineRule="auto"/>
        <w:ind w:left="720"/>
        <w:jc w:val="both"/>
        <w:rPr>
          <w:b/>
          <w:bCs/>
          <w:snapToGrid/>
          <w:color w:val="525252"/>
          <w:sz w:val="22"/>
          <w:szCs w:val="22"/>
        </w:rPr>
      </w:pPr>
      <w:r>
        <w:rPr>
          <w:b/>
          <w:bCs/>
          <w:snapToGrid/>
          <w:color w:val="525252"/>
          <w:sz w:val="22"/>
          <w:szCs w:val="22"/>
        </w:rPr>
        <w:t xml:space="preserve">         "taxAmount":3500000.0</w:t>
      </w:r>
    </w:p>
    <w:p w14:paraId="1C0F6FF1">
      <w:pPr>
        <w:widowControl/>
        <w:shd w:val="clear" w:color="auto" w:fill="DBE5F1"/>
        <w:spacing w:before="0" w:line="240" w:lineRule="auto"/>
        <w:ind w:left="720"/>
        <w:jc w:val="both"/>
        <w:rPr>
          <w:b/>
          <w:bCs/>
          <w:snapToGrid/>
          <w:color w:val="525252"/>
          <w:sz w:val="22"/>
          <w:szCs w:val="22"/>
        </w:rPr>
      </w:pPr>
      <w:r>
        <w:rPr>
          <w:b/>
          <w:bCs/>
          <w:snapToGrid/>
          <w:color w:val="525252"/>
          <w:sz w:val="22"/>
          <w:szCs w:val="22"/>
        </w:rPr>
        <w:t xml:space="preserve">      }</w:t>
      </w:r>
    </w:p>
    <w:p w14:paraId="29F4D12B">
      <w:pPr>
        <w:widowControl/>
        <w:shd w:val="clear" w:color="auto" w:fill="DBE5F1"/>
        <w:spacing w:before="0" w:line="240" w:lineRule="auto"/>
        <w:ind w:left="720"/>
        <w:jc w:val="both"/>
        <w:rPr>
          <w:b/>
          <w:bCs/>
          <w:snapToGrid/>
          <w:color w:val="525252"/>
          <w:sz w:val="22"/>
          <w:szCs w:val="22"/>
        </w:rPr>
      </w:pPr>
      <w:r>
        <w:rPr>
          <w:b/>
          <w:bCs/>
          <w:snapToGrid/>
          <w:color w:val="525252"/>
          <w:sz w:val="22"/>
          <w:szCs w:val="22"/>
        </w:rPr>
        <w:t xml:space="preserve">   ]</w:t>
      </w:r>
    </w:p>
    <w:p w14:paraId="5B483B21">
      <w:pPr>
        <w:widowControl/>
        <w:shd w:val="clear" w:color="auto" w:fill="DBE5F1"/>
        <w:spacing w:before="0" w:line="240" w:lineRule="auto"/>
        <w:ind w:left="720"/>
        <w:jc w:val="both"/>
        <w:rPr>
          <w:snapToGrid/>
          <w:color w:val="525252"/>
          <w:sz w:val="22"/>
          <w:szCs w:val="22"/>
        </w:rPr>
      </w:pPr>
      <w:r>
        <w:rPr>
          <w:b/>
          <w:bCs/>
          <w:snapToGrid/>
          <w:color w:val="525252"/>
          <w:sz w:val="22"/>
          <w:szCs w:val="22"/>
        </w:rPr>
        <w:t>}</w:t>
      </w:r>
    </w:p>
    <w:p w14:paraId="27865672">
      <w:pPr>
        <w:numPr>
          <w:ilvl w:val="2"/>
          <w:numId w:val="17"/>
        </w:numPr>
        <w:snapToGrid w:val="0"/>
        <w:ind w:left="1276"/>
        <w:jc w:val="both"/>
        <w:rPr>
          <w:sz w:val="22"/>
          <w:szCs w:val="22"/>
        </w:rPr>
      </w:pPr>
      <w:r>
        <w:rPr>
          <w:sz w:val="22"/>
          <w:szCs w:val="22"/>
        </w:rPr>
        <w:t>Dữ liệu chuỗi Hash trả về</w:t>
      </w:r>
    </w:p>
    <w:p w14:paraId="1971EB9A">
      <w:pPr>
        <w:widowControl/>
        <w:shd w:val="clear" w:color="auto" w:fill="DBE5F1"/>
        <w:spacing w:before="0" w:line="240" w:lineRule="auto"/>
        <w:ind w:left="720"/>
        <w:jc w:val="both"/>
        <w:rPr>
          <w:snapToGrid/>
          <w:color w:val="000000"/>
          <w:sz w:val="22"/>
          <w:szCs w:val="22"/>
        </w:rPr>
      </w:pPr>
      <w:r>
        <w:rPr>
          <w:b/>
          <w:bCs/>
          <w:snapToGrid/>
          <w:color w:val="8000FF"/>
          <w:sz w:val="22"/>
          <w:szCs w:val="22"/>
        </w:rPr>
        <w:t>{</w:t>
      </w:r>
    </w:p>
    <w:p w14:paraId="51742EAD">
      <w:pPr>
        <w:widowControl/>
        <w:shd w:val="clear" w:color="auto" w:fill="DBE5F1"/>
        <w:spacing w:before="0" w:line="240" w:lineRule="auto"/>
        <w:ind w:left="720"/>
        <w:jc w:val="both"/>
        <w:rPr>
          <w:snapToGrid/>
          <w:color w:val="000000"/>
          <w:sz w:val="22"/>
          <w:szCs w:val="22"/>
        </w:rPr>
      </w:pPr>
      <w:r>
        <w:rPr>
          <w:snapToGrid/>
          <w:color w:val="000000"/>
          <w:sz w:val="22"/>
          <w:szCs w:val="22"/>
        </w:rPr>
        <w:t xml:space="preserve">  </w:t>
      </w:r>
      <w:r>
        <w:rPr>
          <w:snapToGrid/>
          <w:color w:val="800000"/>
          <w:sz w:val="22"/>
          <w:szCs w:val="22"/>
        </w:rPr>
        <w:t>"errorCode"</w:t>
      </w:r>
      <w:r>
        <w:rPr>
          <w:snapToGrid/>
          <w:color w:val="000000"/>
          <w:sz w:val="22"/>
          <w:szCs w:val="22"/>
        </w:rPr>
        <w:t xml:space="preserve">: </w:t>
      </w:r>
      <w:r>
        <w:rPr>
          <w:snapToGrid/>
          <w:color w:val="800000"/>
          <w:sz w:val="22"/>
          <w:szCs w:val="22"/>
        </w:rPr>
        <w:t>""</w:t>
      </w:r>
      <w:r>
        <w:rPr>
          <w:b/>
          <w:bCs/>
          <w:snapToGrid/>
          <w:color w:val="8000FF"/>
          <w:sz w:val="22"/>
          <w:szCs w:val="22"/>
        </w:rPr>
        <w:t>,</w:t>
      </w:r>
    </w:p>
    <w:p w14:paraId="275D6030">
      <w:pPr>
        <w:widowControl/>
        <w:shd w:val="clear" w:color="auto" w:fill="DBE5F1"/>
        <w:spacing w:before="0" w:line="240" w:lineRule="auto"/>
        <w:ind w:left="720"/>
        <w:jc w:val="both"/>
        <w:rPr>
          <w:snapToGrid/>
          <w:color w:val="000000"/>
          <w:sz w:val="22"/>
          <w:szCs w:val="22"/>
        </w:rPr>
      </w:pPr>
      <w:r>
        <w:rPr>
          <w:snapToGrid/>
          <w:color w:val="000000"/>
          <w:sz w:val="22"/>
          <w:szCs w:val="22"/>
        </w:rPr>
        <w:t xml:space="preserve">  </w:t>
      </w:r>
      <w:r>
        <w:rPr>
          <w:snapToGrid/>
          <w:color w:val="800000"/>
          <w:sz w:val="22"/>
          <w:szCs w:val="22"/>
        </w:rPr>
        <w:t>"description"</w:t>
      </w:r>
      <w:r>
        <w:rPr>
          <w:snapToGrid/>
          <w:color w:val="000000"/>
          <w:sz w:val="22"/>
          <w:szCs w:val="22"/>
        </w:rPr>
        <w:t xml:space="preserve">: </w:t>
      </w:r>
      <w:r>
        <w:rPr>
          <w:snapToGrid/>
          <w:color w:val="800000"/>
          <w:sz w:val="22"/>
          <w:szCs w:val="22"/>
        </w:rPr>
        <w:t>""</w:t>
      </w:r>
      <w:r>
        <w:rPr>
          <w:b/>
          <w:bCs/>
          <w:snapToGrid/>
          <w:color w:val="8000FF"/>
          <w:sz w:val="22"/>
          <w:szCs w:val="22"/>
        </w:rPr>
        <w:t>,</w:t>
      </w:r>
    </w:p>
    <w:p w14:paraId="3AA92FB7">
      <w:pPr>
        <w:widowControl/>
        <w:shd w:val="clear" w:color="auto" w:fill="DBE5F1"/>
        <w:spacing w:before="0" w:line="240" w:lineRule="auto"/>
        <w:ind w:left="720"/>
        <w:jc w:val="both"/>
        <w:rPr>
          <w:snapToGrid/>
          <w:color w:val="000000"/>
          <w:sz w:val="22"/>
          <w:szCs w:val="22"/>
        </w:rPr>
      </w:pPr>
      <w:r>
        <w:rPr>
          <w:snapToGrid/>
          <w:color w:val="000000"/>
          <w:sz w:val="22"/>
          <w:szCs w:val="22"/>
        </w:rPr>
        <w:t xml:space="preserve">  </w:t>
      </w:r>
      <w:r>
        <w:rPr>
          <w:snapToGrid/>
          <w:color w:val="800000"/>
          <w:sz w:val="22"/>
          <w:szCs w:val="22"/>
        </w:rPr>
        <w:t>"result"</w:t>
      </w:r>
      <w:r>
        <w:rPr>
          <w:snapToGrid/>
          <w:color w:val="000000"/>
          <w:sz w:val="22"/>
          <w:szCs w:val="22"/>
        </w:rPr>
        <w:t xml:space="preserve">: </w:t>
      </w:r>
      <w:r>
        <w:rPr>
          <w:b/>
          <w:bCs/>
          <w:snapToGrid/>
          <w:color w:val="8000FF"/>
          <w:sz w:val="22"/>
          <w:szCs w:val="22"/>
        </w:rPr>
        <w:t>{</w:t>
      </w:r>
    </w:p>
    <w:p w14:paraId="2EAE8BD1">
      <w:pPr>
        <w:widowControl/>
        <w:shd w:val="clear" w:color="auto" w:fill="DBE5F1"/>
        <w:spacing w:before="0" w:line="240" w:lineRule="auto"/>
        <w:ind w:left="720"/>
        <w:jc w:val="both"/>
        <w:rPr>
          <w:snapToGrid/>
          <w:color w:val="000000"/>
          <w:sz w:val="22"/>
          <w:szCs w:val="22"/>
        </w:rPr>
      </w:pPr>
      <w:r>
        <w:rPr>
          <w:snapToGrid/>
          <w:color w:val="000000"/>
          <w:sz w:val="22"/>
          <w:szCs w:val="22"/>
        </w:rPr>
        <w:t xml:space="preserve">    </w:t>
      </w:r>
      <w:r>
        <w:rPr>
          <w:snapToGrid/>
          <w:color w:val="800000"/>
          <w:sz w:val="22"/>
          <w:szCs w:val="22"/>
        </w:rPr>
        <w:t>"hashString"</w:t>
      </w:r>
      <w:r>
        <w:rPr>
          <w:snapToGrid/>
          <w:color w:val="000000"/>
          <w:sz w:val="22"/>
          <w:szCs w:val="22"/>
        </w:rPr>
        <w:t xml:space="preserve">: </w:t>
      </w:r>
      <w:r>
        <w:rPr>
          <w:snapToGrid/>
          <w:color w:val="FF8000"/>
          <w:sz w:val="22"/>
          <w:szCs w:val="22"/>
        </w:rPr>
        <w:t>0HFm34vX525V3Syg5EwdTnfO21s=</w:t>
      </w:r>
      <w:r>
        <w:rPr>
          <w:b/>
          <w:bCs/>
          <w:snapToGrid/>
          <w:color w:val="8000FF"/>
          <w:sz w:val="22"/>
          <w:szCs w:val="22"/>
        </w:rPr>
        <w:t>,</w:t>
      </w:r>
      <w:r>
        <w:rPr>
          <w:snapToGrid/>
          <w:color w:val="000000"/>
          <w:sz w:val="22"/>
          <w:szCs w:val="22"/>
        </w:rPr>
        <w:t xml:space="preserve">  </w:t>
      </w:r>
      <w:r>
        <w:rPr>
          <w:b/>
          <w:bCs/>
          <w:snapToGrid/>
          <w:color w:val="8000FF"/>
          <w:sz w:val="22"/>
          <w:szCs w:val="22"/>
        </w:rPr>
        <w:t>}</w:t>
      </w:r>
    </w:p>
    <w:p w14:paraId="7D20DD6F">
      <w:pPr>
        <w:widowControl/>
        <w:shd w:val="clear" w:color="auto" w:fill="DBE5F1"/>
        <w:spacing w:before="0" w:line="240" w:lineRule="auto"/>
        <w:ind w:left="720"/>
        <w:jc w:val="both"/>
        <w:rPr>
          <w:b/>
          <w:bCs/>
          <w:snapToGrid/>
          <w:color w:val="8000FF"/>
          <w:sz w:val="22"/>
          <w:szCs w:val="22"/>
        </w:rPr>
      </w:pPr>
      <w:r>
        <w:rPr>
          <w:b/>
          <w:bCs/>
          <w:snapToGrid/>
          <w:color w:val="8000FF"/>
          <w:sz w:val="22"/>
          <w:szCs w:val="22"/>
        </w:rPr>
        <w:t>}</w:t>
      </w:r>
      <w:r>
        <w:rPr>
          <w:b/>
          <w:bCs/>
          <w:snapToGrid/>
          <w:color w:val="8000FF"/>
          <w:sz w:val="22"/>
          <w:szCs w:val="22"/>
        </w:rPr>
        <w:br w:type="textWrapping"/>
      </w:r>
    </w:p>
    <w:p w14:paraId="18E67C67">
      <w:pPr>
        <w:ind w:left="0"/>
        <w:rPr>
          <w:b/>
          <w:bCs/>
          <w:sz w:val="22"/>
          <w:szCs w:val="22"/>
          <w:lang w:val="vi-VN"/>
        </w:rPr>
      </w:pPr>
      <w:r>
        <w:rPr>
          <w:b/>
          <w:bCs/>
          <w:sz w:val="22"/>
          <w:szCs w:val="22"/>
          <w:lang w:val="vi-VN"/>
        </w:rPr>
        <w:t>Ví dụ response trường hợp truyền sai giá trị originalInvoiceType</w:t>
      </w:r>
    </w:p>
    <w:p w14:paraId="64DA9413">
      <w:pPr>
        <w:widowControl/>
        <w:shd w:val="clear" w:color="auto" w:fill="DBE5F1"/>
        <w:spacing w:before="0" w:line="240" w:lineRule="auto"/>
        <w:ind w:left="450"/>
        <w:jc w:val="both"/>
        <w:rPr>
          <w:snapToGrid/>
          <w:sz w:val="22"/>
          <w:szCs w:val="22"/>
        </w:rPr>
      </w:pPr>
      <w:r>
        <w:rPr>
          <w:snapToGrid/>
          <w:sz w:val="22"/>
          <w:szCs w:val="22"/>
        </w:rPr>
        <w:t>{</w:t>
      </w:r>
    </w:p>
    <w:p w14:paraId="326B64D8">
      <w:pPr>
        <w:widowControl/>
        <w:shd w:val="clear" w:color="auto" w:fill="DBE5F1"/>
        <w:spacing w:before="0" w:line="240" w:lineRule="auto"/>
        <w:ind w:left="450"/>
        <w:jc w:val="both"/>
        <w:rPr>
          <w:snapToGrid/>
          <w:sz w:val="22"/>
          <w:szCs w:val="22"/>
        </w:rPr>
      </w:pPr>
      <w:r>
        <w:rPr>
          <w:snapToGrid/>
          <w:sz w:val="22"/>
          <w:szCs w:val="22"/>
        </w:rPr>
        <w:t xml:space="preserve">    "code": 400,</w:t>
      </w:r>
    </w:p>
    <w:p w14:paraId="04E646F4">
      <w:pPr>
        <w:widowControl/>
        <w:shd w:val="clear" w:color="auto" w:fill="DBE5F1"/>
        <w:spacing w:before="0" w:line="240" w:lineRule="auto"/>
        <w:ind w:left="450"/>
        <w:jc w:val="both"/>
        <w:rPr>
          <w:snapToGrid/>
          <w:sz w:val="22"/>
          <w:szCs w:val="22"/>
        </w:rPr>
      </w:pPr>
      <w:r>
        <w:rPr>
          <w:snapToGrid/>
          <w:sz w:val="22"/>
          <w:szCs w:val="22"/>
        </w:rPr>
        <w:t xml:space="preserve">    "message": "BAD_REQUEST_ORIGINAL_INVOICE_TYPE_INVALID",</w:t>
      </w:r>
    </w:p>
    <w:p w14:paraId="12D786BE">
      <w:pPr>
        <w:widowControl/>
        <w:shd w:val="clear" w:color="auto" w:fill="DBE5F1"/>
        <w:spacing w:before="0" w:line="240" w:lineRule="auto"/>
        <w:ind w:left="450"/>
        <w:jc w:val="both"/>
        <w:rPr>
          <w:snapToGrid/>
          <w:sz w:val="22"/>
          <w:szCs w:val="22"/>
        </w:rPr>
      </w:pPr>
      <w:r>
        <w:rPr>
          <w:snapToGrid/>
          <w:sz w:val="22"/>
          <w:szCs w:val="22"/>
        </w:rPr>
        <w:t xml:space="preserve">    "data": "BAD_REQUEST_ORIGINAL_INVOICE_TYPE_INVALID"</w:t>
      </w:r>
    </w:p>
    <w:p w14:paraId="62CC3477">
      <w:pPr>
        <w:widowControl/>
        <w:shd w:val="clear" w:color="auto" w:fill="DBE5F1"/>
        <w:spacing w:before="0" w:line="240" w:lineRule="auto"/>
        <w:ind w:left="450"/>
        <w:jc w:val="both"/>
        <w:rPr>
          <w:snapToGrid/>
          <w:sz w:val="22"/>
          <w:szCs w:val="22"/>
        </w:rPr>
      </w:pPr>
      <w:r>
        <w:rPr>
          <w:snapToGrid/>
          <w:sz w:val="22"/>
          <w:szCs w:val="22"/>
        </w:rPr>
        <w:t>}</w:t>
      </w:r>
    </w:p>
    <w:p w14:paraId="32A7C2A8">
      <w:pPr>
        <w:ind w:left="0"/>
        <w:rPr>
          <w:sz w:val="22"/>
          <w:szCs w:val="22"/>
          <w:lang w:val="vi-VN"/>
        </w:rPr>
      </w:pPr>
      <w:r>
        <w:rPr>
          <w:b/>
          <w:bCs/>
          <w:iCs/>
          <w:sz w:val="22"/>
          <w:szCs w:val="22"/>
          <w:lang w:val="vi-VN"/>
        </w:rPr>
        <w:t>Lưu ý:</w:t>
      </w:r>
      <w:r>
        <w:rPr>
          <w:sz w:val="22"/>
          <w:szCs w:val="22"/>
          <w:lang w:val="vi-VN"/>
        </w:rPr>
        <w:t xml:space="preserve"> </w:t>
      </w:r>
    </w:p>
    <w:p w14:paraId="549C5DD2">
      <w:pPr>
        <w:numPr>
          <w:ilvl w:val="3"/>
          <w:numId w:val="31"/>
        </w:numPr>
        <w:ind w:left="450"/>
        <w:rPr>
          <w:sz w:val="22"/>
          <w:szCs w:val="22"/>
          <w:lang w:val="vi-VN"/>
        </w:rPr>
      </w:pPr>
      <w:r>
        <w:rPr>
          <w:sz w:val="22"/>
          <w:szCs w:val="22"/>
          <w:lang w:val="vi-VN"/>
        </w:rPr>
        <w:t xml:space="preserve">Dữ liệu hóa đơn gốc lưu vào cột instance_file_name trong bảng invoice như sau: </w:t>
      </w:r>
    </w:p>
    <w:p w14:paraId="4DFB7ADF">
      <w:pPr>
        <w:ind w:left="0"/>
        <w:jc w:val="center"/>
        <w:rPr>
          <w:sz w:val="22"/>
          <w:szCs w:val="22"/>
          <w:lang w:val="vi-VN"/>
        </w:rPr>
      </w:pPr>
      <w:r>
        <w:rPr>
          <w:sz w:val="22"/>
          <w:szCs w:val="22"/>
          <w:lang w:val="vi-VN"/>
        </w:rPr>
        <w:t>Loại hóa đơn | Mẫu hóa đơn | Ký hiệu hóa đơn | Số hóa đơn</w:t>
      </w:r>
    </w:p>
    <w:p w14:paraId="34112225">
      <w:pPr>
        <w:ind w:left="450"/>
        <w:rPr>
          <w:sz w:val="22"/>
          <w:szCs w:val="22"/>
          <w:lang w:val="vi-VN"/>
        </w:rPr>
      </w:pPr>
      <w:r>
        <w:rPr>
          <w:sz w:val="22"/>
          <w:szCs w:val="22"/>
          <w:lang w:val="vi-VN"/>
        </w:rPr>
        <w:t>trong đó:</w:t>
      </w:r>
    </w:p>
    <w:p w14:paraId="6B653847">
      <w:pPr>
        <w:ind w:left="450"/>
        <w:rPr>
          <w:sz w:val="22"/>
          <w:szCs w:val="22"/>
          <w:lang w:val="vi-VN"/>
        </w:rPr>
      </w:pPr>
      <w:r>
        <w:rPr>
          <w:sz w:val="22"/>
          <w:szCs w:val="22"/>
          <w:lang w:val="vi-VN"/>
        </w:rPr>
        <w:t xml:space="preserve">- Loại hóa đơn là giá trị thẻ originalInvoiceType </w:t>
      </w:r>
    </w:p>
    <w:p w14:paraId="12ABBB3C">
      <w:pPr>
        <w:ind w:left="450"/>
        <w:rPr>
          <w:sz w:val="22"/>
          <w:szCs w:val="22"/>
          <w:lang w:val="vi-VN"/>
        </w:rPr>
      </w:pPr>
      <w:r>
        <w:rPr>
          <w:sz w:val="22"/>
          <w:szCs w:val="22"/>
          <w:lang w:val="vi-VN"/>
        </w:rPr>
        <w:t xml:space="preserve">- Mẫu hóa đơn là giá trị thẻ originalTemplateCode </w:t>
      </w:r>
    </w:p>
    <w:p w14:paraId="0CA95BB9">
      <w:pPr>
        <w:numPr>
          <w:ilvl w:val="3"/>
          <w:numId w:val="31"/>
        </w:numPr>
        <w:ind w:left="540"/>
        <w:rPr>
          <w:sz w:val="22"/>
          <w:szCs w:val="22"/>
        </w:rPr>
      </w:pPr>
      <w:r>
        <w:rPr>
          <w:sz w:val="22"/>
          <w:szCs w:val="22"/>
        </w:rPr>
        <w:t xml:space="preserve">Nếu người dùng truyền giá trị 0 hoặc “0” cho tham số validation trong phần generalInvoiceInfo thì </w:t>
      </w:r>
      <w:r>
        <w:rPr>
          <w:bCs/>
          <w:sz w:val="22"/>
          <w:szCs w:val="22"/>
          <w:lang w:val="en"/>
        </w:rPr>
        <w:t>các thông tin được truyền trong phần itemInfo, taxBreakdowns, summarizeInfo sẽ được giữ nguyên mà không thực hiện kiểm tra ràng buộc và tính toán lại.</w:t>
      </w:r>
    </w:p>
    <w:p w14:paraId="2D1169CA">
      <w:pPr>
        <w:ind w:left="0"/>
        <w:rPr>
          <w:sz w:val="22"/>
          <w:szCs w:val="22"/>
        </w:rPr>
      </w:pPr>
      <w:r>
        <w:rPr>
          <w:b/>
          <w:sz w:val="22"/>
          <w:szCs w:val="22"/>
        </w:rPr>
        <w:t>Output</w:t>
      </w:r>
      <w:r>
        <w:rPr>
          <w:sz w:val="22"/>
          <w:szCs w:val="22"/>
        </w:rPr>
        <w:t>:</w:t>
      </w:r>
    </w:p>
    <w:tbl>
      <w:tblPr>
        <w:tblStyle w:val="13"/>
        <w:tblW w:w="9563" w:type="dxa"/>
        <w:tblInd w:w="46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40"/>
        <w:gridCol w:w="2520"/>
        <w:gridCol w:w="4703"/>
      </w:tblGrid>
      <w:tr w14:paraId="527002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0" w:hRule="atLeast"/>
        </w:trPr>
        <w:tc>
          <w:tcPr>
            <w:tcW w:w="2340" w:type="dxa"/>
            <w:shd w:val="clear" w:color="auto" w:fill="D9D9D9"/>
            <w:noWrap w:val="0"/>
            <w:vAlign w:val="top"/>
          </w:tcPr>
          <w:p w14:paraId="1B5523F6">
            <w:pPr>
              <w:ind w:left="0"/>
              <w:jc w:val="center"/>
              <w:rPr>
                <w:b/>
                <w:bCs/>
                <w:color w:val="000000"/>
                <w:sz w:val="22"/>
                <w:szCs w:val="22"/>
              </w:rPr>
            </w:pPr>
            <w:r>
              <w:rPr>
                <w:b/>
                <w:bCs/>
                <w:color w:val="000000"/>
                <w:sz w:val="22"/>
                <w:szCs w:val="22"/>
              </w:rPr>
              <w:t>Tên trường</w:t>
            </w:r>
          </w:p>
        </w:tc>
        <w:tc>
          <w:tcPr>
            <w:tcW w:w="2520" w:type="dxa"/>
            <w:shd w:val="clear" w:color="auto" w:fill="D9D9D9"/>
            <w:noWrap w:val="0"/>
            <w:vAlign w:val="top"/>
          </w:tcPr>
          <w:p w14:paraId="404B7CAF">
            <w:pPr>
              <w:ind w:left="0"/>
              <w:jc w:val="center"/>
              <w:rPr>
                <w:b/>
                <w:bCs/>
                <w:color w:val="000000"/>
                <w:sz w:val="22"/>
                <w:szCs w:val="22"/>
              </w:rPr>
            </w:pPr>
            <w:r>
              <w:rPr>
                <w:b/>
                <w:bCs/>
                <w:color w:val="000000"/>
                <w:sz w:val="22"/>
                <w:szCs w:val="22"/>
              </w:rPr>
              <w:t>Kiểu dữ liệu, ràng buộc</w:t>
            </w:r>
          </w:p>
        </w:tc>
        <w:tc>
          <w:tcPr>
            <w:tcW w:w="4703" w:type="dxa"/>
            <w:shd w:val="clear" w:color="auto" w:fill="D9D9D9"/>
            <w:noWrap w:val="0"/>
            <w:vAlign w:val="top"/>
          </w:tcPr>
          <w:p w14:paraId="0B0C69E2">
            <w:pPr>
              <w:ind w:left="0"/>
              <w:jc w:val="center"/>
              <w:rPr>
                <w:b/>
                <w:bCs/>
                <w:color w:val="000000"/>
                <w:sz w:val="22"/>
                <w:szCs w:val="22"/>
              </w:rPr>
            </w:pPr>
            <w:r>
              <w:rPr>
                <w:b/>
                <w:bCs/>
                <w:color w:val="000000"/>
                <w:sz w:val="22"/>
                <w:szCs w:val="22"/>
              </w:rPr>
              <w:t>Mô tả</w:t>
            </w:r>
          </w:p>
        </w:tc>
      </w:tr>
      <w:tr w14:paraId="688F6B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noWrap w:val="0"/>
            <w:vAlign w:val="top"/>
          </w:tcPr>
          <w:p w14:paraId="7D785EAD">
            <w:pPr>
              <w:spacing w:before="0"/>
              <w:ind w:left="0"/>
              <w:jc w:val="both"/>
              <w:rPr>
                <w:sz w:val="22"/>
                <w:szCs w:val="22"/>
              </w:rPr>
            </w:pPr>
            <w:r>
              <w:rPr>
                <w:sz w:val="22"/>
                <w:szCs w:val="22"/>
              </w:rPr>
              <w:t>errorCode</w:t>
            </w:r>
          </w:p>
        </w:tc>
        <w:tc>
          <w:tcPr>
            <w:tcW w:w="2520" w:type="dxa"/>
            <w:noWrap w:val="0"/>
            <w:vAlign w:val="top"/>
          </w:tcPr>
          <w:p w14:paraId="0963DBCD">
            <w:pPr>
              <w:spacing w:before="0"/>
              <w:ind w:left="0"/>
              <w:jc w:val="both"/>
              <w:rPr>
                <w:sz w:val="22"/>
                <w:szCs w:val="22"/>
              </w:rPr>
            </w:pPr>
            <w:r>
              <w:rPr>
                <w:sz w:val="22"/>
                <w:szCs w:val="22"/>
              </w:rPr>
              <w:t>DataType: String</w:t>
            </w:r>
          </w:p>
        </w:tc>
        <w:tc>
          <w:tcPr>
            <w:tcW w:w="4703" w:type="dxa"/>
            <w:noWrap w:val="0"/>
            <w:vAlign w:val="top"/>
          </w:tcPr>
          <w:p w14:paraId="482D2D4F">
            <w:pPr>
              <w:spacing w:before="0"/>
              <w:ind w:left="41"/>
              <w:jc w:val="both"/>
              <w:rPr>
                <w:sz w:val="22"/>
                <w:szCs w:val="22"/>
              </w:rPr>
            </w:pPr>
            <w:r>
              <w:rPr>
                <w:sz w:val="22"/>
                <w:szCs w:val="22"/>
              </w:rPr>
              <w:t>Mã lỗi nếu có, không có lỗi thì trả về null</w:t>
            </w:r>
          </w:p>
        </w:tc>
      </w:tr>
      <w:tr w14:paraId="4EB001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noWrap w:val="0"/>
            <w:vAlign w:val="top"/>
          </w:tcPr>
          <w:p w14:paraId="4A54390E">
            <w:pPr>
              <w:spacing w:before="0"/>
              <w:ind w:left="0"/>
              <w:jc w:val="both"/>
              <w:rPr>
                <w:sz w:val="22"/>
                <w:szCs w:val="22"/>
              </w:rPr>
            </w:pPr>
            <w:r>
              <w:rPr>
                <w:sz w:val="22"/>
                <w:szCs w:val="22"/>
              </w:rPr>
              <w:t>description</w:t>
            </w:r>
          </w:p>
        </w:tc>
        <w:tc>
          <w:tcPr>
            <w:tcW w:w="2520" w:type="dxa"/>
            <w:noWrap w:val="0"/>
            <w:vAlign w:val="top"/>
          </w:tcPr>
          <w:p w14:paraId="622ECAD4">
            <w:pPr>
              <w:spacing w:before="0"/>
              <w:ind w:left="0"/>
              <w:jc w:val="both"/>
              <w:rPr>
                <w:sz w:val="22"/>
                <w:szCs w:val="22"/>
              </w:rPr>
            </w:pPr>
            <w:r>
              <w:rPr>
                <w:sz w:val="22"/>
                <w:szCs w:val="22"/>
              </w:rPr>
              <w:t>DataType: String</w:t>
            </w:r>
          </w:p>
        </w:tc>
        <w:tc>
          <w:tcPr>
            <w:tcW w:w="4703" w:type="dxa"/>
            <w:noWrap w:val="0"/>
            <w:vAlign w:val="top"/>
          </w:tcPr>
          <w:p w14:paraId="6C38B9DF">
            <w:pPr>
              <w:spacing w:before="0"/>
              <w:ind w:left="41"/>
              <w:jc w:val="both"/>
              <w:rPr>
                <w:sz w:val="22"/>
                <w:szCs w:val="22"/>
              </w:rPr>
            </w:pPr>
            <w:r>
              <w:rPr>
                <w:sz w:val="22"/>
                <w:szCs w:val="22"/>
              </w:rPr>
              <w:t>Mô tả chi tiết lỗi</w:t>
            </w:r>
          </w:p>
        </w:tc>
      </w:tr>
      <w:tr w14:paraId="3F400F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noWrap w:val="0"/>
            <w:vAlign w:val="top"/>
          </w:tcPr>
          <w:p w14:paraId="7B7FCFB2">
            <w:pPr>
              <w:spacing w:before="0"/>
              <w:ind w:left="0"/>
              <w:jc w:val="both"/>
              <w:rPr>
                <w:sz w:val="22"/>
                <w:szCs w:val="22"/>
              </w:rPr>
            </w:pPr>
            <w:r>
              <w:rPr>
                <w:sz w:val="22"/>
                <w:szCs w:val="22"/>
              </w:rPr>
              <w:t>hashString</w:t>
            </w:r>
          </w:p>
        </w:tc>
        <w:tc>
          <w:tcPr>
            <w:tcW w:w="2520" w:type="dxa"/>
            <w:noWrap w:val="0"/>
            <w:vAlign w:val="top"/>
          </w:tcPr>
          <w:p w14:paraId="57C554BD">
            <w:pPr>
              <w:spacing w:before="0"/>
              <w:ind w:left="0"/>
              <w:jc w:val="both"/>
              <w:rPr>
                <w:sz w:val="22"/>
                <w:szCs w:val="22"/>
              </w:rPr>
            </w:pPr>
            <w:r>
              <w:rPr>
                <w:sz w:val="22"/>
                <w:szCs w:val="22"/>
              </w:rPr>
              <w:t>DataType: String</w:t>
            </w:r>
          </w:p>
        </w:tc>
        <w:tc>
          <w:tcPr>
            <w:tcW w:w="4703" w:type="dxa"/>
            <w:noWrap w:val="0"/>
            <w:vAlign w:val="top"/>
          </w:tcPr>
          <w:p w14:paraId="2982A4EA">
            <w:pPr>
              <w:spacing w:before="0"/>
              <w:ind w:left="41"/>
              <w:jc w:val="both"/>
              <w:rPr>
                <w:sz w:val="22"/>
                <w:szCs w:val="22"/>
              </w:rPr>
            </w:pPr>
            <w:r>
              <w:rPr>
                <w:sz w:val="22"/>
                <w:szCs w:val="22"/>
              </w:rPr>
              <w:t>Chuỗi Hash trả về của hóa đơn, dạng Base64</w:t>
            </w:r>
          </w:p>
        </w:tc>
      </w:tr>
    </w:tbl>
    <w:p w14:paraId="1B604E24">
      <w:pPr>
        <w:widowControl/>
        <w:shd w:val="clear" w:color="auto" w:fill="FFFFFE"/>
        <w:spacing w:before="0" w:line="270" w:lineRule="atLeast"/>
        <w:ind w:left="0"/>
        <w:rPr>
          <w:b/>
          <w:bCs/>
          <w:snapToGrid/>
          <w:color w:val="000000"/>
          <w:sz w:val="22"/>
          <w:szCs w:val="22"/>
        </w:rPr>
      </w:pPr>
    </w:p>
    <w:p w14:paraId="531A0FD5">
      <w:pPr>
        <w:pStyle w:val="124"/>
        <w:numPr>
          <w:ilvl w:val="1"/>
          <w:numId w:val="34"/>
        </w:numPr>
        <w:rPr>
          <w:sz w:val="22"/>
          <w:szCs w:val="22"/>
        </w:rPr>
      </w:pPr>
      <w:r>
        <w:rPr>
          <w:sz w:val="22"/>
          <w:szCs w:val="22"/>
        </w:rPr>
        <w:t xml:space="preserve">Phát hành/thay thế/điều chỉnh cho </w:t>
      </w:r>
      <w:r>
        <w:rPr>
          <w:sz w:val="22"/>
          <w:szCs w:val="22"/>
          <w:lang w:val="vi-VN"/>
        </w:rPr>
        <w:t>CLOUD CA</w:t>
      </w:r>
      <w:r>
        <w:rPr>
          <w:sz w:val="22"/>
          <w:szCs w:val="22"/>
        </w:rPr>
        <w:t xml:space="preserve"> (Bước 2: Ký </w:t>
      </w:r>
      <w:r>
        <w:rPr>
          <w:sz w:val="22"/>
          <w:szCs w:val="22"/>
          <w:lang w:val="vi-VN"/>
        </w:rPr>
        <w:t>Cloud CA</w:t>
      </w:r>
      <w:r>
        <w:rPr>
          <w:sz w:val="22"/>
          <w:szCs w:val="22"/>
        </w:rPr>
        <w:t xml:space="preserve"> và sinh hóa đơn)</w:t>
      </w:r>
    </w:p>
    <w:p w14:paraId="2DB34FEF">
      <w:pPr>
        <w:pStyle w:val="4"/>
        <w:rPr>
          <w:sz w:val="22"/>
          <w:szCs w:val="22"/>
        </w:rPr>
      </w:pPr>
      <w:r>
        <w:rPr>
          <w:sz w:val="22"/>
          <w:szCs w:val="22"/>
        </w:rPr>
        <w:t xml:space="preserve">- Thực hiện sử dụng </w:t>
      </w:r>
      <w:r>
        <w:rPr>
          <w:sz w:val="22"/>
          <w:szCs w:val="22"/>
          <w:lang w:val="vi-VN"/>
        </w:rPr>
        <w:t>CLOUD CA</w:t>
      </w:r>
      <w:r>
        <w:rPr>
          <w:sz w:val="22"/>
          <w:szCs w:val="22"/>
        </w:rPr>
        <w:t xml:space="preserve"> để ký chuỗi hashString nhận được từ API trong bước 7.31. Lấy chuỗi ký để sinh hóa đơn.</w:t>
      </w:r>
    </w:p>
    <w:p w14:paraId="6177E3D1">
      <w:pPr>
        <w:pStyle w:val="93"/>
        <w:widowControl w:val="0"/>
        <w:numPr>
          <w:ilvl w:val="0"/>
          <w:numId w:val="25"/>
        </w:numPr>
        <w:spacing w:before="120" w:line="360" w:lineRule="auto"/>
        <w:contextualSpacing/>
        <w:jc w:val="both"/>
        <w:rPr>
          <w:rFonts w:ascii="Times New Roman" w:hAnsi="Times New Roman"/>
          <w:b/>
          <w:color w:val="0000FF"/>
        </w:rPr>
      </w:pPr>
      <w:r>
        <w:rPr>
          <w:rFonts w:ascii="Times New Roman" w:hAnsi="Times New Roman"/>
          <w:b/>
          <w:color w:val="0000FF"/>
        </w:rPr>
        <w:t>Đầu</w:t>
      </w:r>
      <w:r>
        <w:rPr>
          <w:rFonts w:ascii="Times New Roman" w:hAnsi="Times New Roman"/>
          <w:b/>
          <w:color w:val="0000FF"/>
          <w:lang w:val="vi-VN"/>
        </w:rPr>
        <w:t xml:space="preserve"> </w:t>
      </w:r>
      <w:r>
        <w:rPr>
          <w:rFonts w:ascii="Times New Roman" w:hAnsi="Times New Roman"/>
          <w:b/>
          <w:color w:val="0000FF"/>
        </w:rPr>
        <w:t>vào:</w:t>
      </w:r>
    </w:p>
    <w:p w14:paraId="40044D4F">
      <w:pPr>
        <w:numPr>
          <w:ilvl w:val="0"/>
          <w:numId w:val="17"/>
        </w:numPr>
        <w:snapToGrid w:val="0"/>
        <w:jc w:val="both"/>
        <w:rPr>
          <w:sz w:val="22"/>
          <w:szCs w:val="22"/>
        </w:rPr>
      </w:pPr>
      <w:r>
        <w:rPr>
          <w:sz w:val="22"/>
          <w:szCs w:val="22"/>
        </w:rPr>
        <w:t xml:space="preserve">Action (POST):  </w:t>
      </w:r>
      <w:r>
        <w:rPr>
          <w:color w:val="505050"/>
          <w:sz w:val="22"/>
          <w:szCs w:val="22"/>
          <w:shd w:val="clear" w:color="auto" w:fill="FAFAFA"/>
        </w:rPr>
        <w:t>InvoiceAPI/InvoiceWS/createInvoiceUsbTokenInsertSignature</w:t>
      </w:r>
    </w:p>
    <w:p w14:paraId="17C8F1B6">
      <w:pPr>
        <w:numPr>
          <w:ilvl w:val="0"/>
          <w:numId w:val="17"/>
        </w:numPr>
        <w:jc w:val="both"/>
        <w:rPr>
          <w:sz w:val="22"/>
          <w:szCs w:val="22"/>
        </w:rPr>
      </w:pPr>
      <w:r>
        <w:rPr>
          <w:sz w:val="22"/>
          <w:szCs w:val="22"/>
        </w:rPr>
        <w:t>Headers:</w:t>
      </w:r>
    </w:p>
    <w:p w14:paraId="16522B59">
      <w:pPr>
        <w:ind w:left="720"/>
        <w:jc w:val="both"/>
        <w:rPr>
          <w:sz w:val="22"/>
          <w:szCs w:val="22"/>
          <w:lang w:val="en"/>
        </w:rPr>
      </w:pPr>
      <w:r>
        <w:rPr>
          <w:sz w:val="22"/>
          <w:szCs w:val="22"/>
          <w:lang w:val="en"/>
        </w:rPr>
        <w:t>+ Cookie: giá trị access_token hoặc Authorization: username/pass như đăng nhập trên web hoặc Authorization: username/pass như đăng nhập trên web</w:t>
      </w:r>
    </w:p>
    <w:p w14:paraId="2B9DE94C">
      <w:pPr>
        <w:pStyle w:val="4"/>
        <w:ind w:firstLine="720"/>
        <w:rPr>
          <w:sz w:val="22"/>
          <w:szCs w:val="22"/>
          <w:lang w:val="fr-FR"/>
        </w:rPr>
      </w:pPr>
      <w:r>
        <w:rPr>
          <w:sz w:val="22"/>
          <w:szCs w:val="22"/>
          <w:lang w:val="fr-FR"/>
        </w:rPr>
        <w:t>+ Content-Type: application/json</w:t>
      </w:r>
    </w:p>
    <w:tbl>
      <w:tblPr>
        <w:tblStyle w:val="13"/>
        <w:tblW w:w="930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7"/>
        <w:gridCol w:w="2692"/>
        <w:gridCol w:w="4483"/>
      </w:tblGrid>
      <w:tr w14:paraId="4461D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1" w:hRule="atLeast"/>
          <w:jc w:val="center"/>
        </w:trPr>
        <w:tc>
          <w:tcPr>
            <w:tcW w:w="2127" w:type="dxa"/>
            <w:shd w:val="clear" w:color="auto" w:fill="D9D9D9"/>
            <w:noWrap w:val="0"/>
            <w:vAlign w:val="top"/>
          </w:tcPr>
          <w:p w14:paraId="7E857BC6">
            <w:pPr>
              <w:ind w:left="0"/>
              <w:jc w:val="center"/>
              <w:rPr>
                <w:b/>
                <w:bCs/>
                <w:color w:val="000000"/>
                <w:sz w:val="22"/>
                <w:szCs w:val="22"/>
              </w:rPr>
            </w:pPr>
            <w:r>
              <w:rPr>
                <w:b/>
                <w:bCs/>
                <w:color w:val="000000"/>
                <w:sz w:val="22"/>
                <w:szCs w:val="22"/>
              </w:rPr>
              <w:t>Tên tham số</w:t>
            </w:r>
          </w:p>
        </w:tc>
        <w:tc>
          <w:tcPr>
            <w:tcW w:w="2692" w:type="dxa"/>
            <w:shd w:val="clear" w:color="auto" w:fill="D9D9D9"/>
            <w:noWrap w:val="0"/>
            <w:vAlign w:val="top"/>
          </w:tcPr>
          <w:p w14:paraId="0B6DBB37">
            <w:pPr>
              <w:ind w:left="0"/>
              <w:jc w:val="center"/>
              <w:rPr>
                <w:b/>
                <w:bCs/>
                <w:color w:val="000000"/>
                <w:sz w:val="22"/>
                <w:szCs w:val="22"/>
              </w:rPr>
            </w:pPr>
            <w:r>
              <w:rPr>
                <w:b/>
                <w:bCs/>
                <w:color w:val="000000"/>
                <w:sz w:val="22"/>
                <w:szCs w:val="22"/>
              </w:rPr>
              <w:t>Kiểu dữ liệu, ràng buộc</w:t>
            </w:r>
          </w:p>
        </w:tc>
        <w:tc>
          <w:tcPr>
            <w:tcW w:w="4483" w:type="dxa"/>
            <w:shd w:val="clear" w:color="auto" w:fill="D9D9D9"/>
            <w:noWrap w:val="0"/>
            <w:vAlign w:val="top"/>
          </w:tcPr>
          <w:p w14:paraId="2119C6BE">
            <w:pPr>
              <w:ind w:left="0"/>
              <w:jc w:val="center"/>
              <w:rPr>
                <w:b/>
                <w:bCs/>
                <w:color w:val="000000"/>
                <w:sz w:val="22"/>
                <w:szCs w:val="22"/>
              </w:rPr>
            </w:pPr>
            <w:r>
              <w:rPr>
                <w:b/>
                <w:bCs/>
                <w:color w:val="000000"/>
                <w:sz w:val="22"/>
                <w:szCs w:val="22"/>
              </w:rPr>
              <w:t>Mô tả</w:t>
            </w:r>
          </w:p>
        </w:tc>
      </w:tr>
      <w:tr w14:paraId="60AACE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8" w:hRule="atLeast"/>
          <w:jc w:val="center"/>
        </w:trPr>
        <w:tc>
          <w:tcPr>
            <w:tcW w:w="2127" w:type="dxa"/>
            <w:noWrap w:val="0"/>
            <w:vAlign w:val="top"/>
          </w:tcPr>
          <w:p w14:paraId="64681C92">
            <w:pPr>
              <w:spacing w:before="0"/>
              <w:ind w:left="0"/>
              <w:jc w:val="both"/>
              <w:rPr>
                <w:sz w:val="22"/>
                <w:szCs w:val="22"/>
              </w:rPr>
            </w:pPr>
            <w:r>
              <w:rPr>
                <w:sz w:val="22"/>
                <w:szCs w:val="22"/>
              </w:rPr>
              <w:t>supplierTaxCode</w:t>
            </w:r>
          </w:p>
        </w:tc>
        <w:tc>
          <w:tcPr>
            <w:tcW w:w="2692" w:type="dxa"/>
            <w:noWrap w:val="0"/>
            <w:vAlign w:val="top"/>
          </w:tcPr>
          <w:p w14:paraId="73EC1D33">
            <w:pPr>
              <w:spacing w:before="0"/>
              <w:ind w:left="0"/>
              <w:jc w:val="both"/>
              <w:rPr>
                <w:sz w:val="22"/>
                <w:szCs w:val="22"/>
              </w:rPr>
            </w:pPr>
            <w:r>
              <w:rPr>
                <w:sz w:val="22"/>
                <w:szCs w:val="22"/>
              </w:rPr>
              <w:t>Required : true</w:t>
            </w:r>
          </w:p>
          <w:p w14:paraId="223A09FF">
            <w:pPr>
              <w:spacing w:before="0"/>
              <w:ind w:left="0"/>
              <w:jc w:val="both"/>
              <w:rPr>
                <w:sz w:val="22"/>
                <w:szCs w:val="22"/>
              </w:rPr>
            </w:pPr>
            <w:r>
              <w:rPr>
                <w:sz w:val="22"/>
                <w:szCs w:val="22"/>
              </w:rPr>
              <w:t>DataType: String</w:t>
            </w:r>
          </w:p>
          <w:p w14:paraId="0DC4943A">
            <w:pPr>
              <w:spacing w:before="0"/>
              <w:ind w:left="0"/>
              <w:jc w:val="both"/>
              <w:rPr>
                <w:sz w:val="22"/>
                <w:szCs w:val="22"/>
              </w:rPr>
            </w:pPr>
            <w:r>
              <w:rPr>
                <w:sz w:val="22"/>
                <w:szCs w:val="22"/>
              </w:rPr>
              <w:t xml:space="preserve">Minlength :  </w:t>
            </w:r>
          </w:p>
          <w:p w14:paraId="0C0AD066">
            <w:pPr>
              <w:spacing w:before="0"/>
              <w:ind w:left="0"/>
              <w:jc w:val="both"/>
              <w:rPr>
                <w:sz w:val="22"/>
                <w:szCs w:val="22"/>
              </w:rPr>
            </w:pPr>
            <w:r>
              <w:rPr>
                <w:sz w:val="22"/>
                <w:szCs w:val="22"/>
              </w:rPr>
              <w:t>Maxlength : 20</w:t>
            </w:r>
          </w:p>
          <w:p w14:paraId="54459F67">
            <w:pPr>
              <w:spacing w:before="0"/>
              <w:ind w:left="0"/>
              <w:jc w:val="both"/>
              <w:rPr>
                <w:sz w:val="22"/>
                <w:szCs w:val="22"/>
              </w:rPr>
            </w:pPr>
            <w:r>
              <w:rPr>
                <w:sz w:val="22"/>
                <w:szCs w:val="22"/>
              </w:rPr>
              <w:t>Format : [0-9-]+</w:t>
            </w:r>
          </w:p>
        </w:tc>
        <w:tc>
          <w:tcPr>
            <w:tcW w:w="4483" w:type="dxa"/>
            <w:noWrap w:val="0"/>
            <w:vAlign w:val="top"/>
          </w:tcPr>
          <w:p w14:paraId="10F53CF2">
            <w:pPr>
              <w:spacing w:before="0"/>
              <w:ind w:left="0"/>
              <w:jc w:val="both"/>
              <w:rPr>
                <w:sz w:val="22"/>
                <w:szCs w:val="22"/>
              </w:rPr>
            </w:pPr>
            <w:r>
              <w:rPr>
                <w:sz w:val="22"/>
                <w:szCs w:val="22"/>
              </w:rPr>
              <w:t>Mã số thuế của doanh nghiệp/chi nhánh phát hành hóa đơn. Một doanh nghiệp có thể có nhiều mã số thuế</w:t>
            </w:r>
          </w:p>
          <w:p w14:paraId="0C2733C9">
            <w:pPr>
              <w:spacing w:before="0"/>
              <w:ind w:left="0"/>
              <w:jc w:val="both"/>
              <w:rPr>
                <w:sz w:val="22"/>
                <w:szCs w:val="22"/>
              </w:rPr>
            </w:pPr>
            <w:r>
              <w:rPr>
                <w:sz w:val="22"/>
                <w:szCs w:val="22"/>
              </w:rPr>
              <w:t xml:space="preserve">Mẫu 1: 0312770607 </w:t>
            </w:r>
          </w:p>
          <w:p w14:paraId="7684B7EE">
            <w:pPr>
              <w:spacing w:before="0"/>
              <w:ind w:left="0"/>
              <w:jc w:val="both"/>
              <w:rPr>
                <w:sz w:val="22"/>
                <w:szCs w:val="22"/>
              </w:rPr>
            </w:pPr>
            <w:r>
              <w:rPr>
                <w:sz w:val="22"/>
                <w:szCs w:val="22"/>
              </w:rPr>
              <w:t>Mẫu 2: 0312770607-001</w:t>
            </w:r>
          </w:p>
        </w:tc>
      </w:tr>
      <w:tr w14:paraId="2E6C47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8" w:hRule="atLeast"/>
          <w:jc w:val="center"/>
        </w:trPr>
        <w:tc>
          <w:tcPr>
            <w:tcW w:w="2127" w:type="dxa"/>
            <w:noWrap w:val="0"/>
            <w:vAlign w:val="top"/>
          </w:tcPr>
          <w:p w14:paraId="56FCFCAD">
            <w:pPr>
              <w:spacing w:before="0"/>
              <w:ind w:left="0"/>
              <w:jc w:val="both"/>
              <w:rPr>
                <w:sz w:val="22"/>
                <w:szCs w:val="22"/>
              </w:rPr>
            </w:pPr>
            <w:r>
              <w:rPr>
                <w:sz w:val="22"/>
                <w:szCs w:val="22"/>
              </w:rPr>
              <w:t>templateCode</w:t>
            </w:r>
          </w:p>
        </w:tc>
        <w:tc>
          <w:tcPr>
            <w:tcW w:w="2692" w:type="dxa"/>
            <w:noWrap w:val="0"/>
            <w:vAlign w:val="top"/>
          </w:tcPr>
          <w:p w14:paraId="172489E9">
            <w:pPr>
              <w:spacing w:before="0"/>
              <w:ind w:left="0"/>
              <w:jc w:val="both"/>
              <w:rPr>
                <w:sz w:val="22"/>
                <w:szCs w:val="22"/>
              </w:rPr>
            </w:pPr>
            <w:r>
              <w:rPr>
                <w:sz w:val="22"/>
                <w:szCs w:val="22"/>
              </w:rPr>
              <w:t>Required : true</w:t>
            </w:r>
          </w:p>
          <w:p w14:paraId="1854E4BF">
            <w:pPr>
              <w:spacing w:before="0"/>
              <w:ind w:left="0"/>
              <w:jc w:val="both"/>
              <w:rPr>
                <w:sz w:val="22"/>
                <w:szCs w:val="22"/>
              </w:rPr>
            </w:pPr>
            <w:r>
              <w:rPr>
                <w:sz w:val="22"/>
                <w:szCs w:val="22"/>
              </w:rPr>
              <w:t>DataType: String</w:t>
            </w:r>
          </w:p>
          <w:p w14:paraId="595E12AC">
            <w:pPr>
              <w:spacing w:before="0"/>
              <w:ind w:left="0"/>
              <w:jc w:val="both"/>
              <w:rPr>
                <w:sz w:val="22"/>
                <w:szCs w:val="22"/>
              </w:rPr>
            </w:pPr>
            <w:r>
              <w:rPr>
                <w:sz w:val="22"/>
                <w:szCs w:val="22"/>
              </w:rPr>
              <w:t xml:space="preserve">Minlength : </w:t>
            </w:r>
          </w:p>
          <w:p w14:paraId="46487F7F">
            <w:pPr>
              <w:spacing w:before="0"/>
              <w:ind w:left="0"/>
              <w:jc w:val="both"/>
              <w:rPr>
                <w:sz w:val="22"/>
                <w:szCs w:val="22"/>
              </w:rPr>
            </w:pPr>
            <w:r>
              <w:rPr>
                <w:sz w:val="22"/>
                <w:szCs w:val="22"/>
              </w:rPr>
              <w:t>Maxlength : 20</w:t>
            </w:r>
          </w:p>
        </w:tc>
        <w:tc>
          <w:tcPr>
            <w:tcW w:w="4483" w:type="dxa"/>
            <w:noWrap w:val="0"/>
            <w:vAlign w:val="top"/>
          </w:tcPr>
          <w:p w14:paraId="7D730300">
            <w:pPr>
              <w:spacing w:before="0"/>
              <w:ind w:left="0"/>
              <w:jc w:val="both"/>
              <w:rPr>
                <w:sz w:val="22"/>
                <w:szCs w:val="22"/>
              </w:rPr>
            </w:pPr>
            <w:r>
              <w:rPr>
                <w:sz w:val="22"/>
                <w:szCs w:val="22"/>
              </w:rPr>
              <w:t xml:space="preserve">Mã mẫu hóa đơn. </w:t>
            </w:r>
          </w:p>
          <w:p w14:paraId="5123F1B4">
            <w:pPr>
              <w:spacing w:before="0"/>
              <w:ind w:left="0"/>
              <w:jc w:val="both"/>
              <w:rPr>
                <w:sz w:val="22"/>
                <w:szCs w:val="22"/>
              </w:rPr>
            </w:pPr>
          </w:p>
        </w:tc>
      </w:tr>
      <w:tr w14:paraId="67FF40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8" w:hRule="atLeast"/>
          <w:jc w:val="center"/>
        </w:trPr>
        <w:tc>
          <w:tcPr>
            <w:tcW w:w="2127" w:type="dxa"/>
            <w:noWrap w:val="0"/>
            <w:vAlign w:val="top"/>
          </w:tcPr>
          <w:p w14:paraId="0821D28A">
            <w:pPr>
              <w:spacing w:before="0"/>
              <w:ind w:left="0"/>
              <w:jc w:val="both"/>
              <w:rPr>
                <w:sz w:val="22"/>
                <w:szCs w:val="22"/>
              </w:rPr>
            </w:pPr>
            <w:r>
              <w:rPr>
                <w:sz w:val="22"/>
                <w:szCs w:val="22"/>
              </w:rPr>
              <w:t>hashString</w:t>
            </w:r>
          </w:p>
        </w:tc>
        <w:tc>
          <w:tcPr>
            <w:tcW w:w="2692" w:type="dxa"/>
            <w:noWrap w:val="0"/>
            <w:vAlign w:val="top"/>
          </w:tcPr>
          <w:p w14:paraId="344A272C">
            <w:pPr>
              <w:spacing w:before="0"/>
              <w:ind w:left="0"/>
              <w:jc w:val="both"/>
              <w:rPr>
                <w:sz w:val="22"/>
                <w:szCs w:val="22"/>
              </w:rPr>
            </w:pPr>
            <w:r>
              <w:rPr>
                <w:sz w:val="22"/>
                <w:szCs w:val="22"/>
              </w:rPr>
              <w:t>Required : true</w:t>
            </w:r>
          </w:p>
          <w:p w14:paraId="3F272E2B">
            <w:pPr>
              <w:spacing w:before="0"/>
              <w:ind w:left="0"/>
              <w:jc w:val="both"/>
              <w:rPr>
                <w:sz w:val="22"/>
                <w:szCs w:val="22"/>
              </w:rPr>
            </w:pPr>
            <w:r>
              <w:rPr>
                <w:sz w:val="22"/>
                <w:szCs w:val="22"/>
              </w:rPr>
              <w:t>DataType: String</w:t>
            </w:r>
          </w:p>
        </w:tc>
        <w:tc>
          <w:tcPr>
            <w:tcW w:w="4483" w:type="dxa"/>
            <w:noWrap w:val="0"/>
            <w:vAlign w:val="top"/>
          </w:tcPr>
          <w:p w14:paraId="4E117A90">
            <w:pPr>
              <w:spacing w:before="0"/>
              <w:ind w:left="0"/>
              <w:jc w:val="both"/>
              <w:rPr>
                <w:sz w:val="22"/>
                <w:szCs w:val="22"/>
              </w:rPr>
            </w:pPr>
            <w:r>
              <w:rPr>
                <w:sz w:val="22"/>
                <w:szCs w:val="22"/>
              </w:rPr>
              <w:t>Chuỗi Hash mà dữ liệu trả về ở trong request getHash phía bên trên</w:t>
            </w:r>
          </w:p>
          <w:p w14:paraId="11B7FB07">
            <w:pPr>
              <w:spacing w:before="0"/>
              <w:ind w:left="0"/>
              <w:jc w:val="both"/>
              <w:rPr>
                <w:sz w:val="22"/>
                <w:szCs w:val="22"/>
              </w:rPr>
            </w:pPr>
            <w:r>
              <w:rPr>
                <w:sz w:val="22"/>
                <w:szCs w:val="22"/>
              </w:rPr>
              <w:t xml:space="preserve">= out put của API : </w:t>
            </w:r>
            <w:r>
              <w:rPr>
                <w:sz w:val="22"/>
                <w:szCs w:val="22"/>
                <w:lang w:val="en"/>
              </w:rPr>
              <w:t>7</w:t>
            </w:r>
            <w:r>
              <w:rPr>
                <w:sz w:val="22"/>
                <w:szCs w:val="22"/>
              </w:rPr>
              <w:t>.15 Lập hóa đơn ký USB Token (Bước 1: Lấy chuỗi hash)</w:t>
            </w:r>
          </w:p>
        </w:tc>
      </w:tr>
      <w:tr w14:paraId="1C2EBC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8" w:hRule="atLeast"/>
          <w:jc w:val="center"/>
        </w:trPr>
        <w:tc>
          <w:tcPr>
            <w:tcW w:w="2127" w:type="dxa"/>
            <w:noWrap w:val="0"/>
            <w:vAlign w:val="top"/>
          </w:tcPr>
          <w:p w14:paraId="6B8ED4EA">
            <w:pPr>
              <w:spacing w:before="0"/>
              <w:ind w:left="0"/>
              <w:jc w:val="both"/>
              <w:rPr>
                <w:sz w:val="22"/>
                <w:szCs w:val="22"/>
              </w:rPr>
            </w:pPr>
            <w:r>
              <w:rPr>
                <w:sz w:val="22"/>
                <w:szCs w:val="22"/>
              </w:rPr>
              <w:t>signature</w:t>
            </w:r>
          </w:p>
        </w:tc>
        <w:tc>
          <w:tcPr>
            <w:tcW w:w="2692" w:type="dxa"/>
            <w:noWrap w:val="0"/>
            <w:vAlign w:val="top"/>
          </w:tcPr>
          <w:p w14:paraId="0FECF7BB">
            <w:pPr>
              <w:spacing w:before="0"/>
              <w:ind w:left="0"/>
              <w:jc w:val="both"/>
              <w:rPr>
                <w:sz w:val="22"/>
                <w:szCs w:val="22"/>
              </w:rPr>
            </w:pPr>
            <w:r>
              <w:rPr>
                <w:sz w:val="22"/>
                <w:szCs w:val="22"/>
              </w:rPr>
              <w:t>Required : true</w:t>
            </w:r>
          </w:p>
          <w:p w14:paraId="02CD1ED4">
            <w:pPr>
              <w:spacing w:before="0"/>
              <w:ind w:left="0"/>
              <w:jc w:val="both"/>
              <w:rPr>
                <w:sz w:val="22"/>
                <w:szCs w:val="22"/>
              </w:rPr>
            </w:pPr>
            <w:r>
              <w:rPr>
                <w:sz w:val="22"/>
                <w:szCs w:val="22"/>
              </w:rPr>
              <w:t>DataType: String</w:t>
            </w:r>
          </w:p>
        </w:tc>
        <w:tc>
          <w:tcPr>
            <w:tcW w:w="4483" w:type="dxa"/>
            <w:noWrap w:val="0"/>
            <w:vAlign w:val="top"/>
          </w:tcPr>
          <w:p w14:paraId="57C8348C">
            <w:pPr>
              <w:spacing w:before="0"/>
              <w:ind w:left="0"/>
              <w:jc w:val="both"/>
              <w:rPr>
                <w:sz w:val="22"/>
                <w:szCs w:val="22"/>
              </w:rPr>
            </w:pPr>
            <w:r>
              <w:rPr>
                <w:sz w:val="22"/>
                <w:szCs w:val="22"/>
              </w:rPr>
              <w:t>Chữ ký sau khi hashString đã được ký bởi USB token. dạng Base64</w:t>
            </w:r>
          </w:p>
        </w:tc>
      </w:tr>
    </w:tbl>
    <w:p w14:paraId="799B54B8">
      <w:pPr>
        <w:snapToGrid w:val="0"/>
        <w:jc w:val="both"/>
        <w:rPr>
          <w:sz w:val="22"/>
          <w:szCs w:val="22"/>
          <w:lang w:val="fr-FR"/>
        </w:rPr>
      </w:pPr>
      <w:r>
        <w:rPr>
          <w:sz w:val="22"/>
          <w:szCs w:val="22"/>
          <w:lang w:val="fr-FR"/>
        </w:rPr>
        <w:t>Vị dụ Json</w:t>
      </w:r>
    </w:p>
    <w:p w14:paraId="010378CF">
      <w:pPr>
        <w:widowControl/>
        <w:shd w:val="clear" w:color="auto" w:fill="DBE5F1"/>
        <w:spacing w:before="0" w:line="240" w:lineRule="auto"/>
        <w:ind w:left="993" w:right="285"/>
        <w:jc w:val="both"/>
        <w:rPr>
          <w:b/>
          <w:bCs/>
          <w:snapToGrid/>
          <w:color w:val="8000FF"/>
          <w:sz w:val="22"/>
          <w:szCs w:val="22"/>
          <w:lang w:val="fr-FR"/>
        </w:rPr>
      </w:pPr>
      <w:r>
        <w:rPr>
          <w:b/>
          <w:bCs/>
          <w:snapToGrid/>
          <w:color w:val="8000FF"/>
          <w:sz w:val="22"/>
          <w:szCs w:val="22"/>
          <w:lang w:val="fr-FR"/>
        </w:rPr>
        <w:t>{</w:t>
      </w:r>
    </w:p>
    <w:p w14:paraId="11CB653F">
      <w:pPr>
        <w:widowControl/>
        <w:shd w:val="clear" w:color="auto" w:fill="DBE5F1"/>
        <w:spacing w:before="0" w:line="240" w:lineRule="auto"/>
        <w:ind w:left="993" w:right="285"/>
        <w:jc w:val="both"/>
        <w:rPr>
          <w:b/>
          <w:bCs/>
          <w:snapToGrid/>
          <w:color w:val="8000FF"/>
          <w:sz w:val="22"/>
          <w:szCs w:val="22"/>
          <w:lang w:val="fr-FR"/>
        </w:rPr>
      </w:pPr>
      <w:r>
        <w:rPr>
          <w:b/>
          <w:bCs/>
          <w:snapToGrid/>
          <w:color w:val="8000FF"/>
          <w:sz w:val="22"/>
          <w:szCs w:val="22"/>
          <w:lang w:val="fr-FR"/>
        </w:rPr>
        <w:t xml:space="preserve">  "supplierTaxCode": "0100109106-712",</w:t>
      </w:r>
    </w:p>
    <w:p w14:paraId="440558D3">
      <w:pPr>
        <w:widowControl/>
        <w:shd w:val="clear" w:color="auto" w:fill="DBE5F1"/>
        <w:spacing w:before="0" w:line="240" w:lineRule="auto"/>
        <w:ind w:left="993" w:right="285"/>
        <w:jc w:val="both"/>
        <w:rPr>
          <w:b/>
          <w:bCs/>
          <w:snapToGrid/>
          <w:color w:val="8000FF"/>
          <w:sz w:val="22"/>
          <w:szCs w:val="22"/>
          <w:lang w:val="fr-FR"/>
        </w:rPr>
      </w:pPr>
      <w:r>
        <w:rPr>
          <w:b/>
          <w:bCs/>
          <w:snapToGrid/>
          <w:color w:val="8000FF"/>
          <w:sz w:val="22"/>
          <w:szCs w:val="22"/>
          <w:lang w:val="fr-FR"/>
        </w:rPr>
        <w:t xml:space="preserve">  "templateCode": "01GTKT0/002",</w:t>
      </w:r>
    </w:p>
    <w:p w14:paraId="53CB971B">
      <w:pPr>
        <w:widowControl/>
        <w:shd w:val="clear" w:color="auto" w:fill="DBE5F1"/>
        <w:spacing w:before="0" w:line="240" w:lineRule="auto"/>
        <w:ind w:left="993" w:right="285"/>
        <w:jc w:val="both"/>
        <w:rPr>
          <w:b/>
          <w:bCs/>
          <w:snapToGrid/>
          <w:color w:val="8000FF"/>
          <w:sz w:val="22"/>
          <w:szCs w:val="22"/>
          <w:lang w:val="fr-FR"/>
        </w:rPr>
      </w:pPr>
      <w:r>
        <w:rPr>
          <w:b/>
          <w:bCs/>
          <w:snapToGrid/>
          <w:color w:val="8000FF"/>
          <w:sz w:val="22"/>
          <w:szCs w:val="22"/>
          <w:lang w:val="fr-FR"/>
        </w:rPr>
        <w:t xml:space="preserve">  "hashString": "0HFm34vX525V3Syg5EwdTnfO21s=",</w:t>
      </w:r>
    </w:p>
    <w:p w14:paraId="503EA544">
      <w:pPr>
        <w:widowControl/>
        <w:shd w:val="clear" w:color="auto" w:fill="DBE5F1"/>
        <w:spacing w:before="0" w:line="240" w:lineRule="auto"/>
        <w:ind w:left="993" w:right="285"/>
        <w:jc w:val="both"/>
        <w:rPr>
          <w:b/>
          <w:bCs/>
          <w:snapToGrid/>
          <w:color w:val="8000FF"/>
          <w:sz w:val="22"/>
          <w:szCs w:val="22"/>
          <w:lang w:val="fr-FR"/>
        </w:rPr>
      </w:pPr>
      <w:r>
        <w:rPr>
          <w:b/>
          <w:bCs/>
          <w:snapToGrid/>
          <w:color w:val="8000FF"/>
          <w:sz w:val="22"/>
          <w:szCs w:val="22"/>
          <w:lang w:val="fr-FR"/>
        </w:rPr>
        <w:t xml:space="preserve">  "signature": "U0WpJk2Q/rDsnZDz8hiWKvs6QEf5DHTG8JyXjjNMtggZ/MIDP0hn9Mutc2uPZEOxqk2YnMjuRSxU8ST/T+C5i46Vb/0+7uIfzKpPm2yrsOSivCdzr6FrY6nJPkfkOWEdEs/hqDzcf4Vn8ZCVkNfovYR4prPGc7kNpO21sNb9BAI="</w:t>
      </w:r>
    </w:p>
    <w:p w14:paraId="10BADE8E">
      <w:pPr>
        <w:widowControl/>
        <w:shd w:val="clear" w:color="auto" w:fill="DBE5F1"/>
        <w:spacing w:before="0" w:line="240" w:lineRule="auto"/>
        <w:ind w:left="993" w:right="285"/>
        <w:jc w:val="both"/>
        <w:rPr>
          <w:b/>
          <w:bCs/>
          <w:snapToGrid/>
          <w:color w:val="8000FF"/>
          <w:sz w:val="22"/>
          <w:szCs w:val="22"/>
        </w:rPr>
      </w:pPr>
      <w:r>
        <w:rPr>
          <w:b/>
          <w:bCs/>
          <w:snapToGrid/>
          <w:color w:val="8000FF"/>
          <w:sz w:val="22"/>
          <w:szCs w:val="22"/>
        </w:rPr>
        <w:t>}</w:t>
      </w:r>
    </w:p>
    <w:p w14:paraId="5F9C24E8">
      <w:pPr>
        <w:snapToGrid w:val="0"/>
        <w:jc w:val="both"/>
        <w:rPr>
          <w:sz w:val="22"/>
          <w:szCs w:val="22"/>
        </w:rPr>
      </w:pPr>
      <w:r>
        <w:rPr>
          <w:sz w:val="22"/>
          <w:szCs w:val="22"/>
        </w:rPr>
        <w:t>Kết quả trả về</w:t>
      </w:r>
    </w:p>
    <w:p w14:paraId="3BC128BF">
      <w:pPr>
        <w:numPr>
          <w:ilvl w:val="2"/>
          <w:numId w:val="17"/>
        </w:numPr>
        <w:snapToGrid w:val="0"/>
        <w:ind w:left="993" w:right="285"/>
        <w:jc w:val="both"/>
        <w:rPr>
          <w:sz w:val="22"/>
          <w:szCs w:val="22"/>
        </w:rPr>
      </w:pPr>
      <w:r>
        <w:rPr>
          <w:sz w:val="22"/>
          <w:szCs w:val="22"/>
        </w:rPr>
        <w:t>Dữ liệu về thông tin về hóa đơn đã lập0</w:t>
      </w:r>
    </w:p>
    <w:p w14:paraId="4B6F480F">
      <w:pPr>
        <w:widowControl/>
        <w:shd w:val="clear" w:color="auto" w:fill="DBE5F1"/>
        <w:spacing w:before="0" w:line="240" w:lineRule="auto"/>
        <w:ind w:left="993" w:right="285"/>
        <w:jc w:val="both"/>
        <w:rPr>
          <w:snapToGrid/>
          <w:color w:val="000000"/>
          <w:sz w:val="22"/>
          <w:szCs w:val="22"/>
        </w:rPr>
      </w:pPr>
      <w:r>
        <w:rPr>
          <w:b/>
          <w:bCs/>
          <w:snapToGrid/>
          <w:color w:val="8000FF"/>
          <w:sz w:val="22"/>
          <w:szCs w:val="22"/>
        </w:rPr>
        <w:t>{</w:t>
      </w:r>
    </w:p>
    <w:p w14:paraId="4534ED9B">
      <w:pPr>
        <w:widowControl/>
        <w:shd w:val="clear" w:color="auto" w:fill="DBE5F1"/>
        <w:spacing w:before="0" w:line="240" w:lineRule="auto"/>
        <w:ind w:left="993" w:right="285"/>
        <w:jc w:val="both"/>
        <w:rPr>
          <w:snapToGrid/>
          <w:color w:val="000000"/>
          <w:sz w:val="22"/>
          <w:szCs w:val="22"/>
        </w:rPr>
      </w:pPr>
      <w:r>
        <w:rPr>
          <w:snapToGrid/>
          <w:color w:val="000000"/>
          <w:sz w:val="22"/>
          <w:szCs w:val="22"/>
        </w:rPr>
        <w:t xml:space="preserve">  </w:t>
      </w:r>
      <w:r>
        <w:rPr>
          <w:snapToGrid/>
          <w:color w:val="800000"/>
          <w:sz w:val="22"/>
          <w:szCs w:val="22"/>
        </w:rPr>
        <w:t>"errorCode"</w:t>
      </w:r>
      <w:r>
        <w:rPr>
          <w:snapToGrid/>
          <w:color w:val="000000"/>
          <w:sz w:val="22"/>
          <w:szCs w:val="22"/>
        </w:rPr>
        <w:t xml:space="preserve">: </w:t>
      </w:r>
      <w:r>
        <w:rPr>
          <w:snapToGrid/>
          <w:color w:val="800000"/>
          <w:sz w:val="22"/>
          <w:szCs w:val="22"/>
        </w:rPr>
        <w:t>""</w:t>
      </w:r>
      <w:r>
        <w:rPr>
          <w:b/>
          <w:bCs/>
          <w:snapToGrid/>
          <w:color w:val="8000FF"/>
          <w:sz w:val="22"/>
          <w:szCs w:val="22"/>
        </w:rPr>
        <w:t>,</w:t>
      </w:r>
    </w:p>
    <w:p w14:paraId="32337EC8">
      <w:pPr>
        <w:widowControl/>
        <w:shd w:val="clear" w:color="auto" w:fill="DBE5F1"/>
        <w:spacing w:before="0" w:line="240" w:lineRule="auto"/>
        <w:ind w:left="993" w:right="285"/>
        <w:jc w:val="both"/>
        <w:rPr>
          <w:snapToGrid/>
          <w:color w:val="000000"/>
          <w:sz w:val="22"/>
          <w:szCs w:val="22"/>
        </w:rPr>
      </w:pPr>
      <w:r>
        <w:rPr>
          <w:snapToGrid/>
          <w:color w:val="000000"/>
          <w:sz w:val="22"/>
          <w:szCs w:val="22"/>
        </w:rPr>
        <w:t xml:space="preserve">  </w:t>
      </w:r>
      <w:r>
        <w:rPr>
          <w:snapToGrid/>
          <w:color w:val="800000"/>
          <w:sz w:val="22"/>
          <w:szCs w:val="22"/>
        </w:rPr>
        <w:t>"description"</w:t>
      </w:r>
      <w:r>
        <w:rPr>
          <w:snapToGrid/>
          <w:color w:val="000000"/>
          <w:sz w:val="22"/>
          <w:szCs w:val="22"/>
        </w:rPr>
        <w:t xml:space="preserve">: </w:t>
      </w:r>
      <w:r>
        <w:rPr>
          <w:snapToGrid/>
          <w:color w:val="800000"/>
          <w:sz w:val="22"/>
          <w:szCs w:val="22"/>
        </w:rPr>
        <w:t>""</w:t>
      </w:r>
      <w:r>
        <w:rPr>
          <w:b/>
          <w:bCs/>
          <w:snapToGrid/>
          <w:color w:val="8000FF"/>
          <w:sz w:val="22"/>
          <w:szCs w:val="22"/>
        </w:rPr>
        <w:t>,</w:t>
      </w:r>
    </w:p>
    <w:p w14:paraId="79059447">
      <w:pPr>
        <w:widowControl/>
        <w:shd w:val="clear" w:color="auto" w:fill="DBE5F1"/>
        <w:spacing w:before="0" w:line="240" w:lineRule="auto"/>
        <w:ind w:left="993" w:right="285"/>
        <w:jc w:val="both"/>
        <w:rPr>
          <w:snapToGrid/>
          <w:color w:val="000000"/>
          <w:sz w:val="22"/>
          <w:szCs w:val="22"/>
        </w:rPr>
      </w:pPr>
      <w:r>
        <w:rPr>
          <w:snapToGrid/>
          <w:color w:val="000000"/>
          <w:sz w:val="22"/>
          <w:szCs w:val="22"/>
        </w:rPr>
        <w:t xml:space="preserve">  </w:t>
      </w:r>
      <w:r>
        <w:rPr>
          <w:snapToGrid/>
          <w:color w:val="800000"/>
          <w:sz w:val="22"/>
          <w:szCs w:val="22"/>
        </w:rPr>
        <w:t>"result"</w:t>
      </w:r>
      <w:r>
        <w:rPr>
          <w:snapToGrid/>
          <w:color w:val="000000"/>
          <w:sz w:val="22"/>
          <w:szCs w:val="22"/>
        </w:rPr>
        <w:t xml:space="preserve">: </w:t>
      </w:r>
      <w:r>
        <w:rPr>
          <w:b/>
          <w:bCs/>
          <w:snapToGrid/>
          <w:color w:val="8000FF"/>
          <w:sz w:val="22"/>
          <w:szCs w:val="22"/>
        </w:rPr>
        <w:t>{</w:t>
      </w:r>
    </w:p>
    <w:p w14:paraId="03D82CA5">
      <w:pPr>
        <w:widowControl/>
        <w:shd w:val="clear" w:color="auto" w:fill="DBE5F1"/>
        <w:spacing w:before="0" w:line="240" w:lineRule="auto"/>
        <w:ind w:left="993" w:right="285"/>
        <w:jc w:val="both"/>
        <w:rPr>
          <w:snapToGrid/>
          <w:color w:val="000000"/>
          <w:sz w:val="22"/>
          <w:szCs w:val="22"/>
        </w:rPr>
      </w:pPr>
      <w:r>
        <w:rPr>
          <w:snapToGrid/>
          <w:color w:val="000000"/>
          <w:sz w:val="22"/>
          <w:szCs w:val="22"/>
        </w:rPr>
        <w:t xml:space="preserve">    </w:t>
      </w:r>
      <w:r>
        <w:rPr>
          <w:snapToGrid/>
          <w:color w:val="800000"/>
          <w:sz w:val="22"/>
          <w:szCs w:val="22"/>
        </w:rPr>
        <w:t>"supplierTaxCode"</w:t>
      </w:r>
      <w:r>
        <w:rPr>
          <w:snapToGrid/>
          <w:color w:val="000000"/>
          <w:sz w:val="22"/>
          <w:szCs w:val="22"/>
        </w:rPr>
        <w:t xml:space="preserve">: </w:t>
      </w:r>
      <w:r>
        <w:rPr>
          <w:snapToGrid/>
          <w:color w:val="FF8000"/>
          <w:sz w:val="22"/>
          <w:szCs w:val="22"/>
        </w:rPr>
        <w:t>0100109106-712</w:t>
      </w:r>
      <w:r>
        <w:rPr>
          <w:b/>
          <w:bCs/>
          <w:snapToGrid/>
          <w:color w:val="8000FF"/>
          <w:sz w:val="22"/>
          <w:szCs w:val="22"/>
        </w:rPr>
        <w:t>,</w:t>
      </w:r>
    </w:p>
    <w:p w14:paraId="284D36CF">
      <w:pPr>
        <w:widowControl/>
        <w:shd w:val="clear" w:color="auto" w:fill="DBE5F1"/>
        <w:spacing w:before="0" w:line="240" w:lineRule="auto"/>
        <w:ind w:left="993" w:right="285"/>
        <w:jc w:val="both"/>
        <w:rPr>
          <w:snapToGrid/>
          <w:color w:val="000000"/>
          <w:sz w:val="22"/>
          <w:szCs w:val="22"/>
        </w:rPr>
      </w:pPr>
      <w:r>
        <w:rPr>
          <w:snapToGrid/>
          <w:color w:val="000000"/>
          <w:sz w:val="22"/>
          <w:szCs w:val="22"/>
        </w:rPr>
        <w:t xml:space="preserve">    </w:t>
      </w:r>
      <w:r>
        <w:rPr>
          <w:snapToGrid/>
          <w:color w:val="800000"/>
          <w:sz w:val="22"/>
          <w:szCs w:val="22"/>
        </w:rPr>
        <w:t>"invoiceNo"</w:t>
      </w:r>
      <w:r>
        <w:rPr>
          <w:snapToGrid/>
          <w:color w:val="000000"/>
          <w:sz w:val="22"/>
          <w:szCs w:val="22"/>
        </w:rPr>
        <w:t>: AA</w:t>
      </w:r>
      <w:r>
        <w:rPr>
          <w:b/>
          <w:bCs/>
          <w:snapToGrid/>
          <w:color w:val="8000FF"/>
          <w:sz w:val="22"/>
          <w:szCs w:val="22"/>
        </w:rPr>
        <w:t>/</w:t>
      </w:r>
      <w:r>
        <w:rPr>
          <w:snapToGrid/>
          <w:color w:val="FF8000"/>
          <w:sz w:val="22"/>
          <w:szCs w:val="22"/>
        </w:rPr>
        <w:t>20E0000018</w:t>
      </w:r>
      <w:r>
        <w:rPr>
          <w:b/>
          <w:bCs/>
          <w:snapToGrid/>
          <w:color w:val="8000FF"/>
          <w:sz w:val="22"/>
          <w:szCs w:val="22"/>
        </w:rPr>
        <w:t>,</w:t>
      </w:r>
    </w:p>
    <w:p w14:paraId="5ABBE0D7">
      <w:pPr>
        <w:widowControl/>
        <w:shd w:val="clear" w:color="auto" w:fill="DBE5F1"/>
        <w:spacing w:before="0" w:line="240" w:lineRule="auto"/>
        <w:ind w:left="993" w:right="285"/>
        <w:jc w:val="both"/>
        <w:rPr>
          <w:snapToGrid/>
          <w:color w:val="000000"/>
          <w:sz w:val="22"/>
          <w:szCs w:val="22"/>
        </w:rPr>
      </w:pPr>
      <w:r>
        <w:rPr>
          <w:snapToGrid/>
          <w:color w:val="000000"/>
          <w:sz w:val="22"/>
          <w:szCs w:val="22"/>
        </w:rPr>
        <w:t xml:space="preserve">    </w:t>
      </w:r>
      <w:r>
        <w:rPr>
          <w:snapToGrid/>
          <w:color w:val="800000"/>
          <w:sz w:val="22"/>
          <w:szCs w:val="22"/>
        </w:rPr>
        <w:t>"transactionID"</w:t>
      </w:r>
      <w:r>
        <w:rPr>
          <w:snapToGrid/>
          <w:color w:val="000000"/>
          <w:sz w:val="22"/>
          <w:szCs w:val="22"/>
        </w:rPr>
        <w:t xml:space="preserve">: </w:t>
      </w:r>
      <w:r>
        <w:rPr>
          <w:snapToGrid/>
          <w:color w:val="FF8000"/>
          <w:sz w:val="22"/>
          <w:szCs w:val="22"/>
        </w:rPr>
        <w:t>12523522245</w:t>
      </w:r>
      <w:r>
        <w:rPr>
          <w:b/>
          <w:bCs/>
          <w:snapToGrid/>
          <w:color w:val="8000FF"/>
          <w:sz w:val="22"/>
          <w:szCs w:val="22"/>
        </w:rPr>
        <w:t>,</w:t>
      </w:r>
    </w:p>
    <w:p w14:paraId="2125A683">
      <w:pPr>
        <w:widowControl/>
        <w:shd w:val="clear" w:color="auto" w:fill="DBE5F1"/>
        <w:spacing w:before="0" w:line="240" w:lineRule="auto"/>
        <w:ind w:left="993" w:right="285"/>
        <w:jc w:val="both"/>
        <w:rPr>
          <w:snapToGrid/>
          <w:color w:val="000000"/>
          <w:sz w:val="22"/>
          <w:szCs w:val="22"/>
        </w:rPr>
      </w:pPr>
      <w:r>
        <w:rPr>
          <w:snapToGrid/>
          <w:color w:val="000000"/>
          <w:sz w:val="22"/>
          <w:szCs w:val="22"/>
        </w:rPr>
        <w:t xml:space="preserve">    </w:t>
      </w:r>
      <w:r>
        <w:rPr>
          <w:snapToGrid/>
          <w:color w:val="800000"/>
          <w:sz w:val="22"/>
          <w:szCs w:val="22"/>
        </w:rPr>
        <w:t>"reservationCode"</w:t>
      </w:r>
      <w:r>
        <w:rPr>
          <w:snapToGrid/>
          <w:color w:val="000000"/>
          <w:sz w:val="22"/>
          <w:szCs w:val="22"/>
        </w:rPr>
        <w:t>: AXHBNK8I0H</w:t>
      </w:r>
    </w:p>
    <w:p w14:paraId="32056529">
      <w:pPr>
        <w:widowControl/>
        <w:shd w:val="clear" w:color="auto" w:fill="DBE5F1"/>
        <w:spacing w:before="0" w:line="240" w:lineRule="auto"/>
        <w:ind w:left="993" w:right="285"/>
        <w:jc w:val="both"/>
        <w:rPr>
          <w:snapToGrid/>
          <w:color w:val="000000"/>
          <w:sz w:val="22"/>
          <w:szCs w:val="22"/>
        </w:rPr>
      </w:pPr>
      <w:r>
        <w:rPr>
          <w:snapToGrid/>
          <w:color w:val="000000"/>
          <w:sz w:val="22"/>
          <w:szCs w:val="22"/>
        </w:rPr>
        <w:t xml:space="preserve">  </w:t>
      </w:r>
      <w:r>
        <w:rPr>
          <w:b/>
          <w:bCs/>
          <w:snapToGrid/>
          <w:color w:val="8000FF"/>
          <w:sz w:val="22"/>
          <w:szCs w:val="22"/>
        </w:rPr>
        <w:t>}</w:t>
      </w:r>
    </w:p>
    <w:p w14:paraId="11465282">
      <w:pPr>
        <w:widowControl/>
        <w:shd w:val="clear" w:color="auto" w:fill="DBE5F1"/>
        <w:spacing w:before="0" w:line="240" w:lineRule="auto"/>
        <w:ind w:left="993" w:right="285"/>
        <w:jc w:val="both"/>
        <w:rPr>
          <w:b/>
          <w:bCs/>
          <w:snapToGrid/>
          <w:color w:val="8000FF"/>
          <w:sz w:val="22"/>
          <w:szCs w:val="22"/>
        </w:rPr>
      </w:pPr>
      <w:r>
        <w:rPr>
          <w:b/>
          <w:bCs/>
          <w:snapToGrid/>
          <w:color w:val="8000FF"/>
          <w:sz w:val="22"/>
          <w:szCs w:val="22"/>
        </w:rPr>
        <w:t>}</w:t>
      </w:r>
      <w:r>
        <w:rPr>
          <w:b/>
          <w:bCs/>
          <w:snapToGrid/>
          <w:color w:val="8000FF"/>
          <w:sz w:val="22"/>
          <w:szCs w:val="22"/>
        </w:rPr>
        <w:br w:type="textWrapping"/>
      </w:r>
    </w:p>
    <w:p w14:paraId="08866825">
      <w:pPr>
        <w:snapToGrid w:val="0"/>
        <w:jc w:val="both"/>
        <w:rPr>
          <w:sz w:val="22"/>
          <w:szCs w:val="22"/>
        </w:rPr>
      </w:pPr>
    </w:p>
    <w:tbl>
      <w:tblPr>
        <w:tblStyle w:val="13"/>
        <w:tblW w:w="8784" w:type="dxa"/>
        <w:tblInd w:w="81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33"/>
        <w:gridCol w:w="6251"/>
      </w:tblGrid>
      <w:tr w14:paraId="34DE0F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33" w:type="dxa"/>
            <w:shd w:val="clear" w:color="auto" w:fill="D9D9D9"/>
            <w:noWrap w:val="0"/>
            <w:vAlign w:val="top"/>
          </w:tcPr>
          <w:p w14:paraId="1BFEA0D9">
            <w:pPr>
              <w:jc w:val="center"/>
              <w:rPr>
                <w:b/>
                <w:sz w:val="22"/>
                <w:szCs w:val="22"/>
              </w:rPr>
            </w:pPr>
            <w:r>
              <w:rPr>
                <w:b/>
                <w:sz w:val="22"/>
                <w:szCs w:val="22"/>
              </w:rPr>
              <w:t>Tên trường</w:t>
            </w:r>
          </w:p>
        </w:tc>
        <w:tc>
          <w:tcPr>
            <w:tcW w:w="6251" w:type="dxa"/>
            <w:shd w:val="clear" w:color="auto" w:fill="D9D9D9"/>
            <w:noWrap w:val="0"/>
            <w:vAlign w:val="top"/>
          </w:tcPr>
          <w:p w14:paraId="602EBA34">
            <w:pPr>
              <w:jc w:val="center"/>
              <w:rPr>
                <w:b/>
                <w:sz w:val="22"/>
                <w:szCs w:val="22"/>
              </w:rPr>
            </w:pPr>
            <w:r>
              <w:rPr>
                <w:b/>
                <w:sz w:val="22"/>
                <w:szCs w:val="22"/>
              </w:rPr>
              <w:t>Mô tả</w:t>
            </w:r>
          </w:p>
        </w:tc>
      </w:tr>
      <w:tr w14:paraId="776B8F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33" w:type="dxa"/>
            <w:noWrap w:val="0"/>
            <w:vAlign w:val="top"/>
          </w:tcPr>
          <w:p w14:paraId="05FC02E9">
            <w:pPr>
              <w:spacing w:before="0"/>
              <w:ind w:left="0"/>
              <w:jc w:val="both"/>
              <w:rPr>
                <w:sz w:val="22"/>
                <w:szCs w:val="22"/>
              </w:rPr>
            </w:pPr>
            <w:r>
              <w:rPr>
                <w:sz w:val="22"/>
                <w:szCs w:val="22"/>
              </w:rPr>
              <w:t>errorCode</w:t>
            </w:r>
          </w:p>
        </w:tc>
        <w:tc>
          <w:tcPr>
            <w:tcW w:w="6251" w:type="dxa"/>
            <w:noWrap w:val="0"/>
            <w:vAlign w:val="top"/>
          </w:tcPr>
          <w:p w14:paraId="41ECA7CA">
            <w:pPr>
              <w:spacing w:before="0"/>
              <w:ind w:left="0"/>
              <w:jc w:val="both"/>
              <w:rPr>
                <w:sz w:val="22"/>
                <w:szCs w:val="22"/>
              </w:rPr>
            </w:pPr>
            <w:r>
              <w:rPr>
                <w:sz w:val="22"/>
                <w:szCs w:val="22"/>
              </w:rPr>
              <w:t>Mã lỗi (giá trị là null nếu lập hóa đơn thành công)</w:t>
            </w:r>
          </w:p>
        </w:tc>
      </w:tr>
      <w:tr w14:paraId="79F049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33" w:type="dxa"/>
            <w:noWrap w:val="0"/>
            <w:vAlign w:val="top"/>
          </w:tcPr>
          <w:p w14:paraId="51B6CD06">
            <w:pPr>
              <w:spacing w:before="0"/>
              <w:ind w:left="0"/>
              <w:jc w:val="both"/>
              <w:rPr>
                <w:sz w:val="22"/>
                <w:szCs w:val="22"/>
              </w:rPr>
            </w:pPr>
            <w:r>
              <w:rPr>
                <w:sz w:val="22"/>
                <w:szCs w:val="22"/>
              </w:rPr>
              <w:t>description</w:t>
            </w:r>
          </w:p>
        </w:tc>
        <w:tc>
          <w:tcPr>
            <w:tcW w:w="6251" w:type="dxa"/>
            <w:noWrap w:val="0"/>
            <w:vAlign w:val="top"/>
          </w:tcPr>
          <w:p w14:paraId="6C95C264">
            <w:pPr>
              <w:spacing w:before="0"/>
              <w:ind w:left="0"/>
              <w:jc w:val="both"/>
              <w:rPr>
                <w:sz w:val="22"/>
                <w:szCs w:val="22"/>
              </w:rPr>
            </w:pPr>
            <w:r>
              <w:rPr>
                <w:sz w:val="22"/>
                <w:szCs w:val="22"/>
              </w:rPr>
              <w:t>Mô tả lỗi (giá trị là null nếu lập hóa đơn thành công)</w:t>
            </w:r>
          </w:p>
        </w:tc>
      </w:tr>
      <w:tr w14:paraId="7911DD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33" w:type="dxa"/>
            <w:noWrap w:val="0"/>
            <w:vAlign w:val="top"/>
          </w:tcPr>
          <w:p w14:paraId="3C2421CE">
            <w:pPr>
              <w:spacing w:before="0"/>
              <w:ind w:left="0"/>
              <w:jc w:val="both"/>
              <w:rPr>
                <w:sz w:val="22"/>
                <w:szCs w:val="22"/>
              </w:rPr>
            </w:pPr>
            <w:r>
              <w:rPr>
                <w:sz w:val="22"/>
                <w:szCs w:val="22"/>
              </w:rPr>
              <w:t>supplierTaxCode</w:t>
            </w:r>
          </w:p>
        </w:tc>
        <w:tc>
          <w:tcPr>
            <w:tcW w:w="6251" w:type="dxa"/>
            <w:noWrap w:val="0"/>
            <w:vAlign w:val="top"/>
          </w:tcPr>
          <w:p w14:paraId="0595BB87">
            <w:pPr>
              <w:spacing w:before="0"/>
              <w:ind w:left="0"/>
              <w:jc w:val="both"/>
              <w:rPr>
                <w:sz w:val="22"/>
                <w:szCs w:val="22"/>
              </w:rPr>
            </w:pPr>
            <w:r>
              <w:rPr>
                <w:sz w:val="22"/>
                <w:szCs w:val="22"/>
              </w:rPr>
              <w:t>Mã số thuế người bán (doanh nghiệp phát hành hóa đơn)</w:t>
            </w:r>
          </w:p>
        </w:tc>
      </w:tr>
      <w:tr w14:paraId="78D40C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33" w:type="dxa"/>
            <w:noWrap w:val="0"/>
            <w:vAlign w:val="top"/>
          </w:tcPr>
          <w:p w14:paraId="2E99A407">
            <w:pPr>
              <w:spacing w:before="0"/>
              <w:ind w:left="0"/>
              <w:jc w:val="both"/>
              <w:rPr>
                <w:sz w:val="22"/>
                <w:szCs w:val="22"/>
              </w:rPr>
            </w:pPr>
            <w:r>
              <w:rPr>
                <w:sz w:val="22"/>
                <w:szCs w:val="22"/>
              </w:rPr>
              <w:t>invoiceNo</w:t>
            </w:r>
          </w:p>
        </w:tc>
        <w:tc>
          <w:tcPr>
            <w:tcW w:w="6251" w:type="dxa"/>
            <w:noWrap w:val="0"/>
            <w:vAlign w:val="top"/>
          </w:tcPr>
          <w:p w14:paraId="1853AF4A">
            <w:pPr>
              <w:spacing w:before="0"/>
              <w:ind w:left="0"/>
              <w:jc w:val="both"/>
              <w:rPr>
                <w:sz w:val="22"/>
                <w:szCs w:val="22"/>
              </w:rPr>
            </w:pPr>
            <w:r>
              <w:rPr>
                <w:sz w:val="22"/>
                <w:szCs w:val="22"/>
              </w:rPr>
              <w:t xml:space="preserve">Số hóa đơn vd: AA\20E0000001 </w:t>
            </w:r>
          </w:p>
        </w:tc>
      </w:tr>
      <w:tr w14:paraId="58422B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33" w:type="dxa"/>
            <w:noWrap w:val="0"/>
            <w:vAlign w:val="top"/>
          </w:tcPr>
          <w:p w14:paraId="79512CE7">
            <w:pPr>
              <w:spacing w:before="0"/>
              <w:ind w:left="0"/>
              <w:jc w:val="both"/>
              <w:rPr>
                <w:sz w:val="22"/>
                <w:szCs w:val="22"/>
              </w:rPr>
            </w:pPr>
            <w:r>
              <w:rPr>
                <w:sz w:val="22"/>
                <w:szCs w:val="22"/>
              </w:rPr>
              <w:t>transactionID</w:t>
            </w:r>
          </w:p>
        </w:tc>
        <w:tc>
          <w:tcPr>
            <w:tcW w:w="6251" w:type="dxa"/>
            <w:noWrap w:val="0"/>
            <w:vAlign w:val="top"/>
          </w:tcPr>
          <w:p w14:paraId="6B0EA568">
            <w:pPr>
              <w:spacing w:before="0"/>
              <w:ind w:left="0"/>
              <w:jc w:val="both"/>
              <w:rPr>
                <w:sz w:val="22"/>
                <w:szCs w:val="22"/>
              </w:rPr>
            </w:pPr>
            <w:r>
              <w:rPr>
                <w:sz w:val="22"/>
                <w:szCs w:val="22"/>
              </w:rPr>
              <w:t>Id của giao dịch</w:t>
            </w:r>
          </w:p>
        </w:tc>
      </w:tr>
      <w:tr w14:paraId="284876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33" w:type="dxa"/>
            <w:noWrap w:val="0"/>
            <w:vAlign w:val="top"/>
          </w:tcPr>
          <w:p w14:paraId="0877B20A">
            <w:pPr>
              <w:spacing w:before="0"/>
              <w:ind w:left="0"/>
              <w:jc w:val="both"/>
              <w:rPr>
                <w:sz w:val="22"/>
                <w:szCs w:val="22"/>
              </w:rPr>
            </w:pPr>
            <w:r>
              <w:rPr>
                <w:sz w:val="22"/>
                <w:szCs w:val="22"/>
              </w:rPr>
              <w:t>reservationCode</w:t>
            </w:r>
          </w:p>
        </w:tc>
        <w:tc>
          <w:tcPr>
            <w:tcW w:w="6251" w:type="dxa"/>
            <w:noWrap w:val="0"/>
            <w:vAlign w:val="top"/>
          </w:tcPr>
          <w:p w14:paraId="064C871D">
            <w:pPr>
              <w:spacing w:before="0"/>
              <w:ind w:left="0"/>
              <w:jc w:val="both"/>
              <w:rPr>
                <w:sz w:val="22"/>
                <w:szCs w:val="22"/>
              </w:rPr>
            </w:pPr>
            <w:r>
              <w:rPr>
                <w:sz w:val="22"/>
                <w:szCs w:val="22"/>
              </w:rPr>
              <w:t>Mã số bí mật dùng để khách hàng tra cứu</w:t>
            </w:r>
          </w:p>
        </w:tc>
      </w:tr>
    </w:tbl>
    <w:p w14:paraId="78A175C4">
      <w:pPr>
        <w:rPr>
          <w:sz w:val="22"/>
          <w:szCs w:val="22"/>
        </w:rPr>
      </w:pPr>
      <w:r>
        <w:rPr>
          <w:sz w:val="22"/>
          <w:szCs w:val="22"/>
        </w:rPr>
        <w:t xml:space="preserve">Tham khảo thêm tại </w:t>
      </w:r>
      <w:r>
        <w:rPr>
          <w:sz w:val="22"/>
          <w:szCs w:val="22"/>
        </w:rPr>
        <w:fldChar w:fldCharType="begin"/>
      </w:r>
      <w:r>
        <w:rPr>
          <w:sz w:val="22"/>
          <w:szCs w:val="22"/>
        </w:rPr>
        <w:instrText xml:space="preserve"> HYPERLINK "https://sinvoice.viettel.vn/download/soft/signhash.rar" </w:instrText>
      </w:r>
      <w:r>
        <w:rPr>
          <w:sz w:val="22"/>
          <w:szCs w:val="22"/>
        </w:rPr>
        <w:fldChar w:fldCharType="separate"/>
      </w:r>
      <w:r>
        <w:rPr>
          <w:rStyle w:val="34"/>
          <w:sz w:val="22"/>
          <w:szCs w:val="22"/>
        </w:rPr>
        <w:t>https://sinvoice.viettel.vn/download/soft/signhash.rar</w:t>
      </w:r>
      <w:r>
        <w:rPr>
          <w:sz w:val="22"/>
          <w:szCs w:val="22"/>
        </w:rPr>
        <w:fldChar w:fldCharType="end"/>
      </w:r>
    </w:p>
    <w:p w14:paraId="25B1CD09">
      <w:pPr>
        <w:pStyle w:val="4"/>
        <w:rPr>
          <w:sz w:val="22"/>
          <w:szCs w:val="22"/>
        </w:rPr>
      </w:pPr>
      <w:r>
        <w:rPr>
          <w:b/>
          <w:bCs w:val="0"/>
          <w:sz w:val="22"/>
          <w:szCs w:val="22"/>
        </w:rPr>
        <w:t xml:space="preserve">Lưu ý: </w:t>
      </w:r>
      <w:r>
        <w:rPr>
          <w:sz w:val="22"/>
          <w:szCs w:val="22"/>
        </w:rPr>
        <w:t>Nếu là lập hóa đơn máy tính tiền thì respond trả về có cả thông tin Mã CQT cấp: "codeOfTax", nếu không phải hóa đơn máy tính tiền thì trả về codeOfTax = null</w:t>
      </w:r>
    </w:p>
    <w:p w14:paraId="1FA658F7">
      <w:pPr>
        <w:pStyle w:val="3"/>
        <w:numPr>
          <w:ilvl w:val="0"/>
          <w:numId w:val="0"/>
        </w:numPr>
        <w:tabs>
          <w:tab w:val="clear" w:pos="2278"/>
        </w:tabs>
        <w:rPr>
          <w:rFonts w:ascii="Times New Roman" w:hAnsi="Times New Roman"/>
          <w:sz w:val="22"/>
          <w:szCs w:val="22"/>
          <w:lang w:val="vi-VN"/>
        </w:rPr>
      </w:pPr>
      <w:r>
        <w:rPr>
          <w:rFonts w:ascii="Times New Roman" w:hAnsi="Times New Roman"/>
          <w:sz w:val="22"/>
          <w:szCs w:val="22"/>
        </w:rPr>
        <w:t xml:space="preserve">7.32 Phát hành hóa đơn có mã bí mật </w:t>
      </w:r>
      <w:r>
        <w:rPr>
          <w:rFonts w:ascii="Times New Roman" w:hAnsi="Times New Roman"/>
          <w:sz w:val="22"/>
          <w:szCs w:val="22"/>
          <w:lang w:val="vi-VN"/>
        </w:rPr>
        <w:t>cho CLOUD CA</w:t>
      </w:r>
    </w:p>
    <w:p w14:paraId="4DA25BEC">
      <w:pPr>
        <w:rPr>
          <w:sz w:val="22"/>
          <w:szCs w:val="22"/>
        </w:rPr>
      </w:pPr>
      <w:r>
        <w:rPr>
          <w:sz w:val="22"/>
          <w:szCs w:val="22"/>
        </w:rPr>
        <w:t>- Mô tả chung: Yêu cầu này thực hiện thêm mới API cho phép người dùng lập hóa đơn có mã số bí mật</w:t>
      </w:r>
    </w:p>
    <w:p w14:paraId="5A38663F">
      <w:pPr>
        <w:rPr>
          <w:sz w:val="22"/>
          <w:szCs w:val="22"/>
        </w:rPr>
      </w:pPr>
      <w:r>
        <w:rPr>
          <w:sz w:val="22"/>
          <w:szCs w:val="22"/>
          <w:lang w:val="vi-VN"/>
        </w:rPr>
        <w:t xml:space="preserve">- </w:t>
      </w:r>
      <w:r>
        <w:rPr>
          <w:sz w:val="22"/>
          <w:szCs w:val="22"/>
        </w:rPr>
        <w:t>Đường dẫn API</w:t>
      </w:r>
      <w:r>
        <w:rPr>
          <w:sz w:val="22"/>
          <w:szCs w:val="22"/>
          <w:lang w:val="vi-VN"/>
        </w:rPr>
        <w:t xml:space="preserve"> lấy chuỗi hash</w:t>
      </w:r>
      <w:r>
        <w:rPr>
          <w:sz w:val="22"/>
          <w:szCs w:val="22"/>
        </w:rPr>
        <w:t xml:space="preserve">: </w:t>
      </w:r>
      <w:r>
        <w:rPr>
          <w:color w:val="505050"/>
          <w:sz w:val="22"/>
          <w:szCs w:val="22"/>
          <w:shd w:val="clear" w:color="auto" w:fill="FAFAFA"/>
        </w:rPr>
        <w:t>InvoiceAPI/InvoiceWS/createInvoiceUsbTokenGetHash/{supplierTaxCode}</w:t>
      </w:r>
    </w:p>
    <w:p w14:paraId="5324B59E">
      <w:pPr>
        <w:rPr>
          <w:sz w:val="22"/>
          <w:szCs w:val="22"/>
        </w:rPr>
      </w:pPr>
      <w:r>
        <w:rPr>
          <w:sz w:val="22"/>
          <w:szCs w:val="22"/>
        </w:rPr>
        <w:t>- Đường dẫn API</w:t>
      </w:r>
      <w:r>
        <w:rPr>
          <w:sz w:val="22"/>
          <w:szCs w:val="22"/>
          <w:lang w:val="vi-VN"/>
        </w:rPr>
        <w:t xml:space="preserve"> ký và sinh hóa đơn</w:t>
      </w:r>
      <w:r>
        <w:rPr>
          <w:sz w:val="22"/>
          <w:szCs w:val="22"/>
        </w:rPr>
        <w:t xml:space="preserve">: </w:t>
      </w:r>
    </w:p>
    <w:p w14:paraId="4109F499">
      <w:pPr>
        <w:rPr>
          <w:sz w:val="22"/>
          <w:szCs w:val="22"/>
        </w:rPr>
      </w:pPr>
      <w:r>
        <w:rPr>
          <w:color w:val="505050"/>
          <w:sz w:val="22"/>
          <w:szCs w:val="22"/>
          <w:shd w:val="clear" w:color="auto" w:fill="FAFAFA"/>
        </w:rPr>
        <w:t>InvoiceAPI/InvoiceWS/createInvoiceUsbTokenInsertSignature</w:t>
      </w:r>
    </w:p>
    <w:p w14:paraId="3B55CA04">
      <w:pPr>
        <w:rPr>
          <w:b/>
          <w:i/>
          <w:sz w:val="22"/>
          <w:szCs w:val="22"/>
        </w:rPr>
        <w:sectPr>
          <w:headerReference r:id="rId6" w:type="first"/>
          <w:footerReference r:id="rId7" w:type="default"/>
          <w:headerReference r:id="rId5" w:type="even"/>
          <w:footerReference r:id="rId8" w:type="even"/>
          <w:pgSz w:w="11909" w:h="16834"/>
          <w:pgMar w:top="1138" w:right="850" w:bottom="1138" w:left="1138" w:header="432" w:footer="432" w:gutter="0"/>
          <w:pgNumType w:start="1"/>
          <w:cols w:space="720" w:num="1"/>
          <w:titlePg/>
          <w:docGrid w:linePitch="326" w:charSpace="0"/>
        </w:sectPr>
      </w:pPr>
      <w:r>
        <w:rPr>
          <w:i/>
          <w:sz w:val="22"/>
          <w:szCs w:val="22"/>
        </w:rPr>
        <w:t xml:space="preserve">- Nội dung tương tự như phần lập hóa đơn mã số bí mật server </w:t>
      </w:r>
      <w:r>
        <w:rPr>
          <w:b/>
          <w:i/>
          <w:sz w:val="22"/>
          <w:szCs w:val="22"/>
        </w:rPr>
        <w:t>mục 7.2</w:t>
      </w:r>
    </w:p>
    <w:p w14:paraId="22626CBC">
      <w:pPr>
        <w:widowControl/>
        <w:shd w:val="clear" w:color="auto" w:fill="FFFFFE"/>
        <w:spacing w:before="0" w:line="270" w:lineRule="atLeast"/>
        <w:ind w:left="0"/>
        <w:rPr>
          <w:snapToGrid/>
          <w:color w:val="000000"/>
          <w:sz w:val="22"/>
          <w:szCs w:val="22"/>
        </w:rPr>
      </w:pPr>
      <w:r>
        <w:rPr>
          <w:b/>
          <w:bCs/>
          <w:snapToGrid/>
          <w:color w:val="000000"/>
          <w:sz w:val="22"/>
          <w:szCs w:val="22"/>
        </w:rPr>
        <w:t>Lưu ý:</w:t>
      </w:r>
    </w:p>
    <w:p w14:paraId="2A756969">
      <w:pPr>
        <w:ind w:left="360"/>
        <w:rPr>
          <w:bCs/>
          <w:sz w:val="22"/>
          <w:szCs w:val="22"/>
          <w:lang w:val="en"/>
        </w:rPr>
      </w:pPr>
      <w:r>
        <w:rPr>
          <w:sz w:val="22"/>
          <w:szCs w:val="22"/>
        </w:rPr>
        <w:t xml:space="preserve">Nếu người dùng truyền giá trị 0 hoặc “0” cho tham số validation trong phần generalInvoiceInfo thì </w:t>
      </w:r>
      <w:r>
        <w:rPr>
          <w:bCs/>
          <w:sz w:val="22"/>
          <w:szCs w:val="22"/>
          <w:lang w:val="en"/>
        </w:rPr>
        <w:t>các thông tin được truyền trong phần itemInfo, taxBreakdowns, summarizeInfo sẽ được giữ nguyên mà không thực hiện kiểm tra ràng buộc và tính toán lại.</w:t>
      </w:r>
    </w:p>
    <w:p w14:paraId="54A965E2">
      <w:pPr>
        <w:pStyle w:val="3"/>
        <w:numPr>
          <w:ilvl w:val="0"/>
          <w:numId w:val="0"/>
        </w:numPr>
        <w:tabs>
          <w:tab w:val="clear" w:pos="2278"/>
        </w:tabs>
        <w:rPr>
          <w:rFonts w:ascii="Times New Roman" w:hAnsi="Times New Roman"/>
          <w:sz w:val="22"/>
          <w:szCs w:val="22"/>
        </w:rPr>
      </w:pPr>
      <w:r>
        <w:rPr>
          <w:rFonts w:ascii="Times New Roman" w:hAnsi="Times New Roman"/>
          <w:sz w:val="22"/>
          <w:szCs w:val="22"/>
        </w:rPr>
        <w:t xml:space="preserve">7.33 </w:t>
      </w:r>
      <w:r>
        <w:rPr>
          <w:rFonts w:ascii="Times New Roman" w:hAnsi="Times New Roman"/>
          <w:sz w:val="22"/>
          <w:szCs w:val="22"/>
          <w:lang w:val="vi-VN"/>
        </w:rPr>
        <w:t>Gửi</w:t>
      </w:r>
      <w:r>
        <w:rPr>
          <w:rFonts w:ascii="Times New Roman" w:hAnsi="Times New Roman"/>
          <w:snapToGrid/>
          <w:sz w:val="22"/>
          <w:szCs w:val="22"/>
          <w:lang w:val="vi-VN"/>
        </w:rPr>
        <w:t xml:space="preserve"> email hóa đơn </w:t>
      </w:r>
      <w:r>
        <w:rPr>
          <w:rFonts w:ascii="Times New Roman" w:hAnsi="Times New Roman"/>
          <w:snapToGrid/>
          <w:sz w:val="22"/>
          <w:szCs w:val="22"/>
        </w:rPr>
        <w:t>cho phép truyền email khách hàng</w:t>
      </w:r>
    </w:p>
    <w:p w14:paraId="4F607055">
      <w:pPr>
        <w:ind w:left="360"/>
        <w:jc w:val="both"/>
        <w:rPr>
          <w:sz w:val="22"/>
          <w:szCs w:val="22"/>
          <w:lang w:val="vi-VN"/>
        </w:rPr>
      </w:pPr>
      <w:r>
        <w:rPr>
          <w:b/>
          <w:bCs/>
          <w:sz w:val="22"/>
          <w:szCs w:val="22"/>
          <w:lang w:val="vi-VN"/>
        </w:rPr>
        <w:t xml:space="preserve">- </w:t>
      </w:r>
      <w:r>
        <w:rPr>
          <w:sz w:val="22"/>
          <w:szCs w:val="22"/>
        </w:rPr>
        <w:t xml:space="preserve">Mô tả chung: </w:t>
      </w:r>
      <w:r>
        <w:rPr>
          <w:sz w:val="22"/>
          <w:szCs w:val="22"/>
          <w:lang w:val="vi-VN"/>
        </w:rPr>
        <w:t xml:space="preserve">API </w:t>
      </w:r>
      <w:r>
        <w:rPr>
          <w:sz w:val="22"/>
          <w:szCs w:val="22"/>
        </w:rPr>
        <w:t xml:space="preserve">gửi email hóa đơn cho khách hàng dùng cho máy </w:t>
      </w:r>
      <w:r>
        <w:rPr>
          <w:sz w:val="22"/>
          <w:szCs w:val="22"/>
          <w:lang w:val="vi-VN"/>
        </w:rPr>
        <w:t xml:space="preserve">POS, không check cấu hình gửi email các loại hóa đơn </w:t>
      </w:r>
      <w:r>
        <w:rPr>
          <w:sz w:val="22"/>
          <w:szCs w:val="22"/>
        </w:rPr>
        <w:t>(Quản lý hệ thống &gt; Cấu hình doanh nghiệp &gt; Email &gt; Cấu hình gửi Mail)</w:t>
      </w:r>
    </w:p>
    <w:p w14:paraId="0B876C73">
      <w:pPr>
        <w:pStyle w:val="93"/>
        <w:widowControl w:val="0"/>
        <w:numPr>
          <w:ilvl w:val="0"/>
          <w:numId w:val="25"/>
        </w:numPr>
        <w:spacing w:before="120" w:line="360" w:lineRule="auto"/>
        <w:contextualSpacing/>
        <w:jc w:val="both"/>
        <w:rPr>
          <w:rFonts w:ascii="Times New Roman" w:hAnsi="Times New Roman"/>
          <w:b/>
          <w:color w:val="0000FF"/>
        </w:rPr>
      </w:pPr>
      <w:r>
        <w:rPr>
          <w:rFonts w:ascii="Times New Roman" w:hAnsi="Times New Roman"/>
          <w:b/>
          <w:color w:val="0000FF"/>
        </w:rPr>
        <w:t>Đầu vào:</w:t>
      </w:r>
    </w:p>
    <w:p w14:paraId="6810D834">
      <w:pPr>
        <w:snapToGrid w:val="0"/>
        <w:ind w:left="360"/>
        <w:jc w:val="both"/>
        <w:rPr>
          <w:sz w:val="22"/>
          <w:szCs w:val="22"/>
        </w:rPr>
      </w:pPr>
      <w:r>
        <w:rPr>
          <w:sz w:val="22"/>
          <w:szCs w:val="22"/>
          <w:lang w:val="vi-VN"/>
        </w:rPr>
        <w:t>- Đường dẫn:</w:t>
      </w:r>
      <w:r>
        <w:rPr>
          <w:sz w:val="22"/>
          <w:szCs w:val="22"/>
        </w:rPr>
        <w:t xml:space="preserve"> </w:t>
      </w:r>
      <w:r>
        <w:rPr>
          <w:color w:val="0000FF"/>
          <w:sz w:val="22"/>
          <w:szCs w:val="22"/>
          <w:u w:val="single"/>
        </w:rPr>
        <w:t>api</w:t>
      </w:r>
      <w:r>
        <w:rPr>
          <w:rStyle w:val="34"/>
          <w:sz w:val="22"/>
          <w:szCs w:val="22"/>
        </w:rPr>
        <w:fldChar w:fldCharType="begin"/>
      </w:r>
      <w:r>
        <w:rPr>
          <w:rStyle w:val="34"/>
          <w:sz w:val="22"/>
          <w:szCs w:val="22"/>
        </w:rPr>
        <w:instrText xml:space="preserve"> HYPERLINK "https://10.60.108.210:8273/InvoiceAPI/InvoiceWS/createBatchInvoice/0100109106" </w:instrText>
      </w:r>
      <w:r>
        <w:rPr>
          <w:rStyle w:val="34"/>
          <w:sz w:val="22"/>
          <w:szCs w:val="22"/>
        </w:rPr>
        <w:fldChar w:fldCharType="separate"/>
      </w:r>
      <w:r>
        <w:rPr>
          <w:rStyle w:val="34"/>
          <w:sz w:val="22"/>
          <w:szCs w:val="22"/>
        </w:rPr>
        <w:t>/InvoiceAPI/</w:t>
      </w:r>
      <w:r>
        <w:rPr>
          <w:rStyle w:val="34"/>
          <w:sz w:val="22"/>
          <w:szCs w:val="22"/>
        </w:rPr>
        <w:fldChar w:fldCharType="end"/>
      </w:r>
      <w:r>
        <w:rPr>
          <w:rStyle w:val="34"/>
          <w:sz w:val="22"/>
          <w:szCs w:val="22"/>
        </w:rPr>
        <w:t>InvoiceUtilsWS/</w:t>
      </w:r>
      <w:r>
        <w:rPr>
          <w:color w:val="0000FF"/>
          <w:sz w:val="22"/>
          <w:szCs w:val="22"/>
          <w:u w:val="single"/>
        </w:rPr>
        <w:t>sendEmailToCustomer</w:t>
      </w:r>
    </w:p>
    <w:p w14:paraId="0B526172">
      <w:pPr>
        <w:ind w:left="360"/>
        <w:rPr>
          <w:sz w:val="22"/>
          <w:szCs w:val="22"/>
          <w:lang w:val="vi-VN"/>
        </w:rPr>
      </w:pPr>
      <w:r>
        <w:rPr>
          <w:sz w:val="22"/>
          <w:szCs w:val="22"/>
          <w:lang w:val="vi-VN"/>
        </w:rPr>
        <w:t xml:space="preserve">- </w:t>
      </w:r>
      <w:r>
        <w:rPr>
          <w:sz w:val="22"/>
          <w:szCs w:val="22"/>
        </w:rPr>
        <w:t>Method: P</w:t>
      </w:r>
      <w:r>
        <w:rPr>
          <w:sz w:val="22"/>
          <w:szCs w:val="22"/>
          <w:lang w:val="vi-VN"/>
        </w:rPr>
        <w:t>OST</w:t>
      </w:r>
    </w:p>
    <w:p w14:paraId="6CF58A63">
      <w:pPr>
        <w:ind w:left="360"/>
        <w:jc w:val="both"/>
        <w:rPr>
          <w:sz w:val="22"/>
          <w:szCs w:val="22"/>
        </w:rPr>
      </w:pPr>
      <w:r>
        <w:rPr>
          <w:sz w:val="22"/>
          <w:szCs w:val="22"/>
          <w:lang w:val="vi-VN"/>
        </w:rPr>
        <w:t xml:space="preserve">- </w:t>
      </w:r>
      <w:r>
        <w:rPr>
          <w:sz w:val="22"/>
          <w:szCs w:val="22"/>
        </w:rPr>
        <w:t>Headers:</w:t>
      </w:r>
    </w:p>
    <w:p w14:paraId="56F71F9A">
      <w:pPr>
        <w:ind w:left="720"/>
        <w:jc w:val="both"/>
        <w:rPr>
          <w:sz w:val="22"/>
          <w:szCs w:val="22"/>
          <w:lang w:val="en"/>
        </w:rPr>
      </w:pPr>
      <w:r>
        <w:rPr>
          <w:sz w:val="22"/>
          <w:szCs w:val="22"/>
          <w:lang w:val="en"/>
        </w:rPr>
        <w:t>+ Cookie: giá trị access_token hoặc Authorization: username/pass như đăng nhập trên web hoặc Authorization: username/pass như đăng nhập trên web</w:t>
      </w:r>
    </w:p>
    <w:p w14:paraId="6AADA1B5">
      <w:pPr>
        <w:ind w:left="0" w:firstLine="720"/>
        <w:contextualSpacing/>
        <w:rPr>
          <w:b/>
          <w:color w:val="0000FF"/>
          <w:sz w:val="22"/>
          <w:szCs w:val="22"/>
          <w:lang w:val="fr-FR"/>
        </w:rPr>
      </w:pPr>
      <w:r>
        <w:rPr>
          <w:sz w:val="22"/>
          <w:szCs w:val="22"/>
          <w:lang w:val="fr-FR"/>
        </w:rPr>
        <w:t>+ Content-Type : application/json</w:t>
      </w:r>
    </w:p>
    <w:p w14:paraId="15F20BC6">
      <w:pPr>
        <w:pStyle w:val="93"/>
        <w:widowControl w:val="0"/>
        <w:numPr>
          <w:ilvl w:val="0"/>
          <w:numId w:val="27"/>
        </w:numPr>
        <w:snapToGrid w:val="0"/>
        <w:spacing w:before="120" w:line="360" w:lineRule="auto"/>
        <w:contextualSpacing/>
        <w:jc w:val="both"/>
        <w:rPr>
          <w:rFonts w:ascii="Times New Roman" w:hAnsi="Times New Roman"/>
        </w:rPr>
      </w:pPr>
      <w:r>
        <w:rPr>
          <w:rFonts w:ascii="Times New Roman" w:hAnsi="Times New Roman"/>
        </w:rPr>
        <w:t>Các tham số sendEmailToCustomer</w:t>
      </w:r>
    </w:p>
    <w:tbl>
      <w:tblPr>
        <w:tblStyle w:val="13"/>
        <w:tblW w:w="896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7"/>
        <w:gridCol w:w="2524"/>
        <w:gridCol w:w="4315"/>
      </w:tblGrid>
      <w:tr w14:paraId="5F22F6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2" w:hRule="atLeast"/>
          <w:jc w:val="center"/>
        </w:trPr>
        <w:tc>
          <w:tcPr>
            <w:tcW w:w="2127" w:type="dxa"/>
            <w:shd w:val="clear" w:color="auto" w:fill="D9D9D9"/>
            <w:noWrap w:val="0"/>
            <w:vAlign w:val="top"/>
          </w:tcPr>
          <w:p w14:paraId="6086E989">
            <w:pPr>
              <w:ind w:left="0"/>
              <w:jc w:val="center"/>
              <w:rPr>
                <w:b/>
                <w:bCs/>
                <w:color w:val="000000"/>
                <w:sz w:val="22"/>
                <w:szCs w:val="22"/>
              </w:rPr>
            </w:pPr>
            <w:r>
              <w:rPr>
                <w:b/>
                <w:bCs/>
                <w:color w:val="000000"/>
                <w:sz w:val="22"/>
                <w:szCs w:val="22"/>
              </w:rPr>
              <w:t>Tên tham số</w:t>
            </w:r>
          </w:p>
        </w:tc>
        <w:tc>
          <w:tcPr>
            <w:tcW w:w="2524" w:type="dxa"/>
            <w:shd w:val="clear" w:color="auto" w:fill="D9D9D9"/>
            <w:noWrap w:val="0"/>
            <w:vAlign w:val="top"/>
          </w:tcPr>
          <w:p w14:paraId="6B47A704">
            <w:pPr>
              <w:ind w:left="0"/>
              <w:jc w:val="center"/>
              <w:rPr>
                <w:b/>
                <w:bCs/>
                <w:color w:val="000000"/>
                <w:sz w:val="22"/>
                <w:szCs w:val="22"/>
              </w:rPr>
            </w:pPr>
            <w:r>
              <w:rPr>
                <w:b/>
                <w:bCs/>
                <w:color w:val="000000"/>
                <w:sz w:val="22"/>
                <w:szCs w:val="22"/>
              </w:rPr>
              <w:t>Kiểu dữ liệu, ràng buộc</w:t>
            </w:r>
          </w:p>
        </w:tc>
        <w:tc>
          <w:tcPr>
            <w:tcW w:w="4315" w:type="dxa"/>
            <w:shd w:val="clear" w:color="auto" w:fill="D9D9D9"/>
            <w:noWrap w:val="0"/>
            <w:vAlign w:val="top"/>
          </w:tcPr>
          <w:p w14:paraId="11BFCAC6">
            <w:pPr>
              <w:ind w:left="0"/>
              <w:jc w:val="center"/>
              <w:rPr>
                <w:b/>
                <w:bCs/>
                <w:color w:val="000000"/>
                <w:sz w:val="22"/>
                <w:szCs w:val="22"/>
              </w:rPr>
            </w:pPr>
            <w:r>
              <w:rPr>
                <w:b/>
                <w:bCs/>
                <w:color w:val="000000"/>
                <w:sz w:val="22"/>
                <w:szCs w:val="22"/>
              </w:rPr>
              <w:t>Mô tả</w:t>
            </w:r>
          </w:p>
        </w:tc>
      </w:tr>
      <w:tr w14:paraId="2F7123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8" w:hRule="atLeast"/>
          <w:jc w:val="center"/>
        </w:trPr>
        <w:tc>
          <w:tcPr>
            <w:tcW w:w="2127" w:type="dxa"/>
            <w:noWrap w:val="0"/>
            <w:vAlign w:val="top"/>
          </w:tcPr>
          <w:p w14:paraId="6A78FA1D">
            <w:pPr>
              <w:spacing w:before="0"/>
              <w:ind w:left="0"/>
              <w:jc w:val="both"/>
              <w:rPr>
                <w:sz w:val="22"/>
                <w:szCs w:val="22"/>
              </w:rPr>
            </w:pPr>
            <w:r>
              <w:rPr>
                <w:sz w:val="22"/>
                <w:szCs w:val="22"/>
              </w:rPr>
              <w:t>supplierTaxCode</w:t>
            </w:r>
          </w:p>
        </w:tc>
        <w:tc>
          <w:tcPr>
            <w:tcW w:w="2524" w:type="dxa"/>
            <w:noWrap w:val="0"/>
            <w:vAlign w:val="top"/>
          </w:tcPr>
          <w:p w14:paraId="08EBCBEA">
            <w:pPr>
              <w:spacing w:before="0"/>
              <w:ind w:left="0"/>
              <w:jc w:val="both"/>
              <w:rPr>
                <w:sz w:val="22"/>
                <w:szCs w:val="22"/>
              </w:rPr>
            </w:pPr>
            <w:r>
              <w:rPr>
                <w:sz w:val="22"/>
                <w:szCs w:val="22"/>
              </w:rPr>
              <w:t>Required : true</w:t>
            </w:r>
          </w:p>
          <w:p w14:paraId="327A4472">
            <w:pPr>
              <w:spacing w:before="0"/>
              <w:ind w:left="0"/>
              <w:jc w:val="both"/>
              <w:rPr>
                <w:sz w:val="22"/>
                <w:szCs w:val="22"/>
              </w:rPr>
            </w:pPr>
            <w:r>
              <w:rPr>
                <w:sz w:val="22"/>
                <w:szCs w:val="22"/>
              </w:rPr>
              <w:t>DataType: String</w:t>
            </w:r>
          </w:p>
          <w:p w14:paraId="3E819BED">
            <w:pPr>
              <w:spacing w:before="0"/>
              <w:ind w:left="0"/>
              <w:jc w:val="both"/>
              <w:rPr>
                <w:sz w:val="22"/>
                <w:szCs w:val="22"/>
              </w:rPr>
            </w:pPr>
            <w:r>
              <w:rPr>
                <w:sz w:val="22"/>
                <w:szCs w:val="22"/>
              </w:rPr>
              <w:t xml:space="preserve">Minlength : </w:t>
            </w:r>
          </w:p>
          <w:p w14:paraId="62CF7EC0">
            <w:pPr>
              <w:spacing w:before="0"/>
              <w:ind w:left="0"/>
              <w:jc w:val="both"/>
              <w:rPr>
                <w:sz w:val="22"/>
                <w:szCs w:val="22"/>
              </w:rPr>
            </w:pPr>
            <w:r>
              <w:rPr>
                <w:sz w:val="22"/>
                <w:szCs w:val="22"/>
              </w:rPr>
              <w:t>Maxlength : 20</w:t>
            </w:r>
          </w:p>
          <w:p w14:paraId="4FAC4887">
            <w:pPr>
              <w:spacing w:before="0"/>
              <w:ind w:left="0"/>
              <w:jc w:val="both"/>
              <w:rPr>
                <w:sz w:val="22"/>
                <w:szCs w:val="22"/>
              </w:rPr>
            </w:pPr>
            <w:r>
              <w:rPr>
                <w:sz w:val="22"/>
                <w:szCs w:val="22"/>
              </w:rPr>
              <w:t>Format : [0-9-]+</w:t>
            </w:r>
          </w:p>
        </w:tc>
        <w:tc>
          <w:tcPr>
            <w:tcW w:w="4315" w:type="dxa"/>
            <w:noWrap w:val="0"/>
            <w:vAlign w:val="top"/>
          </w:tcPr>
          <w:p w14:paraId="449E7176">
            <w:pPr>
              <w:spacing w:before="0"/>
              <w:ind w:left="0"/>
              <w:jc w:val="both"/>
              <w:rPr>
                <w:sz w:val="22"/>
                <w:szCs w:val="22"/>
              </w:rPr>
            </w:pPr>
            <w:r>
              <w:rPr>
                <w:sz w:val="22"/>
                <w:szCs w:val="22"/>
              </w:rPr>
              <w:t>Mã số thuế của doanh nghiệp/chi nhánh phát hành hóa đơn. Một doanh nghiệp có thể có nhiều mã số thuế</w:t>
            </w:r>
          </w:p>
          <w:p w14:paraId="5DCDC544">
            <w:pPr>
              <w:spacing w:before="0"/>
              <w:ind w:left="0"/>
              <w:jc w:val="both"/>
              <w:rPr>
                <w:sz w:val="22"/>
                <w:szCs w:val="22"/>
              </w:rPr>
            </w:pPr>
            <w:r>
              <w:rPr>
                <w:sz w:val="22"/>
                <w:szCs w:val="22"/>
              </w:rPr>
              <w:t xml:space="preserve">Mẫu 1: 0312770607 </w:t>
            </w:r>
          </w:p>
          <w:p w14:paraId="1B681ABD">
            <w:pPr>
              <w:spacing w:before="0"/>
              <w:ind w:left="0"/>
              <w:jc w:val="both"/>
              <w:rPr>
                <w:sz w:val="22"/>
                <w:szCs w:val="22"/>
              </w:rPr>
            </w:pPr>
            <w:r>
              <w:rPr>
                <w:sz w:val="22"/>
                <w:szCs w:val="22"/>
              </w:rPr>
              <w:t>Mẫu 2: 0312770607-001</w:t>
            </w:r>
          </w:p>
        </w:tc>
      </w:tr>
      <w:tr w14:paraId="20E772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6" w:hRule="atLeast"/>
          <w:jc w:val="center"/>
        </w:trPr>
        <w:tc>
          <w:tcPr>
            <w:tcW w:w="2127" w:type="dxa"/>
            <w:noWrap w:val="0"/>
            <w:vAlign w:val="top"/>
          </w:tcPr>
          <w:p w14:paraId="0A2C4AB5">
            <w:pPr>
              <w:spacing w:before="0"/>
              <w:ind w:left="0"/>
              <w:jc w:val="both"/>
              <w:rPr>
                <w:sz w:val="22"/>
                <w:szCs w:val="22"/>
              </w:rPr>
            </w:pPr>
            <w:r>
              <w:rPr>
                <w:sz w:val="22"/>
                <w:szCs w:val="22"/>
              </w:rPr>
              <w:t>transactionUuid</w:t>
            </w:r>
          </w:p>
        </w:tc>
        <w:tc>
          <w:tcPr>
            <w:tcW w:w="2524" w:type="dxa"/>
            <w:noWrap w:val="0"/>
            <w:vAlign w:val="top"/>
          </w:tcPr>
          <w:p w14:paraId="29FA4AFD">
            <w:pPr>
              <w:spacing w:before="0"/>
              <w:ind w:left="0"/>
              <w:jc w:val="both"/>
              <w:rPr>
                <w:sz w:val="22"/>
                <w:szCs w:val="22"/>
              </w:rPr>
            </w:pPr>
            <w:r>
              <w:rPr>
                <w:sz w:val="22"/>
                <w:szCs w:val="22"/>
              </w:rPr>
              <w:t>Required : true</w:t>
            </w:r>
          </w:p>
          <w:p w14:paraId="1E416EFB">
            <w:pPr>
              <w:spacing w:before="0"/>
              <w:ind w:left="0"/>
              <w:jc w:val="both"/>
              <w:rPr>
                <w:sz w:val="22"/>
                <w:szCs w:val="22"/>
              </w:rPr>
            </w:pPr>
            <w:r>
              <w:rPr>
                <w:sz w:val="22"/>
                <w:szCs w:val="22"/>
              </w:rPr>
              <w:t>DataType: String</w:t>
            </w:r>
          </w:p>
        </w:tc>
        <w:tc>
          <w:tcPr>
            <w:tcW w:w="4315" w:type="dxa"/>
            <w:noWrap w:val="0"/>
            <w:vAlign w:val="top"/>
          </w:tcPr>
          <w:p w14:paraId="762EB446">
            <w:pPr>
              <w:spacing w:before="0"/>
              <w:ind w:left="0"/>
              <w:jc w:val="both"/>
              <w:rPr>
                <w:sz w:val="22"/>
                <w:szCs w:val="22"/>
              </w:rPr>
            </w:pPr>
            <w:r>
              <w:rPr>
                <w:sz w:val="22"/>
                <w:szCs w:val="22"/>
              </w:rPr>
              <w:t>Key request, transactionUuid tương ứng với 1 hoá đơn (Validate độ dài transactionUuid trong khoảng 10 – 36 ký tự).</w:t>
            </w:r>
          </w:p>
        </w:tc>
      </w:tr>
      <w:tr w14:paraId="3843D5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6" w:hRule="atLeast"/>
          <w:jc w:val="center"/>
        </w:trPr>
        <w:tc>
          <w:tcPr>
            <w:tcW w:w="2127" w:type="dxa"/>
            <w:noWrap w:val="0"/>
            <w:vAlign w:val="top"/>
          </w:tcPr>
          <w:p w14:paraId="529572E5">
            <w:pPr>
              <w:spacing w:before="0"/>
              <w:ind w:left="0"/>
              <w:jc w:val="both"/>
              <w:rPr>
                <w:sz w:val="22"/>
                <w:szCs w:val="22"/>
              </w:rPr>
            </w:pPr>
            <w:r>
              <w:rPr>
                <w:sz w:val="22"/>
                <w:szCs w:val="22"/>
              </w:rPr>
              <w:t>buyerEmail</w:t>
            </w:r>
          </w:p>
        </w:tc>
        <w:tc>
          <w:tcPr>
            <w:tcW w:w="2524" w:type="dxa"/>
            <w:noWrap w:val="0"/>
            <w:vAlign w:val="top"/>
          </w:tcPr>
          <w:p w14:paraId="0F16CACA">
            <w:pPr>
              <w:spacing w:before="0"/>
              <w:ind w:left="0"/>
              <w:jc w:val="both"/>
              <w:rPr>
                <w:sz w:val="22"/>
                <w:szCs w:val="22"/>
              </w:rPr>
            </w:pPr>
            <w:r>
              <w:rPr>
                <w:sz w:val="22"/>
                <w:szCs w:val="22"/>
              </w:rPr>
              <w:t>Required: true</w:t>
            </w:r>
          </w:p>
          <w:p w14:paraId="73171525">
            <w:pPr>
              <w:spacing w:before="0"/>
              <w:ind w:left="0"/>
              <w:jc w:val="both"/>
              <w:rPr>
                <w:sz w:val="22"/>
                <w:szCs w:val="22"/>
              </w:rPr>
            </w:pPr>
            <w:r>
              <w:rPr>
                <w:sz w:val="22"/>
                <w:szCs w:val="22"/>
              </w:rPr>
              <w:t>DataType: String</w:t>
            </w:r>
          </w:p>
          <w:p w14:paraId="629C34E7">
            <w:pPr>
              <w:spacing w:before="0"/>
              <w:ind w:left="0"/>
              <w:jc w:val="both"/>
              <w:rPr>
                <w:sz w:val="22"/>
                <w:szCs w:val="22"/>
              </w:rPr>
            </w:pPr>
            <w:r>
              <w:rPr>
                <w:sz w:val="22"/>
                <w:szCs w:val="22"/>
              </w:rPr>
              <w:t>Maxlength: 500</w:t>
            </w:r>
          </w:p>
        </w:tc>
        <w:tc>
          <w:tcPr>
            <w:tcW w:w="4315" w:type="dxa"/>
            <w:noWrap w:val="0"/>
            <w:vAlign w:val="top"/>
          </w:tcPr>
          <w:p w14:paraId="7458FCB4">
            <w:pPr>
              <w:spacing w:before="0"/>
              <w:ind w:left="0"/>
              <w:jc w:val="both"/>
              <w:rPr>
                <w:sz w:val="22"/>
                <w:szCs w:val="22"/>
              </w:rPr>
            </w:pPr>
            <w:r>
              <w:rPr>
                <w:sz w:val="22"/>
                <w:szCs w:val="22"/>
              </w:rPr>
              <w:t>Email khách hàng cần gửi hóa đơn. Các Email cách nhau bởi dấu “;”</w:t>
            </w:r>
          </w:p>
        </w:tc>
      </w:tr>
    </w:tbl>
    <w:p w14:paraId="35EFB24D">
      <w:pPr>
        <w:ind w:left="0"/>
        <w:jc w:val="both"/>
        <w:rPr>
          <w:sz w:val="22"/>
          <w:szCs w:val="22"/>
        </w:rPr>
      </w:pPr>
    </w:p>
    <w:p w14:paraId="19A1434B">
      <w:pPr>
        <w:ind w:left="0"/>
        <w:jc w:val="both"/>
        <w:rPr>
          <w:sz w:val="22"/>
          <w:szCs w:val="22"/>
        </w:rPr>
      </w:pPr>
    </w:p>
    <w:p w14:paraId="3284D1A6">
      <w:pPr>
        <w:ind w:left="0"/>
        <w:jc w:val="both"/>
        <w:rPr>
          <w:sz w:val="22"/>
          <w:szCs w:val="22"/>
        </w:rPr>
      </w:pPr>
    </w:p>
    <w:p w14:paraId="4524739B">
      <w:pPr>
        <w:ind w:left="0"/>
        <w:jc w:val="both"/>
        <w:rPr>
          <w:sz w:val="22"/>
          <w:szCs w:val="22"/>
        </w:rPr>
      </w:pPr>
    </w:p>
    <w:p w14:paraId="2FD29FB6">
      <w:pPr>
        <w:ind w:left="0"/>
        <w:jc w:val="both"/>
        <w:rPr>
          <w:sz w:val="22"/>
          <w:szCs w:val="22"/>
        </w:rPr>
      </w:pPr>
    </w:p>
    <w:p w14:paraId="72C0B207">
      <w:pPr>
        <w:ind w:left="0"/>
        <w:jc w:val="both"/>
        <w:rPr>
          <w:sz w:val="22"/>
          <w:szCs w:val="22"/>
        </w:rPr>
      </w:pPr>
    </w:p>
    <w:p w14:paraId="6EFFCF6D">
      <w:pPr>
        <w:jc w:val="both"/>
        <w:rPr>
          <w:sz w:val="22"/>
          <w:szCs w:val="22"/>
        </w:rPr>
      </w:pPr>
      <w:r>
        <w:rPr>
          <w:sz w:val="22"/>
          <w:szCs w:val="22"/>
        </w:rPr>
        <w:t>Vị dụ mẫu và các trường dữ liệu:</w:t>
      </w:r>
    </w:p>
    <w:p w14:paraId="18C51F78">
      <w:pPr>
        <w:pStyle w:val="4"/>
        <w:numPr>
          <w:ilvl w:val="0"/>
          <w:numId w:val="17"/>
        </w:numPr>
        <w:rPr>
          <w:sz w:val="22"/>
          <w:szCs w:val="22"/>
        </w:rPr>
      </w:pPr>
      <w:r>
        <w:rPr>
          <w:sz w:val="22"/>
          <w:szCs w:val="22"/>
        </w:rPr>
        <w:t>JSON:</w:t>
      </w:r>
    </w:p>
    <w:p w14:paraId="55C2F10D">
      <w:pPr>
        <w:shd w:val="clear" w:color="auto" w:fill="C6D9F1"/>
        <w:ind w:left="720"/>
        <w:jc w:val="both"/>
        <w:rPr>
          <w:color w:val="833C0B"/>
          <w:sz w:val="22"/>
          <w:szCs w:val="22"/>
        </w:rPr>
      </w:pPr>
      <w:r>
        <w:rPr>
          <w:color w:val="833C0B"/>
          <w:sz w:val="22"/>
          <w:szCs w:val="22"/>
        </w:rPr>
        <w:t>{</w:t>
      </w:r>
    </w:p>
    <w:p w14:paraId="06F4E7AB">
      <w:pPr>
        <w:shd w:val="clear" w:color="auto" w:fill="C6D9F1"/>
        <w:ind w:left="720"/>
        <w:jc w:val="both"/>
        <w:rPr>
          <w:color w:val="833C0B"/>
          <w:sz w:val="22"/>
          <w:szCs w:val="22"/>
        </w:rPr>
      </w:pPr>
      <w:r>
        <w:rPr>
          <w:color w:val="833C0B"/>
          <w:sz w:val="22"/>
          <w:szCs w:val="22"/>
        </w:rPr>
        <w:tab/>
      </w:r>
      <w:r>
        <w:rPr>
          <w:color w:val="833C0B"/>
          <w:sz w:val="22"/>
          <w:szCs w:val="22"/>
        </w:rPr>
        <w:t>"supplierTaxCode": "0100109106-712s",</w:t>
      </w:r>
    </w:p>
    <w:p w14:paraId="3CC89D55">
      <w:pPr>
        <w:shd w:val="clear" w:color="auto" w:fill="C6D9F1"/>
        <w:ind w:left="720"/>
        <w:jc w:val="both"/>
        <w:rPr>
          <w:color w:val="833C0B"/>
          <w:sz w:val="22"/>
          <w:szCs w:val="22"/>
        </w:rPr>
      </w:pPr>
      <w:r>
        <w:rPr>
          <w:color w:val="833C0B"/>
          <w:sz w:val="22"/>
          <w:szCs w:val="22"/>
        </w:rPr>
        <w:tab/>
      </w:r>
      <w:r>
        <w:rPr>
          <w:color w:val="833C0B"/>
          <w:sz w:val="22"/>
          <w:szCs w:val="22"/>
        </w:rPr>
        <w:t>"transactionUuid": "idtest9999999999 ",</w:t>
      </w:r>
    </w:p>
    <w:p w14:paraId="4474A3DE">
      <w:pPr>
        <w:shd w:val="clear" w:color="auto" w:fill="C6D9F1"/>
        <w:ind w:left="720"/>
        <w:jc w:val="both"/>
        <w:rPr>
          <w:color w:val="833C0B"/>
          <w:sz w:val="22"/>
          <w:szCs w:val="22"/>
        </w:rPr>
      </w:pPr>
      <w:r>
        <w:rPr>
          <w:color w:val="833C0B"/>
          <w:sz w:val="22"/>
          <w:szCs w:val="22"/>
        </w:rPr>
        <w:tab/>
      </w:r>
      <w:r>
        <w:rPr>
          <w:color w:val="833C0B"/>
          <w:sz w:val="22"/>
          <w:szCs w:val="22"/>
        </w:rPr>
        <w:t>“buyerEmail”: “EmailKhachHang1@abc.xyz;EmailKhachHang2@abc.xyz;””</w:t>
      </w:r>
    </w:p>
    <w:p w14:paraId="0E25E126">
      <w:pPr>
        <w:shd w:val="clear" w:color="auto" w:fill="C6D9F1"/>
        <w:ind w:left="720"/>
        <w:jc w:val="both"/>
        <w:rPr>
          <w:color w:val="833C0B"/>
          <w:sz w:val="22"/>
          <w:szCs w:val="22"/>
        </w:rPr>
      </w:pPr>
      <w:r>
        <w:rPr>
          <w:color w:val="833C0B"/>
          <w:sz w:val="22"/>
          <w:szCs w:val="22"/>
        </w:rPr>
        <w:t>}</w:t>
      </w:r>
    </w:p>
    <w:p w14:paraId="7E8F9D78">
      <w:pPr>
        <w:ind w:left="1264"/>
        <w:jc w:val="both"/>
        <w:rPr>
          <w:b/>
          <w:color w:val="0000FF"/>
          <w:sz w:val="22"/>
          <w:szCs w:val="22"/>
        </w:rPr>
      </w:pPr>
    </w:p>
    <w:p w14:paraId="487F10E2">
      <w:pPr>
        <w:numPr>
          <w:ilvl w:val="0"/>
          <w:numId w:val="21"/>
        </w:numPr>
        <w:jc w:val="both"/>
        <w:rPr>
          <w:b/>
          <w:color w:val="0000FF"/>
          <w:sz w:val="22"/>
          <w:szCs w:val="22"/>
        </w:rPr>
      </w:pPr>
      <w:r>
        <w:rPr>
          <w:b/>
          <w:color w:val="0000FF"/>
          <w:sz w:val="22"/>
          <w:szCs w:val="22"/>
        </w:rPr>
        <w:t>Đầu ra:</w:t>
      </w:r>
    </w:p>
    <w:p w14:paraId="6024705D">
      <w:pPr>
        <w:ind w:left="904"/>
        <w:jc w:val="both"/>
        <w:rPr>
          <w:sz w:val="22"/>
          <w:szCs w:val="22"/>
        </w:rPr>
      </w:pPr>
      <w:r>
        <w:rPr>
          <w:sz w:val="22"/>
          <w:szCs w:val="22"/>
        </w:rPr>
        <w:t>Đối tượng Response với HTTPStatus và output Entity.</w:t>
      </w:r>
    </w:p>
    <w:tbl>
      <w:tblPr>
        <w:tblStyle w:val="13"/>
        <w:tblW w:w="878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33"/>
        <w:gridCol w:w="6251"/>
      </w:tblGrid>
      <w:tr w14:paraId="1E8DBA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33" w:type="dxa"/>
            <w:shd w:val="clear" w:color="auto" w:fill="D9D9D9"/>
            <w:noWrap w:val="0"/>
            <w:vAlign w:val="top"/>
          </w:tcPr>
          <w:p w14:paraId="21684CD7">
            <w:pPr>
              <w:jc w:val="center"/>
              <w:rPr>
                <w:b/>
                <w:sz w:val="22"/>
                <w:szCs w:val="22"/>
              </w:rPr>
            </w:pPr>
            <w:r>
              <w:rPr>
                <w:b/>
                <w:sz w:val="22"/>
                <w:szCs w:val="22"/>
              </w:rPr>
              <w:t>Tên trường</w:t>
            </w:r>
          </w:p>
        </w:tc>
        <w:tc>
          <w:tcPr>
            <w:tcW w:w="6251" w:type="dxa"/>
            <w:shd w:val="clear" w:color="auto" w:fill="D9D9D9"/>
            <w:noWrap w:val="0"/>
            <w:vAlign w:val="top"/>
          </w:tcPr>
          <w:p w14:paraId="58E01FED">
            <w:pPr>
              <w:jc w:val="center"/>
              <w:rPr>
                <w:b/>
                <w:sz w:val="22"/>
                <w:szCs w:val="22"/>
              </w:rPr>
            </w:pPr>
            <w:r>
              <w:rPr>
                <w:b/>
                <w:sz w:val="22"/>
                <w:szCs w:val="22"/>
              </w:rPr>
              <w:t>Mô tả</w:t>
            </w:r>
          </w:p>
        </w:tc>
      </w:tr>
      <w:tr w14:paraId="0EFC2C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33" w:type="dxa"/>
            <w:noWrap w:val="0"/>
            <w:vAlign w:val="top"/>
          </w:tcPr>
          <w:p w14:paraId="7ACF532B">
            <w:pPr>
              <w:spacing w:before="0"/>
              <w:ind w:left="0"/>
              <w:jc w:val="both"/>
              <w:rPr>
                <w:sz w:val="22"/>
                <w:szCs w:val="22"/>
              </w:rPr>
            </w:pPr>
            <w:r>
              <w:rPr>
                <w:sz w:val="22"/>
                <w:szCs w:val="22"/>
              </w:rPr>
              <w:t>code</w:t>
            </w:r>
          </w:p>
        </w:tc>
        <w:tc>
          <w:tcPr>
            <w:tcW w:w="6251" w:type="dxa"/>
            <w:noWrap w:val="0"/>
            <w:vAlign w:val="top"/>
          </w:tcPr>
          <w:p w14:paraId="013CDDC0">
            <w:pPr>
              <w:spacing w:before="0"/>
              <w:ind w:left="0"/>
              <w:jc w:val="both"/>
              <w:rPr>
                <w:sz w:val="22"/>
                <w:szCs w:val="22"/>
              </w:rPr>
            </w:pPr>
            <w:r>
              <w:rPr>
                <w:sz w:val="22"/>
                <w:szCs w:val="22"/>
              </w:rPr>
              <w:t>Mã lỗi (giá trị là “200” không có lỗi gì xảy ra)</w:t>
            </w:r>
          </w:p>
        </w:tc>
      </w:tr>
      <w:tr w14:paraId="28DE7D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33" w:type="dxa"/>
            <w:noWrap w:val="0"/>
            <w:vAlign w:val="top"/>
          </w:tcPr>
          <w:p w14:paraId="38A3BAE9">
            <w:pPr>
              <w:spacing w:before="0"/>
              <w:ind w:left="0"/>
              <w:jc w:val="both"/>
              <w:rPr>
                <w:sz w:val="22"/>
                <w:szCs w:val="22"/>
              </w:rPr>
            </w:pPr>
            <w:r>
              <w:rPr>
                <w:sz w:val="22"/>
                <w:szCs w:val="22"/>
              </w:rPr>
              <w:t>message</w:t>
            </w:r>
          </w:p>
        </w:tc>
        <w:tc>
          <w:tcPr>
            <w:tcW w:w="6251" w:type="dxa"/>
            <w:noWrap w:val="0"/>
            <w:vAlign w:val="top"/>
          </w:tcPr>
          <w:p w14:paraId="2BEADEB9">
            <w:pPr>
              <w:spacing w:before="0"/>
              <w:ind w:left="0"/>
              <w:jc w:val="both"/>
              <w:rPr>
                <w:sz w:val="22"/>
                <w:szCs w:val="22"/>
              </w:rPr>
            </w:pPr>
            <w:r>
              <w:rPr>
                <w:sz w:val="22"/>
                <w:szCs w:val="22"/>
              </w:rPr>
              <w:t>Mô tả lỗi (giá trị là “OK” không có lỗi gì xảy ra)</w:t>
            </w:r>
          </w:p>
        </w:tc>
      </w:tr>
      <w:tr w14:paraId="692D26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33" w:type="dxa"/>
            <w:noWrap w:val="0"/>
            <w:vAlign w:val="top"/>
          </w:tcPr>
          <w:p w14:paraId="7A774E86">
            <w:pPr>
              <w:spacing w:before="0"/>
              <w:ind w:left="0"/>
              <w:jc w:val="both"/>
              <w:rPr>
                <w:sz w:val="22"/>
                <w:szCs w:val="22"/>
              </w:rPr>
            </w:pPr>
            <w:r>
              <w:rPr>
                <w:sz w:val="22"/>
                <w:szCs w:val="22"/>
              </w:rPr>
              <w:t>data</w:t>
            </w:r>
          </w:p>
        </w:tc>
        <w:tc>
          <w:tcPr>
            <w:tcW w:w="6251" w:type="dxa"/>
            <w:noWrap w:val="0"/>
            <w:vAlign w:val="top"/>
          </w:tcPr>
          <w:p w14:paraId="29911953">
            <w:pPr>
              <w:spacing w:before="0"/>
              <w:ind w:left="0"/>
              <w:jc w:val="both"/>
              <w:rPr>
                <w:sz w:val="22"/>
                <w:szCs w:val="22"/>
              </w:rPr>
            </w:pPr>
            <w:r>
              <w:rPr>
                <w:sz w:val="22"/>
                <w:szCs w:val="22"/>
              </w:rPr>
              <w:t>Mô tả dữ liệu (giá trị là null không có lỗi gì xảy ra)</w:t>
            </w:r>
          </w:p>
        </w:tc>
      </w:tr>
    </w:tbl>
    <w:p w14:paraId="66B8E73F">
      <w:pPr>
        <w:widowControl/>
        <w:shd w:val="clear" w:color="auto" w:fill="FFFFFE"/>
        <w:spacing w:before="0" w:line="270" w:lineRule="atLeast"/>
        <w:ind w:left="0"/>
        <w:rPr>
          <w:b/>
          <w:i/>
          <w:sz w:val="22"/>
          <w:szCs w:val="22"/>
        </w:rPr>
      </w:pPr>
    </w:p>
    <w:p w14:paraId="4B0BD8C2">
      <w:pPr>
        <w:widowControl/>
        <w:shd w:val="clear" w:color="auto" w:fill="FFFFFE"/>
        <w:spacing w:before="0" w:line="270" w:lineRule="atLeast"/>
        <w:ind w:left="0"/>
        <w:rPr>
          <w:b/>
          <w:bCs/>
          <w:snapToGrid/>
          <w:color w:val="000000"/>
          <w:sz w:val="22"/>
          <w:szCs w:val="22"/>
        </w:rPr>
      </w:pPr>
    </w:p>
    <w:p w14:paraId="0A7840A9">
      <w:pPr>
        <w:numPr>
          <w:ilvl w:val="0"/>
          <w:numId w:val="21"/>
        </w:numPr>
        <w:jc w:val="both"/>
        <w:rPr>
          <w:b/>
          <w:color w:val="0000FF"/>
          <w:sz w:val="22"/>
          <w:szCs w:val="22"/>
        </w:rPr>
      </w:pPr>
      <w:r>
        <w:rPr>
          <w:b/>
          <w:color w:val="0000FF"/>
          <w:sz w:val="22"/>
          <w:szCs w:val="22"/>
        </w:rPr>
        <w:t>Bộ mã lỗi:</w:t>
      </w:r>
    </w:p>
    <w:p w14:paraId="52BEBDBD">
      <w:pPr>
        <w:ind w:left="1264"/>
        <w:jc w:val="both"/>
        <w:rPr>
          <w:b/>
          <w:color w:val="0000FF"/>
          <w:sz w:val="22"/>
          <w:szCs w:val="22"/>
        </w:rPr>
      </w:pPr>
    </w:p>
    <w:p w14:paraId="0161BD66">
      <w:pPr>
        <w:jc w:val="both"/>
        <w:rPr>
          <w:b/>
          <w:color w:val="0000FF"/>
          <w:sz w:val="22"/>
          <w:szCs w:val="22"/>
        </w:rPr>
        <w:sectPr>
          <w:headerReference r:id="rId10" w:type="first"/>
          <w:footerReference r:id="rId11" w:type="default"/>
          <w:headerReference r:id="rId9" w:type="even"/>
          <w:footerReference r:id="rId12" w:type="even"/>
          <w:pgSz w:w="11909" w:h="16834"/>
          <w:pgMar w:top="1138" w:right="850" w:bottom="1138" w:left="1138" w:header="432" w:footer="432" w:gutter="0"/>
          <w:pgNumType w:start="1"/>
          <w:cols w:space="720" w:num="1"/>
          <w:titlePg/>
          <w:docGrid w:linePitch="326" w:charSpace="0"/>
        </w:sectPr>
      </w:pPr>
    </w:p>
    <w:tbl>
      <w:tblPr>
        <w:tblStyle w:val="13"/>
        <w:tblW w:w="14310" w:type="dxa"/>
        <w:tblInd w:w="108" w:type="dxa"/>
        <w:tblLayout w:type="fixed"/>
        <w:tblCellMar>
          <w:top w:w="0" w:type="dxa"/>
          <w:left w:w="108" w:type="dxa"/>
          <w:bottom w:w="0" w:type="dxa"/>
          <w:right w:w="108" w:type="dxa"/>
        </w:tblCellMar>
      </w:tblPr>
      <w:tblGrid>
        <w:gridCol w:w="630"/>
        <w:gridCol w:w="1793"/>
        <w:gridCol w:w="3247"/>
        <w:gridCol w:w="4050"/>
        <w:gridCol w:w="4590"/>
      </w:tblGrid>
      <w:tr w14:paraId="5EFE89FD">
        <w:tblPrEx>
          <w:tblCellMar>
            <w:top w:w="0" w:type="dxa"/>
            <w:left w:w="108" w:type="dxa"/>
            <w:bottom w:w="0" w:type="dxa"/>
            <w:right w:w="108" w:type="dxa"/>
          </w:tblCellMar>
        </w:tblPrEx>
        <w:trPr>
          <w:trHeight w:val="300" w:hRule="atLeast"/>
        </w:trPr>
        <w:tc>
          <w:tcPr>
            <w:tcW w:w="630" w:type="dxa"/>
            <w:tcBorders>
              <w:top w:val="single" w:color="auto" w:sz="4" w:space="0"/>
              <w:left w:val="single" w:color="auto" w:sz="4" w:space="0"/>
              <w:bottom w:val="single" w:color="auto" w:sz="4" w:space="0"/>
              <w:right w:val="single" w:color="auto" w:sz="4" w:space="0"/>
            </w:tcBorders>
            <w:shd w:val="clear" w:color="A2C4C9" w:fill="D9D9D9"/>
            <w:noWrap/>
            <w:vAlign w:val="center"/>
          </w:tcPr>
          <w:p w14:paraId="00701DD8">
            <w:pPr>
              <w:widowControl/>
              <w:spacing w:before="0" w:line="240" w:lineRule="auto"/>
              <w:ind w:left="0" w:right="-15"/>
              <w:jc w:val="center"/>
              <w:rPr>
                <w:b/>
                <w:bCs/>
                <w:snapToGrid/>
                <w:color w:val="000000"/>
                <w:sz w:val="22"/>
                <w:szCs w:val="22"/>
              </w:rPr>
            </w:pPr>
            <w:r>
              <w:rPr>
                <w:b/>
                <w:bCs/>
                <w:snapToGrid/>
                <w:color w:val="000000"/>
                <w:sz w:val="22"/>
                <w:szCs w:val="22"/>
              </w:rPr>
              <w:t>STT</w:t>
            </w:r>
          </w:p>
        </w:tc>
        <w:tc>
          <w:tcPr>
            <w:tcW w:w="1793" w:type="dxa"/>
            <w:tcBorders>
              <w:top w:val="single" w:color="auto" w:sz="4" w:space="0"/>
              <w:left w:val="nil"/>
              <w:bottom w:val="single" w:color="auto" w:sz="4" w:space="0"/>
              <w:right w:val="single" w:color="auto" w:sz="4" w:space="0"/>
            </w:tcBorders>
            <w:shd w:val="clear" w:color="A2C4C9" w:fill="D9D9D9"/>
            <w:noWrap/>
            <w:vAlign w:val="center"/>
          </w:tcPr>
          <w:p w14:paraId="29738FDE">
            <w:pPr>
              <w:widowControl/>
              <w:spacing w:before="0" w:line="240" w:lineRule="auto"/>
              <w:ind w:left="0"/>
              <w:jc w:val="center"/>
              <w:rPr>
                <w:b/>
                <w:bCs/>
                <w:snapToGrid/>
                <w:color w:val="000000"/>
                <w:sz w:val="22"/>
                <w:szCs w:val="22"/>
              </w:rPr>
            </w:pPr>
            <w:r>
              <w:rPr>
                <w:b/>
                <w:bCs/>
                <w:snapToGrid/>
                <w:color w:val="000000"/>
                <w:sz w:val="22"/>
                <w:szCs w:val="22"/>
              </w:rPr>
              <w:t>MÃ LỖI</w:t>
            </w:r>
          </w:p>
        </w:tc>
        <w:tc>
          <w:tcPr>
            <w:tcW w:w="3247" w:type="dxa"/>
            <w:tcBorders>
              <w:top w:val="single" w:color="auto" w:sz="4" w:space="0"/>
              <w:left w:val="nil"/>
              <w:bottom w:val="single" w:color="auto" w:sz="4" w:space="0"/>
              <w:right w:val="single" w:color="auto" w:sz="4" w:space="0"/>
            </w:tcBorders>
            <w:shd w:val="clear" w:color="A2C4C9" w:fill="D9D9D9"/>
            <w:noWrap/>
            <w:vAlign w:val="center"/>
          </w:tcPr>
          <w:p w14:paraId="1E9AB5AD">
            <w:pPr>
              <w:widowControl/>
              <w:spacing w:before="0" w:line="240" w:lineRule="auto"/>
              <w:ind w:left="0" w:right="-75"/>
              <w:jc w:val="center"/>
              <w:rPr>
                <w:b/>
                <w:bCs/>
                <w:snapToGrid/>
                <w:color w:val="000000"/>
                <w:sz w:val="22"/>
                <w:szCs w:val="22"/>
              </w:rPr>
            </w:pPr>
            <w:r>
              <w:rPr>
                <w:b/>
                <w:bCs/>
                <w:snapToGrid/>
                <w:color w:val="000000"/>
                <w:sz w:val="22"/>
                <w:szCs w:val="22"/>
              </w:rPr>
              <w:t>NỘI DUNG LỖI</w:t>
            </w:r>
          </w:p>
        </w:tc>
        <w:tc>
          <w:tcPr>
            <w:tcW w:w="4050" w:type="dxa"/>
            <w:tcBorders>
              <w:top w:val="single" w:color="auto" w:sz="4" w:space="0"/>
              <w:left w:val="nil"/>
              <w:bottom w:val="single" w:color="auto" w:sz="4" w:space="0"/>
              <w:right w:val="single" w:color="auto" w:sz="4" w:space="0"/>
            </w:tcBorders>
            <w:shd w:val="clear" w:color="A2C4C9" w:fill="D9D9D9"/>
            <w:noWrap/>
            <w:vAlign w:val="center"/>
          </w:tcPr>
          <w:p w14:paraId="7FEFF671">
            <w:pPr>
              <w:widowControl/>
              <w:spacing w:before="0" w:line="240" w:lineRule="auto"/>
              <w:ind w:left="0" w:right="-105"/>
              <w:jc w:val="center"/>
              <w:rPr>
                <w:b/>
                <w:bCs/>
                <w:snapToGrid/>
                <w:color w:val="000000"/>
                <w:sz w:val="22"/>
                <w:szCs w:val="22"/>
              </w:rPr>
            </w:pPr>
            <w:r>
              <w:rPr>
                <w:b/>
                <w:bCs/>
                <w:snapToGrid/>
                <w:color w:val="000000"/>
                <w:sz w:val="22"/>
                <w:szCs w:val="22"/>
              </w:rPr>
              <w:t>DATA</w:t>
            </w:r>
          </w:p>
        </w:tc>
        <w:tc>
          <w:tcPr>
            <w:tcW w:w="4590" w:type="dxa"/>
            <w:tcBorders>
              <w:top w:val="single" w:color="auto" w:sz="4" w:space="0"/>
              <w:left w:val="nil"/>
              <w:bottom w:val="single" w:color="auto" w:sz="4" w:space="0"/>
              <w:right w:val="single" w:color="auto" w:sz="4" w:space="0"/>
            </w:tcBorders>
            <w:shd w:val="clear" w:color="A2C4C9" w:fill="D9D9D9"/>
            <w:noWrap/>
            <w:vAlign w:val="center"/>
          </w:tcPr>
          <w:p w14:paraId="4BC9F71A">
            <w:pPr>
              <w:widowControl/>
              <w:spacing w:before="0" w:line="240" w:lineRule="auto"/>
              <w:ind w:left="0"/>
              <w:jc w:val="center"/>
              <w:rPr>
                <w:b/>
                <w:bCs/>
                <w:snapToGrid/>
                <w:color w:val="000000"/>
                <w:sz w:val="22"/>
                <w:szCs w:val="22"/>
              </w:rPr>
            </w:pPr>
            <w:r>
              <w:rPr>
                <w:b/>
                <w:bCs/>
                <w:snapToGrid/>
                <w:color w:val="000000"/>
                <w:sz w:val="22"/>
                <w:szCs w:val="22"/>
              </w:rPr>
              <w:t>Hướng dẫn xử lý</w:t>
            </w:r>
          </w:p>
        </w:tc>
      </w:tr>
      <w:tr w14:paraId="4663F8A6">
        <w:tblPrEx>
          <w:tblCellMar>
            <w:top w:w="0" w:type="dxa"/>
            <w:left w:w="108" w:type="dxa"/>
            <w:bottom w:w="0" w:type="dxa"/>
            <w:right w:w="108" w:type="dxa"/>
          </w:tblCellMar>
        </w:tblPrEx>
        <w:trPr>
          <w:trHeight w:val="600" w:hRule="atLeast"/>
        </w:trPr>
        <w:tc>
          <w:tcPr>
            <w:tcW w:w="630" w:type="dxa"/>
            <w:tcBorders>
              <w:top w:val="nil"/>
              <w:left w:val="single" w:color="auto" w:sz="4" w:space="0"/>
              <w:bottom w:val="single" w:color="auto" w:sz="4" w:space="0"/>
              <w:right w:val="single" w:color="auto" w:sz="4" w:space="0"/>
            </w:tcBorders>
            <w:noWrap/>
            <w:vAlign w:val="bottom"/>
          </w:tcPr>
          <w:p w14:paraId="4D98F348">
            <w:pPr>
              <w:widowControl/>
              <w:spacing w:before="0" w:line="240" w:lineRule="auto"/>
              <w:ind w:left="0"/>
              <w:jc w:val="center"/>
              <w:rPr>
                <w:snapToGrid/>
                <w:color w:val="000000"/>
                <w:sz w:val="22"/>
                <w:szCs w:val="22"/>
              </w:rPr>
            </w:pPr>
            <w:r>
              <w:rPr>
                <w:snapToGrid/>
                <w:color w:val="000000"/>
                <w:sz w:val="22"/>
                <w:szCs w:val="22"/>
              </w:rPr>
              <w:t>1</w:t>
            </w:r>
          </w:p>
        </w:tc>
        <w:tc>
          <w:tcPr>
            <w:tcW w:w="1793" w:type="dxa"/>
            <w:tcBorders>
              <w:top w:val="nil"/>
              <w:left w:val="nil"/>
              <w:bottom w:val="single" w:color="auto" w:sz="4" w:space="0"/>
              <w:right w:val="single" w:color="auto" w:sz="4" w:space="0"/>
            </w:tcBorders>
            <w:noWrap/>
            <w:vAlign w:val="bottom"/>
          </w:tcPr>
          <w:p w14:paraId="5CF7E4BB">
            <w:pPr>
              <w:widowControl/>
              <w:spacing w:before="0" w:line="240" w:lineRule="auto"/>
              <w:ind w:left="0"/>
              <w:rPr>
                <w:snapToGrid/>
                <w:color w:val="000000"/>
                <w:sz w:val="22"/>
                <w:szCs w:val="22"/>
              </w:rPr>
            </w:pPr>
            <w:r>
              <w:rPr>
                <w:snapToGrid/>
                <w:color w:val="000000"/>
                <w:sz w:val="22"/>
                <w:szCs w:val="22"/>
              </w:rPr>
              <w:t>BAD_REQUEST</w:t>
            </w:r>
          </w:p>
        </w:tc>
        <w:tc>
          <w:tcPr>
            <w:tcW w:w="3247" w:type="dxa"/>
            <w:tcBorders>
              <w:top w:val="nil"/>
              <w:left w:val="nil"/>
              <w:bottom w:val="single" w:color="auto" w:sz="4" w:space="0"/>
              <w:right w:val="single" w:color="auto" w:sz="4" w:space="0"/>
            </w:tcBorders>
            <w:noWrap/>
            <w:vAlign w:val="bottom"/>
          </w:tcPr>
          <w:p w14:paraId="197DA0F2">
            <w:pPr>
              <w:widowControl/>
              <w:spacing w:before="0" w:line="240" w:lineRule="auto"/>
              <w:ind w:left="0" w:right="-2265"/>
              <w:rPr>
                <w:snapToGrid/>
                <w:color w:val="000000"/>
                <w:sz w:val="22"/>
                <w:szCs w:val="22"/>
              </w:rPr>
            </w:pPr>
            <w:r>
              <w:rPr>
                <w:bCs/>
                <w:snapToGrid/>
                <w:color w:val="000000"/>
                <w:sz w:val="22"/>
                <w:szCs w:val="22"/>
              </w:rPr>
              <w:t>TAX_CODE_INVALID</w:t>
            </w:r>
          </w:p>
        </w:tc>
        <w:tc>
          <w:tcPr>
            <w:tcW w:w="4050" w:type="dxa"/>
            <w:tcBorders>
              <w:top w:val="nil"/>
              <w:left w:val="nil"/>
              <w:bottom w:val="single" w:color="auto" w:sz="4" w:space="0"/>
              <w:right w:val="single" w:color="auto" w:sz="4" w:space="0"/>
            </w:tcBorders>
            <w:noWrap/>
            <w:vAlign w:val="bottom"/>
          </w:tcPr>
          <w:p w14:paraId="4A5578D1">
            <w:pPr>
              <w:widowControl/>
              <w:spacing w:before="0" w:line="240" w:lineRule="auto"/>
              <w:ind w:left="0"/>
              <w:rPr>
                <w:snapToGrid/>
                <w:color w:val="000000"/>
                <w:sz w:val="22"/>
                <w:szCs w:val="22"/>
              </w:rPr>
            </w:pPr>
            <w:r>
              <w:rPr>
                <w:color w:val="000000"/>
                <w:sz w:val="22"/>
                <w:szCs w:val="22"/>
              </w:rPr>
              <w:t>Mã số thuế không hợp lệ</w:t>
            </w:r>
          </w:p>
        </w:tc>
        <w:tc>
          <w:tcPr>
            <w:tcW w:w="4590" w:type="dxa"/>
            <w:tcBorders>
              <w:top w:val="nil"/>
              <w:left w:val="nil"/>
              <w:bottom w:val="single" w:color="auto" w:sz="4" w:space="0"/>
              <w:right w:val="single" w:color="auto" w:sz="4" w:space="0"/>
            </w:tcBorders>
            <w:noWrap w:val="0"/>
            <w:vAlign w:val="bottom"/>
          </w:tcPr>
          <w:p w14:paraId="18E6EBD6">
            <w:pPr>
              <w:widowControl/>
              <w:spacing w:before="0" w:line="240" w:lineRule="auto"/>
              <w:ind w:left="0"/>
              <w:rPr>
                <w:snapToGrid/>
                <w:color w:val="000000"/>
                <w:sz w:val="22"/>
                <w:szCs w:val="22"/>
              </w:rPr>
            </w:pPr>
            <w:r>
              <w:rPr>
                <w:snapToGrid/>
                <w:color w:val="000000"/>
                <w:sz w:val="22"/>
                <w:szCs w:val="22"/>
              </w:rPr>
              <w:t>Kiểm tra lại Mã số thuế của doanh nghiệp/chi nhánh phát hành hóa đơn.</w:t>
            </w:r>
          </w:p>
        </w:tc>
      </w:tr>
      <w:tr w14:paraId="526667F1">
        <w:tblPrEx>
          <w:tblCellMar>
            <w:top w:w="0" w:type="dxa"/>
            <w:left w:w="108" w:type="dxa"/>
            <w:bottom w:w="0" w:type="dxa"/>
            <w:right w:w="108" w:type="dxa"/>
          </w:tblCellMar>
        </w:tblPrEx>
        <w:trPr>
          <w:trHeight w:val="300" w:hRule="atLeast"/>
        </w:trPr>
        <w:tc>
          <w:tcPr>
            <w:tcW w:w="630" w:type="dxa"/>
            <w:tcBorders>
              <w:top w:val="nil"/>
              <w:left w:val="single" w:color="auto" w:sz="4" w:space="0"/>
              <w:bottom w:val="single" w:color="auto" w:sz="4" w:space="0"/>
              <w:right w:val="single" w:color="auto" w:sz="4" w:space="0"/>
            </w:tcBorders>
            <w:noWrap/>
            <w:vAlign w:val="bottom"/>
          </w:tcPr>
          <w:p w14:paraId="5ACEF1D2">
            <w:pPr>
              <w:widowControl/>
              <w:spacing w:before="0" w:line="240" w:lineRule="auto"/>
              <w:ind w:left="0"/>
              <w:jc w:val="center"/>
              <w:rPr>
                <w:snapToGrid/>
                <w:color w:val="000000"/>
                <w:sz w:val="22"/>
                <w:szCs w:val="22"/>
              </w:rPr>
            </w:pPr>
            <w:r>
              <w:rPr>
                <w:snapToGrid/>
                <w:color w:val="000000"/>
                <w:sz w:val="22"/>
                <w:szCs w:val="22"/>
              </w:rPr>
              <w:t>2</w:t>
            </w:r>
          </w:p>
        </w:tc>
        <w:tc>
          <w:tcPr>
            <w:tcW w:w="1793" w:type="dxa"/>
            <w:tcBorders>
              <w:top w:val="nil"/>
              <w:left w:val="nil"/>
              <w:bottom w:val="single" w:color="auto" w:sz="4" w:space="0"/>
              <w:right w:val="single" w:color="auto" w:sz="4" w:space="0"/>
            </w:tcBorders>
            <w:noWrap/>
            <w:vAlign w:val="bottom"/>
          </w:tcPr>
          <w:p w14:paraId="4A047472">
            <w:pPr>
              <w:widowControl/>
              <w:spacing w:before="0" w:line="240" w:lineRule="auto"/>
              <w:ind w:left="0"/>
              <w:rPr>
                <w:snapToGrid/>
                <w:color w:val="000000"/>
                <w:sz w:val="22"/>
                <w:szCs w:val="22"/>
              </w:rPr>
            </w:pPr>
            <w:r>
              <w:rPr>
                <w:snapToGrid/>
                <w:color w:val="000000"/>
                <w:sz w:val="22"/>
                <w:szCs w:val="22"/>
              </w:rPr>
              <w:t>BAD_REQUEST</w:t>
            </w:r>
          </w:p>
        </w:tc>
        <w:tc>
          <w:tcPr>
            <w:tcW w:w="3247" w:type="dxa"/>
            <w:tcBorders>
              <w:top w:val="nil"/>
              <w:left w:val="nil"/>
              <w:bottom w:val="single" w:color="auto" w:sz="4" w:space="0"/>
              <w:right w:val="single" w:color="auto" w:sz="4" w:space="0"/>
            </w:tcBorders>
            <w:noWrap/>
            <w:vAlign w:val="bottom"/>
          </w:tcPr>
          <w:p w14:paraId="37EA5102">
            <w:pPr>
              <w:widowControl/>
              <w:spacing w:before="0" w:line="240" w:lineRule="auto"/>
              <w:ind w:left="0" w:right="-2265"/>
              <w:rPr>
                <w:snapToGrid/>
                <w:color w:val="000000"/>
                <w:sz w:val="22"/>
                <w:szCs w:val="22"/>
              </w:rPr>
            </w:pPr>
            <w:r>
              <w:rPr>
                <w:bCs/>
                <w:snapToGrid/>
                <w:color w:val="000000"/>
                <w:sz w:val="22"/>
                <w:szCs w:val="22"/>
              </w:rPr>
              <w:t>TRANSACTION_UUID_REQUIRED</w:t>
            </w:r>
          </w:p>
        </w:tc>
        <w:tc>
          <w:tcPr>
            <w:tcW w:w="4050" w:type="dxa"/>
            <w:tcBorders>
              <w:top w:val="nil"/>
              <w:left w:val="nil"/>
              <w:bottom w:val="single" w:color="auto" w:sz="4" w:space="0"/>
              <w:right w:val="single" w:color="auto" w:sz="4" w:space="0"/>
            </w:tcBorders>
            <w:noWrap/>
            <w:vAlign w:val="bottom"/>
          </w:tcPr>
          <w:p w14:paraId="673DEE35">
            <w:pPr>
              <w:widowControl/>
              <w:spacing w:before="0" w:line="240" w:lineRule="auto"/>
              <w:ind w:left="0"/>
              <w:rPr>
                <w:snapToGrid/>
                <w:color w:val="000000"/>
                <w:sz w:val="22"/>
                <w:szCs w:val="22"/>
              </w:rPr>
            </w:pPr>
            <w:r>
              <w:rPr>
                <w:color w:val="000000"/>
                <w:sz w:val="22"/>
                <w:szCs w:val="22"/>
              </w:rPr>
              <w:t>Transaction Uuid là bắt buộc</w:t>
            </w:r>
          </w:p>
        </w:tc>
        <w:tc>
          <w:tcPr>
            <w:tcW w:w="4590" w:type="dxa"/>
            <w:tcBorders>
              <w:top w:val="nil"/>
              <w:left w:val="nil"/>
              <w:bottom w:val="single" w:color="auto" w:sz="4" w:space="0"/>
              <w:right w:val="single" w:color="auto" w:sz="4" w:space="0"/>
            </w:tcBorders>
            <w:noWrap w:val="0"/>
            <w:vAlign w:val="bottom"/>
          </w:tcPr>
          <w:p w14:paraId="6A6AED6A">
            <w:pPr>
              <w:widowControl/>
              <w:spacing w:before="0" w:line="240" w:lineRule="auto"/>
              <w:ind w:left="0"/>
              <w:rPr>
                <w:snapToGrid/>
                <w:color w:val="000000"/>
                <w:sz w:val="22"/>
                <w:szCs w:val="22"/>
              </w:rPr>
            </w:pPr>
            <w:r>
              <w:rPr>
                <w:snapToGrid/>
                <w:color w:val="000000"/>
                <w:sz w:val="22"/>
                <w:szCs w:val="22"/>
              </w:rPr>
              <w:t>Truyền transactionUuid.</w:t>
            </w:r>
          </w:p>
        </w:tc>
      </w:tr>
      <w:tr w14:paraId="3B7C348B">
        <w:tblPrEx>
          <w:tblCellMar>
            <w:top w:w="0" w:type="dxa"/>
            <w:left w:w="108" w:type="dxa"/>
            <w:bottom w:w="0" w:type="dxa"/>
            <w:right w:w="108" w:type="dxa"/>
          </w:tblCellMar>
        </w:tblPrEx>
        <w:trPr>
          <w:trHeight w:val="300" w:hRule="atLeast"/>
        </w:trPr>
        <w:tc>
          <w:tcPr>
            <w:tcW w:w="630" w:type="dxa"/>
            <w:tcBorders>
              <w:top w:val="nil"/>
              <w:left w:val="single" w:color="auto" w:sz="4" w:space="0"/>
              <w:bottom w:val="single" w:color="auto" w:sz="4" w:space="0"/>
              <w:right w:val="single" w:color="auto" w:sz="4" w:space="0"/>
            </w:tcBorders>
            <w:noWrap/>
            <w:vAlign w:val="bottom"/>
          </w:tcPr>
          <w:p w14:paraId="16FF8160">
            <w:pPr>
              <w:widowControl/>
              <w:spacing w:before="0" w:line="240" w:lineRule="auto"/>
              <w:ind w:left="0"/>
              <w:jc w:val="center"/>
              <w:rPr>
                <w:snapToGrid/>
                <w:color w:val="000000"/>
                <w:sz w:val="22"/>
                <w:szCs w:val="22"/>
              </w:rPr>
            </w:pPr>
            <w:r>
              <w:rPr>
                <w:snapToGrid/>
                <w:color w:val="000000"/>
                <w:sz w:val="22"/>
                <w:szCs w:val="22"/>
              </w:rPr>
              <w:t>3</w:t>
            </w:r>
          </w:p>
        </w:tc>
        <w:tc>
          <w:tcPr>
            <w:tcW w:w="1793" w:type="dxa"/>
            <w:tcBorders>
              <w:top w:val="nil"/>
              <w:left w:val="nil"/>
              <w:bottom w:val="single" w:color="auto" w:sz="4" w:space="0"/>
              <w:right w:val="single" w:color="auto" w:sz="4" w:space="0"/>
            </w:tcBorders>
            <w:noWrap/>
            <w:vAlign w:val="bottom"/>
          </w:tcPr>
          <w:p w14:paraId="5D00A38A">
            <w:pPr>
              <w:widowControl/>
              <w:spacing w:before="0" w:line="240" w:lineRule="auto"/>
              <w:ind w:left="0"/>
              <w:rPr>
                <w:snapToGrid/>
                <w:color w:val="000000"/>
                <w:sz w:val="22"/>
                <w:szCs w:val="22"/>
              </w:rPr>
            </w:pPr>
            <w:r>
              <w:rPr>
                <w:snapToGrid/>
                <w:color w:val="000000"/>
                <w:sz w:val="22"/>
                <w:szCs w:val="22"/>
              </w:rPr>
              <w:t>BAD_REQUEST</w:t>
            </w:r>
          </w:p>
        </w:tc>
        <w:tc>
          <w:tcPr>
            <w:tcW w:w="3247" w:type="dxa"/>
            <w:tcBorders>
              <w:top w:val="nil"/>
              <w:left w:val="nil"/>
              <w:bottom w:val="single" w:color="auto" w:sz="4" w:space="0"/>
              <w:right w:val="single" w:color="auto" w:sz="4" w:space="0"/>
            </w:tcBorders>
            <w:noWrap/>
            <w:vAlign w:val="bottom"/>
          </w:tcPr>
          <w:p w14:paraId="608C5D9D">
            <w:pPr>
              <w:pStyle w:val="33"/>
              <w:shd w:val="clear" w:color="auto" w:fill="FFFFFF"/>
              <w:rPr>
                <w:rFonts w:ascii="Times New Roman" w:hAnsi="Times New Roman" w:cs="Times New Roman"/>
                <w:sz w:val="22"/>
                <w:szCs w:val="22"/>
              </w:rPr>
            </w:pPr>
            <w:r>
              <w:rPr>
                <w:rFonts w:ascii="Times New Roman" w:hAnsi="Times New Roman" w:cs="Times New Roman"/>
                <w:bCs/>
                <w:sz w:val="22"/>
                <w:szCs w:val="22"/>
              </w:rPr>
              <w:t>TAX_CODE_REQUIRED</w:t>
            </w:r>
          </w:p>
        </w:tc>
        <w:tc>
          <w:tcPr>
            <w:tcW w:w="4050" w:type="dxa"/>
            <w:tcBorders>
              <w:top w:val="nil"/>
              <w:left w:val="nil"/>
              <w:bottom w:val="single" w:color="auto" w:sz="4" w:space="0"/>
              <w:right w:val="single" w:color="auto" w:sz="4" w:space="0"/>
            </w:tcBorders>
            <w:noWrap/>
            <w:vAlign w:val="bottom"/>
          </w:tcPr>
          <w:p w14:paraId="13A12A86">
            <w:pPr>
              <w:widowControl/>
              <w:spacing w:before="0" w:line="240" w:lineRule="auto"/>
              <w:ind w:left="0"/>
              <w:rPr>
                <w:snapToGrid/>
                <w:color w:val="000000"/>
                <w:sz w:val="22"/>
                <w:szCs w:val="22"/>
              </w:rPr>
            </w:pPr>
            <w:r>
              <w:rPr>
                <w:sz w:val="22"/>
                <w:szCs w:val="22"/>
              </w:rPr>
              <w:t>Mã số thuế bắt buộc nhập</w:t>
            </w:r>
            <w:r>
              <w:rPr>
                <w:color w:val="000000"/>
                <w:sz w:val="22"/>
                <w:szCs w:val="22"/>
                <w:lang w:val="vi-VN"/>
              </w:rPr>
              <w:t>.</w:t>
            </w:r>
          </w:p>
        </w:tc>
        <w:tc>
          <w:tcPr>
            <w:tcW w:w="4590" w:type="dxa"/>
            <w:tcBorders>
              <w:top w:val="nil"/>
              <w:left w:val="nil"/>
              <w:bottom w:val="single" w:color="auto" w:sz="4" w:space="0"/>
              <w:right w:val="single" w:color="auto" w:sz="4" w:space="0"/>
            </w:tcBorders>
            <w:noWrap w:val="0"/>
            <w:vAlign w:val="bottom"/>
          </w:tcPr>
          <w:p w14:paraId="4EFB0F4F">
            <w:pPr>
              <w:widowControl/>
              <w:spacing w:before="0" w:line="240" w:lineRule="auto"/>
              <w:ind w:left="0"/>
              <w:rPr>
                <w:snapToGrid/>
                <w:color w:val="000000"/>
                <w:sz w:val="22"/>
                <w:szCs w:val="22"/>
              </w:rPr>
            </w:pPr>
            <w:r>
              <w:rPr>
                <w:snapToGrid/>
                <w:color w:val="000000"/>
                <w:sz w:val="22"/>
                <w:szCs w:val="22"/>
              </w:rPr>
              <w:t>Truyền Mã số thuế của doanh nghiệp/chi nhánh phát hành hóa đơn.</w:t>
            </w:r>
          </w:p>
        </w:tc>
      </w:tr>
      <w:tr w14:paraId="6C73E428">
        <w:tblPrEx>
          <w:tblCellMar>
            <w:top w:w="0" w:type="dxa"/>
            <w:left w:w="108" w:type="dxa"/>
            <w:bottom w:w="0" w:type="dxa"/>
            <w:right w:w="108" w:type="dxa"/>
          </w:tblCellMar>
        </w:tblPrEx>
        <w:trPr>
          <w:trHeight w:val="300" w:hRule="atLeast"/>
        </w:trPr>
        <w:tc>
          <w:tcPr>
            <w:tcW w:w="630" w:type="dxa"/>
            <w:tcBorders>
              <w:top w:val="nil"/>
              <w:left w:val="single" w:color="auto" w:sz="4" w:space="0"/>
              <w:bottom w:val="single" w:color="auto" w:sz="4" w:space="0"/>
              <w:right w:val="single" w:color="auto" w:sz="4" w:space="0"/>
            </w:tcBorders>
            <w:noWrap/>
            <w:vAlign w:val="bottom"/>
          </w:tcPr>
          <w:p w14:paraId="44F2FB2D">
            <w:pPr>
              <w:widowControl/>
              <w:spacing w:before="0" w:line="240" w:lineRule="auto"/>
              <w:ind w:left="0"/>
              <w:jc w:val="center"/>
              <w:rPr>
                <w:snapToGrid/>
                <w:color w:val="000000"/>
                <w:sz w:val="22"/>
                <w:szCs w:val="22"/>
              </w:rPr>
            </w:pPr>
            <w:r>
              <w:rPr>
                <w:snapToGrid/>
                <w:color w:val="000000"/>
                <w:sz w:val="22"/>
                <w:szCs w:val="22"/>
              </w:rPr>
              <w:t>4</w:t>
            </w:r>
          </w:p>
        </w:tc>
        <w:tc>
          <w:tcPr>
            <w:tcW w:w="1793" w:type="dxa"/>
            <w:tcBorders>
              <w:top w:val="nil"/>
              <w:left w:val="nil"/>
              <w:bottom w:val="single" w:color="auto" w:sz="4" w:space="0"/>
              <w:right w:val="single" w:color="auto" w:sz="4" w:space="0"/>
            </w:tcBorders>
            <w:noWrap/>
            <w:vAlign w:val="bottom"/>
          </w:tcPr>
          <w:p w14:paraId="1256D732">
            <w:pPr>
              <w:widowControl/>
              <w:spacing w:before="0" w:line="240" w:lineRule="auto"/>
              <w:ind w:left="0"/>
              <w:rPr>
                <w:snapToGrid/>
                <w:color w:val="000000"/>
                <w:sz w:val="22"/>
                <w:szCs w:val="22"/>
              </w:rPr>
            </w:pPr>
            <w:r>
              <w:rPr>
                <w:snapToGrid/>
                <w:color w:val="000000"/>
                <w:sz w:val="22"/>
                <w:szCs w:val="22"/>
              </w:rPr>
              <w:t>BAD_REQUEST</w:t>
            </w:r>
          </w:p>
        </w:tc>
        <w:tc>
          <w:tcPr>
            <w:tcW w:w="3247" w:type="dxa"/>
            <w:tcBorders>
              <w:top w:val="nil"/>
              <w:left w:val="nil"/>
              <w:bottom w:val="single" w:color="auto" w:sz="4" w:space="0"/>
              <w:right w:val="single" w:color="auto" w:sz="4" w:space="0"/>
            </w:tcBorders>
            <w:noWrap/>
            <w:vAlign w:val="bottom"/>
          </w:tcPr>
          <w:p w14:paraId="130F6B3C">
            <w:pPr>
              <w:pStyle w:val="33"/>
              <w:shd w:val="clear" w:color="auto" w:fill="FFFFFF"/>
              <w:rPr>
                <w:rFonts w:ascii="Times New Roman" w:hAnsi="Times New Roman" w:cs="Times New Roman"/>
                <w:sz w:val="22"/>
                <w:szCs w:val="22"/>
              </w:rPr>
            </w:pPr>
            <w:r>
              <w:rPr>
                <w:rFonts w:ascii="Times New Roman" w:hAnsi="Times New Roman" w:cs="Times New Roman"/>
                <w:bCs/>
                <w:sz w:val="22"/>
                <w:szCs w:val="22"/>
              </w:rPr>
              <w:t>BUYER_EMAIL_REQUIRED</w:t>
            </w:r>
          </w:p>
        </w:tc>
        <w:tc>
          <w:tcPr>
            <w:tcW w:w="4050" w:type="dxa"/>
            <w:tcBorders>
              <w:top w:val="nil"/>
              <w:left w:val="nil"/>
              <w:bottom w:val="single" w:color="auto" w:sz="4" w:space="0"/>
              <w:right w:val="single" w:color="auto" w:sz="4" w:space="0"/>
            </w:tcBorders>
            <w:noWrap/>
            <w:vAlign w:val="bottom"/>
          </w:tcPr>
          <w:p w14:paraId="5504A439">
            <w:pPr>
              <w:widowControl/>
              <w:spacing w:before="0" w:line="240" w:lineRule="auto"/>
              <w:ind w:left="0"/>
              <w:rPr>
                <w:snapToGrid/>
                <w:color w:val="000000"/>
                <w:sz w:val="22"/>
                <w:szCs w:val="22"/>
              </w:rPr>
            </w:pPr>
            <w:r>
              <w:rPr>
                <w:color w:val="000000"/>
                <w:sz w:val="22"/>
                <w:szCs w:val="22"/>
              </w:rPr>
              <w:t>Email khách hàng bắt buộc nhập.</w:t>
            </w:r>
          </w:p>
        </w:tc>
        <w:tc>
          <w:tcPr>
            <w:tcW w:w="4590" w:type="dxa"/>
            <w:tcBorders>
              <w:top w:val="nil"/>
              <w:left w:val="nil"/>
              <w:bottom w:val="single" w:color="auto" w:sz="4" w:space="0"/>
              <w:right w:val="single" w:color="auto" w:sz="4" w:space="0"/>
            </w:tcBorders>
            <w:noWrap w:val="0"/>
            <w:vAlign w:val="bottom"/>
          </w:tcPr>
          <w:p w14:paraId="6EF552BD">
            <w:pPr>
              <w:widowControl/>
              <w:spacing w:before="0" w:line="240" w:lineRule="auto"/>
              <w:ind w:left="0"/>
              <w:rPr>
                <w:snapToGrid/>
                <w:color w:val="000000"/>
                <w:sz w:val="22"/>
                <w:szCs w:val="22"/>
              </w:rPr>
            </w:pPr>
            <w:r>
              <w:rPr>
                <w:snapToGrid/>
                <w:color w:val="000000"/>
                <w:sz w:val="22"/>
                <w:szCs w:val="22"/>
              </w:rPr>
              <w:t>Truyền Email khách hàng.</w:t>
            </w:r>
          </w:p>
        </w:tc>
      </w:tr>
      <w:tr w14:paraId="0C1FB753">
        <w:tblPrEx>
          <w:tblCellMar>
            <w:top w:w="0" w:type="dxa"/>
            <w:left w:w="108" w:type="dxa"/>
            <w:bottom w:w="0" w:type="dxa"/>
            <w:right w:w="108" w:type="dxa"/>
          </w:tblCellMar>
        </w:tblPrEx>
        <w:trPr>
          <w:trHeight w:val="300" w:hRule="atLeast"/>
        </w:trPr>
        <w:tc>
          <w:tcPr>
            <w:tcW w:w="630" w:type="dxa"/>
            <w:tcBorders>
              <w:top w:val="nil"/>
              <w:left w:val="single" w:color="auto" w:sz="4" w:space="0"/>
              <w:bottom w:val="single" w:color="auto" w:sz="4" w:space="0"/>
              <w:right w:val="single" w:color="auto" w:sz="4" w:space="0"/>
            </w:tcBorders>
            <w:noWrap/>
            <w:vAlign w:val="bottom"/>
          </w:tcPr>
          <w:p w14:paraId="58AC7713">
            <w:pPr>
              <w:widowControl/>
              <w:spacing w:before="0" w:line="240" w:lineRule="auto"/>
              <w:ind w:left="0"/>
              <w:jc w:val="center"/>
              <w:rPr>
                <w:snapToGrid/>
                <w:color w:val="000000"/>
                <w:sz w:val="22"/>
                <w:szCs w:val="22"/>
              </w:rPr>
            </w:pPr>
            <w:r>
              <w:rPr>
                <w:snapToGrid/>
                <w:color w:val="000000"/>
                <w:sz w:val="22"/>
                <w:szCs w:val="22"/>
              </w:rPr>
              <w:t>5</w:t>
            </w:r>
          </w:p>
        </w:tc>
        <w:tc>
          <w:tcPr>
            <w:tcW w:w="1793" w:type="dxa"/>
            <w:tcBorders>
              <w:top w:val="nil"/>
              <w:left w:val="nil"/>
              <w:bottom w:val="single" w:color="auto" w:sz="4" w:space="0"/>
              <w:right w:val="single" w:color="auto" w:sz="4" w:space="0"/>
            </w:tcBorders>
            <w:noWrap/>
            <w:vAlign w:val="bottom"/>
          </w:tcPr>
          <w:p w14:paraId="384CC5D1">
            <w:pPr>
              <w:widowControl/>
              <w:spacing w:before="0" w:line="240" w:lineRule="auto"/>
              <w:ind w:left="0"/>
              <w:rPr>
                <w:snapToGrid/>
                <w:color w:val="000000"/>
                <w:sz w:val="22"/>
                <w:szCs w:val="22"/>
              </w:rPr>
            </w:pPr>
            <w:r>
              <w:rPr>
                <w:snapToGrid/>
                <w:color w:val="000000"/>
                <w:sz w:val="22"/>
                <w:szCs w:val="22"/>
              </w:rPr>
              <w:t>BAD_REQUEST</w:t>
            </w:r>
          </w:p>
        </w:tc>
        <w:tc>
          <w:tcPr>
            <w:tcW w:w="3247" w:type="dxa"/>
            <w:tcBorders>
              <w:top w:val="nil"/>
              <w:left w:val="nil"/>
              <w:bottom w:val="single" w:color="auto" w:sz="4" w:space="0"/>
              <w:right w:val="single" w:color="auto" w:sz="4" w:space="0"/>
            </w:tcBorders>
            <w:noWrap/>
            <w:vAlign w:val="bottom"/>
          </w:tcPr>
          <w:p w14:paraId="6E4E1D32">
            <w:pPr>
              <w:widowControl/>
              <w:spacing w:before="0" w:line="240" w:lineRule="auto"/>
              <w:ind w:left="0" w:right="-2265"/>
              <w:rPr>
                <w:snapToGrid/>
                <w:color w:val="000000"/>
                <w:sz w:val="22"/>
                <w:szCs w:val="22"/>
              </w:rPr>
            </w:pPr>
            <w:r>
              <w:rPr>
                <w:bCs/>
                <w:snapToGrid/>
                <w:color w:val="000000"/>
                <w:sz w:val="22"/>
                <w:szCs w:val="22"/>
              </w:rPr>
              <w:t>NOT_FOUND_DATA</w:t>
            </w:r>
          </w:p>
        </w:tc>
        <w:tc>
          <w:tcPr>
            <w:tcW w:w="4050" w:type="dxa"/>
            <w:tcBorders>
              <w:top w:val="nil"/>
              <w:left w:val="nil"/>
              <w:bottom w:val="single" w:color="auto" w:sz="4" w:space="0"/>
              <w:right w:val="single" w:color="auto" w:sz="4" w:space="0"/>
            </w:tcBorders>
            <w:noWrap/>
            <w:vAlign w:val="bottom"/>
          </w:tcPr>
          <w:p w14:paraId="0A574A83">
            <w:pPr>
              <w:widowControl/>
              <w:spacing w:before="0" w:line="240" w:lineRule="auto"/>
              <w:ind w:left="0"/>
              <w:rPr>
                <w:snapToGrid/>
                <w:color w:val="000000"/>
                <w:sz w:val="22"/>
                <w:szCs w:val="22"/>
              </w:rPr>
            </w:pPr>
            <w:r>
              <w:rPr>
                <w:color w:val="000000"/>
                <w:sz w:val="22"/>
                <w:szCs w:val="22"/>
              </w:rPr>
              <w:t xml:space="preserve">Không tìm thấy </w:t>
            </w:r>
            <w:r>
              <w:rPr>
                <w:color w:val="000000"/>
                <w:sz w:val="22"/>
                <w:szCs w:val="22"/>
                <w:lang w:val="vi-VN"/>
              </w:rPr>
              <w:t>bản ghi</w:t>
            </w:r>
            <w:r>
              <w:rPr>
                <w:color w:val="000000"/>
                <w:sz w:val="22"/>
                <w:szCs w:val="22"/>
              </w:rPr>
              <w:t>.</w:t>
            </w:r>
          </w:p>
        </w:tc>
        <w:tc>
          <w:tcPr>
            <w:tcW w:w="4590" w:type="dxa"/>
            <w:tcBorders>
              <w:top w:val="nil"/>
              <w:left w:val="nil"/>
              <w:bottom w:val="single" w:color="auto" w:sz="4" w:space="0"/>
              <w:right w:val="single" w:color="auto" w:sz="4" w:space="0"/>
            </w:tcBorders>
            <w:noWrap w:val="0"/>
            <w:vAlign w:val="bottom"/>
          </w:tcPr>
          <w:p w14:paraId="4FAE15B8">
            <w:pPr>
              <w:widowControl/>
              <w:spacing w:before="0" w:line="240" w:lineRule="auto"/>
              <w:ind w:left="0"/>
              <w:rPr>
                <w:snapToGrid/>
                <w:color w:val="000000"/>
                <w:sz w:val="22"/>
                <w:szCs w:val="22"/>
              </w:rPr>
            </w:pPr>
            <w:r>
              <w:rPr>
                <w:snapToGrid/>
                <w:color w:val="000000"/>
                <w:sz w:val="22"/>
                <w:szCs w:val="22"/>
              </w:rPr>
              <w:t>Kiểm tra transactionUuid truyền vào.</w:t>
            </w:r>
          </w:p>
        </w:tc>
      </w:tr>
      <w:tr w14:paraId="5EB0976B">
        <w:tblPrEx>
          <w:tblCellMar>
            <w:top w:w="0" w:type="dxa"/>
            <w:left w:w="108" w:type="dxa"/>
            <w:bottom w:w="0" w:type="dxa"/>
            <w:right w:w="108" w:type="dxa"/>
          </w:tblCellMar>
        </w:tblPrEx>
        <w:trPr>
          <w:trHeight w:val="600" w:hRule="atLeast"/>
        </w:trPr>
        <w:tc>
          <w:tcPr>
            <w:tcW w:w="630" w:type="dxa"/>
            <w:tcBorders>
              <w:top w:val="nil"/>
              <w:left w:val="single" w:color="auto" w:sz="4" w:space="0"/>
              <w:bottom w:val="single" w:color="auto" w:sz="4" w:space="0"/>
              <w:right w:val="single" w:color="auto" w:sz="4" w:space="0"/>
            </w:tcBorders>
            <w:noWrap/>
            <w:vAlign w:val="bottom"/>
          </w:tcPr>
          <w:p w14:paraId="1B95A078">
            <w:pPr>
              <w:widowControl/>
              <w:spacing w:before="0" w:line="240" w:lineRule="auto"/>
              <w:ind w:left="0"/>
              <w:jc w:val="center"/>
              <w:rPr>
                <w:snapToGrid/>
                <w:color w:val="000000"/>
                <w:sz w:val="22"/>
                <w:szCs w:val="22"/>
              </w:rPr>
            </w:pPr>
            <w:r>
              <w:rPr>
                <w:snapToGrid/>
                <w:color w:val="000000"/>
                <w:sz w:val="22"/>
                <w:szCs w:val="22"/>
              </w:rPr>
              <w:t>6</w:t>
            </w:r>
          </w:p>
        </w:tc>
        <w:tc>
          <w:tcPr>
            <w:tcW w:w="1793" w:type="dxa"/>
            <w:tcBorders>
              <w:top w:val="nil"/>
              <w:left w:val="nil"/>
              <w:bottom w:val="single" w:color="auto" w:sz="4" w:space="0"/>
              <w:right w:val="single" w:color="auto" w:sz="4" w:space="0"/>
            </w:tcBorders>
            <w:noWrap/>
            <w:vAlign w:val="bottom"/>
          </w:tcPr>
          <w:p w14:paraId="297686FC">
            <w:pPr>
              <w:widowControl/>
              <w:spacing w:before="0" w:line="240" w:lineRule="auto"/>
              <w:ind w:left="0"/>
              <w:rPr>
                <w:snapToGrid/>
                <w:color w:val="000000"/>
                <w:sz w:val="22"/>
                <w:szCs w:val="22"/>
              </w:rPr>
            </w:pPr>
            <w:r>
              <w:rPr>
                <w:snapToGrid/>
                <w:color w:val="000000"/>
                <w:sz w:val="22"/>
                <w:szCs w:val="22"/>
              </w:rPr>
              <w:t>BAD_REQUEST</w:t>
            </w:r>
          </w:p>
        </w:tc>
        <w:tc>
          <w:tcPr>
            <w:tcW w:w="3247" w:type="dxa"/>
            <w:tcBorders>
              <w:top w:val="nil"/>
              <w:left w:val="nil"/>
              <w:bottom w:val="single" w:color="auto" w:sz="4" w:space="0"/>
              <w:right w:val="single" w:color="auto" w:sz="4" w:space="0"/>
            </w:tcBorders>
            <w:noWrap/>
            <w:vAlign w:val="bottom"/>
          </w:tcPr>
          <w:p w14:paraId="0DEBD1DE">
            <w:pPr>
              <w:pStyle w:val="33"/>
              <w:shd w:val="clear" w:color="auto" w:fill="FFFFFF"/>
              <w:rPr>
                <w:rFonts w:ascii="Times New Roman" w:hAnsi="Times New Roman" w:cs="Times New Roman"/>
                <w:sz w:val="22"/>
                <w:szCs w:val="22"/>
              </w:rPr>
            </w:pPr>
            <w:r>
              <w:rPr>
                <w:rFonts w:ascii="Times New Roman" w:hAnsi="Times New Roman" w:cs="Times New Roman"/>
                <w:iCs/>
                <w:sz w:val="22"/>
                <w:szCs w:val="22"/>
              </w:rPr>
              <w:t>BUYER_EMAIL_ADDRESS_FORMAT</w:t>
            </w:r>
          </w:p>
        </w:tc>
        <w:tc>
          <w:tcPr>
            <w:tcW w:w="4050" w:type="dxa"/>
            <w:tcBorders>
              <w:top w:val="nil"/>
              <w:left w:val="nil"/>
              <w:bottom w:val="single" w:color="auto" w:sz="4" w:space="0"/>
              <w:right w:val="single" w:color="auto" w:sz="4" w:space="0"/>
            </w:tcBorders>
            <w:noWrap/>
            <w:vAlign w:val="bottom"/>
          </w:tcPr>
          <w:p w14:paraId="086EFF5B">
            <w:pPr>
              <w:widowControl/>
              <w:spacing w:before="0" w:line="240" w:lineRule="auto"/>
              <w:ind w:left="0"/>
              <w:rPr>
                <w:snapToGrid/>
                <w:color w:val="000000"/>
                <w:sz w:val="22"/>
                <w:szCs w:val="22"/>
              </w:rPr>
            </w:pPr>
            <w:r>
              <w:rPr>
                <w:color w:val="000000"/>
                <w:sz w:val="22"/>
                <w:szCs w:val="22"/>
              </w:rPr>
              <w:t xml:space="preserve">Email </w:t>
            </w:r>
            <w:r>
              <w:rPr>
                <w:color w:val="000000"/>
                <w:sz w:val="22"/>
                <w:szCs w:val="22"/>
                <w:lang w:val="vi-VN"/>
              </w:rPr>
              <w:t>không đúng định dạng</w:t>
            </w:r>
            <w:r>
              <w:rPr>
                <w:color w:val="000000"/>
                <w:sz w:val="22"/>
                <w:szCs w:val="22"/>
              </w:rPr>
              <w:t>.</w:t>
            </w:r>
          </w:p>
        </w:tc>
        <w:tc>
          <w:tcPr>
            <w:tcW w:w="4590" w:type="dxa"/>
            <w:tcBorders>
              <w:top w:val="nil"/>
              <w:left w:val="nil"/>
              <w:bottom w:val="single" w:color="auto" w:sz="4" w:space="0"/>
              <w:right w:val="single" w:color="auto" w:sz="4" w:space="0"/>
            </w:tcBorders>
            <w:noWrap w:val="0"/>
            <w:vAlign w:val="bottom"/>
          </w:tcPr>
          <w:p w14:paraId="593F4D7A">
            <w:pPr>
              <w:widowControl/>
              <w:spacing w:before="0" w:line="240" w:lineRule="auto"/>
              <w:ind w:left="0"/>
              <w:rPr>
                <w:snapToGrid/>
                <w:color w:val="000000"/>
                <w:sz w:val="22"/>
                <w:szCs w:val="22"/>
              </w:rPr>
            </w:pPr>
            <w:r>
              <w:rPr>
                <w:snapToGrid/>
                <w:color w:val="000000"/>
                <w:sz w:val="22"/>
                <w:szCs w:val="22"/>
              </w:rPr>
              <w:t>Kiểm tra lại Email khách hàng khi truyền vào.</w:t>
            </w:r>
          </w:p>
        </w:tc>
      </w:tr>
      <w:tr w14:paraId="5A34B308">
        <w:tblPrEx>
          <w:tblCellMar>
            <w:top w:w="0" w:type="dxa"/>
            <w:left w:w="108" w:type="dxa"/>
            <w:bottom w:w="0" w:type="dxa"/>
            <w:right w:w="108" w:type="dxa"/>
          </w:tblCellMar>
        </w:tblPrEx>
        <w:trPr>
          <w:trHeight w:val="600" w:hRule="atLeast"/>
        </w:trPr>
        <w:tc>
          <w:tcPr>
            <w:tcW w:w="630" w:type="dxa"/>
            <w:tcBorders>
              <w:top w:val="nil"/>
              <w:left w:val="single" w:color="auto" w:sz="4" w:space="0"/>
              <w:bottom w:val="single" w:color="auto" w:sz="4" w:space="0"/>
              <w:right w:val="single" w:color="auto" w:sz="4" w:space="0"/>
            </w:tcBorders>
            <w:noWrap/>
            <w:vAlign w:val="bottom"/>
          </w:tcPr>
          <w:p w14:paraId="33EC7AD2">
            <w:pPr>
              <w:widowControl/>
              <w:spacing w:before="0" w:line="240" w:lineRule="auto"/>
              <w:ind w:left="0"/>
              <w:jc w:val="center"/>
              <w:rPr>
                <w:snapToGrid/>
                <w:color w:val="000000"/>
                <w:sz w:val="22"/>
                <w:szCs w:val="22"/>
              </w:rPr>
            </w:pPr>
            <w:r>
              <w:rPr>
                <w:snapToGrid/>
                <w:color w:val="000000"/>
                <w:sz w:val="22"/>
                <w:szCs w:val="22"/>
              </w:rPr>
              <w:t>7</w:t>
            </w:r>
          </w:p>
        </w:tc>
        <w:tc>
          <w:tcPr>
            <w:tcW w:w="1793" w:type="dxa"/>
            <w:tcBorders>
              <w:top w:val="nil"/>
              <w:left w:val="nil"/>
              <w:bottom w:val="single" w:color="auto" w:sz="4" w:space="0"/>
              <w:right w:val="single" w:color="auto" w:sz="4" w:space="0"/>
            </w:tcBorders>
            <w:noWrap/>
            <w:vAlign w:val="bottom"/>
          </w:tcPr>
          <w:p w14:paraId="60428ABB">
            <w:pPr>
              <w:widowControl/>
              <w:spacing w:before="0" w:line="240" w:lineRule="auto"/>
              <w:ind w:left="0"/>
              <w:rPr>
                <w:snapToGrid/>
                <w:color w:val="000000"/>
                <w:sz w:val="22"/>
                <w:szCs w:val="22"/>
              </w:rPr>
            </w:pPr>
            <w:r>
              <w:rPr>
                <w:snapToGrid/>
                <w:color w:val="000000"/>
                <w:sz w:val="22"/>
                <w:szCs w:val="22"/>
              </w:rPr>
              <w:t>BAD_REQUEST</w:t>
            </w:r>
          </w:p>
        </w:tc>
        <w:tc>
          <w:tcPr>
            <w:tcW w:w="3247" w:type="dxa"/>
            <w:tcBorders>
              <w:top w:val="nil"/>
              <w:left w:val="nil"/>
              <w:bottom w:val="single" w:color="auto" w:sz="4" w:space="0"/>
              <w:right w:val="single" w:color="auto" w:sz="4" w:space="0"/>
            </w:tcBorders>
            <w:noWrap/>
            <w:vAlign w:val="bottom"/>
          </w:tcPr>
          <w:p w14:paraId="507A8935">
            <w:pPr>
              <w:pStyle w:val="33"/>
              <w:shd w:val="clear" w:color="auto" w:fill="FFFFFF"/>
              <w:rPr>
                <w:rFonts w:ascii="Times New Roman" w:hAnsi="Times New Roman" w:cs="Times New Roman"/>
                <w:iCs/>
                <w:sz w:val="22"/>
                <w:szCs w:val="22"/>
              </w:rPr>
            </w:pPr>
            <w:r>
              <w:rPr>
                <w:rFonts w:ascii="Times New Roman" w:hAnsi="Times New Roman" w:cs="Times New Roman"/>
                <w:iCs/>
                <w:sz w:val="22"/>
                <w:szCs w:val="22"/>
              </w:rPr>
              <w:t>EMAIL_CONFIG_NOT_ACTIVE</w:t>
            </w:r>
          </w:p>
        </w:tc>
        <w:tc>
          <w:tcPr>
            <w:tcW w:w="4050" w:type="dxa"/>
            <w:tcBorders>
              <w:top w:val="nil"/>
              <w:left w:val="nil"/>
              <w:bottom w:val="single" w:color="auto" w:sz="4" w:space="0"/>
              <w:right w:val="single" w:color="auto" w:sz="4" w:space="0"/>
            </w:tcBorders>
            <w:noWrap/>
            <w:vAlign w:val="bottom"/>
          </w:tcPr>
          <w:p w14:paraId="177728CC">
            <w:pPr>
              <w:widowControl/>
              <w:spacing w:before="0" w:line="240" w:lineRule="auto"/>
              <w:ind w:left="0"/>
              <w:rPr>
                <w:color w:val="000000"/>
                <w:sz w:val="22"/>
                <w:szCs w:val="22"/>
              </w:rPr>
            </w:pPr>
            <w:r>
              <w:rPr>
                <w:color w:val="000000"/>
                <w:sz w:val="22"/>
                <w:szCs w:val="22"/>
              </w:rPr>
              <w:t>Cấu hình Email ngừng hoạt động.</w:t>
            </w:r>
          </w:p>
        </w:tc>
        <w:tc>
          <w:tcPr>
            <w:tcW w:w="4590" w:type="dxa"/>
            <w:tcBorders>
              <w:top w:val="nil"/>
              <w:left w:val="nil"/>
              <w:bottom w:val="single" w:color="auto" w:sz="4" w:space="0"/>
              <w:right w:val="single" w:color="auto" w:sz="4" w:space="0"/>
            </w:tcBorders>
            <w:noWrap w:val="0"/>
            <w:vAlign w:val="bottom"/>
          </w:tcPr>
          <w:p w14:paraId="63FFB920">
            <w:pPr>
              <w:widowControl/>
              <w:spacing w:before="0" w:line="240" w:lineRule="auto"/>
              <w:ind w:left="0"/>
              <w:rPr>
                <w:snapToGrid/>
                <w:color w:val="000000"/>
                <w:sz w:val="22"/>
                <w:szCs w:val="22"/>
              </w:rPr>
            </w:pPr>
            <w:r>
              <w:rPr>
                <w:snapToGrid/>
                <w:color w:val="000000"/>
                <w:sz w:val="22"/>
                <w:szCs w:val="22"/>
              </w:rPr>
              <w:t>Chuyển Cấu hình Email sang Hoạt động trong Quản lý hệ thống &gt; Cấu hình doanh nghiệp &gt; Email.</w:t>
            </w:r>
          </w:p>
        </w:tc>
      </w:tr>
      <w:tr w14:paraId="29F5E514">
        <w:tblPrEx>
          <w:tblCellMar>
            <w:top w:w="0" w:type="dxa"/>
            <w:left w:w="108" w:type="dxa"/>
            <w:bottom w:w="0" w:type="dxa"/>
            <w:right w:w="108" w:type="dxa"/>
          </w:tblCellMar>
        </w:tblPrEx>
        <w:trPr>
          <w:trHeight w:val="600" w:hRule="atLeast"/>
        </w:trPr>
        <w:tc>
          <w:tcPr>
            <w:tcW w:w="630" w:type="dxa"/>
            <w:tcBorders>
              <w:top w:val="nil"/>
              <w:left w:val="single" w:color="auto" w:sz="4" w:space="0"/>
              <w:bottom w:val="single" w:color="auto" w:sz="4" w:space="0"/>
              <w:right w:val="single" w:color="auto" w:sz="4" w:space="0"/>
            </w:tcBorders>
            <w:noWrap/>
            <w:vAlign w:val="bottom"/>
          </w:tcPr>
          <w:p w14:paraId="3CD0787C">
            <w:pPr>
              <w:widowControl/>
              <w:spacing w:before="0" w:line="240" w:lineRule="auto"/>
              <w:ind w:left="0"/>
              <w:jc w:val="center"/>
              <w:rPr>
                <w:snapToGrid/>
                <w:color w:val="000000"/>
                <w:sz w:val="22"/>
                <w:szCs w:val="22"/>
              </w:rPr>
            </w:pPr>
            <w:r>
              <w:rPr>
                <w:snapToGrid/>
                <w:color w:val="000000"/>
                <w:sz w:val="22"/>
                <w:szCs w:val="22"/>
              </w:rPr>
              <w:t>8</w:t>
            </w:r>
          </w:p>
        </w:tc>
        <w:tc>
          <w:tcPr>
            <w:tcW w:w="1793" w:type="dxa"/>
            <w:tcBorders>
              <w:top w:val="nil"/>
              <w:left w:val="nil"/>
              <w:bottom w:val="single" w:color="auto" w:sz="4" w:space="0"/>
              <w:right w:val="single" w:color="auto" w:sz="4" w:space="0"/>
            </w:tcBorders>
            <w:noWrap w:val="0"/>
            <w:vAlign w:val="center"/>
          </w:tcPr>
          <w:p w14:paraId="514322F2">
            <w:pPr>
              <w:widowControl/>
              <w:spacing w:before="0" w:line="240" w:lineRule="auto"/>
              <w:ind w:left="0"/>
              <w:rPr>
                <w:snapToGrid/>
                <w:color w:val="000000"/>
                <w:sz w:val="22"/>
                <w:szCs w:val="22"/>
              </w:rPr>
            </w:pPr>
          </w:p>
          <w:p w14:paraId="2EC6C208">
            <w:pPr>
              <w:widowControl/>
              <w:spacing w:before="0" w:line="240" w:lineRule="auto"/>
              <w:ind w:left="0"/>
              <w:rPr>
                <w:snapToGrid/>
                <w:color w:val="000000"/>
                <w:sz w:val="22"/>
                <w:szCs w:val="22"/>
              </w:rPr>
            </w:pPr>
            <w:r>
              <w:rPr>
                <w:snapToGrid/>
                <w:color w:val="000000"/>
                <w:sz w:val="22"/>
                <w:szCs w:val="22"/>
              </w:rPr>
              <w:t>BAD_REQUEST</w:t>
            </w:r>
          </w:p>
        </w:tc>
        <w:tc>
          <w:tcPr>
            <w:tcW w:w="3247" w:type="dxa"/>
            <w:tcBorders>
              <w:top w:val="nil"/>
              <w:left w:val="nil"/>
              <w:bottom w:val="single" w:color="auto" w:sz="4" w:space="0"/>
              <w:right w:val="single" w:color="auto" w:sz="4" w:space="0"/>
            </w:tcBorders>
            <w:noWrap w:val="0"/>
            <w:vAlign w:val="bottom"/>
          </w:tcPr>
          <w:p w14:paraId="72351248">
            <w:pPr>
              <w:pStyle w:val="33"/>
              <w:shd w:val="clear" w:color="auto" w:fill="FFFFFF"/>
              <w:rPr>
                <w:rFonts w:ascii="Times New Roman" w:hAnsi="Times New Roman" w:cs="Times New Roman"/>
                <w:sz w:val="22"/>
                <w:szCs w:val="22"/>
              </w:rPr>
            </w:pPr>
            <w:r>
              <w:rPr>
                <w:rFonts w:ascii="Times New Roman" w:hAnsi="Times New Roman" w:cs="Times New Roman"/>
                <w:bCs/>
                <w:sz w:val="22"/>
                <w:szCs w:val="22"/>
              </w:rPr>
              <w:t>EMAIL_NOT_CONFIG</w:t>
            </w:r>
          </w:p>
        </w:tc>
        <w:tc>
          <w:tcPr>
            <w:tcW w:w="4050" w:type="dxa"/>
            <w:tcBorders>
              <w:top w:val="nil"/>
              <w:left w:val="nil"/>
              <w:bottom w:val="single" w:color="auto" w:sz="4" w:space="0"/>
              <w:right w:val="single" w:color="auto" w:sz="4" w:space="0"/>
            </w:tcBorders>
            <w:noWrap w:val="0"/>
            <w:vAlign w:val="bottom"/>
          </w:tcPr>
          <w:p w14:paraId="0F5A7C60">
            <w:pPr>
              <w:widowControl/>
              <w:spacing w:before="0" w:line="240" w:lineRule="auto"/>
              <w:ind w:left="0"/>
              <w:rPr>
                <w:snapToGrid/>
                <w:color w:val="000000"/>
                <w:sz w:val="22"/>
                <w:szCs w:val="22"/>
              </w:rPr>
            </w:pPr>
            <w:r>
              <w:rPr>
                <w:snapToGrid/>
                <w:color w:val="000000"/>
                <w:sz w:val="22"/>
                <w:szCs w:val="22"/>
              </w:rPr>
              <w:t>Chưa cấu hình Email.</w:t>
            </w:r>
          </w:p>
        </w:tc>
        <w:tc>
          <w:tcPr>
            <w:tcW w:w="4590" w:type="dxa"/>
            <w:tcBorders>
              <w:top w:val="nil"/>
              <w:left w:val="nil"/>
              <w:bottom w:val="single" w:color="auto" w:sz="4" w:space="0"/>
              <w:right w:val="single" w:color="auto" w:sz="4" w:space="0"/>
            </w:tcBorders>
            <w:noWrap w:val="0"/>
            <w:vAlign w:val="bottom"/>
          </w:tcPr>
          <w:p w14:paraId="3A6532AA">
            <w:pPr>
              <w:widowControl/>
              <w:spacing w:before="0" w:line="240" w:lineRule="auto"/>
              <w:ind w:left="0"/>
              <w:rPr>
                <w:snapToGrid/>
                <w:color w:val="000000"/>
                <w:sz w:val="22"/>
                <w:szCs w:val="22"/>
              </w:rPr>
            </w:pPr>
            <w:r>
              <w:rPr>
                <w:snapToGrid/>
                <w:color w:val="000000"/>
                <w:sz w:val="22"/>
                <w:szCs w:val="22"/>
              </w:rPr>
              <w:t>Cấu hình Email trong Quản lý hệ thống &gt; Cấu hình doanh nghiệp &gt; Email.</w:t>
            </w:r>
          </w:p>
        </w:tc>
      </w:tr>
    </w:tbl>
    <w:p w14:paraId="4ED40666">
      <w:pPr>
        <w:ind w:left="360"/>
        <w:rPr>
          <w:bCs/>
          <w:sz w:val="22"/>
          <w:szCs w:val="22"/>
          <w:lang w:val="en"/>
        </w:rPr>
      </w:pPr>
    </w:p>
    <w:p w14:paraId="60A215FE">
      <w:pPr>
        <w:ind w:left="360"/>
        <w:rPr>
          <w:sz w:val="22"/>
          <w:szCs w:val="22"/>
        </w:rPr>
      </w:pPr>
    </w:p>
    <w:p w14:paraId="57CB2DC1">
      <w:pPr>
        <w:ind w:left="0"/>
        <w:rPr>
          <w:sz w:val="22"/>
          <w:szCs w:val="22"/>
        </w:rPr>
      </w:pPr>
    </w:p>
    <w:p w14:paraId="0632835F">
      <w:pPr>
        <w:tabs>
          <w:tab w:val="left" w:pos="1110"/>
        </w:tabs>
        <w:ind w:left="0"/>
        <w:rPr>
          <w:sz w:val="22"/>
          <w:szCs w:val="22"/>
        </w:rPr>
        <w:sectPr>
          <w:headerReference r:id="rId14" w:type="first"/>
          <w:footerReference r:id="rId15" w:type="default"/>
          <w:headerReference r:id="rId13" w:type="even"/>
          <w:footerReference r:id="rId16" w:type="even"/>
          <w:pgSz w:w="16834" w:h="11909" w:orient="landscape"/>
          <w:pgMar w:top="1138" w:right="1138" w:bottom="850" w:left="1138" w:header="432" w:footer="432" w:gutter="0"/>
          <w:pgNumType w:start="1"/>
          <w:cols w:space="720" w:num="1"/>
          <w:titlePg/>
          <w:docGrid w:linePitch="326" w:charSpace="0"/>
        </w:sectPr>
      </w:pPr>
    </w:p>
    <w:p w14:paraId="75C84C17">
      <w:pPr>
        <w:pStyle w:val="3"/>
        <w:numPr>
          <w:ilvl w:val="0"/>
          <w:numId w:val="0"/>
        </w:numPr>
        <w:tabs>
          <w:tab w:val="clear" w:pos="2278"/>
        </w:tabs>
        <w:rPr>
          <w:rFonts w:ascii="Times New Roman" w:hAnsi="Times New Roman"/>
          <w:sz w:val="22"/>
          <w:szCs w:val="22"/>
        </w:rPr>
      </w:pPr>
      <w:bookmarkStart w:id="61" w:name="_Toc152856178"/>
      <w:r>
        <w:rPr>
          <w:rFonts w:ascii="Times New Roman" w:hAnsi="Times New Roman"/>
          <w:sz w:val="22"/>
          <w:szCs w:val="22"/>
        </w:rPr>
        <w:t>7.34 Lập hóa đơn xăng dầu nháp</w:t>
      </w:r>
      <w:bookmarkEnd w:id="61"/>
    </w:p>
    <w:p w14:paraId="219414D2">
      <w:pPr>
        <w:numPr>
          <w:ilvl w:val="0"/>
          <w:numId w:val="21"/>
        </w:numPr>
        <w:jc w:val="both"/>
        <w:rPr>
          <w:b/>
          <w:color w:val="0000FF"/>
          <w:sz w:val="22"/>
          <w:szCs w:val="22"/>
        </w:rPr>
      </w:pPr>
      <w:r>
        <w:rPr>
          <w:b/>
          <w:color w:val="0000FF"/>
          <w:sz w:val="22"/>
          <w:szCs w:val="22"/>
        </w:rPr>
        <w:t>Đầu vào:</w:t>
      </w:r>
    </w:p>
    <w:p w14:paraId="378DC16C">
      <w:pPr>
        <w:jc w:val="both"/>
        <w:rPr>
          <w:sz w:val="22"/>
          <w:szCs w:val="22"/>
        </w:rPr>
      </w:pPr>
      <w:r>
        <w:rPr>
          <w:sz w:val="22"/>
          <w:szCs w:val="22"/>
        </w:rPr>
        <w:t>Webservice dùng để lưu dữ liệu hóa đơn nháp lên hệ thống SInvoice. Các hóa đơn nháp này không có số hóa đơn hay kí số, chỉ có thể xem/phát hành trên website của SInvoice. Khi phát hành thì các số hóa đơn sẽ không được cập nhật lại phần mềm tích hợp.</w:t>
      </w:r>
    </w:p>
    <w:p w14:paraId="25CBCD16">
      <w:pPr>
        <w:numPr>
          <w:ilvl w:val="0"/>
          <w:numId w:val="17"/>
        </w:numPr>
        <w:snapToGrid w:val="0"/>
        <w:jc w:val="both"/>
        <w:rPr>
          <w:sz w:val="22"/>
          <w:szCs w:val="22"/>
        </w:rPr>
      </w:pPr>
      <w:r>
        <w:rPr>
          <w:sz w:val="22"/>
          <w:szCs w:val="22"/>
        </w:rPr>
        <w:t xml:space="preserve">Action (POST): </w:t>
      </w:r>
      <w:r>
        <w:rPr>
          <w:color w:val="0070C0"/>
          <w:sz w:val="22"/>
          <w:szCs w:val="22"/>
        </w:rPr>
        <w:t>InvoiceAPI/InvoiceWS/createOrUpdateInvoiceDraftForFuel/{supplierTaxCode}</w:t>
      </w:r>
    </w:p>
    <w:p w14:paraId="2ECD20E8">
      <w:pPr>
        <w:numPr>
          <w:ilvl w:val="0"/>
          <w:numId w:val="17"/>
        </w:numPr>
        <w:jc w:val="both"/>
        <w:rPr>
          <w:sz w:val="22"/>
          <w:szCs w:val="22"/>
        </w:rPr>
      </w:pPr>
      <w:r>
        <w:rPr>
          <w:sz w:val="22"/>
          <w:szCs w:val="22"/>
        </w:rPr>
        <w:t>Headers:</w:t>
      </w:r>
    </w:p>
    <w:p w14:paraId="7828BFC9">
      <w:pPr>
        <w:ind w:left="720"/>
        <w:jc w:val="both"/>
        <w:rPr>
          <w:sz w:val="22"/>
          <w:szCs w:val="22"/>
          <w:lang w:val="en"/>
        </w:rPr>
      </w:pPr>
      <w:r>
        <w:rPr>
          <w:sz w:val="22"/>
          <w:szCs w:val="22"/>
          <w:lang w:val="en"/>
        </w:rPr>
        <w:t>+ Cookie: giá trị access_token hoặc Authorization: username/pass như đăng nhập trên web</w:t>
      </w:r>
    </w:p>
    <w:p w14:paraId="51F7ABE9">
      <w:pPr>
        <w:ind w:left="720"/>
        <w:jc w:val="both"/>
        <w:rPr>
          <w:sz w:val="22"/>
          <w:szCs w:val="22"/>
          <w:lang w:val="fr-FR"/>
        </w:rPr>
      </w:pPr>
      <w:r>
        <w:rPr>
          <w:sz w:val="22"/>
          <w:szCs w:val="22"/>
          <w:lang w:val="fr-FR"/>
        </w:rPr>
        <w:t xml:space="preserve">+ Content-Type : application/json </w:t>
      </w:r>
    </w:p>
    <w:tbl>
      <w:tblPr>
        <w:tblStyle w:val="13"/>
        <w:tblW w:w="9355" w:type="dxa"/>
        <w:tblInd w:w="5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40"/>
        <w:gridCol w:w="2454"/>
        <w:gridCol w:w="4561"/>
      </w:tblGrid>
      <w:tr w14:paraId="7766D9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0" w:hRule="atLeast"/>
        </w:trPr>
        <w:tc>
          <w:tcPr>
            <w:tcW w:w="2340" w:type="dxa"/>
            <w:shd w:val="clear" w:color="auto" w:fill="D9D9D9"/>
            <w:noWrap w:val="0"/>
            <w:vAlign w:val="top"/>
          </w:tcPr>
          <w:p w14:paraId="759379C8">
            <w:pPr>
              <w:ind w:left="0"/>
              <w:jc w:val="center"/>
              <w:rPr>
                <w:b/>
                <w:bCs/>
                <w:color w:val="000000"/>
                <w:sz w:val="22"/>
                <w:szCs w:val="22"/>
              </w:rPr>
            </w:pPr>
            <w:r>
              <w:rPr>
                <w:b/>
                <w:bCs/>
                <w:color w:val="000000"/>
                <w:sz w:val="22"/>
                <w:szCs w:val="22"/>
              </w:rPr>
              <w:t>Tên trường</w:t>
            </w:r>
          </w:p>
        </w:tc>
        <w:tc>
          <w:tcPr>
            <w:tcW w:w="2454" w:type="dxa"/>
            <w:shd w:val="clear" w:color="auto" w:fill="D9D9D9"/>
            <w:noWrap w:val="0"/>
            <w:vAlign w:val="top"/>
          </w:tcPr>
          <w:p w14:paraId="4DAD6567">
            <w:pPr>
              <w:ind w:left="0"/>
              <w:jc w:val="center"/>
              <w:rPr>
                <w:b/>
                <w:bCs/>
                <w:color w:val="000000"/>
                <w:sz w:val="22"/>
                <w:szCs w:val="22"/>
              </w:rPr>
            </w:pPr>
            <w:r>
              <w:rPr>
                <w:b/>
                <w:bCs/>
                <w:color w:val="000000"/>
                <w:sz w:val="22"/>
                <w:szCs w:val="22"/>
              </w:rPr>
              <w:t>Kiểu dữ liệu, ràng buộc</w:t>
            </w:r>
          </w:p>
        </w:tc>
        <w:tc>
          <w:tcPr>
            <w:tcW w:w="4561" w:type="dxa"/>
            <w:shd w:val="clear" w:color="auto" w:fill="D9D9D9"/>
            <w:noWrap w:val="0"/>
            <w:vAlign w:val="top"/>
          </w:tcPr>
          <w:p w14:paraId="2DBB0DFB">
            <w:pPr>
              <w:ind w:left="0"/>
              <w:jc w:val="center"/>
              <w:rPr>
                <w:b/>
                <w:bCs/>
                <w:color w:val="000000"/>
                <w:sz w:val="22"/>
                <w:szCs w:val="22"/>
              </w:rPr>
            </w:pPr>
            <w:r>
              <w:rPr>
                <w:b/>
                <w:bCs/>
                <w:color w:val="000000"/>
                <w:sz w:val="22"/>
                <w:szCs w:val="22"/>
              </w:rPr>
              <w:t>Mô tả</w:t>
            </w:r>
          </w:p>
        </w:tc>
      </w:tr>
      <w:tr w14:paraId="037DDC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noWrap w:val="0"/>
            <w:vAlign w:val="top"/>
          </w:tcPr>
          <w:p w14:paraId="129DE4D7">
            <w:pPr>
              <w:spacing w:before="0"/>
              <w:ind w:left="0"/>
              <w:jc w:val="both"/>
              <w:rPr>
                <w:sz w:val="22"/>
                <w:szCs w:val="22"/>
              </w:rPr>
            </w:pPr>
            <w:r>
              <w:rPr>
                <w:sz w:val="22"/>
                <w:szCs w:val="22"/>
              </w:rPr>
              <w:t>supplierTaxCode</w:t>
            </w:r>
          </w:p>
        </w:tc>
        <w:tc>
          <w:tcPr>
            <w:tcW w:w="2454" w:type="dxa"/>
            <w:noWrap w:val="0"/>
            <w:vAlign w:val="top"/>
          </w:tcPr>
          <w:p w14:paraId="78456AF9">
            <w:pPr>
              <w:spacing w:before="0"/>
              <w:ind w:left="0"/>
              <w:jc w:val="both"/>
              <w:rPr>
                <w:sz w:val="22"/>
                <w:szCs w:val="22"/>
              </w:rPr>
            </w:pPr>
            <w:r>
              <w:rPr>
                <w:sz w:val="22"/>
                <w:szCs w:val="22"/>
              </w:rPr>
              <w:t>Required: true</w:t>
            </w:r>
          </w:p>
          <w:p w14:paraId="197A7E25">
            <w:pPr>
              <w:spacing w:before="0"/>
              <w:ind w:left="0"/>
              <w:jc w:val="both"/>
              <w:rPr>
                <w:sz w:val="22"/>
                <w:szCs w:val="22"/>
              </w:rPr>
            </w:pPr>
            <w:r>
              <w:rPr>
                <w:sz w:val="22"/>
                <w:szCs w:val="22"/>
              </w:rPr>
              <w:t>DataType: String</w:t>
            </w:r>
          </w:p>
          <w:p w14:paraId="75A9A2F7">
            <w:pPr>
              <w:spacing w:before="0"/>
              <w:ind w:left="0"/>
              <w:jc w:val="both"/>
              <w:rPr>
                <w:sz w:val="22"/>
                <w:szCs w:val="22"/>
              </w:rPr>
            </w:pPr>
            <w:r>
              <w:rPr>
                <w:sz w:val="22"/>
                <w:szCs w:val="22"/>
              </w:rPr>
              <w:t xml:space="preserve">Minlength: </w:t>
            </w:r>
          </w:p>
          <w:p w14:paraId="4674A141">
            <w:pPr>
              <w:spacing w:before="0"/>
              <w:ind w:left="0"/>
              <w:jc w:val="both"/>
              <w:rPr>
                <w:sz w:val="22"/>
                <w:szCs w:val="22"/>
              </w:rPr>
            </w:pPr>
            <w:r>
              <w:rPr>
                <w:sz w:val="22"/>
                <w:szCs w:val="22"/>
              </w:rPr>
              <w:t>Maxlength: 20</w:t>
            </w:r>
          </w:p>
          <w:p w14:paraId="1067725D">
            <w:pPr>
              <w:spacing w:before="0"/>
              <w:ind w:left="0"/>
              <w:jc w:val="both"/>
              <w:rPr>
                <w:sz w:val="22"/>
                <w:szCs w:val="22"/>
              </w:rPr>
            </w:pPr>
            <w:r>
              <w:rPr>
                <w:sz w:val="22"/>
                <w:szCs w:val="22"/>
              </w:rPr>
              <w:t>Format: [0-9-]+</w:t>
            </w:r>
          </w:p>
        </w:tc>
        <w:tc>
          <w:tcPr>
            <w:tcW w:w="4561" w:type="dxa"/>
            <w:noWrap w:val="0"/>
            <w:vAlign w:val="top"/>
          </w:tcPr>
          <w:p w14:paraId="0FD23914">
            <w:pPr>
              <w:spacing w:before="0"/>
              <w:ind w:left="0"/>
              <w:jc w:val="both"/>
              <w:rPr>
                <w:sz w:val="22"/>
                <w:szCs w:val="22"/>
              </w:rPr>
            </w:pPr>
            <w:r>
              <w:rPr>
                <w:sz w:val="22"/>
                <w:szCs w:val="22"/>
              </w:rPr>
              <w:t>Mã số thuế của doanh nghiệp/chi nhánh phát hành hóa đơn. Một doanh nghiệp có thể có nhiều mã số thuế</w:t>
            </w:r>
          </w:p>
          <w:p w14:paraId="7FB89DC5">
            <w:pPr>
              <w:spacing w:before="0"/>
              <w:ind w:left="0"/>
              <w:jc w:val="both"/>
              <w:rPr>
                <w:sz w:val="22"/>
                <w:szCs w:val="22"/>
              </w:rPr>
            </w:pPr>
            <w:r>
              <w:rPr>
                <w:sz w:val="22"/>
                <w:szCs w:val="22"/>
              </w:rPr>
              <w:t xml:space="preserve">Mẫu 1: 0312770607 </w:t>
            </w:r>
          </w:p>
          <w:p w14:paraId="61F72804">
            <w:pPr>
              <w:spacing w:before="0"/>
              <w:ind w:left="0"/>
              <w:jc w:val="both"/>
              <w:rPr>
                <w:sz w:val="22"/>
                <w:szCs w:val="22"/>
              </w:rPr>
            </w:pPr>
            <w:r>
              <w:rPr>
                <w:sz w:val="22"/>
                <w:szCs w:val="22"/>
              </w:rPr>
              <w:t>Mẫu 2: 0312770607-001</w:t>
            </w:r>
          </w:p>
        </w:tc>
      </w:tr>
    </w:tbl>
    <w:p w14:paraId="6B8A119F">
      <w:pPr>
        <w:numPr>
          <w:ilvl w:val="0"/>
          <w:numId w:val="17"/>
        </w:numPr>
        <w:snapToGrid w:val="0"/>
        <w:jc w:val="both"/>
        <w:rPr>
          <w:sz w:val="22"/>
          <w:szCs w:val="22"/>
        </w:rPr>
      </w:pPr>
      <w:r>
        <w:rPr>
          <w:sz w:val="22"/>
          <w:szCs w:val="22"/>
        </w:rPr>
        <w:t>Data: Định dạng JSON</w:t>
      </w:r>
    </w:p>
    <w:p w14:paraId="5AAFDF91">
      <w:pPr>
        <w:numPr>
          <w:ilvl w:val="0"/>
          <w:numId w:val="17"/>
        </w:numPr>
        <w:snapToGrid w:val="0"/>
        <w:jc w:val="both"/>
        <w:rPr>
          <w:sz w:val="22"/>
          <w:szCs w:val="22"/>
        </w:rPr>
      </w:pPr>
      <w:r>
        <w:rPr>
          <w:sz w:val="22"/>
          <w:szCs w:val="22"/>
        </w:rPr>
        <w:t>Thông số dữ liệu truyền vào tương tự phần Lập hóa đơn (Tham khảo json tại phần 7.2). Trong thông tin hàng hóa bổ sung trường đơn giá đã bao gồm thuế:</w:t>
      </w:r>
    </w:p>
    <w:tbl>
      <w:tblPr>
        <w:tblStyle w:val="13"/>
        <w:tblW w:w="9270" w:type="dxa"/>
        <w:tblInd w:w="55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30"/>
        <w:gridCol w:w="2106"/>
        <w:gridCol w:w="4734"/>
      </w:tblGrid>
      <w:tr w14:paraId="3CE271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5" w:hRule="atLeast"/>
        </w:trPr>
        <w:tc>
          <w:tcPr>
            <w:tcW w:w="2430" w:type="dxa"/>
            <w:shd w:val="clear" w:color="auto" w:fill="D9D9D9"/>
            <w:noWrap w:val="0"/>
            <w:vAlign w:val="top"/>
          </w:tcPr>
          <w:p w14:paraId="7BD17E32">
            <w:pPr>
              <w:jc w:val="both"/>
              <w:rPr>
                <w:b/>
                <w:sz w:val="22"/>
                <w:szCs w:val="22"/>
              </w:rPr>
            </w:pPr>
            <w:r>
              <w:rPr>
                <w:b/>
                <w:sz w:val="22"/>
                <w:szCs w:val="22"/>
              </w:rPr>
              <w:t>Tên trường</w:t>
            </w:r>
          </w:p>
        </w:tc>
        <w:tc>
          <w:tcPr>
            <w:tcW w:w="2106" w:type="dxa"/>
            <w:shd w:val="clear" w:color="auto" w:fill="D9D9D9"/>
            <w:noWrap w:val="0"/>
            <w:vAlign w:val="top"/>
          </w:tcPr>
          <w:p w14:paraId="775E7DBD">
            <w:pPr>
              <w:jc w:val="both"/>
              <w:rPr>
                <w:b/>
                <w:sz w:val="22"/>
                <w:szCs w:val="22"/>
              </w:rPr>
            </w:pPr>
            <w:r>
              <w:rPr>
                <w:b/>
                <w:sz w:val="22"/>
                <w:szCs w:val="22"/>
              </w:rPr>
              <w:t>Kiểu dữ liệu</w:t>
            </w:r>
          </w:p>
        </w:tc>
        <w:tc>
          <w:tcPr>
            <w:tcW w:w="4734" w:type="dxa"/>
            <w:shd w:val="clear" w:color="auto" w:fill="D9D9D9"/>
            <w:noWrap w:val="0"/>
            <w:vAlign w:val="top"/>
          </w:tcPr>
          <w:p w14:paraId="34869FFD">
            <w:pPr>
              <w:jc w:val="both"/>
              <w:rPr>
                <w:b/>
                <w:sz w:val="22"/>
                <w:szCs w:val="22"/>
              </w:rPr>
            </w:pPr>
            <w:r>
              <w:rPr>
                <w:b/>
                <w:sz w:val="22"/>
                <w:szCs w:val="22"/>
              </w:rPr>
              <w:t>Mô tả</w:t>
            </w:r>
          </w:p>
        </w:tc>
      </w:tr>
      <w:tr w14:paraId="4B06E8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30" w:type="dxa"/>
            <w:noWrap w:val="0"/>
            <w:vAlign w:val="top"/>
          </w:tcPr>
          <w:p w14:paraId="5B754A80">
            <w:pPr>
              <w:spacing w:before="0"/>
              <w:ind w:left="0"/>
              <w:jc w:val="both"/>
              <w:rPr>
                <w:sz w:val="22"/>
                <w:szCs w:val="22"/>
              </w:rPr>
            </w:pPr>
            <w:r>
              <w:rPr>
                <w:sz w:val="22"/>
                <w:szCs w:val="22"/>
              </w:rPr>
              <w:t>unitPriceWithTax</w:t>
            </w:r>
          </w:p>
        </w:tc>
        <w:tc>
          <w:tcPr>
            <w:tcW w:w="2106" w:type="dxa"/>
            <w:noWrap w:val="0"/>
            <w:vAlign w:val="top"/>
          </w:tcPr>
          <w:p w14:paraId="2F0C9DFF">
            <w:pPr>
              <w:spacing w:before="0"/>
              <w:ind w:left="0"/>
              <w:jc w:val="both"/>
              <w:rPr>
                <w:sz w:val="22"/>
                <w:szCs w:val="22"/>
              </w:rPr>
            </w:pPr>
            <w:r>
              <w:rPr>
                <w:sz w:val="22"/>
                <w:szCs w:val="22"/>
              </w:rPr>
              <w:t>Required: false</w:t>
            </w:r>
          </w:p>
          <w:p w14:paraId="64840BE4">
            <w:pPr>
              <w:spacing w:before="0"/>
              <w:ind w:left="0"/>
              <w:jc w:val="both"/>
              <w:rPr>
                <w:sz w:val="22"/>
                <w:szCs w:val="22"/>
              </w:rPr>
            </w:pPr>
            <w:r>
              <w:rPr>
                <w:sz w:val="22"/>
                <w:szCs w:val="22"/>
              </w:rPr>
              <w:t>DataType: BigDecimal</w:t>
            </w:r>
          </w:p>
          <w:p w14:paraId="5ECD5763">
            <w:pPr>
              <w:spacing w:before="0"/>
              <w:ind w:left="0"/>
              <w:jc w:val="both"/>
              <w:rPr>
                <w:sz w:val="22"/>
                <w:szCs w:val="22"/>
              </w:rPr>
            </w:pPr>
            <w:r>
              <w:rPr>
                <w:sz w:val="22"/>
                <w:szCs w:val="22"/>
              </w:rPr>
              <w:t xml:space="preserve">Minlength: </w:t>
            </w:r>
          </w:p>
          <w:p w14:paraId="0F415A4C">
            <w:pPr>
              <w:spacing w:before="0"/>
              <w:ind w:left="0"/>
              <w:jc w:val="both"/>
              <w:rPr>
                <w:sz w:val="22"/>
                <w:szCs w:val="22"/>
              </w:rPr>
            </w:pPr>
            <w:r>
              <w:rPr>
                <w:sz w:val="22"/>
                <w:szCs w:val="22"/>
              </w:rPr>
              <w:t xml:space="preserve">Maxlength: </w:t>
            </w:r>
          </w:p>
          <w:p w14:paraId="48FB7298">
            <w:pPr>
              <w:spacing w:before="0"/>
              <w:ind w:left="0"/>
              <w:jc w:val="both"/>
              <w:rPr>
                <w:sz w:val="22"/>
                <w:szCs w:val="22"/>
              </w:rPr>
            </w:pPr>
            <w:r>
              <w:rPr>
                <w:sz w:val="22"/>
                <w:szCs w:val="22"/>
              </w:rPr>
              <w:t>Format: [0-9.]+</w:t>
            </w:r>
          </w:p>
        </w:tc>
        <w:tc>
          <w:tcPr>
            <w:tcW w:w="4734" w:type="dxa"/>
            <w:noWrap w:val="0"/>
            <w:vAlign w:val="top"/>
          </w:tcPr>
          <w:p w14:paraId="627DEB97">
            <w:pPr>
              <w:spacing w:before="0"/>
              <w:ind w:left="28"/>
              <w:jc w:val="both"/>
              <w:rPr>
                <w:sz w:val="22"/>
                <w:szCs w:val="22"/>
              </w:rPr>
            </w:pPr>
            <w:r>
              <w:rPr>
                <w:sz w:val="22"/>
                <w:szCs w:val="22"/>
              </w:rPr>
              <w:t xml:space="preserve">Đơn giá của hàng hóa bao gồm thuế. </w:t>
            </w:r>
          </w:p>
          <w:p w14:paraId="2B3FFEB5">
            <w:pPr>
              <w:spacing w:before="0"/>
              <w:ind w:left="41"/>
              <w:jc w:val="both"/>
              <w:rPr>
                <w:bCs/>
                <w:sz w:val="22"/>
                <w:szCs w:val="22"/>
              </w:rPr>
            </w:pPr>
            <w:r>
              <w:rPr>
                <w:sz w:val="22"/>
                <w:szCs w:val="22"/>
              </w:rPr>
              <w:t>Được sử dụng trong API lập hóa đơn nháp cho xăng dầu</w:t>
            </w:r>
          </w:p>
        </w:tc>
      </w:tr>
    </w:tbl>
    <w:p w14:paraId="706F7446">
      <w:pPr>
        <w:numPr>
          <w:ilvl w:val="0"/>
          <w:numId w:val="17"/>
        </w:numPr>
        <w:snapToGrid w:val="0"/>
        <w:jc w:val="both"/>
        <w:rPr>
          <w:sz w:val="22"/>
          <w:szCs w:val="22"/>
        </w:rPr>
      </w:pPr>
      <w:r>
        <w:rPr>
          <w:sz w:val="22"/>
          <w:szCs w:val="22"/>
        </w:rPr>
        <w:t>Đơn giá của hàng hóa sẽ được tính từ đơn giá của hàng hóa đã bao gồm thuế nếu đơn giá hàng hóa đã bao gồm thuế được truyền.</w:t>
      </w:r>
    </w:p>
    <w:p w14:paraId="5110F868">
      <w:pPr>
        <w:numPr>
          <w:ilvl w:val="0"/>
          <w:numId w:val="17"/>
        </w:numPr>
        <w:snapToGrid w:val="0"/>
        <w:jc w:val="both"/>
        <w:rPr>
          <w:sz w:val="22"/>
          <w:szCs w:val="22"/>
        </w:rPr>
      </w:pPr>
      <w:r>
        <w:rPr>
          <w:sz w:val="22"/>
          <w:szCs w:val="22"/>
        </w:rPr>
        <w:t>Tổng tiền trước thuế của hàng hóa sẽ được tính từ tổng tiền đã bao gồm thuế của hàng hóa nếu tổng tiền đã bao gồm thuế của hàng hóa được truyền.</w:t>
      </w:r>
    </w:p>
    <w:p w14:paraId="7F512F8A">
      <w:pPr>
        <w:numPr>
          <w:ilvl w:val="0"/>
          <w:numId w:val="17"/>
        </w:numPr>
        <w:snapToGrid w:val="0"/>
        <w:jc w:val="both"/>
        <w:rPr>
          <w:sz w:val="22"/>
          <w:szCs w:val="22"/>
        </w:rPr>
      </w:pPr>
      <w:r>
        <w:rPr>
          <w:sz w:val="22"/>
          <w:szCs w:val="22"/>
        </w:rPr>
        <w:t xml:space="preserve">Ví dụ JSON đầu vào: </w:t>
      </w:r>
      <w:r>
        <w:rPr>
          <w:sz w:val="22"/>
          <w:szCs w:val="22"/>
        </w:rPr>
        <w:object>
          <v:shape id="_x0000_i1042" o:spt="75" type="#_x0000_t75" style="height:49.55pt;width:76.6pt;" o:ole="t" filled="f" stroked="f" coordsize="21600,21600">
            <v:path/>
            <v:fill on="f" focussize="0,0"/>
            <v:stroke on="f"/>
            <v:imagedata r:id="rId79" o:title=""/>
            <o:lock v:ext="edit" aspectratio="t"/>
            <w10:wrap type="none"/>
            <w10:anchorlock/>
          </v:shape>
          <o:OLEObject Type="Embed" ProgID="Package" ShapeID="_x0000_i1042" DrawAspect="Icon" ObjectID="_1468075743" r:id="rId78">
            <o:LockedField>false</o:LockedField>
          </o:OLEObject>
        </w:object>
      </w:r>
    </w:p>
    <w:p w14:paraId="63F9A563">
      <w:pPr>
        <w:numPr>
          <w:ilvl w:val="0"/>
          <w:numId w:val="21"/>
        </w:numPr>
        <w:jc w:val="both"/>
        <w:rPr>
          <w:b/>
          <w:color w:val="0000FF"/>
          <w:sz w:val="22"/>
          <w:szCs w:val="22"/>
        </w:rPr>
      </w:pPr>
      <w:r>
        <w:rPr>
          <w:b/>
          <w:color w:val="0000FF"/>
          <w:sz w:val="22"/>
          <w:szCs w:val="22"/>
        </w:rPr>
        <w:t>Đầu ra:</w:t>
      </w:r>
    </w:p>
    <w:p w14:paraId="41BB1792">
      <w:pPr>
        <w:ind w:left="540"/>
        <w:jc w:val="both"/>
        <w:rPr>
          <w:color w:val="000000"/>
          <w:sz w:val="22"/>
          <w:szCs w:val="22"/>
        </w:rPr>
      </w:pPr>
      <w:r>
        <w:rPr>
          <w:sz w:val="22"/>
          <w:szCs w:val="22"/>
        </w:rPr>
        <w:t>Đối tượng Response mô tả trạng thái lỗi Webservice trả về và đối tượng dữ</w:t>
      </w:r>
      <w:r>
        <w:rPr>
          <w:color w:val="000000"/>
          <w:sz w:val="22"/>
          <w:szCs w:val="22"/>
        </w:rPr>
        <w:t xml:space="preserve"> liệu Webservice trả về:</w:t>
      </w:r>
    </w:p>
    <w:p w14:paraId="432B57C5">
      <w:pPr>
        <w:numPr>
          <w:ilvl w:val="2"/>
          <w:numId w:val="17"/>
        </w:numPr>
        <w:snapToGrid w:val="0"/>
        <w:ind w:left="1276"/>
        <w:jc w:val="both"/>
        <w:rPr>
          <w:sz w:val="22"/>
          <w:szCs w:val="22"/>
        </w:rPr>
      </w:pPr>
      <w:r>
        <w:rPr>
          <w:sz w:val="22"/>
          <w:szCs w:val="22"/>
        </w:rPr>
        <w:t>Dữ liệu về thông tin về hóa đơn nháp lập thành công</w:t>
      </w:r>
    </w:p>
    <w:p w14:paraId="3F2FB9C0">
      <w:pPr>
        <w:widowControl/>
        <w:shd w:val="clear" w:color="auto" w:fill="DBE5F1"/>
        <w:spacing w:before="0" w:line="240" w:lineRule="auto"/>
        <w:ind w:left="1276"/>
        <w:jc w:val="both"/>
        <w:rPr>
          <w:snapToGrid/>
          <w:color w:val="000000"/>
          <w:sz w:val="22"/>
          <w:szCs w:val="22"/>
        </w:rPr>
      </w:pPr>
      <w:r>
        <w:rPr>
          <w:b/>
          <w:bCs/>
          <w:snapToGrid/>
          <w:color w:val="8000FF"/>
          <w:sz w:val="22"/>
          <w:szCs w:val="22"/>
        </w:rPr>
        <w:t>{</w:t>
      </w:r>
    </w:p>
    <w:p w14:paraId="64CD2FF0">
      <w:pPr>
        <w:widowControl/>
        <w:shd w:val="clear" w:color="auto" w:fill="DBE5F1"/>
        <w:spacing w:before="0" w:line="240" w:lineRule="auto"/>
        <w:ind w:left="1276"/>
        <w:jc w:val="both"/>
        <w:rPr>
          <w:snapToGrid/>
          <w:color w:val="000000"/>
          <w:sz w:val="22"/>
          <w:szCs w:val="22"/>
        </w:rPr>
      </w:pPr>
      <w:r>
        <w:rPr>
          <w:snapToGrid/>
          <w:color w:val="000000"/>
          <w:sz w:val="22"/>
          <w:szCs w:val="22"/>
        </w:rPr>
        <w:t xml:space="preserve">  </w:t>
      </w:r>
      <w:r>
        <w:rPr>
          <w:snapToGrid/>
          <w:color w:val="800000"/>
          <w:sz w:val="22"/>
          <w:szCs w:val="22"/>
        </w:rPr>
        <w:t>"errorCode"</w:t>
      </w:r>
      <w:r>
        <w:rPr>
          <w:snapToGrid/>
          <w:color w:val="000000"/>
          <w:sz w:val="22"/>
          <w:szCs w:val="22"/>
        </w:rPr>
        <w:t xml:space="preserve">: </w:t>
      </w:r>
      <w:r>
        <w:rPr>
          <w:snapToGrid/>
          <w:color w:val="800000"/>
          <w:sz w:val="22"/>
          <w:szCs w:val="22"/>
        </w:rPr>
        <w:t>""</w:t>
      </w:r>
      <w:r>
        <w:rPr>
          <w:b/>
          <w:bCs/>
          <w:snapToGrid/>
          <w:color w:val="8000FF"/>
          <w:sz w:val="22"/>
          <w:szCs w:val="22"/>
        </w:rPr>
        <w:t>,</w:t>
      </w:r>
    </w:p>
    <w:p w14:paraId="112582B2">
      <w:pPr>
        <w:widowControl/>
        <w:shd w:val="clear" w:color="auto" w:fill="DBE5F1"/>
        <w:spacing w:before="0" w:line="240" w:lineRule="auto"/>
        <w:ind w:left="1276"/>
        <w:jc w:val="both"/>
        <w:rPr>
          <w:snapToGrid/>
          <w:color w:val="000000"/>
          <w:sz w:val="22"/>
          <w:szCs w:val="22"/>
        </w:rPr>
      </w:pPr>
      <w:r>
        <w:rPr>
          <w:snapToGrid/>
          <w:color w:val="000000"/>
          <w:sz w:val="22"/>
          <w:szCs w:val="22"/>
        </w:rPr>
        <w:t xml:space="preserve">  </w:t>
      </w:r>
      <w:r>
        <w:rPr>
          <w:snapToGrid/>
          <w:color w:val="800000"/>
          <w:sz w:val="22"/>
          <w:szCs w:val="22"/>
        </w:rPr>
        <w:t>"description"</w:t>
      </w:r>
      <w:r>
        <w:rPr>
          <w:snapToGrid/>
          <w:color w:val="000000"/>
          <w:sz w:val="22"/>
          <w:szCs w:val="22"/>
        </w:rPr>
        <w:t xml:space="preserve">: </w:t>
      </w:r>
      <w:r>
        <w:rPr>
          <w:snapToGrid/>
          <w:color w:val="800000"/>
          <w:sz w:val="22"/>
          <w:szCs w:val="22"/>
        </w:rPr>
        <w:t>""</w:t>
      </w:r>
      <w:r>
        <w:rPr>
          <w:b/>
          <w:bCs/>
          <w:snapToGrid/>
          <w:color w:val="8000FF"/>
          <w:sz w:val="22"/>
          <w:szCs w:val="22"/>
        </w:rPr>
        <w:t>,</w:t>
      </w:r>
    </w:p>
    <w:p w14:paraId="224AFC59">
      <w:pPr>
        <w:widowControl/>
        <w:shd w:val="clear" w:color="auto" w:fill="DBE5F1"/>
        <w:spacing w:before="0" w:line="240" w:lineRule="auto"/>
        <w:ind w:left="1276"/>
        <w:jc w:val="both"/>
        <w:rPr>
          <w:snapToGrid/>
          <w:color w:val="000000"/>
          <w:sz w:val="22"/>
          <w:szCs w:val="22"/>
        </w:rPr>
      </w:pPr>
      <w:r>
        <w:rPr>
          <w:snapToGrid/>
          <w:color w:val="000000"/>
          <w:sz w:val="22"/>
          <w:szCs w:val="22"/>
        </w:rPr>
        <w:t xml:space="preserve">  </w:t>
      </w:r>
      <w:r>
        <w:rPr>
          <w:snapToGrid/>
          <w:color w:val="800000"/>
          <w:sz w:val="22"/>
          <w:szCs w:val="22"/>
        </w:rPr>
        <w:t>"result"</w:t>
      </w:r>
      <w:r>
        <w:rPr>
          <w:snapToGrid/>
          <w:color w:val="000000"/>
          <w:sz w:val="22"/>
          <w:szCs w:val="22"/>
        </w:rPr>
        <w:t xml:space="preserve">: </w:t>
      </w:r>
      <w:r>
        <w:rPr>
          <w:b/>
          <w:bCs/>
          <w:snapToGrid/>
          <w:color w:val="8000FF"/>
          <w:sz w:val="22"/>
          <w:szCs w:val="22"/>
        </w:rPr>
        <w:t>{</w:t>
      </w:r>
      <w:r>
        <w:rPr>
          <w:snapToGrid/>
          <w:color w:val="000000"/>
          <w:sz w:val="22"/>
          <w:szCs w:val="22"/>
        </w:rPr>
        <w:t xml:space="preserve">    </w:t>
      </w:r>
    </w:p>
    <w:p w14:paraId="452256BE">
      <w:pPr>
        <w:widowControl/>
        <w:shd w:val="clear" w:color="auto" w:fill="DBE5F1"/>
        <w:spacing w:before="0" w:line="240" w:lineRule="auto"/>
        <w:ind w:left="1276"/>
        <w:jc w:val="both"/>
        <w:rPr>
          <w:snapToGrid/>
          <w:color w:val="000000"/>
          <w:sz w:val="22"/>
          <w:szCs w:val="22"/>
        </w:rPr>
      </w:pPr>
      <w:r>
        <w:rPr>
          <w:snapToGrid/>
          <w:color w:val="000000"/>
          <w:sz w:val="22"/>
          <w:szCs w:val="22"/>
        </w:rPr>
        <w:t xml:space="preserve">  </w:t>
      </w:r>
      <w:r>
        <w:rPr>
          <w:b/>
          <w:bCs/>
          <w:snapToGrid/>
          <w:color w:val="8000FF"/>
          <w:sz w:val="22"/>
          <w:szCs w:val="22"/>
        </w:rPr>
        <w:t>}</w:t>
      </w:r>
    </w:p>
    <w:p w14:paraId="5D34586B">
      <w:pPr>
        <w:widowControl/>
        <w:shd w:val="clear" w:color="auto" w:fill="DBE5F1"/>
        <w:spacing w:before="0" w:line="240" w:lineRule="auto"/>
        <w:ind w:left="1276"/>
        <w:jc w:val="both"/>
        <w:rPr>
          <w:b/>
          <w:bCs/>
          <w:snapToGrid/>
          <w:color w:val="8000FF"/>
          <w:sz w:val="22"/>
          <w:szCs w:val="22"/>
        </w:rPr>
      </w:pPr>
      <w:r>
        <w:rPr>
          <w:b/>
          <w:bCs/>
          <w:snapToGrid/>
          <w:color w:val="8000FF"/>
          <w:sz w:val="22"/>
          <w:szCs w:val="22"/>
        </w:rPr>
        <w:t>}</w:t>
      </w:r>
      <w:r>
        <w:rPr>
          <w:b/>
          <w:bCs/>
          <w:snapToGrid/>
          <w:color w:val="8000FF"/>
          <w:sz w:val="22"/>
          <w:szCs w:val="22"/>
        </w:rPr>
        <w:br w:type="textWrapping"/>
      </w:r>
    </w:p>
    <w:p w14:paraId="7568FC88">
      <w:pPr>
        <w:snapToGrid w:val="0"/>
        <w:jc w:val="both"/>
        <w:rPr>
          <w:sz w:val="22"/>
          <w:szCs w:val="22"/>
        </w:rPr>
      </w:pPr>
      <w:r>
        <w:rPr>
          <w:sz w:val="22"/>
          <w:szCs w:val="22"/>
        </w:rPr>
        <w:t>Mô tả</w:t>
      </w:r>
    </w:p>
    <w:tbl>
      <w:tblPr>
        <w:tblStyle w:val="13"/>
        <w:tblW w:w="8784" w:type="dxa"/>
        <w:tblInd w:w="67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33"/>
        <w:gridCol w:w="6251"/>
      </w:tblGrid>
      <w:tr w14:paraId="585A9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2533" w:type="dxa"/>
            <w:shd w:val="clear" w:color="auto" w:fill="D9D9D9"/>
            <w:noWrap w:val="0"/>
            <w:vAlign w:val="top"/>
          </w:tcPr>
          <w:p w14:paraId="2F4EEDA2">
            <w:pPr>
              <w:ind w:left="0"/>
              <w:jc w:val="center"/>
              <w:rPr>
                <w:b/>
                <w:bCs/>
                <w:color w:val="000000"/>
                <w:sz w:val="22"/>
                <w:szCs w:val="22"/>
              </w:rPr>
            </w:pPr>
            <w:r>
              <w:rPr>
                <w:b/>
                <w:bCs/>
                <w:color w:val="000000"/>
                <w:sz w:val="22"/>
                <w:szCs w:val="22"/>
              </w:rPr>
              <w:t>Tên trường</w:t>
            </w:r>
          </w:p>
        </w:tc>
        <w:tc>
          <w:tcPr>
            <w:tcW w:w="6251" w:type="dxa"/>
            <w:shd w:val="clear" w:color="auto" w:fill="D9D9D9"/>
            <w:noWrap w:val="0"/>
            <w:vAlign w:val="top"/>
          </w:tcPr>
          <w:p w14:paraId="59518421">
            <w:pPr>
              <w:ind w:left="0"/>
              <w:jc w:val="center"/>
              <w:rPr>
                <w:b/>
                <w:bCs/>
                <w:color w:val="000000"/>
                <w:sz w:val="22"/>
                <w:szCs w:val="22"/>
              </w:rPr>
            </w:pPr>
            <w:r>
              <w:rPr>
                <w:b/>
                <w:bCs/>
                <w:color w:val="000000"/>
                <w:sz w:val="22"/>
                <w:szCs w:val="22"/>
              </w:rPr>
              <w:t>Mô tả</w:t>
            </w:r>
          </w:p>
        </w:tc>
      </w:tr>
      <w:tr w14:paraId="59799B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33" w:type="dxa"/>
            <w:noWrap w:val="0"/>
            <w:vAlign w:val="top"/>
          </w:tcPr>
          <w:p w14:paraId="37122486">
            <w:pPr>
              <w:spacing w:before="0"/>
              <w:ind w:left="0"/>
              <w:jc w:val="both"/>
              <w:rPr>
                <w:sz w:val="22"/>
                <w:szCs w:val="22"/>
              </w:rPr>
            </w:pPr>
            <w:r>
              <w:rPr>
                <w:sz w:val="22"/>
                <w:szCs w:val="22"/>
              </w:rPr>
              <w:t>errorCode</w:t>
            </w:r>
          </w:p>
        </w:tc>
        <w:tc>
          <w:tcPr>
            <w:tcW w:w="6251" w:type="dxa"/>
            <w:noWrap w:val="0"/>
            <w:vAlign w:val="top"/>
          </w:tcPr>
          <w:p w14:paraId="72BC99DE">
            <w:pPr>
              <w:spacing w:before="0"/>
              <w:ind w:left="0"/>
              <w:jc w:val="both"/>
              <w:rPr>
                <w:sz w:val="22"/>
                <w:szCs w:val="22"/>
              </w:rPr>
            </w:pPr>
            <w:r>
              <w:rPr>
                <w:sz w:val="22"/>
                <w:szCs w:val="22"/>
              </w:rPr>
              <w:t>Mã lỗi (giá trị là null nếu lập hóa đơn thành công)</w:t>
            </w:r>
          </w:p>
        </w:tc>
      </w:tr>
      <w:tr w14:paraId="706868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33" w:type="dxa"/>
            <w:noWrap w:val="0"/>
            <w:vAlign w:val="top"/>
          </w:tcPr>
          <w:p w14:paraId="6F8A0B50">
            <w:pPr>
              <w:spacing w:before="0"/>
              <w:ind w:left="0"/>
              <w:jc w:val="both"/>
              <w:rPr>
                <w:sz w:val="22"/>
                <w:szCs w:val="22"/>
              </w:rPr>
            </w:pPr>
            <w:r>
              <w:rPr>
                <w:sz w:val="22"/>
                <w:szCs w:val="22"/>
              </w:rPr>
              <w:t>description</w:t>
            </w:r>
          </w:p>
        </w:tc>
        <w:tc>
          <w:tcPr>
            <w:tcW w:w="6251" w:type="dxa"/>
            <w:noWrap w:val="0"/>
            <w:vAlign w:val="top"/>
          </w:tcPr>
          <w:p w14:paraId="787E369C">
            <w:pPr>
              <w:spacing w:before="0"/>
              <w:ind w:left="0"/>
              <w:jc w:val="both"/>
              <w:rPr>
                <w:sz w:val="22"/>
                <w:szCs w:val="22"/>
              </w:rPr>
            </w:pPr>
            <w:r>
              <w:rPr>
                <w:sz w:val="22"/>
                <w:szCs w:val="22"/>
              </w:rPr>
              <w:t>Mô tả lỗi (giá trị là null nếu lập hóa đơn thành công)</w:t>
            </w:r>
          </w:p>
        </w:tc>
      </w:tr>
    </w:tbl>
    <w:p w14:paraId="08719C30">
      <w:pPr>
        <w:pStyle w:val="33"/>
        <w:shd w:val="clear" w:color="auto" w:fill="FFFFFF"/>
        <w:jc w:val="both"/>
        <w:rPr>
          <w:rFonts w:ascii="Times New Roman" w:hAnsi="Times New Roman" w:cs="Times New Roman"/>
          <w:snapToGrid w:val="0"/>
          <w:sz w:val="22"/>
          <w:szCs w:val="22"/>
        </w:rPr>
      </w:pPr>
    </w:p>
    <w:p w14:paraId="6B86B31D">
      <w:pPr>
        <w:widowControl/>
        <w:shd w:val="clear" w:color="auto" w:fill="FFFFFE"/>
        <w:spacing w:before="0" w:line="270" w:lineRule="atLeast"/>
        <w:ind w:left="170"/>
        <w:jc w:val="both"/>
        <w:rPr>
          <w:sz w:val="22"/>
          <w:szCs w:val="22"/>
        </w:rPr>
      </w:pPr>
      <w:r>
        <w:rPr>
          <w:b/>
          <w:bCs/>
          <w:snapToGrid/>
          <w:color w:val="000000"/>
          <w:sz w:val="22"/>
          <w:szCs w:val="22"/>
        </w:rPr>
        <w:t>Lưu ý:</w:t>
      </w:r>
    </w:p>
    <w:p w14:paraId="05854A59">
      <w:pPr>
        <w:ind w:left="720"/>
        <w:rPr>
          <w:sz w:val="22"/>
          <w:szCs w:val="22"/>
        </w:rPr>
      </w:pPr>
      <w:r>
        <w:rPr>
          <w:sz w:val="22"/>
          <w:szCs w:val="22"/>
        </w:rPr>
        <w:t>Nếu người dùng truyền giá trị 0 hoặc “0” cho tham số validation trong phần generalInvoiceInfo thì các thông tin được truyền trong phần itemInfo, taxBreakdowns, summarizeInfo sẽ được giữ nguyên mà không thực hiện kiểm tra ràng buộc và tính toán lại.</w:t>
      </w:r>
    </w:p>
    <w:p w14:paraId="5DB9983D">
      <w:pPr>
        <w:pStyle w:val="124"/>
        <w:numPr>
          <w:ilvl w:val="0"/>
          <w:numId w:val="0"/>
        </w:numPr>
        <w:rPr>
          <w:sz w:val="22"/>
          <w:szCs w:val="22"/>
          <w:lang w:val="vi-VN"/>
        </w:rPr>
      </w:pPr>
      <w:r>
        <w:rPr>
          <w:sz w:val="22"/>
          <w:szCs w:val="22"/>
        </w:rPr>
        <w:t xml:space="preserve">7.35 </w:t>
      </w:r>
      <w:r>
        <w:rPr>
          <w:sz w:val="22"/>
          <w:szCs w:val="22"/>
          <w:lang w:val="vi-VN"/>
        </w:rPr>
        <w:t>Tra cứu hóa đơn trả về chứa thông tin hàng hóa</w:t>
      </w:r>
    </w:p>
    <w:p w14:paraId="727B84DA">
      <w:pPr>
        <w:rPr>
          <w:sz w:val="22"/>
          <w:szCs w:val="22"/>
        </w:rPr>
      </w:pPr>
      <w:r>
        <w:rPr>
          <w:sz w:val="22"/>
          <w:szCs w:val="22"/>
        </w:rPr>
        <w:t>- Mô tả chung: Yêu cầu này thực hiện thay đổi dữ liệu trả về. Thêm trường listProduct, fileName</w:t>
      </w:r>
      <w:r>
        <w:rPr>
          <w:sz w:val="22"/>
          <w:szCs w:val="22"/>
          <w:lang w:val="vi-VN"/>
        </w:rPr>
        <w:t xml:space="preserve">, </w:t>
      </w:r>
      <w:r>
        <w:rPr>
          <w:sz w:val="22"/>
          <w:szCs w:val="22"/>
        </w:rPr>
        <w:t xml:space="preserve">buyerUnitName, buyerCode, buyerAddress, exchangeRate </w:t>
      </w:r>
      <w:r>
        <w:rPr>
          <w:sz w:val="22"/>
          <w:szCs w:val="22"/>
          <w:lang w:val="vi-VN"/>
        </w:rPr>
        <w:t>và</w:t>
      </w:r>
      <w:r>
        <w:rPr>
          <w:sz w:val="22"/>
          <w:szCs w:val="22"/>
        </w:rPr>
        <w:t xml:space="preserve"> listInfoUpdate so với API 7.6. Tra cứu hóa đơn.</w:t>
      </w:r>
    </w:p>
    <w:p w14:paraId="0F768589">
      <w:pPr>
        <w:rPr>
          <w:sz w:val="22"/>
          <w:szCs w:val="22"/>
        </w:rPr>
      </w:pPr>
      <w:r>
        <w:rPr>
          <w:sz w:val="22"/>
          <w:szCs w:val="22"/>
        </w:rPr>
        <w:t xml:space="preserve">- Đường dẫn API: </w:t>
      </w:r>
    </w:p>
    <w:p w14:paraId="5FCB9B05">
      <w:pPr>
        <w:rPr>
          <w:sz w:val="22"/>
          <w:szCs w:val="22"/>
        </w:rPr>
      </w:pPr>
      <w:r>
        <w:rPr>
          <w:sz w:val="22"/>
          <w:szCs w:val="22"/>
        </w:rPr>
        <w:t>InvoiceAPI/InvoiceUtilsWS/getAllInvoices/{supplierTaxCode}</w:t>
      </w:r>
    </w:p>
    <w:p w14:paraId="10ACDF63">
      <w:pPr>
        <w:numPr>
          <w:ilvl w:val="0"/>
          <w:numId w:val="17"/>
        </w:numPr>
        <w:ind w:left="900"/>
        <w:jc w:val="both"/>
        <w:rPr>
          <w:sz w:val="22"/>
          <w:szCs w:val="22"/>
        </w:rPr>
      </w:pPr>
      <w:r>
        <w:rPr>
          <w:sz w:val="22"/>
          <w:szCs w:val="22"/>
        </w:rPr>
        <w:t>Headers:</w:t>
      </w:r>
    </w:p>
    <w:p w14:paraId="7D14FA11">
      <w:pPr>
        <w:snapToGrid w:val="0"/>
        <w:ind w:firstLine="176"/>
        <w:jc w:val="both"/>
        <w:rPr>
          <w:sz w:val="22"/>
          <w:szCs w:val="22"/>
          <w:lang w:val="en"/>
        </w:rPr>
      </w:pPr>
      <w:r>
        <w:rPr>
          <w:sz w:val="22"/>
          <w:szCs w:val="22"/>
          <w:lang w:val="en"/>
        </w:rPr>
        <w:t xml:space="preserve">+ Cookie: giá trị access_token hoặc Authorization: username/pass như đăng nhập trên web </w:t>
      </w:r>
    </w:p>
    <w:p w14:paraId="68B22E03">
      <w:pPr>
        <w:snapToGrid w:val="0"/>
        <w:ind w:firstLine="176"/>
        <w:jc w:val="both"/>
        <w:rPr>
          <w:sz w:val="22"/>
          <w:szCs w:val="22"/>
          <w:lang w:val="fr-FR"/>
        </w:rPr>
      </w:pPr>
      <w:r>
        <w:rPr>
          <w:sz w:val="22"/>
          <w:szCs w:val="22"/>
          <w:lang w:val="fr-FR"/>
        </w:rPr>
        <w:t xml:space="preserve">+ Content-Type : application/json </w:t>
      </w:r>
    </w:p>
    <w:p w14:paraId="7C81D949">
      <w:pPr>
        <w:rPr>
          <w:b/>
          <w:sz w:val="22"/>
          <w:szCs w:val="22"/>
        </w:rPr>
      </w:pPr>
      <w:r>
        <w:rPr>
          <w:b/>
          <w:sz w:val="22"/>
          <w:szCs w:val="22"/>
        </w:rPr>
        <w:t>Input:</w:t>
      </w:r>
    </w:p>
    <w:p w14:paraId="6CA7115A">
      <w:pPr>
        <w:rPr>
          <w:sz w:val="22"/>
          <w:szCs w:val="22"/>
        </w:rPr>
      </w:pPr>
      <w:r>
        <w:rPr>
          <w:sz w:val="22"/>
          <w:szCs w:val="22"/>
        </w:rPr>
        <w:t>Giữ nguyên như hiện tại</w:t>
      </w:r>
    </w:p>
    <w:tbl>
      <w:tblPr>
        <w:tblStyle w:val="13"/>
        <w:tblW w:w="906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43"/>
        <w:gridCol w:w="2488"/>
        <w:gridCol w:w="4635"/>
      </w:tblGrid>
      <w:tr w14:paraId="49FE08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0" w:hRule="atLeast"/>
          <w:jc w:val="center"/>
        </w:trPr>
        <w:tc>
          <w:tcPr>
            <w:tcW w:w="1943" w:type="dxa"/>
            <w:shd w:val="clear" w:color="auto" w:fill="D9D9D9"/>
            <w:noWrap w:val="0"/>
            <w:vAlign w:val="top"/>
          </w:tcPr>
          <w:p w14:paraId="51210498">
            <w:pPr>
              <w:ind w:left="0"/>
              <w:jc w:val="center"/>
              <w:rPr>
                <w:b/>
                <w:bCs/>
                <w:color w:val="000000"/>
                <w:sz w:val="22"/>
                <w:szCs w:val="22"/>
              </w:rPr>
            </w:pPr>
            <w:r>
              <w:rPr>
                <w:b/>
                <w:bCs/>
                <w:color w:val="000000"/>
                <w:sz w:val="22"/>
                <w:szCs w:val="22"/>
              </w:rPr>
              <w:t>Tên trường</w:t>
            </w:r>
          </w:p>
        </w:tc>
        <w:tc>
          <w:tcPr>
            <w:tcW w:w="2488" w:type="dxa"/>
            <w:shd w:val="clear" w:color="auto" w:fill="D9D9D9"/>
            <w:noWrap w:val="0"/>
            <w:vAlign w:val="top"/>
          </w:tcPr>
          <w:p w14:paraId="344857CD">
            <w:pPr>
              <w:ind w:left="0"/>
              <w:jc w:val="center"/>
              <w:rPr>
                <w:b/>
                <w:bCs/>
                <w:color w:val="000000"/>
                <w:sz w:val="22"/>
                <w:szCs w:val="22"/>
              </w:rPr>
            </w:pPr>
            <w:r>
              <w:rPr>
                <w:b/>
                <w:bCs/>
                <w:color w:val="000000"/>
                <w:sz w:val="22"/>
                <w:szCs w:val="22"/>
              </w:rPr>
              <w:t>Kiểu dữ liệu, ràng buộc</w:t>
            </w:r>
          </w:p>
        </w:tc>
        <w:tc>
          <w:tcPr>
            <w:tcW w:w="4635" w:type="dxa"/>
            <w:shd w:val="clear" w:color="auto" w:fill="D9D9D9"/>
            <w:noWrap w:val="0"/>
            <w:vAlign w:val="top"/>
          </w:tcPr>
          <w:p w14:paraId="7393AC5E">
            <w:pPr>
              <w:ind w:left="0"/>
              <w:jc w:val="center"/>
              <w:rPr>
                <w:b/>
                <w:bCs/>
                <w:color w:val="000000"/>
                <w:sz w:val="22"/>
                <w:szCs w:val="22"/>
              </w:rPr>
            </w:pPr>
            <w:r>
              <w:rPr>
                <w:b/>
                <w:bCs/>
                <w:color w:val="000000"/>
                <w:sz w:val="22"/>
                <w:szCs w:val="22"/>
              </w:rPr>
              <w:t>Mô tả</w:t>
            </w:r>
          </w:p>
        </w:tc>
      </w:tr>
      <w:tr w14:paraId="63C97A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3" w:type="dxa"/>
            <w:noWrap w:val="0"/>
            <w:vAlign w:val="top"/>
          </w:tcPr>
          <w:p w14:paraId="77C48716">
            <w:pPr>
              <w:spacing w:before="0"/>
              <w:ind w:left="0"/>
              <w:jc w:val="both"/>
              <w:rPr>
                <w:sz w:val="22"/>
                <w:szCs w:val="22"/>
              </w:rPr>
            </w:pPr>
            <w:r>
              <w:rPr>
                <w:sz w:val="22"/>
                <w:szCs w:val="22"/>
              </w:rPr>
              <w:t>supplierTaxCode</w:t>
            </w:r>
          </w:p>
        </w:tc>
        <w:tc>
          <w:tcPr>
            <w:tcW w:w="2488" w:type="dxa"/>
            <w:noWrap w:val="0"/>
            <w:vAlign w:val="top"/>
          </w:tcPr>
          <w:p w14:paraId="4706E34E">
            <w:pPr>
              <w:spacing w:before="0"/>
              <w:ind w:left="0"/>
              <w:jc w:val="both"/>
              <w:rPr>
                <w:sz w:val="22"/>
                <w:szCs w:val="22"/>
                <w:lang w:val="vi-VN"/>
              </w:rPr>
            </w:pPr>
            <w:r>
              <w:rPr>
                <w:sz w:val="22"/>
                <w:szCs w:val="22"/>
              </w:rPr>
              <w:t xml:space="preserve">Required : </w:t>
            </w:r>
            <w:r>
              <w:rPr>
                <w:sz w:val="22"/>
                <w:szCs w:val="22"/>
                <w:lang w:val="vi-VN"/>
              </w:rPr>
              <w:t>false</w:t>
            </w:r>
          </w:p>
          <w:p w14:paraId="4F543F9C">
            <w:pPr>
              <w:spacing w:before="0"/>
              <w:ind w:left="0"/>
              <w:jc w:val="both"/>
              <w:rPr>
                <w:sz w:val="22"/>
                <w:szCs w:val="22"/>
              </w:rPr>
            </w:pPr>
            <w:r>
              <w:rPr>
                <w:sz w:val="22"/>
                <w:szCs w:val="22"/>
              </w:rPr>
              <w:t>DataType: String</w:t>
            </w:r>
          </w:p>
          <w:p w14:paraId="1BBBE0A8">
            <w:pPr>
              <w:spacing w:before="0"/>
              <w:ind w:left="0"/>
              <w:jc w:val="both"/>
              <w:rPr>
                <w:sz w:val="22"/>
                <w:szCs w:val="22"/>
              </w:rPr>
            </w:pPr>
            <w:r>
              <w:rPr>
                <w:sz w:val="22"/>
                <w:szCs w:val="22"/>
              </w:rPr>
              <w:t xml:space="preserve">Minlength : </w:t>
            </w:r>
          </w:p>
          <w:p w14:paraId="7FEEF9F9">
            <w:pPr>
              <w:spacing w:before="0"/>
              <w:ind w:left="0"/>
              <w:jc w:val="both"/>
              <w:rPr>
                <w:sz w:val="22"/>
                <w:szCs w:val="22"/>
              </w:rPr>
            </w:pPr>
            <w:r>
              <w:rPr>
                <w:sz w:val="22"/>
                <w:szCs w:val="22"/>
              </w:rPr>
              <w:t>Maxlength : 20</w:t>
            </w:r>
          </w:p>
          <w:p w14:paraId="2EE8D2AA">
            <w:pPr>
              <w:spacing w:before="0"/>
              <w:ind w:left="0"/>
              <w:jc w:val="both"/>
              <w:rPr>
                <w:sz w:val="22"/>
                <w:szCs w:val="22"/>
              </w:rPr>
            </w:pPr>
            <w:r>
              <w:rPr>
                <w:sz w:val="22"/>
                <w:szCs w:val="22"/>
              </w:rPr>
              <w:t>Format : [0-9-]+</w:t>
            </w:r>
          </w:p>
        </w:tc>
        <w:tc>
          <w:tcPr>
            <w:tcW w:w="4635" w:type="dxa"/>
            <w:noWrap w:val="0"/>
            <w:vAlign w:val="top"/>
          </w:tcPr>
          <w:p w14:paraId="46D70B4C">
            <w:pPr>
              <w:spacing w:before="0"/>
              <w:ind w:left="0"/>
              <w:jc w:val="both"/>
              <w:rPr>
                <w:sz w:val="22"/>
                <w:szCs w:val="22"/>
              </w:rPr>
            </w:pPr>
            <w:r>
              <w:rPr>
                <w:sz w:val="22"/>
                <w:szCs w:val="22"/>
              </w:rPr>
              <w:t>Mã số thuế của doanh nghiệp/chi nhánh phát hành hóa đơn. Một doanh nghiệp có thể có nhiều mã số thuế</w:t>
            </w:r>
          </w:p>
          <w:p w14:paraId="0B3D89DE">
            <w:pPr>
              <w:spacing w:before="0"/>
              <w:ind w:left="0"/>
              <w:jc w:val="both"/>
              <w:rPr>
                <w:sz w:val="22"/>
                <w:szCs w:val="22"/>
              </w:rPr>
            </w:pPr>
            <w:r>
              <w:rPr>
                <w:sz w:val="22"/>
                <w:szCs w:val="22"/>
              </w:rPr>
              <w:t xml:space="preserve">Mẫu 1: 0312770607 </w:t>
            </w:r>
          </w:p>
          <w:p w14:paraId="7AF52E6E">
            <w:pPr>
              <w:spacing w:before="0"/>
              <w:ind w:left="0"/>
              <w:jc w:val="both"/>
              <w:rPr>
                <w:sz w:val="22"/>
                <w:szCs w:val="22"/>
              </w:rPr>
            </w:pPr>
            <w:r>
              <w:rPr>
                <w:sz w:val="22"/>
                <w:szCs w:val="22"/>
              </w:rPr>
              <w:t>Mẫu 2: 0312770607-001</w:t>
            </w:r>
          </w:p>
        </w:tc>
      </w:tr>
      <w:tr w14:paraId="1C72BF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3" w:type="dxa"/>
            <w:noWrap w:val="0"/>
            <w:vAlign w:val="top"/>
          </w:tcPr>
          <w:p w14:paraId="419A94C9">
            <w:pPr>
              <w:spacing w:before="0"/>
              <w:ind w:left="0"/>
              <w:jc w:val="both"/>
              <w:rPr>
                <w:sz w:val="22"/>
                <w:szCs w:val="22"/>
              </w:rPr>
            </w:pPr>
            <w:r>
              <w:rPr>
                <w:sz w:val="22"/>
                <w:szCs w:val="22"/>
              </w:rPr>
              <w:t>GetInvoiceInput</w:t>
            </w:r>
          </w:p>
        </w:tc>
        <w:tc>
          <w:tcPr>
            <w:tcW w:w="2488" w:type="dxa"/>
            <w:noWrap w:val="0"/>
            <w:vAlign w:val="top"/>
          </w:tcPr>
          <w:p w14:paraId="6166CE06">
            <w:pPr>
              <w:spacing w:before="0"/>
              <w:ind w:left="0"/>
              <w:jc w:val="both"/>
              <w:rPr>
                <w:sz w:val="22"/>
                <w:szCs w:val="22"/>
              </w:rPr>
            </w:pPr>
            <w:r>
              <w:rPr>
                <w:sz w:val="22"/>
                <w:szCs w:val="22"/>
              </w:rPr>
              <w:t>Object</w:t>
            </w:r>
          </w:p>
        </w:tc>
        <w:tc>
          <w:tcPr>
            <w:tcW w:w="4635" w:type="dxa"/>
            <w:noWrap w:val="0"/>
            <w:vAlign w:val="top"/>
          </w:tcPr>
          <w:p w14:paraId="6AD48AD9">
            <w:pPr>
              <w:spacing w:before="0"/>
              <w:ind w:left="0"/>
              <w:jc w:val="both"/>
              <w:rPr>
                <w:sz w:val="22"/>
                <w:szCs w:val="22"/>
              </w:rPr>
            </w:pPr>
            <w:r>
              <w:rPr>
                <w:sz w:val="22"/>
                <w:szCs w:val="22"/>
              </w:rPr>
              <w:t>Đối tượng gồm các trường dữ liệu tham số</w:t>
            </w:r>
          </w:p>
        </w:tc>
      </w:tr>
    </w:tbl>
    <w:p w14:paraId="6E347230">
      <w:pPr>
        <w:rPr>
          <w:sz w:val="22"/>
          <w:szCs w:val="22"/>
        </w:rPr>
      </w:pPr>
      <w:r>
        <w:rPr>
          <w:sz w:val="22"/>
          <w:szCs w:val="22"/>
        </w:rPr>
        <w:t>- Các tham số của đối tượng GetInvoiceInput</w:t>
      </w:r>
    </w:p>
    <w:tbl>
      <w:tblPr>
        <w:tblStyle w:val="13"/>
        <w:tblW w:w="896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7"/>
        <w:gridCol w:w="2614"/>
        <w:gridCol w:w="4225"/>
      </w:tblGrid>
      <w:tr w14:paraId="6F9290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7" w:hRule="atLeast"/>
          <w:jc w:val="center"/>
        </w:trPr>
        <w:tc>
          <w:tcPr>
            <w:tcW w:w="2127" w:type="dxa"/>
            <w:shd w:val="clear" w:color="auto" w:fill="D9D9D9"/>
            <w:noWrap w:val="0"/>
            <w:vAlign w:val="top"/>
          </w:tcPr>
          <w:p w14:paraId="1F4FA3FD">
            <w:pPr>
              <w:ind w:left="0"/>
              <w:jc w:val="center"/>
              <w:rPr>
                <w:b/>
                <w:sz w:val="22"/>
                <w:szCs w:val="22"/>
              </w:rPr>
            </w:pPr>
            <w:r>
              <w:rPr>
                <w:b/>
                <w:sz w:val="22"/>
                <w:szCs w:val="22"/>
              </w:rPr>
              <w:t>Tên tham số</w:t>
            </w:r>
          </w:p>
        </w:tc>
        <w:tc>
          <w:tcPr>
            <w:tcW w:w="2614" w:type="dxa"/>
            <w:shd w:val="clear" w:color="auto" w:fill="D9D9D9"/>
            <w:noWrap w:val="0"/>
            <w:vAlign w:val="top"/>
          </w:tcPr>
          <w:p w14:paraId="34A24CF9">
            <w:pPr>
              <w:ind w:left="0"/>
              <w:rPr>
                <w:b/>
                <w:sz w:val="22"/>
                <w:szCs w:val="22"/>
              </w:rPr>
            </w:pPr>
            <w:r>
              <w:rPr>
                <w:b/>
                <w:bCs/>
                <w:color w:val="000000"/>
                <w:sz w:val="22"/>
                <w:szCs w:val="22"/>
              </w:rPr>
              <w:t>Kiểu dữ liệu, ràng buộc</w:t>
            </w:r>
          </w:p>
        </w:tc>
        <w:tc>
          <w:tcPr>
            <w:tcW w:w="4225" w:type="dxa"/>
            <w:shd w:val="clear" w:color="auto" w:fill="D9D9D9"/>
            <w:noWrap w:val="0"/>
            <w:vAlign w:val="top"/>
          </w:tcPr>
          <w:p w14:paraId="41117AE1">
            <w:pPr>
              <w:ind w:left="0"/>
              <w:jc w:val="center"/>
              <w:rPr>
                <w:b/>
                <w:sz w:val="22"/>
                <w:szCs w:val="22"/>
              </w:rPr>
            </w:pPr>
            <w:r>
              <w:rPr>
                <w:b/>
                <w:sz w:val="22"/>
                <w:szCs w:val="22"/>
              </w:rPr>
              <w:t>Mô tả</w:t>
            </w:r>
          </w:p>
        </w:tc>
      </w:tr>
      <w:tr w14:paraId="27549B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8" w:hRule="atLeast"/>
          <w:jc w:val="center"/>
        </w:trPr>
        <w:tc>
          <w:tcPr>
            <w:tcW w:w="2127" w:type="dxa"/>
            <w:noWrap w:val="0"/>
            <w:vAlign w:val="top"/>
          </w:tcPr>
          <w:p w14:paraId="05FC4E09">
            <w:pPr>
              <w:ind w:left="0"/>
              <w:jc w:val="both"/>
              <w:rPr>
                <w:sz w:val="22"/>
                <w:szCs w:val="22"/>
              </w:rPr>
            </w:pPr>
            <w:r>
              <w:rPr>
                <w:sz w:val="22"/>
                <w:szCs w:val="22"/>
              </w:rPr>
              <w:t>invoiceNo</w:t>
            </w:r>
          </w:p>
        </w:tc>
        <w:tc>
          <w:tcPr>
            <w:tcW w:w="2614" w:type="dxa"/>
            <w:noWrap w:val="0"/>
            <w:vAlign w:val="top"/>
          </w:tcPr>
          <w:p w14:paraId="05F51DD8">
            <w:pPr>
              <w:spacing w:before="0"/>
              <w:ind w:left="0"/>
              <w:jc w:val="both"/>
              <w:rPr>
                <w:sz w:val="22"/>
                <w:szCs w:val="22"/>
              </w:rPr>
            </w:pPr>
            <w:r>
              <w:rPr>
                <w:sz w:val="22"/>
                <w:szCs w:val="22"/>
              </w:rPr>
              <w:t>Required : false</w:t>
            </w:r>
          </w:p>
          <w:p w14:paraId="68E8E272">
            <w:pPr>
              <w:spacing w:before="0"/>
              <w:ind w:left="0"/>
              <w:jc w:val="both"/>
              <w:rPr>
                <w:sz w:val="22"/>
                <w:szCs w:val="22"/>
              </w:rPr>
            </w:pPr>
            <w:r>
              <w:rPr>
                <w:sz w:val="22"/>
                <w:szCs w:val="22"/>
              </w:rPr>
              <w:t>DataType: String</w:t>
            </w:r>
          </w:p>
          <w:p w14:paraId="2FEF80F3">
            <w:pPr>
              <w:spacing w:before="0"/>
              <w:ind w:left="0"/>
              <w:jc w:val="both"/>
              <w:rPr>
                <w:sz w:val="22"/>
                <w:szCs w:val="22"/>
              </w:rPr>
            </w:pPr>
            <w:r>
              <w:rPr>
                <w:sz w:val="22"/>
                <w:szCs w:val="22"/>
              </w:rPr>
              <w:t>Minlength : 7</w:t>
            </w:r>
          </w:p>
          <w:p w14:paraId="72729B95">
            <w:pPr>
              <w:spacing w:before="0"/>
              <w:ind w:left="0"/>
              <w:jc w:val="both"/>
              <w:rPr>
                <w:sz w:val="22"/>
                <w:szCs w:val="22"/>
              </w:rPr>
            </w:pPr>
            <w:r>
              <w:rPr>
                <w:sz w:val="22"/>
                <w:szCs w:val="22"/>
              </w:rPr>
              <w:t>Maxlength : 35</w:t>
            </w:r>
          </w:p>
          <w:p w14:paraId="6EA4A25E">
            <w:pPr>
              <w:spacing w:before="0"/>
              <w:ind w:left="0"/>
              <w:jc w:val="both"/>
              <w:rPr>
                <w:color w:val="000000"/>
                <w:sz w:val="22"/>
                <w:szCs w:val="22"/>
              </w:rPr>
            </w:pPr>
            <w:r>
              <w:rPr>
                <w:sz w:val="22"/>
                <w:szCs w:val="22"/>
              </w:rPr>
              <w:t>Format :  [a-zA-Z0-9]*$</w:t>
            </w:r>
          </w:p>
        </w:tc>
        <w:tc>
          <w:tcPr>
            <w:tcW w:w="4225" w:type="dxa"/>
            <w:noWrap w:val="0"/>
            <w:vAlign w:val="top"/>
          </w:tcPr>
          <w:p w14:paraId="4C1D3908">
            <w:pPr>
              <w:ind w:left="0"/>
              <w:jc w:val="both"/>
              <w:rPr>
                <w:sz w:val="22"/>
                <w:szCs w:val="22"/>
              </w:rPr>
            </w:pPr>
            <w:r>
              <w:rPr>
                <w:sz w:val="22"/>
                <w:szCs w:val="22"/>
              </w:rPr>
              <w:t>Là ký hiệu hóa đơn + số hóa đơn vd : AA/20E0000001</w:t>
            </w:r>
          </w:p>
          <w:p w14:paraId="2B3A5824">
            <w:pPr>
              <w:ind w:left="0"/>
              <w:jc w:val="both"/>
              <w:rPr>
                <w:sz w:val="22"/>
                <w:szCs w:val="22"/>
              </w:rPr>
            </w:pPr>
          </w:p>
        </w:tc>
      </w:tr>
      <w:tr w14:paraId="6F7B06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1" w:hRule="atLeast"/>
          <w:jc w:val="center"/>
        </w:trPr>
        <w:tc>
          <w:tcPr>
            <w:tcW w:w="2127" w:type="dxa"/>
            <w:noWrap w:val="0"/>
            <w:vAlign w:val="top"/>
          </w:tcPr>
          <w:p w14:paraId="45752E59">
            <w:pPr>
              <w:ind w:left="0"/>
              <w:jc w:val="both"/>
              <w:rPr>
                <w:sz w:val="22"/>
                <w:szCs w:val="22"/>
              </w:rPr>
            </w:pPr>
            <w:r>
              <w:rPr>
                <w:sz w:val="22"/>
                <w:szCs w:val="22"/>
              </w:rPr>
              <w:t>startDate</w:t>
            </w:r>
          </w:p>
        </w:tc>
        <w:tc>
          <w:tcPr>
            <w:tcW w:w="2614" w:type="dxa"/>
            <w:noWrap w:val="0"/>
            <w:vAlign w:val="top"/>
          </w:tcPr>
          <w:p w14:paraId="54FF1D8C">
            <w:pPr>
              <w:spacing w:before="0"/>
              <w:ind w:left="0"/>
              <w:jc w:val="both"/>
              <w:rPr>
                <w:sz w:val="22"/>
                <w:szCs w:val="22"/>
              </w:rPr>
            </w:pPr>
            <w:r>
              <w:rPr>
                <w:sz w:val="22"/>
                <w:szCs w:val="22"/>
              </w:rPr>
              <w:t>Required : true</w:t>
            </w:r>
          </w:p>
          <w:p w14:paraId="73735780">
            <w:pPr>
              <w:spacing w:before="0"/>
              <w:ind w:left="0"/>
              <w:jc w:val="both"/>
              <w:rPr>
                <w:sz w:val="22"/>
                <w:szCs w:val="22"/>
              </w:rPr>
            </w:pPr>
            <w:r>
              <w:rPr>
                <w:sz w:val="22"/>
                <w:szCs w:val="22"/>
              </w:rPr>
              <w:t>DataType: Date</w:t>
            </w:r>
          </w:p>
          <w:p w14:paraId="6A39B0E3">
            <w:pPr>
              <w:spacing w:before="0"/>
              <w:ind w:left="0"/>
              <w:jc w:val="both"/>
              <w:rPr>
                <w:sz w:val="22"/>
                <w:szCs w:val="22"/>
              </w:rPr>
            </w:pPr>
            <w:r>
              <w:rPr>
                <w:sz w:val="22"/>
                <w:szCs w:val="22"/>
              </w:rPr>
              <w:t xml:space="preserve">Minlength : </w:t>
            </w:r>
          </w:p>
          <w:p w14:paraId="0FDBE010">
            <w:pPr>
              <w:spacing w:before="0"/>
              <w:ind w:left="0"/>
              <w:jc w:val="both"/>
              <w:rPr>
                <w:sz w:val="22"/>
                <w:szCs w:val="22"/>
              </w:rPr>
            </w:pPr>
            <w:r>
              <w:rPr>
                <w:sz w:val="22"/>
                <w:szCs w:val="22"/>
              </w:rPr>
              <w:t>Maxlength : 50</w:t>
            </w:r>
          </w:p>
          <w:p w14:paraId="1CB73697">
            <w:pPr>
              <w:spacing w:before="0"/>
              <w:ind w:left="0"/>
              <w:jc w:val="both"/>
              <w:rPr>
                <w:sz w:val="22"/>
                <w:szCs w:val="22"/>
              </w:rPr>
            </w:pPr>
            <w:r>
              <w:rPr>
                <w:sz w:val="22"/>
                <w:szCs w:val="22"/>
              </w:rPr>
              <w:t>Format :</w:t>
            </w:r>
          </w:p>
        </w:tc>
        <w:tc>
          <w:tcPr>
            <w:tcW w:w="4225" w:type="dxa"/>
            <w:noWrap w:val="0"/>
            <w:vAlign w:val="top"/>
          </w:tcPr>
          <w:p w14:paraId="361589F1">
            <w:pPr>
              <w:ind w:left="0"/>
              <w:jc w:val="both"/>
              <w:rPr>
                <w:sz w:val="22"/>
                <w:szCs w:val="22"/>
              </w:rPr>
            </w:pPr>
            <w:r>
              <w:rPr>
                <w:sz w:val="22"/>
                <w:szCs w:val="22"/>
                <w:lang w:val="vi-VN"/>
              </w:rPr>
              <w:t xml:space="preserve">Ngày lập </w:t>
            </w:r>
            <w:r>
              <w:rPr>
                <w:sz w:val="22"/>
                <w:szCs w:val="22"/>
              </w:rPr>
              <w:t>từ ngày</w:t>
            </w:r>
          </w:p>
          <w:p w14:paraId="0609E85F">
            <w:pPr>
              <w:ind w:left="0"/>
              <w:jc w:val="both"/>
              <w:rPr>
                <w:sz w:val="22"/>
                <w:szCs w:val="22"/>
              </w:rPr>
            </w:pPr>
            <w:r>
              <w:rPr>
                <w:sz w:val="22"/>
                <w:szCs w:val="22"/>
              </w:rPr>
              <w:t>Định dạng "2019-05-12"</w:t>
            </w:r>
          </w:p>
          <w:p w14:paraId="4EC0E108">
            <w:pPr>
              <w:ind w:left="0"/>
              <w:jc w:val="both"/>
              <w:rPr>
                <w:sz w:val="22"/>
                <w:szCs w:val="22"/>
              </w:rPr>
            </w:pPr>
          </w:p>
        </w:tc>
      </w:tr>
      <w:tr w14:paraId="264448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6" w:hRule="atLeast"/>
          <w:jc w:val="center"/>
        </w:trPr>
        <w:tc>
          <w:tcPr>
            <w:tcW w:w="2127" w:type="dxa"/>
            <w:noWrap w:val="0"/>
            <w:vAlign w:val="top"/>
          </w:tcPr>
          <w:p w14:paraId="161578BE">
            <w:pPr>
              <w:ind w:left="0"/>
              <w:jc w:val="both"/>
              <w:rPr>
                <w:sz w:val="22"/>
                <w:szCs w:val="22"/>
              </w:rPr>
            </w:pPr>
            <w:r>
              <w:rPr>
                <w:sz w:val="22"/>
                <w:szCs w:val="22"/>
              </w:rPr>
              <w:t>endDate</w:t>
            </w:r>
          </w:p>
        </w:tc>
        <w:tc>
          <w:tcPr>
            <w:tcW w:w="2614" w:type="dxa"/>
            <w:noWrap w:val="0"/>
            <w:vAlign w:val="top"/>
          </w:tcPr>
          <w:p w14:paraId="3D90A6D4">
            <w:pPr>
              <w:spacing w:before="0"/>
              <w:ind w:left="0"/>
              <w:jc w:val="both"/>
              <w:rPr>
                <w:sz w:val="22"/>
                <w:szCs w:val="22"/>
              </w:rPr>
            </w:pPr>
            <w:r>
              <w:rPr>
                <w:sz w:val="22"/>
                <w:szCs w:val="22"/>
              </w:rPr>
              <w:t>Required : true</w:t>
            </w:r>
          </w:p>
          <w:p w14:paraId="29064565">
            <w:pPr>
              <w:spacing w:before="0"/>
              <w:ind w:left="0"/>
              <w:jc w:val="both"/>
              <w:rPr>
                <w:sz w:val="22"/>
                <w:szCs w:val="22"/>
              </w:rPr>
            </w:pPr>
            <w:r>
              <w:rPr>
                <w:sz w:val="22"/>
                <w:szCs w:val="22"/>
              </w:rPr>
              <w:t>DataType: Date</w:t>
            </w:r>
          </w:p>
          <w:p w14:paraId="14F7CE34">
            <w:pPr>
              <w:spacing w:before="0"/>
              <w:ind w:left="0"/>
              <w:jc w:val="both"/>
              <w:rPr>
                <w:sz w:val="22"/>
                <w:szCs w:val="22"/>
              </w:rPr>
            </w:pPr>
            <w:r>
              <w:rPr>
                <w:sz w:val="22"/>
                <w:szCs w:val="22"/>
              </w:rPr>
              <w:t xml:space="preserve">Minlength : </w:t>
            </w:r>
          </w:p>
          <w:p w14:paraId="66A39663">
            <w:pPr>
              <w:spacing w:before="0"/>
              <w:ind w:left="0"/>
              <w:jc w:val="both"/>
              <w:rPr>
                <w:sz w:val="22"/>
                <w:szCs w:val="22"/>
              </w:rPr>
            </w:pPr>
            <w:r>
              <w:rPr>
                <w:sz w:val="22"/>
                <w:szCs w:val="22"/>
              </w:rPr>
              <w:t>Maxlength : 50</w:t>
            </w:r>
          </w:p>
          <w:p w14:paraId="56A61987">
            <w:pPr>
              <w:spacing w:before="0"/>
              <w:ind w:left="0"/>
              <w:jc w:val="both"/>
              <w:rPr>
                <w:sz w:val="22"/>
                <w:szCs w:val="22"/>
              </w:rPr>
            </w:pPr>
            <w:r>
              <w:rPr>
                <w:sz w:val="22"/>
                <w:szCs w:val="22"/>
              </w:rPr>
              <w:t>Format :</w:t>
            </w:r>
          </w:p>
        </w:tc>
        <w:tc>
          <w:tcPr>
            <w:tcW w:w="4225" w:type="dxa"/>
            <w:noWrap w:val="0"/>
            <w:vAlign w:val="top"/>
          </w:tcPr>
          <w:p w14:paraId="12B11B8D">
            <w:pPr>
              <w:ind w:left="0"/>
              <w:jc w:val="both"/>
              <w:rPr>
                <w:sz w:val="22"/>
                <w:szCs w:val="22"/>
              </w:rPr>
            </w:pPr>
            <w:r>
              <w:rPr>
                <w:sz w:val="22"/>
                <w:szCs w:val="22"/>
                <w:lang w:val="vi-VN"/>
              </w:rPr>
              <w:t>Ngày lập đến</w:t>
            </w:r>
            <w:r>
              <w:rPr>
                <w:sz w:val="22"/>
                <w:szCs w:val="22"/>
              </w:rPr>
              <w:t xml:space="preserve"> ngày</w:t>
            </w:r>
          </w:p>
          <w:p w14:paraId="5D906097">
            <w:pPr>
              <w:ind w:left="0"/>
              <w:jc w:val="both"/>
              <w:rPr>
                <w:sz w:val="22"/>
                <w:szCs w:val="22"/>
              </w:rPr>
            </w:pPr>
            <w:r>
              <w:rPr>
                <w:sz w:val="22"/>
                <w:szCs w:val="22"/>
              </w:rPr>
              <w:t>Định dạng "2019-05-12"</w:t>
            </w:r>
          </w:p>
          <w:p w14:paraId="6F31137B">
            <w:pPr>
              <w:ind w:left="0"/>
              <w:jc w:val="both"/>
              <w:rPr>
                <w:sz w:val="22"/>
                <w:szCs w:val="22"/>
              </w:rPr>
            </w:pPr>
          </w:p>
        </w:tc>
      </w:tr>
      <w:tr w14:paraId="597A8C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6" w:hRule="atLeast"/>
          <w:jc w:val="center"/>
        </w:trPr>
        <w:tc>
          <w:tcPr>
            <w:tcW w:w="2127" w:type="dxa"/>
            <w:noWrap w:val="0"/>
            <w:vAlign w:val="top"/>
          </w:tcPr>
          <w:p w14:paraId="7AC47060">
            <w:pPr>
              <w:ind w:left="0"/>
              <w:jc w:val="both"/>
              <w:rPr>
                <w:sz w:val="22"/>
                <w:szCs w:val="22"/>
              </w:rPr>
            </w:pPr>
            <w:r>
              <w:rPr>
                <w:sz w:val="22"/>
                <w:szCs w:val="22"/>
              </w:rPr>
              <w:t>invoiceType</w:t>
            </w:r>
          </w:p>
        </w:tc>
        <w:tc>
          <w:tcPr>
            <w:tcW w:w="2614" w:type="dxa"/>
            <w:noWrap w:val="0"/>
            <w:vAlign w:val="top"/>
          </w:tcPr>
          <w:p w14:paraId="3F11C2B2">
            <w:pPr>
              <w:spacing w:before="0"/>
              <w:ind w:left="0"/>
              <w:jc w:val="both"/>
              <w:rPr>
                <w:sz w:val="22"/>
                <w:szCs w:val="22"/>
              </w:rPr>
            </w:pPr>
            <w:r>
              <w:rPr>
                <w:sz w:val="22"/>
                <w:szCs w:val="22"/>
              </w:rPr>
              <w:t>Required : false</w:t>
            </w:r>
          </w:p>
          <w:p w14:paraId="476DC575">
            <w:pPr>
              <w:spacing w:before="0"/>
              <w:ind w:left="0"/>
              <w:jc w:val="both"/>
              <w:rPr>
                <w:sz w:val="22"/>
                <w:szCs w:val="22"/>
              </w:rPr>
            </w:pPr>
            <w:r>
              <w:rPr>
                <w:sz w:val="22"/>
                <w:szCs w:val="22"/>
              </w:rPr>
              <w:t>DataType: String</w:t>
            </w:r>
          </w:p>
          <w:p w14:paraId="0F0D1F77">
            <w:pPr>
              <w:spacing w:before="0"/>
              <w:ind w:left="0"/>
              <w:jc w:val="both"/>
              <w:rPr>
                <w:sz w:val="22"/>
                <w:szCs w:val="22"/>
              </w:rPr>
            </w:pPr>
            <w:r>
              <w:rPr>
                <w:sz w:val="22"/>
                <w:szCs w:val="22"/>
              </w:rPr>
              <w:t xml:space="preserve">Minlength : </w:t>
            </w:r>
          </w:p>
          <w:p w14:paraId="4B9EF437">
            <w:pPr>
              <w:spacing w:before="0"/>
              <w:ind w:left="0"/>
              <w:jc w:val="both"/>
              <w:rPr>
                <w:sz w:val="22"/>
                <w:szCs w:val="22"/>
              </w:rPr>
            </w:pPr>
            <w:r>
              <w:rPr>
                <w:sz w:val="22"/>
                <w:szCs w:val="22"/>
              </w:rPr>
              <w:t xml:space="preserve">Maxlength : </w:t>
            </w:r>
          </w:p>
          <w:p w14:paraId="3A066AE0">
            <w:pPr>
              <w:spacing w:before="0"/>
              <w:ind w:left="0"/>
              <w:jc w:val="both"/>
              <w:rPr>
                <w:sz w:val="22"/>
                <w:szCs w:val="22"/>
              </w:rPr>
            </w:pPr>
            <w:r>
              <w:rPr>
                <w:sz w:val="22"/>
                <w:szCs w:val="22"/>
              </w:rPr>
              <w:t xml:space="preserve">Format : </w:t>
            </w:r>
          </w:p>
        </w:tc>
        <w:tc>
          <w:tcPr>
            <w:tcW w:w="4225" w:type="dxa"/>
            <w:noWrap w:val="0"/>
            <w:vAlign w:val="top"/>
          </w:tcPr>
          <w:p w14:paraId="6CAF6D1B">
            <w:pPr>
              <w:ind w:left="0"/>
              <w:jc w:val="both"/>
              <w:rPr>
                <w:sz w:val="22"/>
                <w:szCs w:val="22"/>
              </w:rPr>
            </w:pPr>
            <w:r>
              <w:rPr>
                <w:sz w:val="22"/>
                <w:szCs w:val="22"/>
              </w:rPr>
              <w:t>Loại hóa đơn, là một trong các giá trị</w:t>
            </w:r>
          </w:p>
          <w:p w14:paraId="0D7A3B35">
            <w:pPr>
              <w:ind w:left="0"/>
              <w:rPr>
                <w:sz w:val="22"/>
                <w:szCs w:val="22"/>
              </w:rPr>
            </w:pPr>
            <w:r>
              <w:rPr>
                <w:sz w:val="22"/>
                <w:szCs w:val="22"/>
              </w:rPr>
              <w:t>Thông tư 32: 01GTKT, 02GTTT, 03XKNB,  04HGDL, 07KPTQ</w:t>
            </w:r>
          </w:p>
          <w:p w14:paraId="27B57C8C">
            <w:pPr>
              <w:ind w:left="0"/>
              <w:rPr>
                <w:sz w:val="22"/>
                <w:szCs w:val="22"/>
                <w:lang w:val="vi-VN"/>
              </w:rPr>
            </w:pPr>
            <w:r>
              <w:rPr>
                <w:sz w:val="22"/>
                <w:szCs w:val="22"/>
              </w:rPr>
              <w:t xml:space="preserve">Thông tư </w:t>
            </w:r>
            <w:r>
              <w:rPr>
                <w:sz w:val="22"/>
                <w:szCs w:val="22"/>
                <w:lang w:val="en"/>
              </w:rPr>
              <w:t>78</w:t>
            </w:r>
            <w:r>
              <w:rPr>
                <w:sz w:val="22"/>
                <w:szCs w:val="22"/>
              </w:rPr>
              <w:t>: 1, 2, 3, 4</w:t>
            </w:r>
            <w:r>
              <w:rPr>
                <w:sz w:val="22"/>
                <w:szCs w:val="22"/>
                <w:lang w:val="vi-VN"/>
              </w:rPr>
              <w:t>, 5, 6</w:t>
            </w:r>
          </w:p>
        </w:tc>
      </w:tr>
      <w:tr w14:paraId="5652DA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6" w:hRule="atLeast"/>
          <w:jc w:val="center"/>
        </w:trPr>
        <w:tc>
          <w:tcPr>
            <w:tcW w:w="2127" w:type="dxa"/>
            <w:noWrap w:val="0"/>
            <w:vAlign w:val="top"/>
          </w:tcPr>
          <w:p w14:paraId="5926DB3D">
            <w:pPr>
              <w:ind w:left="0"/>
              <w:jc w:val="both"/>
              <w:rPr>
                <w:sz w:val="22"/>
                <w:szCs w:val="22"/>
              </w:rPr>
            </w:pPr>
            <w:r>
              <w:rPr>
                <w:sz w:val="22"/>
                <w:szCs w:val="22"/>
              </w:rPr>
              <w:t>rowPerPage</w:t>
            </w:r>
          </w:p>
        </w:tc>
        <w:tc>
          <w:tcPr>
            <w:tcW w:w="2614" w:type="dxa"/>
            <w:noWrap w:val="0"/>
            <w:vAlign w:val="top"/>
          </w:tcPr>
          <w:p w14:paraId="7AD4F976">
            <w:pPr>
              <w:spacing w:before="0"/>
              <w:ind w:left="0"/>
              <w:jc w:val="both"/>
              <w:rPr>
                <w:sz w:val="22"/>
                <w:szCs w:val="22"/>
              </w:rPr>
            </w:pPr>
            <w:r>
              <w:rPr>
                <w:sz w:val="22"/>
                <w:szCs w:val="22"/>
              </w:rPr>
              <w:t>Required : true</w:t>
            </w:r>
          </w:p>
          <w:p w14:paraId="38A1AB9E">
            <w:pPr>
              <w:spacing w:before="0"/>
              <w:ind w:left="0"/>
              <w:jc w:val="both"/>
              <w:rPr>
                <w:sz w:val="22"/>
                <w:szCs w:val="22"/>
              </w:rPr>
            </w:pPr>
            <w:r>
              <w:rPr>
                <w:sz w:val="22"/>
                <w:szCs w:val="22"/>
              </w:rPr>
              <w:t>DataType: Number</w:t>
            </w:r>
          </w:p>
          <w:p w14:paraId="140CA3E8">
            <w:pPr>
              <w:spacing w:before="0"/>
              <w:ind w:left="0"/>
              <w:jc w:val="both"/>
              <w:rPr>
                <w:sz w:val="22"/>
                <w:szCs w:val="22"/>
              </w:rPr>
            </w:pPr>
            <w:r>
              <w:rPr>
                <w:sz w:val="22"/>
                <w:szCs w:val="22"/>
              </w:rPr>
              <w:t>Min : 1</w:t>
            </w:r>
          </w:p>
          <w:p w14:paraId="248E7F57">
            <w:pPr>
              <w:spacing w:before="0"/>
              <w:ind w:left="0"/>
              <w:jc w:val="both"/>
              <w:rPr>
                <w:sz w:val="22"/>
                <w:szCs w:val="22"/>
              </w:rPr>
            </w:pPr>
            <w:r>
              <w:rPr>
                <w:sz w:val="22"/>
                <w:szCs w:val="22"/>
              </w:rPr>
              <w:t xml:space="preserve">Max: </w:t>
            </w:r>
          </w:p>
        </w:tc>
        <w:tc>
          <w:tcPr>
            <w:tcW w:w="4225" w:type="dxa"/>
            <w:noWrap w:val="0"/>
            <w:vAlign w:val="top"/>
          </w:tcPr>
          <w:p w14:paraId="7956D8CB">
            <w:pPr>
              <w:ind w:left="0"/>
              <w:jc w:val="both"/>
              <w:rPr>
                <w:sz w:val="22"/>
                <w:szCs w:val="22"/>
                <w:lang w:val="fr-FR"/>
              </w:rPr>
            </w:pPr>
            <w:r>
              <w:rPr>
                <w:sz w:val="22"/>
                <w:szCs w:val="22"/>
                <w:lang w:val="fr-FR"/>
              </w:rPr>
              <w:t xml:space="preserve">Số dòng trên một trang </w:t>
            </w:r>
          </w:p>
        </w:tc>
      </w:tr>
      <w:tr w14:paraId="07C216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6" w:hRule="atLeast"/>
          <w:jc w:val="center"/>
        </w:trPr>
        <w:tc>
          <w:tcPr>
            <w:tcW w:w="2127" w:type="dxa"/>
            <w:noWrap w:val="0"/>
            <w:vAlign w:val="top"/>
          </w:tcPr>
          <w:p w14:paraId="45A176D0">
            <w:pPr>
              <w:ind w:left="0"/>
              <w:jc w:val="both"/>
              <w:rPr>
                <w:sz w:val="22"/>
                <w:szCs w:val="22"/>
              </w:rPr>
            </w:pPr>
            <w:r>
              <w:rPr>
                <w:sz w:val="22"/>
                <w:szCs w:val="22"/>
              </w:rPr>
              <w:t>pageNum</w:t>
            </w:r>
          </w:p>
        </w:tc>
        <w:tc>
          <w:tcPr>
            <w:tcW w:w="2614" w:type="dxa"/>
            <w:noWrap w:val="0"/>
            <w:vAlign w:val="top"/>
          </w:tcPr>
          <w:p w14:paraId="57EE3C60">
            <w:pPr>
              <w:spacing w:before="0"/>
              <w:ind w:left="0"/>
              <w:jc w:val="both"/>
              <w:rPr>
                <w:sz w:val="22"/>
                <w:szCs w:val="22"/>
              </w:rPr>
            </w:pPr>
            <w:r>
              <w:rPr>
                <w:sz w:val="22"/>
                <w:szCs w:val="22"/>
              </w:rPr>
              <w:t>Required : true</w:t>
            </w:r>
          </w:p>
          <w:p w14:paraId="4466FD14">
            <w:pPr>
              <w:spacing w:before="0"/>
              <w:ind w:left="0"/>
              <w:jc w:val="both"/>
              <w:rPr>
                <w:sz w:val="22"/>
                <w:szCs w:val="22"/>
              </w:rPr>
            </w:pPr>
            <w:r>
              <w:rPr>
                <w:sz w:val="22"/>
                <w:szCs w:val="22"/>
              </w:rPr>
              <w:t>DataType: Number</w:t>
            </w:r>
          </w:p>
          <w:p w14:paraId="0BB358A3">
            <w:pPr>
              <w:spacing w:before="0"/>
              <w:ind w:left="0"/>
              <w:jc w:val="both"/>
              <w:rPr>
                <w:sz w:val="22"/>
                <w:szCs w:val="22"/>
              </w:rPr>
            </w:pPr>
            <w:r>
              <w:rPr>
                <w:sz w:val="22"/>
                <w:szCs w:val="22"/>
              </w:rPr>
              <w:t>Min : 0</w:t>
            </w:r>
          </w:p>
          <w:p w14:paraId="2EC5310A">
            <w:pPr>
              <w:spacing w:before="0"/>
              <w:ind w:left="0"/>
              <w:jc w:val="both"/>
              <w:rPr>
                <w:sz w:val="22"/>
                <w:szCs w:val="22"/>
              </w:rPr>
            </w:pPr>
            <w:r>
              <w:rPr>
                <w:sz w:val="22"/>
                <w:szCs w:val="22"/>
              </w:rPr>
              <w:t>Max</w:t>
            </w:r>
          </w:p>
        </w:tc>
        <w:tc>
          <w:tcPr>
            <w:tcW w:w="4225" w:type="dxa"/>
            <w:noWrap w:val="0"/>
            <w:vAlign w:val="top"/>
          </w:tcPr>
          <w:p w14:paraId="00B3E77C">
            <w:pPr>
              <w:ind w:left="0"/>
              <w:jc w:val="both"/>
              <w:rPr>
                <w:sz w:val="22"/>
                <w:szCs w:val="22"/>
              </w:rPr>
            </w:pPr>
            <w:r>
              <w:rPr>
                <w:sz w:val="22"/>
                <w:szCs w:val="22"/>
              </w:rPr>
              <w:t>Chỉ số trang</w:t>
            </w:r>
          </w:p>
        </w:tc>
      </w:tr>
      <w:tr w14:paraId="694074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6" w:hRule="atLeast"/>
          <w:jc w:val="center"/>
        </w:trPr>
        <w:tc>
          <w:tcPr>
            <w:tcW w:w="2127" w:type="dxa"/>
            <w:noWrap w:val="0"/>
            <w:vAlign w:val="top"/>
          </w:tcPr>
          <w:p w14:paraId="17865FFB">
            <w:pPr>
              <w:ind w:left="0"/>
              <w:jc w:val="both"/>
              <w:rPr>
                <w:color w:val="000000"/>
                <w:sz w:val="22"/>
                <w:szCs w:val="22"/>
              </w:rPr>
            </w:pPr>
            <w:r>
              <w:rPr>
                <w:color w:val="000000"/>
                <w:sz w:val="22"/>
                <w:szCs w:val="22"/>
              </w:rPr>
              <w:t>buyerTaxCode</w:t>
            </w:r>
          </w:p>
        </w:tc>
        <w:tc>
          <w:tcPr>
            <w:tcW w:w="2614" w:type="dxa"/>
            <w:noWrap w:val="0"/>
            <w:vAlign w:val="top"/>
          </w:tcPr>
          <w:p w14:paraId="07A38E0E">
            <w:pPr>
              <w:spacing w:before="0"/>
              <w:ind w:left="0"/>
              <w:jc w:val="both"/>
              <w:rPr>
                <w:color w:val="000000"/>
                <w:sz w:val="22"/>
                <w:szCs w:val="22"/>
              </w:rPr>
            </w:pPr>
            <w:r>
              <w:rPr>
                <w:color w:val="000000"/>
                <w:sz w:val="22"/>
                <w:szCs w:val="22"/>
              </w:rPr>
              <w:t>Required : false</w:t>
            </w:r>
          </w:p>
          <w:p w14:paraId="0F299631">
            <w:pPr>
              <w:spacing w:before="0"/>
              <w:ind w:left="0"/>
              <w:jc w:val="both"/>
              <w:rPr>
                <w:color w:val="000000"/>
                <w:sz w:val="22"/>
                <w:szCs w:val="22"/>
              </w:rPr>
            </w:pPr>
            <w:r>
              <w:rPr>
                <w:color w:val="000000"/>
                <w:sz w:val="22"/>
                <w:szCs w:val="22"/>
              </w:rPr>
              <w:t>DataType: String</w:t>
            </w:r>
          </w:p>
          <w:p w14:paraId="03281058">
            <w:pPr>
              <w:spacing w:before="0"/>
              <w:ind w:left="0"/>
              <w:jc w:val="both"/>
              <w:rPr>
                <w:color w:val="000000"/>
                <w:sz w:val="22"/>
                <w:szCs w:val="22"/>
              </w:rPr>
            </w:pPr>
            <w:r>
              <w:rPr>
                <w:color w:val="000000"/>
                <w:sz w:val="22"/>
                <w:szCs w:val="22"/>
              </w:rPr>
              <w:t xml:space="preserve">Minlength : </w:t>
            </w:r>
          </w:p>
          <w:p w14:paraId="3C59CC56">
            <w:pPr>
              <w:spacing w:before="0"/>
              <w:ind w:left="0"/>
              <w:jc w:val="both"/>
              <w:rPr>
                <w:color w:val="000000"/>
                <w:sz w:val="22"/>
                <w:szCs w:val="22"/>
              </w:rPr>
            </w:pPr>
            <w:r>
              <w:rPr>
                <w:color w:val="000000"/>
                <w:sz w:val="22"/>
                <w:szCs w:val="22"/>
              </w:rPr>
              <w:t>Maxlength : 20</w:t>
            </w:r>
          </w:p>
        </w:tc>
        <w:tc>
          <w:tcPr>
            <w:tcW w:w="4225" w:type="dxa"/>
            <w:noWrap w:val="0"/>
            <w:vAlign w:val="top"/>
          </w:tcPr>
          <w:p w14:paraId="7AA070F2">
            <w:pPr>
              <w:ind w:left="0"/>
              <w:jc w:val="both"/>
              <w:rPr>
                <w:color w:val="000000"/>
                <w:sz w:val="22"/>
                <w:szCs w:val="22"/>
              </w:rPr>
            </w:pPr>
            <w:r>
              <w:rPr>
                <w:color w:val="000000"/>
                <w:sz w:val="22"/>
                <w:szCs w:val="22"/>
              </w:rPr>
              <w:t>Mã số thuế của khách hàng</w:t>
            </w:r>
          </w:p>
          <w:p w14:paraId="6A4DD241">
            <w:pPr>
              <w:ind w:left="0"/>
              <w:jc w:val="both"/>
              <w:rPr>
                <w:color w:val="000000"/>
                <w:sz w:val="22"/>
                <w:szCs w:val="22"/>
              </w:rPr>
            </w:pPr>
          </w:p>
        </w:tc>
      </w:tr>
      <w:tr w14:paraId="0D98C4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6" w:hRule="atLeast"/>
          <w:jc w:val="center"/>
        </w:trPr>
        <w:tc>
          <w:tcPr>
            <w:tcW w:w="2127" w:type="dxa"/>
            <w:noWrap w:val="0"/>
            <w:vAlign w:val="top"/>
          </w:tcPr>
          <w:p w14:paraId="65DA3828">
            <w:pPr>
              <w:ind w:left="0"/>
              <w:jc w:val="both"/>
              <w:rPr>
                <w:color w:val="000000"/>
                <w:sz w:val="22"/>
                <w:szCs w:val="22"/>
              </w:rPr>
            </w:pPr>
            <w:r>
              <w:rPr>
                <w:color w:val="000000"/>
                <w:sz w:val="22"/>
                <w:szCs w:val="22"/>
              </w:rPr>
              <w:t>buyerIdNo</w:t>
            </w:r>
          </w:p>
        </w:tc>
        <w:tc>
          <w:tcPr>
            <w:tcW w:w="2614" w:type="dxa"/>
            <w:noWrap w:val="0"/>
            <w:vAlign w:val="top"/>
          </w:tcPr>
          <w:p w14:paraId="56E70F35">
            <w:pPr>
              <w:spacing w:before="0"/>
              <w:ind w:left="0"/>
              <w:jc w:val="both"/>
              <w:rPr>
                <w:color w:val="000000"/>
                <w:sz w:val="22"/>
                <w:szCs w:val="22"/>
              </w:rPr>
            </w:pPr>
            <w:r>
              <w:rPr>
                <w:color w:val="000000"/>
                <w:sz w:val="22"/>
                <w:szCs w:val="22"/>
              </w:rPr>
              <w:t>Required : false</w:t>
            </w:r>
          </w:p>
          <w:p w14:paraId="55A69511">
            <w:pPr>
              <w:spacing w:before="0"/>
              <w:ind w:left="0"/>
              <w:jc w:val="both"/>
              <w:rPr>
                <w:color w:val="000000"/>
                <w:sz w:val="22"/>
                <w:szCs w:val="22"/>
              </w:rPr>
            </w:pPr>
            <w:r>
              <w:rPr>
                <w:color w:val="000000"/>
                <w:sz w:val="22"/>
                <w:szCs w:val="22"/>
              </w:rPr>
              <w:t>DataType: String</w:t>
            </w:r>
          </w:p>
        </w:tc>
        <w:tc>
          <w:tcPr>
            <w:tcW w:w="4225" w:type="dxa"/>
            <w:noWrap w:val="0"/>
            <w:vAlign w:val="top"/>
          </w:tcPr>
          <w:p w14:paraId="730B3906">
            <w:pPr>
              <w:ind w:left="0"/>
              <w:jc w:val="both"/>
              <w:rPr>
                <w:color w:val="000000"/>
                <w:sz w:val="22"/>
                <w:szCs w:val="22"/>
              </w:rPr>
            </w:pPr>
            <w:r>
              <w:rPr>
                <w:color w:val="000000"/>
                <w:sz w:val="22"/>
                <w:szCs w:val="22"/>
              </w:rPr>
              <w:t>Số giấy tờ của khách hang</w:t>
            </w:r>
          </w:p>
          <w:p w14:paraId="73535057">
            <w:pPr>
              <w:ind w:left="0"/>
              <w:jc w:val="both"/>
              <w:rPr>
                <w:color w:val="000000"/>
                <w:sz w:val="22"/>
                <w:szCs w:val="22"/>
              </w:rPr>
            </w:pPr>
          </w:p>
        </w:tc>
      </w:tr>
      <w:tr w14:paraId="40D841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6" w:hRule="atLeast"/>
          <w:jc w:val="center"/>
        </w:trPr>
        <w:tc>
          <w:tcPr>
            <w:tcW w:w="2127" w:type="dxa"/>
            <w:noWrap w:val="0"/>
            <w:vAlign w:val="top"/>
          </w:tcPr>
          <w:p w14:paraId="1DE9E5C2">
            <w:pPr>
              <w:ind w:left="0"/>
              <w:jc w:val="both"/>
              <w:rPr>
                <w:sz w:val="22"/>
                <w:szCs w:val="22"/>
              </w:rPr>
            </w:pPr>
            <w:r>
              <w:rPr>
                <w:sz w:val="22"/>
                <w:szCs w:val="22"/>
              </w:rPr>
              <w:t>templateCode</w:t>
            </w:r>
          </w:p>
        </w:tc>
        <w:tc>
          <w:tcPr>
            <w:tcW w:w="2614" w:type="dxa"/>
            <w:noWrap w:val="0"/>
            <w:vAlign w:val="top"/>
          </w:tcPr>
          <w:p w14:paraId="65B935C8">
            <w:pPr>
              <w:spacing w:before="0"/>
              <w:ind w:left="0"/>
              <w:jc w:val="both"/>
              <w:rPr>
                <w:sz w:val="22"/>
                <w:szCs w:val="22"/>
              </w:rPr>
            </w:pPr>
            <w:r>
              <w:rPr>
                <w:sz w:val="22"/>
                <w:szCs w:val="22"/>
              </w:rPr>
              <w:t>Required : false</w:t>
            </w:r>
          </w:p>
          <w:p w14:paraId="04EA8F17">
            <w:pPr>
              <w:spacing w:before="0"/>
              <w:ind w:left="0"/>
              <w:jc w:val="both"/>
              <w:rPr>
                <w:sz w:val="22"/>
                <w:szCs w:val="22"/>
              </w:rPr>
            </w:pPr>
            <w:r>
              <w:rPr>
                <w:sz w:val="22"/>
                <w:szCs w:val="22"/>
              </w:rPr>
              <w:t>DataType: String</w:t>
            </w:r>
          </w:p>
          <w:p w14:paraId="25214380">
            <w:pPr>
              <w:spacing w:before="0"/>
              <w:ind w:left="0"/>
              <w:jc w:val="both"/>
              <w:rPr>
                <w:sz w:val="22"/>
                <w:szCs w:val="22"/>
              </w:rPr>
            </w:pPr>
            <w:r>
              <w:rPr>
                <w:sz w:val="22"/>
                <w:szCs w:val="22"/>
              </w:rPr>
              <w:t xml:space="preserve">Minlength : </w:t>
            </w:r>
          </w:p>
          <w:p w14:paraId="373F3F24">
            <w:pPr>
              <w:spacing w:before="0"/>
              <w:ind w:left="0"/>
              <w:jc w:val="both"/>
              <w:rPr>
                <w:sz w:val="22"/>
                <w:szCs w:val="22"/>
              </w:rPr>
            </w:pPr>
            <w:r>
              <w:rPr>
                <w:sz w:val="22"/>
                <w:szCs w:val="22"/>
              </w:rPr>
              <w:t xml:space="preserve">Maxlength : </w:t>
            </w:r>
          </w:p>
        </w:tc>
        <w:tc>
          <w:tcPr>
            <w:tcW w:w="4225" w:type="dxa"/>
            <w:noWrap w:val="0"/>
            <w:vAlign w:val="top"/>
          </w:tcPr>
          <w:p w14:paraId="4A441131">
            <w:pPr>
              <w:ind w:left="0"/>
              <w:jc w:val="both"/>
              <w:rPr>
                <w:sz w:val="22"/>
                <w:szCs w:val="22"/>
              </w:rPr>
            </w:pPr>
            <w:r>
              <w:rPr>
                <w:sz w:val="22"/>
                <w:szCs w:val="22"/>
              </w:rPr>
              <w:t>Mã mẫu hóa đơn.</w:t>
            </w:r>
          </w:p>
          <w:p w14:paraId="5BD3CB4D">
            <w:pPr>
              <w:ind w:left="0"/>
              <w:jc w:val="both"/>
              <w:rPr>
                <w:sz w:val="22"/>
                <w:szCs w:val="22"/>
              </w:rPr>
            </w:pPr>
          </w:p>
        </w:tc>
      </w:tr>
      <w:tr w14:paraId="5316D3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6" w:hRule="atLeast"/>
          <w:jc w:val="center"/>
        </w:trPr>
        <w:tc>
          <w:tcPr>
            <w:tcW w:w="2127" w:type="dxa"/>
            <w:noWrap w:val="0"/>
            <w:vAlign w:val="top"/>
          </w:tcPr>
          <w:p w14:paraId="5E16F2EC">
            <w:pPr>
              <w:ind w:left="0"/>
              <w:jc w:val="both"/>
              <w:rPr>
                <w:sz w:val="22"/>
                <w:szCs w:val="22"/>
              </w:rPr>
            </w:pPr>
            <w:r>
              <w:rPr>
                <w:sz w:val="22"/>
                <w:szCs w:val="22"/>
              </w:rPr>
              <w:t>invoiceSeri</w:t>
            </w:r>
          </w:p>
        </w:tc>
        <w:tc>
          <w:tcPr>
            <w:tcW w:w="2614" w:type="dxa"/>
            <w:noWrap w:val="0"/>
            <w:vAlign w:val="top"/>
          </w:tcPr>
          <w:p w14:paraId="38F929C9">
            <w:pPr>
              <w:spacing w:before="0"/>
              <w:ind w:left="0"/>
              <w:jc w:val="both"/>
              <w:rPr>
                <w:sz w:val="22"/>
                <w:szCs w:val="22"/>
              </w:rPr>
            </w:pPr>
            <w:r>
              <w:rPr>
                <w:sz w:val="22"/>
                <w:szCs w:val="22"/>
              </w:rPr>
              <w:t>Required : false</w:t>
            </w:r>
          </w:p>
          <w:p w14:paraId="03D7265A">
            <w:pPr>
              <w:spacing w:before="0"/>
              <w:ind w:left="0"/>
              <w:jc w:val="both"/>
              <w:rPr>
                <w:sz w:val="22"/>
                <w:szCs w:val="22"/>
              </w:rPr>
            </w:pPr>
            <w:r>
              <w:rPr>
                <w:sz w:val="22"/>
                <w:szCs w:val="22"/>
              </w:rPr>
              <w:t>DataType: String</w:t>
            </w:r>
          </w:p>
          <w:p w14:paraId="3A020292">
            <w:pPr>
              <w:spacing w:before="0"/>
              <w:ind w:left="0"/>
              <w:jc w:val="both"/>
              <w:rPr>
                <w:sz w:val="22"/>
                <w:szCs w:val="22"/>
              </w:rPr>
            </w:pPr>
            <w:r>
              <w:rPr>
                <w:sz w:val="22"/>
                <w:szCs w:val="22"/>
              </w:rPr>
              <w:t xml:space="preserve">Minlength : </w:t>
            </w:r>
          </w:p>
          <w:p w14:paraId="048B7AC8">
            <w:pPr>
              <w:spacing w:before="0"/>
              <w:ind w:left="0"/>
              <w:jc w:val="both"/>
              <w:rPr>
                <w:sz w:val="22"/>
                <w:szCs w:val="22"/>
              </w:rPr>
            </w:pPr>
            <w:r>
              <w:rPr>
                <w:sz w:val="22"/>
                <w:szCs w:val="22"/>
              </w:rPr>
              <w:t>Maxlength : 25</w:t>
            </w:r>
          </w:p>
          <w:p w14:paraId="62BEC063">
            <w:pPr>
              <w:spacing w:before="0"/>
              <w:ind w:left="0"/>
              <w:jc w:val="both"/>
              <w:rPr>
                <w:color w:val="000000"/>
                <w:sz w:val="22"/>
                <w:szCs w:val="22"/>
              </w:rPr>
            </w:pPr>
            <w:r>
              <w:rPr>
                <w:sz w:val="22"/>
                <w:szCs w:val="22"/>
              </w:rPr>
              <w:t>Format : [a-zA-Z0-9]*$</w:t>
            </w:r>
          </w:p>
        </w:tc>
        <w:tc>
          <w:tcPr>
            <w:tcW w:w="4225" w:type="dxa"/>
            <w:noWrap w:val="0"/>
            <w:vAlign w:val="top"/>
          </w:tcPr>
          <w:p w14:paraId="792B2ED7">
            <w:pPr>
              <w:ind w:left="0"/>
              <w:jc w:val="both"/>
              <w:rPr>
                <w:sz w:val="22"/>
                <w:szCs w:val="22"/>
              </w:rPr>
            </w:pPr>
            <w:r>
              <w:rPr>
                <w:sz w:val="22"/>
                <w:szCs w:val="22"/>
                <w:lang w:val="vi-VN"/>
              </w:rPr>
              <w:t>Ký hiệu</w:t>
            </w:r>
            <w:r>
              <w:rPr>
                <w:sz w:val="22"/>
                <w:szCs w:val="22"/>
              </w:rPr>
              <w:t xml:space="preserve"> hóa đơn</w:t>
            </w:r>
          </w:p>
          <w:p w14:paraId="4914C5B3">
            <w:pPr>
              <w:ind w:left="0"/>
              <w:jc w:val="both"/>
              <w:rPr>
                <w:sz w:val="22"/>
                <w:szCs w:val="22"/>
              </w:rPr>
            </w:pPr>
          </w:p>
        </w:tc>
      </w:tr>
      <w:tr w14:paraId="507FE2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6" w:hRule="atLeast"/>
          <w:jc w:val="center"/>
        </w:trPr>
        <w:tc>
          <w:tcPr>
            <w:tcW w:w="2127" w:type="dxa"/>
            <w:noWrap w:val="0"/>
            <w:vAlign w:val="top"/>
          </w:tcPr>
          <w:p w14:paraId="6D1A0882">
            <w:pPr>
              <w:ind w:left="0"/>
              <w:jc w:val="both"/>
              <w:rPr>
                <w:sz w:val="22"/>
                <w:szCs w:val="22"/>
              </w:rPr>
            </w:pPr>
            <w:r>
              <w:rPr>
                <w:sz w:val="22"/>
                <w:szCs w:val="22"/>
              </w:rPr>
              <w:t>getAll</w:t>
            </w:r>
          </w:p>
        </w:tc>
        <w:tc>
          <w:tcPr>
            <w:tcW w:w="2614" w:type="dxa"/>
            <w:noWrap w:val="0"/>
            <w:vAlign w:val="top"/>
          </w:tcPr>
          <w:p w14:paraId="294B2E3D">
            <w:pPr>
              <w:spacing w:before="0"/>
              <w:ind w:left="0"/>
              <w:jc w:val="both"/>
              <w:rPr>
                <w:sz w:val="22"/>
                <w:szCs w:val="22"/>
              </w:rPr>
            </w:pPr>
            <w:r>
              <w:rPr>
                <w:sz w:val="22"/>
                <w:szCs w:val="22"/>
              </w:rPr>
              <w:t>Required : false</w:t>
            </w:r>
          </w:p>
          <w:p w14:paraId="6566BE02">
            <w:pPr>
              <w:spacing w:before="0"/>
              <w:ind w:left="0"/>
              <w:jc w:val="both"/>
              <w:rPr>
                <w:sz w:val="22"/>
                <w:szCs w:val="22"/>
              </w:rPr>
            </w:pPr>
            <w:r>
              <w:rPr>
                <w:sz w:val="22"/>
                <w:szCs w:val="22"/>
              </w:rPr>
              <w:t>DataType: Boolean</w:t>
            </w:r>
          </w:p>
          <w:p w14:paraId="259EC298">
            <w:pPr>
              <w:spacing w:before="0"/>
              <w:ind w:left="0"/>
              <w:jc w:val="both"/>
              <w:rPr>
                <w:sz w:val="22"/>
                <w:szCs w:val="22"/>
              </w:rPr>
            </w:pPr>
            <w:r>
              <w:rPr>
                <w:sz w:val="22"/>
                <w:szCs w:val="22"/>
              </w:rPr>
              <w:t xml:space="preserve">Minlength: </w:t>
            </w:r>
          </w:p>
          <w:p w14:paraId="67BF5610">
            <w:pPr>
              <w:spacing w:before="0"/>
              <w:ind w:left="0"/>
              <w:jc w:val="both"/>
              <w:rPr>
                <w:sz w:val="22"/>
                <w:szCs w:val="22"/>
              </w:rPr>
            </w:pPr>
            <w:r>
              <w:rPr>
                <w:sz w:val="22"/>
                <w:szCs w:val="22"/>
              </w:rPr>
              <w:t xml:space="preserve">Maxlength: </w:t>
            </w:r>
          </w:p>
          <w:p w14:paraId="1948CB61">
            <w:pPr>
              <w:spacing w:before="0"/>
              <w:ind w:left="0"/>
              <w:jc w:val="both"/>
              <w:rPr>
                <w:sz w:val="22"/>
                <w:szCs w:val="22"/>
              </w:rPr>
            </w:pPr>
            <w:r>
              <w:rPr>
                <w:sz w:val="22"/>
                <w:szCs w:val="22"/>
              </w:rPr>
              <w:t>Format : true/false</w:t>
            </w:r>
          </w:p>
        </w:tc>
        <w:tc>
          <w:tcPr>
            <w:tcW w:w="4225" w:type="dxa"/>
            <w:noWrap w:val="0"/>
            <w:vAlign w:val="top"/>
          </w:tcPr>
          <w:p w14:paraId="425C95C4">
            <w:pPr>
              <w:ind w:left="0"/>
              <w:jc w:val="both"/>
              <w:rPr>
                <w:sz w:val="22"/>
                <w:szCs w:val="22"/>
              </w:rPr>
            </w:pPr>
            <w:r>
              <w:rPr>
                <w:sz w:val="22"/>
                <w:szCs w:val="22"/>
              </w:rPr>
              <w:t>Cho phép tra cứu thông tin hóa đơn của toàn doanh nghiệp đối với user của công ty mẹ.</w:t>
            </w:r>
          </w:p>
          <w:p w14:paraId="48738DF6">
            <w:pPr>
              <w:ind w:left="0"/>
              <w:jc w:val="both"/>
              <w:rPr>
                <w:sz w:val="22"/>
                <w:szCs w:val="22"/>
                <w:lang w:val="fr-FR"/>
              </w:rPr>
            </w:pPr>
            <w:r>
              <w:rPr>
                <w:sz w:val="22"/>
                <w:szCs w:val="22"/>
                <w:lang w:val="fr-FR"/>
              </w:rPr>
              <w:t>Các giá trị là true/false</w:t>
            </w:r>
          </w:p>
        </w:tc>
      </w:tr>
      <w:tr w14:paraId="4C000F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6" w:hRule="atLeast"/>
          <w:jc w:val="center"/>
        </w:trPr>
        <w:tc>
          <w:tcPr>
            <w:tcW w:w="2127" w:type="dxa"/>
            <w:noWrap w:val="0"/>
            <w:vAlign w:val="top"/>
          </w:tcPr>
          <w:p w14:paraId="60499361">
            <w:pPr>
              <w:ind w:left="0"/>
              <w:jc w:val="both"/>
              <w:rPr>
                <w:sz w:val="22"/>
                <w:szCs w:val="22"/>
              </w:rPr>
            </w:pPr>
            <w:r>
              <w:rPr>
                <w:sz w:val="22"/>
                <w:szCs w:val="22"/>
              </w:rPr>
              <w:t>issueStartDate</w:t>
            </w:r>
          </w:p>
        </w:tc>
        <w:tc>
          <w:tcPr>
            <w:tcW w:w="2614" w:type="dxa"/>
            <w:noWrap w:val="0"/>
            <w:vAlign w:val="top"/>
          </w:tcPr>
          <w:p w14:paraId="3E575440">
            <w:pPr>
              <w:spacing w:before="0"/>
              <w:ind w:left="0"/>
              <w:jc w:val="both"/>
              <w:rPr>
                <w:sz w:val="22"/>
                <w:szCs w:val="22"/>
              </w:rPr>
            </w:pPr>
            <w:r>
              <w:rPr>
                <w:sz w:val="22"/>
                <w:szCs w:val="22"/>
              </w:rPr>
              <w:t>Required: false</w:t>
            </w:r>
          </w:p>
          <w:p w14:paraId="0F72D36D">
            <w:pPr>
              <w:spacing w:before="0"/>
              <w:ind w:left="0"/>
              <w:jc w:val="both"/>
              <w:rPr>
                <w:sz w:val="22"/>
                <w:szCs w:val="22"/>
              </w:rPr>
            </w:pPr>
            <w:r>
              <w:rPr>
                <w:sz w:val="22"/>
                <w:szCs w:val="22"/>
              </w:rPr>
              <w:t>DataType: Date</w:t>
            </w:r>
          </w:p>
          <w:p w14:paraId="774D7B6C">
            <w:pPr>
              <w:spacing w:before="0"/>
              <w:ind w:left="0"/>
              <w:jc w:val="both"/>
              <w:rPr>
                <w:sz w:val="22"/>
                <w:szCs w:val="22"/>
              </w:rPr>
            </w:pPr>
            <w:r>
              <w:rPr>
                <w:sz w:val="22"/>
                <w:szCs w:val="22"/>
              </w:rPr>
              <w:t xml:space="preserve">Minlength: </w:t>
            </w:r>
          </w:p>
          <w:p w14:paraId="1DA1CBBA">
            <w:pPr>
              <w:spacing w:before="0"/>
              <w:ind w:left="0"/>
              <w:jc w:val="both"/>
              <w:rPr>
                <w:sz w:val="22"/>
                <w:szCs w:val="22"/>
              </w:rPr>
            </w:pPr>
            <w:r>
              <w:rPr>
                <w:sz w:val="22"/>
                <w:szCs w:val="22"/>
              </w:rPr>
              <w:t>Maxlength: 50</w:t>
            </w:r>
          </w:p>
          <w:p w14:paraId="2D9E3028">
            <w:pPr>
              <w:spacing w:before="0"/>
              <w:ind w:left="0"/>
              <w:jc w:val="both"/>
              <w:rPr>
                <w:sz w:val="22"/>
                <w:szCs w:val="22"/>
              </w:rPr>
            </w:pPr>
            <w:r>
              <w:rPr>
                <w:sz w:val="22"/>
                <w:szCs w:val="22"/>
              </w:rPr>
              <w:t>Format:</w:t>
            </w:r>
          </w:p>
        </w:tc>
        <w:tc>
          <w:tcPr>
            <w:tcW w:w="4225" w:type="dxa"/>
            <w:noWrap w:val="0"/>
            <w:vAlign w:val="top"/>
          </w:tcPr>
          <w:p w14:paraId="6C9C14B8">
            <w:pPr>
              <w:ind w:left="0"/>
              <w:jc w:val="both"/>
              <w:rPr>
                <w:sz w:val="22"/>
                <w:szCs w:val="22"/>
              </w:rPr>
            </w:pPr>
            <w:r>
              <w:rPr>
                <w:sz w:val="22"/>
                <w:szCs w:val="22"/>
              </w:rPr>
              <w:t>Ngày phát hành từ ngày</w:t>
            </w:r>
          </w:p>
          <w:p w14:paraId="41AE94B1">
            <w:pPr>
              <w:ind w:left="0"/>
              <w:jc w:val="both"/>
              <w:rPr>
                <w:sz w:val="22"/>
                <w:szCs w:val="22"/>
              </w:rPr>
            </w:pPr>
            <w:r>
              <w:rPr>
                <w:sz w:val="22"/>
                <w:szCs w:val="22"/>
              </w:rPr>
              <w:t>Định dạng "2019-05-12"</w:t>
            </w:r>
          </w:p>
          <w:p w14:paraId="3AF2DEA0">
            <w:pPr>
              <w:ind w:left="0"/>
              <w:jc w:val="both"/>
              <w:rPr>
                <w:sz w:val="22"/>
                <w:szCs w:val="22"/>
              </w:rPr>
            </w:pPr>
          </w:p>
        </w:tc>
      </w:tr>
      <w:tr w14:paraId="519716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6" w:hRule="atLeast"/>
          <w:jc w:val="center"/>
        </w:trPr>
        <w:tc>
          <w:tcPr>
            <w:tcW w:w="2127" w:type="dxa"/>
            <w:noWrap w:val="0"/>
            <w:vAlign w:val="top"/>
          </w:tcPr>
          <w:p w14:paraId="399D0F18">
            <w:pPr>
              <w:ind w:left="0"/>
              <w:jc w:val="both"/>
              <w:rPr>
                <w:sz w:val="22"/>
                <w:szCs w:val="22"/>
              </w:rPr>
            </w:pPr>
            <w:r>
              <w:rPr>
                <w:sz w:val="22"/>
                <w:szCs w:val="22"/>
              </w:rPr>
              <w:t>issueEndDate</w:t>
            </w:r>
          </w:p>
        </w:tc>
        <w:tc>
          <w:tcPr>
            <w:tcW w:w="2614" w:type="dxa"/>
            <w:noWrap w:val="0"/>
            <w:vAlign w:val="top"/>
          </w:tcPr>
          <w:p w14:paraId="2B282606">
            <w:pPr>
              <w:spacing w:before="0"/>
              <w:ind w:left="0"/>
              <w:jc w:val="both"/>
              <w:rPr>
                <w:sz w:val="22"/>
                <w:szCs w:val="22"/>
              </w:rPr>
            </w:pPr>
            <w:r>
              <w:rPr>
                <w:sz w:val="22"/>
                <w:szCs w:val="22"/>
              </w:rPr>
              <w:t>Required: false</w:t>
            </w:r>
          </w:p>
          <w:p w14:paraId="14C5B9F3">
            <w:pPr>
              <w:spacing w:before="0"/>
              <w:ind w:left="0"/>
              <w:jc w:val="both"/>
              <w:rPr>
                <w:sz w:val="22"/>
                <w:szCs w:val="22"/>
              </w:rPr>
            </w:pPr>
            <w:r>
              <w:rPr>
                <w:sz w:val="22"/>
                <w:szCs w:val="22"/>
              </w:rPr>
              <w:t>DataType: Date</w:t>
            </w:r>
          </w:p>
          <w:p w14:paraId="2318F568">
            <w:pPr>
              <w:spacing w:before="0"/>
              <w:ind w:left="0"/>
              <w:jc w:val="both"/>
              <w:rPr>
                <w:sz w:val="22"/>
                <w:szCs w:val="22"/>
              </w:rPr>
            </w:pPr>
            <w:r>
              <w:rPr>
                <w:sz w:val="22"/>
                <w:szCs w:val="22"/>
              </w:rPr>
              <w:t xml:space="preserve">Minlength: </w:t>
            </w:r>
          </w:p>
          <w:p w14:paraId="7AB8BB16">
            <w:pPr>
              <w:spacing w:before="0"/>
              <w:ind w:left="0"/>
              <w:jc w:val="both"/>
              <w:rPr>
                <w:sz w:val="22"/>
                <w:szCs w:val="22"/>
              </w:rPr>
            </w:pPr>
            <w:r>
              <w:rPr>
                <w:sz w:val="22"/>
                <w:szCs w:val="22"/>
              </w:rPr>
              <w:t>Maxlength: 50</w:t>
            </w:r>
          </w:p>
          <w:p w14:paraId="384FBB95">
            <w:pPr>
              <w:spacing w:before="0"/>
              <w:ind w:left="0"/>
              <w:jc w:val="both"/>
              <w:rPr>
                <w:sz w:val="22"/>
                <w:szCs w:val="22"/>
              </w:rPr>
            </w:pPr>
            <w:r>
              <w:rPr>
                <w:sz w:val="22"/>
                <w:szCs w:val="22"/>
              </w:rPr>
              <w:t>Format:</w:t>
            </w:r>
          </w:p>
        </w:tc>
        <w:tc>
          <w:tcPr>
            <w:tcW w:w="4225" w:type="dxa"/>
            <w:noWrap w:val="0"/>
            <w:vAlign w:val="top"/>
          </w:tcPr>
          <w:p w14:paraId="67B65D21">
            <w:pPr>
              <w:ind w:left="0"/>
              <w:jc w:val="both"/>
              <w:rPr>
                <w:sz w:val="22"/>
                <w:szCs w:val="22"/>
              </w:rPr>
            </w:pPr>
            <w:r>
              <w:rPr>
                <w:sz w:val="22"/>
                <w:szCs w:val="22"/>
              </w:rPr>
              <w:t>Ngày phát hành đến ngày</w:t>
            </w:r>
          </w:p>
          <w:p w14:paraId="65FADFEC">
            <w:pPr>
              <w:ind w:left="0"/>
              <w:jc w:val="both"/>
              <w:rPr>
                <w:sz w:val="22"/>
                <w:szCs w:val="22"/>
              </w:rPr>
            </w:pPr>
            <w:r>
              <w:rPr>
                <w:sz w:val="22"/>
                <w:szCs w:val="22"/>
              </w:rPr>
              <w:t>Định dạng "2019-05-12"</w:t>
            </w:r>
          </w:p>
          <w:p w14:paraId="60F8BD0C">
            <w:pPr>
              <w:ind w:left="0"/>
              <w:jc w:val="both"/>
              <w:rPr>
                <w:sz w:val="22"/>
                <w:szCs w:val="22"/>
              </w:rPr>
            </w:pPr>
          </w:p>
        </w:tc>
      </w:tr>
      <w:tr w14:paraId="17EA36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6" w:hRule="atLeast"/>
          <w:jc w:val="center"/>
        </w:trPr>
        <w:tc>
          <w:tcPr>
            <w:tcW w:w="2127" w:type="dxa"/>
            <w:noWrap w:val="0"/>
            <w:vAlign w:val="top"/>
          </w:tcPr>
          <w:p w14:paraId="302E65BD">
            <w:pPr>
              <w:spacing w:before="0"/>
              <w:ind w:left="0"/>
              <w:jc w:val="both"/>
              <w:rPr>
                <w:sz w:val="22"/>
                <w:szCs w:val="22"/>
              </w:rPr>
            </w:pPr>
            <w:r>
              <w:rPr>
                <w:sz w:val="22"/>
                <w:szCs w:val="22"/>
              </w:rPr>
              <w:t>adjustmentType</w:t>
            </w:r>
          </w:p>
        </w:tc>
        <w:tc>
          <w:tcPr>
            <w:tcW w:w="2614" w:type="dxa"/>
            <w:noWrap w:val="0"/>
            <w:vAlign w:val="top"/>
          </w:tcPr>
          <w:p w14:paraId="039CC048">
            <w:pPr>
              <w:spacing w:before="0"/>
              <w:ind w:left="0"/>
              <w:jc w:val="both"/>
              <w:rPr>
                <w:sz w:val="22"/>
                <w:szCs w:val="22"/>
              </w:rPr>
            </w:pPr>
            <w:r>
              <w:rPr>
                <w:sz w:val="22"/>
                <w:szCs w:val="22"/>
              </w:rPr>
              <w:t>Required: false</w:t>
            </w:r>
          </w:p>
          <w:p w14:paraId="27C43B29">
            <w:pPr>
              <w:spacing w:before="0"/>
              <w:ind w:left="0"/>
              <w:jc w:val="both"/>
              <w:rPr>
                <w:sz w:val="22"/>
                <w:szCs w:val="22"/>
              </w:rPr>
            </w:pPr>
            <w:r>
              <w:rPr>
                <w:sz w:val="22"/>
                <w:szCs w:val="22"/>
              </w:rPr>
              <w:t>DataType: String</w:t>
            </w:r>
          </w:p>
          <w:p w14:paraId="2E79C185">
            <w:pPr>
              <w:spacing w:before="0"/>
              <w:ind w:left="0"/>
              <w:jc w:val="both"/>
              <w:rPr>
                <w:sz w:val="22"/>
                <w:szCs w:val="22"/>
              </w:rPr>
            </w:pPr>
            <w:r>
              <w:rPr>
                <w:sz w:val="22"/>
                <w:szCs w:val="22"/>
              </w:rPr>
              <w:t xml:space="preserve">Minlength: </w:t>
            </w:r>
          </w:p>
          <w:p w14:paraId="1727E761">
            <w:pPr>
              <w:spacing w:before="0"/>
              <w:ind w:left="0"/>
              <w:jc w:val="both"/>
              <w:rPr>
                <w:sz w:val="22"/>
                <w:szCs w:val="22"/>
              </w:rPr>
            </w:pPr>
            <w:r>
              <w:rPr>
                <w:sz w:val="22"/>
                <w:szCs w:val="22"/>
              </w:rPr>
              <w:t>Maxlength: 1</w:t>
            </w:r>
          </w:p>
          <w:p w14:paraId="23FFC423">
            <w:pPr>
              <w:spacing w:before="0"/>
              <w:ind w:left="0"/>
              <w:jc w:val="both"/>
              <w:rPr>
                <w:sz w:val="22"/>
                <w:szCs w:val="22"/>
              </w:rPr>
            </w:pPr>
            <w:r>
              <w:rPr>
                <w:sz w:val="22"/>
                <w:szCs w:val="22"/>
              </w:rPr>
              <w:t>Format:</w:t>
            </w:r>
          </w:p>
        </w:tc>
        <w:tc>
          <w:tcPr>
            <w:tcW w:w="4225" w:type="dxa"/>
            <w:noWrap w:val="0"/>
            <w:vAlign w:val="top"/>
          </w:tcPr>
          <w:p w14:paraId="50F10105">
            <w:pPr>
              <w:spacing w:before="0"/>
              <w:ind w:left="0"/>
              <w:jc w:val="both"/>
              <w:rPr>
                <w:sz w:val="22"/>
                <w:szCs w:val="22"/>
              </w:rPr>
            </w:pPr>
            <w:r>
              <w:rPr>
                <w:sz w:val="22"/>
                <w:szCs w:val="22"/>
              </w:rPr>
              <w:t xml:space="preserve">Trạng thái điều chỉnh hóa đơn: </w:t>
            </w:r>
          </w:p>
          <w:p w14:paraId="5D34CB85">
            <w:pPr>
              <w:spacing w:before="0"/>
              <w:ind w:left="0"/>
              <w:jc w:val="both"/>
              <w:rPr>
                <w:sz w:val="22"/>
                <w:szCs w:val="22"/>
                <w:lang w:val="vi-VN"/>
              </w:rPr>
            </w:pPr>
            <w:r>
              <w:rPr>
                <w:sz w:val="22"/>
                <w:szCs w:val="22"/>
              </w:rPr>
              <w:t xml:space="preserve">1: Hóa đơn gốc </w:t>
            </w:r>
            <w:r>
              <w:rPr>
                <w:sz w:val="22"/>
                <w:szCs w:val="22"/>
                <w:lang w:val="vi-VN"/>
              </w:rPr>
              <w:t>(hóa đơn đã phát hành, hóa đơn bị điều chỉnh, hóa đơn bị thay thế)</w:t>
            </w:r>
          </w:p>
          <w:p w14:paraId="3934AC16">
            <w:pPr>
              <w:spacing w:before="0"/>
              <w:ind w:left="0"/>
              <w:jc w:val="both"/>
              <w:rPr>
                <w:sz w:val="22"/>
                <w:szCs w:val="22"/>
                <w:lang w:val="vi-VN"/>
              </w:rPr>
            </w:pPr>
            <w:r>
              <w:rPr>
                <w:sz w:val="22"/>
                <w:szCs w:val="22"/>
                <w:lang w:val="vi-VN"/>
              </w:rPr>
              <w:t xml:space="preserve">3: Hóa đơn thay thế </w:t>
            </w:r>
          </w:p>
          <w:p w14:paraId="5AEC5798">
            <w:pPr>
              <w:spacing w:before="0"/>
              <w:ind w:left="0"/>
              <w:jc w:val="both"/>
              <w:rPr>
                <w:sz w:val="22"/>
                <w:szCs w:val="22"/>
              </w:rPr>
            </w:pPr>
            <w:r>
              <w:rPr>
                <w:sz w:val="22"/>
                <w:szCs w:val="22"/>
                <w:lang w:val="vi-VN"/>
              </w:rPr>
              <w:t xml:space="preserve">5: Hóa đơn điều chỉnh </w:t>
            </w:r>
            <w:r>
              <w:rPr>
                <w:sz w:val="22"/>
                <w:szCs w:val="22"/>
              </w:rPr>
              <w:t>thông tin</w:t>
            </w:r>
          </w:p>
          <w:p w14:paraId="5D0C82D4">
            <w:pPr>
              <w:spacing w:before="0"/>
              <w:ind w:left="0"/>
              <w:jc w:val="both"/>
              <w:rPr>
                <w:sz w:val="22"/>
                <w:szCs w:val="22"/>
                <w:lang w:val="vi-VN"/>
              </w:rPr>
            </w:pPr>
            <w:r>
              <w:rPr>
                <w:sz w:val="22"/>
                <w:szCs w:val="22"/>
                <w:lang w:val="vi-VN"/>
              </w:rPr>
              <w:t>7: Hóa đơn xóa bỏ</w:t>
            </w:r>
          </w:p>
          <w:p w14:paraId="55A6584A">
            <w:pPr>
              <w:spacing w:before="0"/>
              <w:ind w:left="0"/>
              <w:jc w:val="both"/>
              <w:rPr>
                <w:sz w:val="22"/>
                <w:szCs w:val="22"/>
              </w:rPr>
            </w:pPr>
            <w:r>
              <w:rPr>
                <w:sz w:val="22"/>
                <w:szCs w:val="22"/>
              </w:rPr>
              <w:t>9: Hóa đơn điều chỉnh tiền</w:t>
            </w:r>
          </w:p>
          <w:p w14:paraId="596FD3A3">
            <w:pPr>
              <w:pStyle w:val="17"/>
              <w:spacing w:before="0"/>
              <w:rPr>
                <w:sz w:val="22"/>
                <w:szCs w:val="22"/>
                <w:lang w:eastAsia="en-AU"/>
              </w:rPr>
            </w:pPr>
            <w:r>
              <w:rPr>
                <w:sz w:val="22"/>
                <w:szCs w:val="22"/>
                <w:lang w:val="vi-VN"/>
              </w:rPr>
              <w:t xml:space="preserve">Không truyền sẽ </w:t>
            </w:r>
            <w:r>
              <w:rPr>
                <w:sz w:val="22"/>
                <w:szCs w:val="22"/>
              </w:rPr>
              <w:t>trả tất cả</w:t>
            </w:r>
          </w:p>
        </w:tc>
      </w:tr>
    </w:tbl>
    <w:p w14:paraId="23D9CBB6">
      <w:pPr>
        <w:ind w:left="0"/>
        <w:rPr>
          <w:sz w:val="22"/>
          <w:szCs w:val="22"/>
        </w:rPr>
      </w:pPr>
      <w:r>
        <w:rPr>
          <w:sz w:val="22"/>
          <w:szCs w:val="22"/>
        </w:rPr>
        <w:t>Ví dụ gửi dữ liệu với JSON:</w:t>
      </w:r>
    </w:p>
    <w:p w14:paraId="4FFCD086">
      <w:pPr>
        <w:widowControl/>
        <w:shd w:val="clear" w:color="auto" w:fill="C6D9F1"/>
        <w:spacing w:before="0" w:line="240" w:lineRule="auto"/>
        <w:ind w:left="720"/>
        <w:jc w:val="both"/>
        <w:rPr>
          <w:snapToGrid/>
          <w:color w:val="800000"/>
          <w:sz w:val="22"/>
          <w:szCs w:val="22"/>
        </w:rPr>
      </w:pPr>
      <w:r>
        <w:rPr>
          <w:snapToGrid/>
          <w:color w:val="800000"/>
          <w:sz w:val="22"/>
          <w:szCs w:val="22"/>
        </w:rPr>
        <w:t>{</w:t>
      </w:r>
    </w:p>
    <w:p w14:paraId="254C4F6C">
      <w:pPr>
        <w:widowControl/>
        <w:shd w:val="clear" w:color="auto" w:fill="C6D9F1"/>
        <w:spacing w:before="0" w:line="240" w:lineRule="auto"/>
        <w:ind w:left="720"/>
        <w:jc w:val="both"/>
        <w:rPr>
          <w:snapToGrid/>
          <w:color w:val="800000"/>
          <w:sz w:val="22"/>
          <w:szCs w:val="22"/>
        </w:rPr>
      </w:pPr>
      <w:r>
        <w:rPr>
          <w:snapToGrid/>
          <w:color w:val="800000"/>
          <w:sz w:val="22"/>
          <w:szCs w:val="22"/>
        </w:rPr>
        <w:t>    "supplierTaxCode": "0200572621",</w:t>
      </w:r>
    </w:p>
    <w:p w14:paraId="2197C31C">
      <w:pPr>
        <w:widowControl/>
        <w:shd w:val="clear" w:color="auto" w:fill="C6D9F1"/>
        <w:spacing w:before="0" w:line="240" w:lineRule="auto"/>
        <w:ind w:left="720"/>
        <w:jc w:val="both"/>
        <w:rPr>
          <w:snapToGrid/>
          <w:color w:val="800000"/>
          <w:sz w:val="22"/>
          <w:szCs w:val="22"/>
        </w:rPr>
      </w:pPr>
      <w:r>
        <w:rPr>
          <w:snapToGrid/>
          <w:color w:val="800000"/>
          <w:sz w:val="22"/>
          <w:szCs w:val="22"/>
        </w:rPr>
        <w:t>    "startDate": "2023-10-20",</w:t>
      </w:r>
    </w:p>
    <w:p w14:paraId="2767DBC5">
      <w:pPr>
        <w:widowControl/>
        <w:shd w:val="clear" w:color="auto" w:fill="C6D9F1"/>
        <w:spacing w:before="0" w:line="240" w:lineRule="auto"/>
        <w:ind w:left="720"/>
        <w:jc w:val="both"/>
        <w:rPr>
          <w:snapToGrid/>
          <w:color w:val="800000"/>
          <w:sz w:val="22"/>
          <w:szCs w:val="22"/>
        </w:rPr>
      </w:pPr>
      <w:r>
        <w:rPr>
          <w:snapToGrid/>
          <w:color w:val="800000"/>
          <w:sz w:val="22"/>
          <w:szCs w:val="22"/>
        </w:rPr>
        <w:t>    "endDate": "2023-12-24",</w:t>
      </w:r>
    </w:p>
    <w:p w14:paraId="0D86185D">
      <w:pPr>
        <w:widowControl/>
        <w:shd w:val="clear" w:color="auto" w:fill="C6D9F1"/>
        <w:spacing w:before="0" w:line="240" w:lineRule="auto"/>
        <w:ind w:left="720"/>
        <w:jc w:val="both"/>
        <w:rPr>
          <w:snapToGrid/>
          <w:color w:val="800000"/>
          <w:sz w:val="22"/>
          <w:szCs w:val="22"/>
        </w:rPr>
      </w:pPr>
      <w:r>
        <w:rPr>
          <w:snapToGrid/>
          <w:color w:val="800000"/>
          <w:sz w:val="22"/>
          <w:szCs w:val="22"/>
        </w:rPr>
        <w:t>    "rowPerPage": 1,</w:t>
      </w:r>
    </w:p>
    <w:p w14:paraId="6E39363A">
      <w:pPr>
        <w:widowControl/>
        <w:shd w:val="clear" w:color="auto" w:fill="C6D9F1"/>
        <w:spacing w:before="0" w:line="240" w:lineRule="auto"/>
        <w:ind w:left="720"/>
        <w:jc w:val="both"/>
        <w:rPr>
          <w:snapToGrid/>
          <w:color w:val="800000"/>
          <w:sz w:val="22"/>
          <w:szCs w:val="22"/>
        </w:rPr>
      </w:pPr>
      <w:r>
        <w:rPr>
          <w:snapToGrid/>
          <w:color w:val="800000"/>
          <w:sz w:val="22"/>
          <w:szCs w:val="22"/>
        </w:rPr>
        <w:t>    "pageNum": 1</w:t>
      </w:r>
    </w:p>
    <w:p w14:paraId="18CF42A5">
      <w:pPr>
        <w:widowControl/>
        <w:shd w:val="clear" w:color="auto" w:fill="C6D9F1"/>
        <w:spacing w:before="0" w:line="240" w:lineRule="auto"/>
        <w:ind w:left="720"/>
        <w:jc w:val="both"/>
        <w:rPr>
          <w:snapToGrid/>
          <w:color w:val="800000"/>
          <w:sz w:val="22"/>
          <w:szCs w:val="22"/>
        </w:rPr>
      </w:pPr>
      <w:r>
        <w:rPr>
          <w:snapToGrid/>
          <w:color w:val="800000"/>
          <w:sz w:val="22"/>
          <w:szCs w:val="22"/>
        </w:rPr>
        <w:t>}</w:t>
      </w:r>
    </w:p>
    <w:p w14:paraId="6464597B">
      <w:pPr>
        <w:ind w:left="0"/>
        <w:rPr>
          <w:b/>
          <w:sz w:val="22"/>
          <w:szCs w:val="22"/>
        </w:rPr>
      </w:pPr>
      <w:r>
        <w:rPr>
          <w:b/>
          <w:sz w:val="22"/>
          <w:szCs w:val="22"/>
        </w:rPr>
        <w:t>Output:</w:t>
      </w:r>
    </w:p>
    <w:p w14:paraId="1B222C02">
      <w:pPr>
        <w:shd w:val="clear" w:color="auto" w:fill="DEEAF6"/>
        <w:spacing w:line="240" w:lineRule="auto"/>
        <w:ind w:left="904"/>
        <w:jc w:val="both"/>
        <w:rPr>
          <w:sz w:val="22"/>
          <w:szCs w:val="22"/>
        </w:rPr>
      </w:pPr>
      <w:r>
        <w:rPr>
          <w:sz w:val="22"/>
          <w:szCs w:val="22"/>
        </w:rPr>
        <w:t>{</w:t>
      </w:r>
    </w:p>
    <w:p w14:paraId="13DAF414">
      <w:pPr>
        <w:shd w:val="clear" w:color="auto" w:fill="DEEAF6"/>
        <w:spacing w:line="240" w:lineRule="auto"/>
        <w:ind w:left="904"/>
        <w:jc w:val="both"/>
        <w:rPr>
          <w:sz w:val="22"/>
          <w:szCs w:val="22"/>
        </w:rPr>
      </w:pPr>
      <w:r>
        <w:rPr>
          <w:sz w:val="22"/>
          <w:szCs w:val="22"/>
        </w:rPr>
        <w:t>    "errorCode": </w:t>
      </w:r>
      <w:r>
        <w:rPr>
          <w:b/>
          <w:bCs/>
          <w:sz w:val="22"/>
          <w:szCs w:val="22"/>
        </w:rPr>
        <w:t>null</w:t>
      </w:r>
      <w:r>
        <w:rPr>
          <w:sz w:val="22"/>
          <w:szCs w:val="22"/>
        </w:rPr>
        <w:t>,</w:t>
      </w:r>
    </w:p>
    <w:p w14:paraId="6CB3AB48">
      <w:pPr>
        <w:shd w:val="clear" w:color="auto" w:fill="DEEAF6"/>
        <w:spacing w:line="240" w:lineRule="auto"/>
        <w:ind w:left="904"/>
        <w:jc w:val="both"/>
        <w:rPr>
          <w:sz w:val="22"/>
          <w:szCs w:val="22"/>
        </w:rPr>
      </w:pPr>
      <w:r>
        <w:rPr>
          <w:sz w:val="22"/>
          <w:szCs w:val="22"/>
        </w:rPr>
        <w:t>    "description": </w:t>
      </w:r>
      <w:r>
        <w:rPr>
          <w:b/>
          <w:bCs/>
          <w:sz w:val="22"/>
          <w:szCs w:val="22"/>
        </w:rPr>
        <w:t>null</w:t>
      </w:r>
      <w:r>
        <w:rPr>
          <w:sz w:val="22"/>
          <w:szCs w:val="22"/>
        </w:rPr>
        <w:t>,</w:t>
      </w:r>
    </w:p>
    <w:p w14:paraId="5E20B84A">
      <w:pPr>
        <w:shd w:val="clear" w:color="auto" w:fill="DEEAF6"/>
        <w:spacing w:line="240" w:lineRule="auto"/>
        <w:ind w:left="904"/>
        <w:jc w:val="both"/>
        <w:rPr>
          <w:sz w:val="22"/>
          <w:szCs w:val="22"/>
        </w:rPr>
      </w:pPr>
      <w:r>
        <w:rPr>
          <w:sz w:val="22"/>
          <w:szCs w:val="22"/>
        </w:rPr>
        <w:t>    "totalRows": 1,</w:t>
      </w:r>
    </w:p>
    <w:p w14:paraId="0A304056">
      <w:pPr>
        <w:shd w:val="clear" w:color="auto" w:fill="DEEAF6"/>
        <w:spacing w:line="240" w:lineRule="auto"/>
        <w:ind w:left="904"/>
        <w:jc w:val="both"/>
        <w:rPr>
          <w:sz w:val="22"/>
          <w:szCs w:val="22"/>
        </w:rPr>
      </w:pPr>
      <w:r>
        <w:rPr>
          <w:sz w:val="22"/>
          <w:szCs w:val="22"/>
        </w:rPr>
        <w:t>    "invoices": [</w:t>
      </w:r>
    </w:p>
    <w:p w14:paraId="3E8A8CED">
      <w:pPr>
        <w:shd w:val="clear" w:color="auto" w:fill="DEEAF6"/>
        <w:spacing w:line="240" w:lineRule="auto"/>
        <w:ind w:left="904"/>
        <w:jc w:val="both"/>
        <w:rPr>
          <w:sz w:val="22"/>
          <w:szCs w:val="22"/>
        </w:rPr>
      </w:pPr>
      <w:r>
        <w:rPr>
          <w:sz w:val="22"/>
          <w:szCs w:val="22"/>
        </w:rPr>
        <w:t>        {</w:t>
      </w:r>
    </w:p>
    <w:p w14:paraId="5F25250B">
      <w:pPr>
        <w:shd w:val="clear" w:color="auto" w:fill="DEEAF6"/>
        <w:spacing w:line="240" w:lineRule="auto"/>
        <w:ind w:left="904"/>
        <w:jc w:val="both"/>
        <w:rPr>
          <w:sz w:val="22"/>
          <w:szCs w:val="22"/>
        </w:rPr>
      </w:pPr>
      <w:r>
        <w:rPr>
          <w:sz w:val="22"/>
          <w:szCs w:val="22"/>
        </w:rPr>
        <w:t>            "invoiceId": 64959023,</w:t>
      </w:r>
    </w:p>
    <w:p w14:paraId="4EC2B089">
      <w:pPr>
        <w:shd w:val="clear" w:color="auto" w:fill="DEEAF6"/>
        <w:spacing w:line="240" w:lineRule="auto"/>
        <w:ind w:left="904"/>
        <w:jc w:val="both"/>
        <w:rPr>
          <w:sz w:val="22"/>
          <w:szCs w:val="22"/>
        </w:rPr>
      </w:pPr>
      <w:r>
        <w:rPr>
          <w:sz w:val="22"/>
          <w:szCs w:val="22"/>
        </w:rPr>
        <w:t>            "invoiceType": "5",</w:t>
      </w:r>
    </w:p>
    <w:p w14:paraId="0BC69A14">
      <w:pPr>
        <w:shd w:val="clear" w:color="auto" w:fill="DEEAF6"/>
        <w:spacing w:line="240" w:lineRule="auto"/>
        <w:ind w:left="904"/>
        <w:jc w:val="both"/>
        <w:rPr>
          <w:sz w:val="22"/>
          <w:szCs w:val="22"/>
        </w:rPr>
      </w:pPr>
      <w:r>
        <w:rPr>
          <w:sz w:val="22"/>
          <w:szCs w:val="22"/>
        </w:rPr>
        <w:t>            "adjustmentType": "1",</w:t>
      </w:r>
    </w:p>
    <w:p w14:paraId="460D44EC">
      <w:pPr>
        <w:shd w:val="clear" w:color="auto" w:fill="DEEAF6"/>
        <w:spacing w:line="240" w:lineRule="auto"/>
        <w:ind w:left="904"/>
        <w:jc w:val="both"/>
        <w:rPr>
          <w:sz w:val="22"/>
          <w:szCs w:val="22"/>
        </w:rPr>
      </w:pPr>
      <w:r>
        <w:rPr>
          <w:sz w:val="22"/>
          <w:szCs w:val="22"/>
        </w:rPr>
        <w:t>            "templateCode": "5/010",</w:t>
      </w:r>
    </w:p>
    <w:p w14:paraId="3B31626C">
      <w:pPr>
        <w:shd w:val="clear" w:color="auto" w:fill="DEEAF6"/>
        <w:spacing w:line="240" w:lineRule="auto"/>
        <w:ind w:left="904"/>
        <w:jc w:val="both"/>
        <w:rPr>
          <w:sz w:val="22"/>
          <w:szCs w:val="22"/>
        </w:rPr>
      </w:pPr>
      <w:r>
        <w:rPr>
          <w:sz w:val="22"/>
          <w:szCs w:val="22"/>
        </w:rPr>
        <w:t>            "invoiceSeri": "K24GHY",</w:t>
      </w:r>
    </w:p>
    <w:p w14:paraId="31DA90CB">
      <w:pPr>
        <w:shd w:val="clear" w:color="auto" w:fill="DEEAF6"/>
        <w:spacing w:line="240" w:lineRule="auto"/>
        <w:ind w:left="904"/>
        <w:jc w:val="both"/>
        <w:rPr>
          <w:sz w:val="22"/>
          <w:szCs w:val="22"/>
        </w:rPr>
      </w:pPr>
      <w:r>
        <w:rPr>
          <w:sz w:val="22"/>
          <w:szCs w:val="22"/>
        </w:rPr>
        <w:t>            "invoiceNumber": "0000001",</w:t>
      </w:r>
    </w:p>
    <w:p w14:paraId="3985033A">
      <w:pPr>
        <w:shd w:val="clear" w:color="auto" w:fill="DEEAF6"/>
        <w:spacing w:line="240" w:lineRule="auto"/>
        <w:ind w:left="904"/>
        <w:jc w:val="both"/>
        <w:rPr>
          <w:sz w:val="22"/>
          <w:szCs w:val="22"/>
        </w:rPr>
      </w:pPr>
      <w:r>
        <w:rPr>
          <w:sz w:val="22"/>
          <w:szCs w:val="22"/>
        </w:rPr>
        <w:t>            "invoiceNo": "K24GHY1",</w:t>
      </w:r>
    </w:p>
    <w:p w14:paraId="0113E866">
      <w:pPr>
        <w:shd w:val="clear" w:color="auto" w:fill="DEEAF6"/>
        <w:spacing w:line="240" w:lineRule="auto"/>
        <w:ind w:left="904"/>
        <w:jc w:val="both"/>
        <w:rPr>
          <w:sz w:val="22"/>
          <w:szCs w:val="22"/>
        </w:rPr>
      </w:pPr>
      <w:r>
        <w:rPr>
          <w:sz w:val="22"/>
          <w:szCs w:val="22"/>
        </w:rPr>
        <w:t>            "currency": "VND",</w:t>
      </w:r>
    </w:p>
    <w:p w14:paraId="5424410E">
      <w:pPr>
        <w:shd w:val="clear" w:color="auto" w:fill="DEEAF6"/>
        <w:spacing w:line="240" w:lineRule="auto"/>
        <w:ind w:left="904"/>
        <w:jc w:val="both"/>
        <w:rPr>
          <w:sz w:val="22"/>
          <w:szCs w:val="22"/>
        </w:rPr>
      </w:pPr>
      <w:r>
        <w:rPr>
          <w:sz w:val="22"/>
          <w:szCs w:val="22"/>
        </w:rPr>
        <w:t>            "total": 60500000.000000000,</w:t>
      </w:r>
    </w:p>
    <w:p w14:paraId="43FD5FBF">
      <w:pPr>
        <w:shd w:val="clear" w:color="auto" w:fill="DEEAF6"/>
        <w:spacing w:line="240" w:lineRule="auto"/>
        <w:ind w:left="904"/>
        <w:jc w:val="both"/>
        <w:rPr>
          <w:sz w:val="22"/>
          <w:szCs w:val="22"/>
        </w:rPr>
      </w:pPr>
      <w:r>
        <w:rPr>
          <w:sz w:val="22"/>
          <w:szCs w:val="22"/>
        </w:rPr>
        <w:t>            "issueDate": </w:t>
      </w:r>
      <w:r>
        <w:rPr>
          <w:b/>
          <w:bCs/>
          <w:sz w:val="22"/>
          <w:szCs w:val="22"/>
        </w:rPr>
        <w:t>null</w:t>
      </w:r>
      <w:r>
        <w:rPr>
          <w:sz w:val="22"/>
          <w:szCs w:val="22"/>
        </w:rPr>
        <w:t>,</w:t>
      </w:r>
    </w:p>
    <w:p w14:paraId="5E7552BE">
      <w:pPr>
        <w:shd w:val="clear" w:color="auto" w:fill="DEEAF6"/>
        <w:spacing w:line="240" w:lineRule="auto"/>
        <w:ind w:left="904"/>
        <w:jc w:val="both"/>
        <w:rPr>
          <w:sz w:val="22"/>
          <w:szCs w:val="22"/>
        </w:rPr>
      </w:pPr>
      <w:r>
        <w:rPr>
          <w:sz w:val="22"/>
          <w:szCs w:val="22"/>
        </w:rPr>
        <w:t>            "issueDateStr": "2024-03-14T03:17:59Z",</w:t>
      </w:r>
    </w:p>
    <w:p w14:paraId="61594A78">
      <w:pPr>
        <w:shd w:val="clear" w:color="auto" w:fill="DEEAF6"/>
        <w:spacing w:line="240" w:lineRule="auto"/>
        <w:ind w:left="904"/>
        <w:jc w:val="both"/>
        <w:rPr>
          <w:sz w:val="22"/>
          <w:szCs w:val="22"/>
        </w:rPr>
      </w:pPr>
      <w:r>
        <w:rPr>
          <w:sz w:val="22"/>
          <w:szCs w:val="22"/>
        </w:rPr>
        <w:t>            "state": 1,</w:t>
      </w:r>
    </w:p>
    <w:p w14:paraId="73275D33">
      <w:pPr>
        <w:shd w:val="clear" w:color="auto" w:fill="DEEAF6"/>
        <w:spacing w:line="240" w:lineRule="auto"/>
        <w:ind w:left="904"/>
        <w:jc w:val="both"/>
        <w:rPr>
          <w:sz w:val="22"/>
          <w:szCs w:val="22"/>
        </w:rPr>
      </w:pPr>
      <w:r>
        <w:rPr>
          <w:sz w:val="22"/>
          <w:szCs w:val="22"/>
        </w:rPr>
        <w:t>            "requestDate": </w:t>
      </w:r>
      <w:r>
        <w:rPr>
          <w:b/>
          <w:bCs/>
          <w:sz w:val="22"/>
          <w:szCs w:val="22"/>
        </w:rPr>
        <w:t>null</w:t>
      </w:r>
      <w:r>
        <w:rPr>
          <w:sz w:val="22"/>
          <w:szCs w:val="22"/>
        </w:rPr>
        <w:t>,</w:t>
      </w:r>
    </w:p>
    <w:p w14:paraId="088C80C3">
      <w:pPr>
        <w:shd w:val="clear" w:color="auto" w:fill="DEEAF6"/>
        <w:spacing w:line="240" w:lineRule="auto"/>
        <w:ind w:left="904"/>
        <w:jc w:val="both"/>
        <w:rPr>
          <w:sz w:val="22"/>
          <w:szCs w:val="22"/>
        </w:rPr>
      </w:pPr>
      <w:r>
        <w:rPr>
          <w:sz w:val="22"/>
          <w:szCs w:val="22"/>
        </w:rPr>
        <w:t>            "description": </w:t>
      </w:r>
      <w:r>
        <w:rPr>
          <w:b/>
          <w:bCs/>
          <w:sz w:val="22"/>
          <w:szCs w:val="22"/>
        </w:rPr>
        <w:t>null</w:t>
      </w:r>
      <w:r>
        <w:rPr>
          <w:sz w:val="22"/>
          <w:szCs w:val="22"/>
        </w:rPr>
        <w:t>,</w:t>
      </w:r>
    </w:p>
    <w:p w14:paraId="54D1865C">
      <w:pPr>
        <w:shd w:val="clear" w:color="auto" w:fill="DEEAF6"/>
        <w:spacing w:line="240" w:lineRule="auto"/>
        <w:ind w:left="904"/>
        <w:jc w:val="both"/>
        <w:rPr>
          <w:sz w:val="22"/>
          <w:szCs w:val="22"/>
        </w:rPr>
      </w:pPr>
      <w:r>
        <w:rPr>
          <w:sz w:val="22"/>
          <w:szCs w:val="22"/>
        </w:rPr>
        <w:t>            "buyerIdNo": "123",</w:t>
      </w:r>
    </w:p>
    <w:p w14:paraId="76DDFCB0">
      <w:pPr>
        <w:shd w:val="clear" w:color="auto" w:fill="DEEAF6"/>
        <w:spacing w:line="240" w:lineRule="auto"/>
        <w:ind w:left="904"/>
        <w:jc w:val="both"/>
        <w:rPr>
          <w:sz w:val="22"/>
          <w:szCs w:val="22"/>
        </w:rPr>
      </w:pPr>
      <w:r>
        <w:rPr>
          <w:sz w:val="22"/>
          <w:szCs w:val="22"/>
        </w:rPr>
        <w:t>            "stateCode": 1,</w:t>
      </w:r>
    </w:p>
    <w:p w14:paraId="4251465D">
      <w:pPr>
        <w:shd w:val="clear" w:color="auto" w:fill="DEEAF6"/>
        <w:spacing w:line="240" w:lineRule="auto"/>
        <w:ind w:left="904"/>
        <w:jc w:val="both"/>
        <w:rPr>
          <w:sz w:val="22"/>
          <w:szCs w:val="22"/>
        </w:rPr>
      </w:pPr>
      <w:r>
        <w:rPr>
          <w:sz w:val="22"/>
          <w:szCs w:val="22"/>
        </w:rPr>
        <w:t>            "subscriberNumber": </w:t>
      </w:r>
      <w:r>
        <w:rPr>
          <w:b/>
          <w:bCs/>
          <w:sz w:val="22"/>
          <w:szCs w:val="22"/>
        </w:rPr>
        <w:t>null</w:t>
      </w:r>
      <w:r>
        <w:rPr>
          <w:sz w:val="22"/>
          <w:szCs w:val="22"/>
        </w:rPr>
        <w:t>,</w:t>
      </w:r>
    </w:p>
    <w:p w14:paraId="780A5B1D">
      <w:pPr>
        <w:shd w:val="clear" w:color="auto" w:fill="DEEAF6"/>
        <w:spacing w:line="240" w:lineRule="auto"/>
        <w:ind w:left="904"/>
        <w:jc w:val="both"/>
        <w:rPr>
          <w:sz w:val="22"/>
          <w:szCs w:val="22"/>
        </w:rPr>
      </w:pPr>
      <w:r>
        <w:rPr>
          <w:sz w:val="22"/>
          <w:szCs w:val="22"/>
        </w:rPr>
        <w:t>            "paymentStatus": 1,</w:t>
      </w:r>
    </w:p>
    <w:p w14:paraId="04ADE50D">
      <w:pPr>
        <w:shd w:val="clear" w:color="auto" w:fill="DEEAF6"/>
        <w:spacing w:line="240" w:lineRule="auto"/>
        <w:ind w:left="904"/>
        <w:jc w:val="both"/>
        <w:rPr>
          <w:sz w:val="22"/>
          <w:szCs w:val="22"/>
        </w:rPr>
      </w:pPr>
      <w:r>
        <w:rPr>
          <w:sz w:val="22"/>
          <w:szCs w:val="22"/>
        </w:rPr>
        <w:t>            "viewStatus": </w:t>
      </w:r>
      <w:r>
        <w:rPr>
          <w:b/>
          <w:bCs/>
          <w:sz w:val="22"/>
          <w:szCs w:val="22"/>
        </w:rPr>
        <w:t>null</w:t>
      </w:r>
      <w:r>
        <w:rPr>
          <w:sz w:val="22"/>
          <w:szCs w:val="22"/>
        </w:rPr>
        <w:t>,</w:t>
      </w:r>
    </w:p>
    <w:p w14:paraId="62C5A9C3">
      <w:pPr>
        <w:shd w:val="clear" w:color="auto" w:fill="DEEAF6"/>
        <w:spacing w:line="240" w:lineRule="auto"/>
        <w:ind w:left="904"/>
        <w:jc w:val="both"/>
        <w:rPr>
          <w:sz w:val="22"/>
          <w:szCs w:val="22"/>
        </w:rPr>
      </w:pPr>
      <w:r>
        <w:rPr>
          <w:sz w:val="22"/>
          <w:szCs w:val="22"/>
        </w:rPr>
        <w:t>            "downloadStatus": </w:t>
      </w:r>
      <w:r>
        <w:rPr>
          <w:b/>
          <w:bCs/>
          <w:sz w:val="22"/>
          <w:szCs w:val="22"/>
        </w:rPr>
        <w:t>null</w:t>
      </w:r>
      <w:r>
        <w:rPr>
          <w:sz w:val="22"/>
          <w:szCs w:val="22"/>
        </w:rPr>
        <w:t>,</w:t>
      </w:r>
    </w:p>
    <w:p w14:paraId="5D1DCE8E">
      <w:pPr>
        <w:shd w:val="clear" w:color="auto" w:fill="DEEAF6"/>
        <w:spacing w:line="240" w:lineRule="auto"/>
        <w:ind w:left="904"/>
        <w:jc w:val="both"/>
        <w:rPr>
          <w:sz w:val="22"/>
          <w:szCs w:val="22"/>
        </w:rPr>
      </w:pPr>
      <w:r>
        <w:rPr>
          <w:sz w:val="22"/>
          <w:szCs w:val="22"/>
        </w:rPr>
        <w:t>            "exchangeStatus": 0,</w:t>
      </w:r>
    </w:p>
    <w:p w14:paraId="12B4349C">
      <w:pPr>
        <w:shd w:val="clear" w:color="auto" w:fill="DEEAF6"/>
        <w:spacing w:line="240" w:lineRule="auto"/>
        <w:ind w:left="904"/>
        <w:jc w:val="both"/>
        <w:rPr>
          <w:sz w:val="22"/>
          <w:szCs w:val="22"/>
        </w:rPr>
      </w:pPr>
      <w:r>
        <w:rPr>
          <w:sz w:val="22"/>
          <w:szCs w:val="22"/>
        </w:rPr>
        <w:t>            "numOfExchange": </w:t>
      </w:r>
      <w:r>
        <w:rPr>
          <w:b/>
          <w:bCs/>
          <w:sz w:val="22"/>
          <w:szCs w:val="22"/>
        </w:rPr>
        <w:t>null</w:t>
      </w:r>
      <w:r>
        <w:rPr>
          <w:sz w:val="22"/>
          <w:szCs w:val="22"/>
        </w:rPr>
        <w:t>,</w:t>
      </w:r>
    </w:p>
    <w:p w14:paraId="380AE33F">
      <w:pPr>
        <w:shd w:val="clear" w:color="auto" w:fill="DEEAF6"/>
        <w:spacing w:line="240" w:lineRule="auto"/>
        <w:ind w:left="904"/>
        <w:jc w:val="both"/>
        <w:rPr>
          <w:sz w:val="22"/>
          <w:szCs w:val="22"/>
        </w:rPr>
      </w:pPr>
      <w:r>
        <w:rPr>
          <w:sz w:val="22"/>
          <w:szCs w:val="22"/>
        </w:rPr>
        <w:t>            "createTime": </w:t>
      </w:r>
      <w:r>
        <w:rPr>
          <w:b/>
          <w:bCs/>
          <w:sz w:val="22"/>
          <w:szCs w:val="22"/>
        </w:rPr>
        <w:t>null</w:t>
      </w:r>
      <w:r>
        <w:rPr>
          <w:sz w:val="22"/>
          <w:szCs w:val="22"/>
        </w:rPr>
        <w:t>,</w:t>
      </w:r>
    </w:p>
    <w:p w14:paraId="16D2139C">
      <w:pPr>
        <w:shd w:val="clear" w:color="auto" w:fill="DEEAF6"/>
        <w:spacing w:line="240" w:lineRule="auto"/>
        <w:ind w:left="904"/>
        <w:jc w:val="both"/>
        <w:rPr>
          <w:sz w:val="22"/>
          <w:szCs w:val="22"/>
        </w:rPr>
      </w:pPr>
      <w:r>
        <w:rPr>
          <w:sz w:val="22"/>
          <w:szCs w:val="22"/>
        </w:rPr>
        <w:t>            "contractId": </w:t>
      </w:r>
      <w:r>
        <w:rPr>
          <w:b/>
          <w:bCs/>
          <w:sz w:val="22"/>
          <w:szCs w:val="22"/>
        </w:rPr>
        <w:t>null</w:t>
      </w:r>
      <w:r>
        <w:rPr>
          <w:sz w:val="22"/>
          <w:szCs w:val="22"/>
        </w:rPr>
        <w:t>,</w:t>
      </w:r>
    </w:p>
    <w:p w14:paraId="2D255944">
      <w:pPr>
        <w:shd w:val="clear" w:color="auto" w:fill="DEEAF6"/>
        <w:spacing w:line="240" w:lineRule="auto"/>
        <w:ind w:left="904"/>
        <w:jc w:val="both"/>
        <w:rPr>
          <w:sz w:val="22"/>
          <w:szCs w:val="22"/>
        </w:rPr>
      </w:pPr>
      <w:r>
        <w:rPr>
          <w:sz w:val="22"/>
          <w:szCs w:val="22"/>
        </w:rPr>
        <w:t>            "contractNo": "0123",</w:t>
      </w:r>
    </w:p>
    <w:p w14:paraId="1D29AD86">
      <w:pPr>
        <w:shd w:val="clear" w:color="auto" w:fill="DEEAF6"/>
        <w:spacing w:line="240" w:lineRule="auto"/>
        <w:ind w:left="904"/>
        <w:jc w:val="both"/>
        <w:rPr>
          <w:sz w:val="22"/>
          <w:szCs w:val="22"/>
        </w:rPr>
      </w:pPr>
      <w:r>
        <w:rPr>
          <w:sz w:val="22"/>
          <w:szCs w:val="22"/>
        </w:rPr>
        <w:t>            "supplierTaxCode": "0100109106-990",</w:t>
      </w:r>
    </w:p>
    <w:p w14:paraId="6CE87A21">
      <w:pPr>
        <w:shd w:val="clear" w:color="auto" w:fill="DEEAF6"/>
        <w:spacing w:line="240" w:lineRule="auto"/>
        <w:ind w:left="904"/>
        <w:jc w:val="both"/>
        <w:rPr>
          <w:sz w:val="22"/>
          <w:szCs w:val="22"/>
        </w:rPr>
      </w:pPr>
      <w:r>
        <w:rPr>
          <w:sz w:val="22"/>
          <w:szCs w:val="22"/>
        </w:rPr>
        <w:t>            "buyerTaxCode": "0100109106",</w:t>
      </w:r>
    </w:p>
    <w:p w14:paraId="7F49CE3F">
      <w:pPr>
        <w:shd w:val="clear" w:color="auto" w:fill="DEEAF6"/>
        <w:spacing w:line="240" w:lineRule="auto"/>
        <w:ind w:left="904"/>
        <w:jc w:val="both"/>
        <w:rPr>
          <w:sz w:val="22"/>
          <w:szCs w:val="22"/>
        </w:rPr>
      </w:pPr>
      <w:r>
        <w:rPr>
          <w:sz w:val="22"/>
          <w:szCs w:val="22"/>
        </w:rPr>
        <w:t>            "totalBeforeTax": 55000000.000000000,</w:t>
      </w:r>
    </w:p>
    <w:p w14:paraId="14E5D2A1">
      <w:pPr>
        <w:shd w:val="clear" w:color="auto" w:fill="DEEAF6"/>
        <w:spacing w:line="240" w:lineRule="auto"/>
        <w:ind w:left="904"/>
        <w:jc w:val="both"/>
        <w:rPr>
          <w:sz w:val="22"/>
          <w:szCs w:val="22"/>
        </w:rPr>
      </w:pPr>
      <w:r>
        <w:rPr>
          <w:sz w:val="22"/>
          <w:szCs w:val="22"/>
        </w:rPr>
        <w:t>            "taxAmount": 5500000.000000000,</w:t>
      </w:r>
    </w:p>
    <w:p w14:paraId="4AADA678">
      <w:pPr>
        <w:shd w:val="clear" w:color="auto" w:fill="DEEAF6"/>
        <w:spacing w:line="240" w:lineRule="auto"/>
        <w:ind w:left="904"/>
        <w:jc w:val="both"/>
        <w:rPr>
          <w:sz w:val="22"/>
          <w:szCs w:val="22"/>
        </w:rPr>
      </w:pPr>
      <w:r>
        <w:rPr>
          <w:sz w:val="22"/>
          <w:szCs w:val="22"/>
        </w:rPr>
        <w:t>            "taxRate": </w:t>
      </w:r>
      <w:r>
        <w:rPr>
          <w:b/>
          <w:bCs/>
          <w:sz w:val="22"/>
          <w:szCs w:val="22"/>
        </w:rPr>
        <w:t>null</w:t>
      </w:r>
      <w:r>
        <w:rPr>
          <w:sz w:val="22"/>
          <w:szCs w:val="22"/>
        </w:rPr>
        <w:t>,</w:t>
      </w:r>
    </w:p>
    <w:p w14:paraId="499E5818">
      <w:pPr>
        <w:shd w:val="clear" w:color="auto" w:fill="DEEAF6"/>
        <w:spacing w:line="240" w:lineRule="auto"/>
        <w:ind w:left="904"/>
        <w:jc w:val="both"/>
        <w:rPr>
          <w:sz w:val="22"/>
          <w:szCs w:val="22"/>
        </w:rPr>
      </w:pPr>
      <w:r>
        <w:rPr>
          <w:sz w:val="22"/>
          <w:szCs w:val="22"/>
        </w:rPr>
        <w:t>            "paymentMethod": "3",</w:t>
      </w:r>
    </w:p>
    <w:p w14:paraId="07C40FE4">
      <w:pPr>
        <w:shd w:val="clear" w:color="auto" w:fill="DEEAF6"/>
        <w:spacing w:line="240" w:lineRule="auto"/>
        <w:ind w:left="904"/>
        <w:jc w:val="both"/>
        <w:rPr>
          <w:sz w:val="22"/>
          <w:szCs w:val="22"/>
        </w:rPr>
      </w:pPr>
      <w:r>
        <w:rPr>
          <w:sz w:val="22"/>
          <w:szCs w:val="22"/>
        </w:rPr>
        <w:t>            "paymentTime": </w:t>
      </w:r>
      <w:r>
        <w:rPr>
          <w:b/>
          <w:bCs/>
          <w:sz w:val="22"/>
          <w:szCs w:val="22"/>
        </w:rPr>
        <w:t>null</w:t>
      </w:r>
      <w:r>
        <w:rPr>
          <w:sz w:val="22"/>
          <w:szCs w:val="22"/>
        </w:rPr>
        <w:t>,</w:t>
      </w:r>
    </w:p>
    <w:p w14:paraId="5511C2A0">
      <w:pPr>
        <w:shd w:val="clear" w:color="auto" w:fill="DEEAF6"/>
        <w:spacing w:line="240" w:lineRule="auto"/>
        <w:ind w:left="904"/>
        <w:jc w:val="both"/>
        <w:rPr>
          <w:sz w:val="22"/>
          <w:szCs w:val="22"/>
        </w:rPr>
      </w:pPr>
      <w:r>
        <w:rPr>
          <w:sz w:val="22"/>
          <w:szCs w:val="22"/>
        </w:rPr>
        <w:t>            "customerId": </w:t>
      </w:r>
      <w:r>
        <w:rPr>
          <w:b/>
          <w:bCs/>
          <w:sz w:val="22"/>
          <w:szCs w:val="22"/>
        </w:rPr>
        <w:t>null</w:t>
      </w:r>
      <w:r>
        <w:rPr>
          <w:sz w:val="22"/>
          <w:szCs w:val="22"/>
        </w:rPr>
        <w:t>,</w:t>
      </w:r>
    </w:p>
    <w:p w14:paraId="6B3F9EE0">
      <w:pPr>
        <w:shd w:val="clear" w:color="auto" w:fill="DEEAF6"/>
        <w:spacing w:line="240" w:lineRule="auto"/>
        <w:ind w:left="904"/>
        <w:jc w:val="both"/>
        <w:rPr>
          <w:sz w:val="22"/>
          <w:szCs w:val="22"/>
        </w:rPr>
      </w:pPr>
      <w:r>
        <w:rPr>
          <w:sz w:val="22"/>
          <w:szCs w:val="22"/>
        </w:rPr>
        <w:t>            "no": </w:t>
      </w:r>
      <w:r>
        <w:rPr>
          <w:b/>
          <w:bCs/>
          <w:sz w:val="22"/>
          <w:szCs w:val="22"/>
        </w:rPr>
        <w:t>null</w:t>
      </w:r>
      <w:r>
        <w:rPr>
          <w:sz w:val="22"/>
          <w:szCs w:val="22"/>
        </w:rPr>
        <w:t>,</w:t>
      </w:r>
    </w:p>
    <w:p w14:paraId="3A1B0D58">
      <w:pPr>
        <w:shd w:val="clear" w:color="auto" w:fill="DEEAF6"/>
        <w:spacing w:line="240" w:lineRule="auto"/>
        <w:ind w:left="904"/>
        <w:jc w:val="both"/>
        <w:rPr>
          <w:sz w:val="22"/>
          <w:szCs w:val="22"/>
        </w:rPr>
      </w:pPr>
      <w:r>
        <w:rPr>
          <w:sz w:val="22"/>
          <w:szCs w:val="22"/>
        </w:rPr>
        <w:t>            "paymentStatusName": "Đã thanh toán",</w:t>
      </w:r>
    </w:p>
    <w:p w14:paraId="487A5222">
      <w:pPr>
        <w:shd w:val="clear" w:color="auto" w:fill="DEEAF6"/>
        <w:spacing w:line="240" w:lineRule="auto"/>
        <w:ind w:left="904"/>
        <w:jc w:val="both"/>
        <w:rPr>
          <w:sz w:val="22"/>
          <w:szCs w:val="22"/>
        </w:rPr>
      </w:pPr>
      <w:r>
        <w:rPr>
          <w:sz w:val="22"/>
          <w:szCs w:val="22"/>
        </w:rPr>
        <w:t>            "buyerName": "Khánh Linh",</w:t>
      </w:r>
    </w:p>
    <w:p w14:paraId="29817CC5">
      <w:pPr>
        <w:shd w:val="clear" w:color="auto" w:fill="DEEAF6"/>
        <w:spacing w:line="240" w:lineRule="auto"/>
        <w:ind w:left="904"/>
        <w:jc w:val="both"/>
        <w:rPr>
          <w:sz w:val="22"/>
          <w:szCs w:val="22"/>
        </w:rPr>
      </w:pPr>
      <w:r>
        <w:rPr>
          <w:sz w:val="22"/>
          <w:szCs w:val="22"/>
        </w:rPr>
        <w:t>            "transactionUuid": </w:t>
      </w:r>
      <w:r>
        <w:rPr>
          <w:b/>
          <w:bCs/>
          <w:sz w:val="22"/>
          <w:szCs w:val="22"/>
        </w:rPr>
        <w:t>null</w:t>
      </w:r>
      <w:r>
        <w:rPr>
          <w:sz w:val="22"/>
          <w:szCs w:val="22"/>
        </w:rPr>
        <w:t>,</w:t>
      </w:r>
    </w:p>
    <w:p w14:paraId="66460AF1">
      <w:pPr>
        <w:shd w:val="clear" w:color="auto" w:fill="DEEAF6"/>
        <w:spacing w:line="240" w:lineRule="auto"/>
        <w:ind w:left="904"/>
        <w:jc w:val="both"/>
        <w:rPr>
          <w:snapToGrid/>
          <w:color w:val="0451A5"/>
          <w:sz w:val="22"/>
          <w:szCs w:val="22"/>
        </w:rPr>
      </w:pPr>
      <w:r>
        <w:rPr>
          <w:snapToGrid/>
          <w:color w:val="A31515"/>
          <w:sz w:val="22"/>
          <w:szCs w:val="22"/>
        </w:rPr>
        <w:t xml:space="preserve">            "originalInvoiceId"</w:t>
      </w:r>
      <w:r>
        <w:rPr>
          <w:snapToGrid/>
          <w:color w:val="000000"/>
          <w:sz w:val="22"/>
          <w:szCs w:val="22"/>
        </w:rPr>
        <w:t>: </w:t>
      </w:r>
      <w:r>
        <w:rPr>
          <w:snapToGrid/>
          <w:color w:val="0451A5"/>
          <w:sz w:val="22"/>
          <w:szCs w:val="22"/>
        </w:rPr>
        <w:t>"K22THY32",</w:t>
      </w:r>
    </w:p>
    <w:p w14:paraId="5C2AD725">
      <w:pPr>
        <w:shd w:val="clear" w:color="auto" w:fill="DEEAF6"/>
        <w:spacing w:line="240" w:lineRule="auto"/>
        <w:ind w:left="904"/>
        <w:jc w:val="both"/>
        <w:rPr>
          <w:snapToGrid/>
          <w:color w:val="0451A5"/>
          <w:sz w:val="22"/>
          <w:szCs w:val="22"/>
          <w:highlight w:val="yellow"/>
        </w:rPr>
      </w:pPr>
      <w:r>
        <w:rPr>
          <w:snapToGrid/>
          <w:color w:val="A31515"/>
          <w:sz w:val="22"/>
          <w:szCs w:val="22"/>
        </w:rPr>
        <w:t xml:space="preserve">             </w:t>
      </w:r>
      <w:r>
        <w:rPr>
          <w:snapToGrid/>
          <w:color w:val="A31515"/>
          <w:sz w:val="22"/>
          <w:szCs w:val="22"/>
          <w:highlight w:val="yellow"/>
        </w:rPr>
        <w:t>"errorCode"</w:t>
      </w:r>
      <w:r>
        <w:rPr>
          <w:snapToGrid/>
          <w:color w:val="000000"/>
          <w:sz w:val="22"/>
          <w:szCs w:val="22"/>
          <w:highlight w:val="yellow"/>
        </w:rPr>
        <w:t>: </w:t>
      </w:r>
      <w:r>
        <w:rPr>
          <w:snapToGrid/>
          <w:color w:val="0451A5"/>
          <w:sz w:val="22"/>
          <w:szCs w:val="22"/>
          <w:highlight w:val="yellow"/>
        </w:rPr>
        <w:t>"</w:t>
      </w:r>
      <w:r>
        <w:rPr>
          <w:snapToGrid/>
          <w:color w:val="0451A5"/>
          <w:sz w:val="22"/>
          <w:szCs w:val="22"/>
        </w:rPr>
        <w:t>INVOICE_NO_CODE_APPROVED</w:t>
      </w:r>
      <w:r>
        <w:rPr>
          <w:snapToGrid/>
          <w:color w:val="0451A5"/>
          <w:sz w:val="22"/>
          <w:szCs w:val="22"/>
          <w:highlight w:val="yellow"/>
        </w:rPr>
        <w:t>",</w:t>
      </w:r>
    </w:p>
    <w:p w14:paraId="388FF67D">
      <w:pPr>
        <w:shd w:val="clear" w:color="auto" w:fill="DEEAF6"/>
        <w:spacing w:line="240" w:lineRule="auto"/>
        <w:ind w:left="904" w:firstLine="536"/>
        <w:jc w:val="both"/>
        <w:rPr>
          <w:snapToGrid/>
          <w:color w:val="0451A5"/>
          <w:sz w:val="22"/>
          <w:szCs w:val="22"/>
        </w:rPr>
      </w:pPr>
      <w:r>
        <w:rPr>
          <w:snapToGrid/>
          <w:color w:val="A31515"/>
          <w:sz w:val="22"/>
          <w:szCs w:val="22"/>
          <w:highlight w:val="yellow"/>
        </w:rPr>
        <w:t xml:space="preserve">    "errorDescription"</w:t>
      </w:r>
      <w:r>
        <w:rPr>
          <w:snapToGrid/>
          <w:color w:val="000000"/>
          <w:sz w:val="22"/>
          <w:szCs w:val="22"/>
          <w:highlight w:val="yellow"/>
        </w:rPr>
        <w:t>: </w:t>
      </w:r>
      <w:r>
        <w:rPr>
          <w:b/>
          <w:bCs/>
          <w:sz w:val="22"/>
          <w:szCs w:val="22"/>
        </w:rPr>
        <w:t>null</w:t>
      </w:r>
      <w:r>
        <w:rPr>
          <w:snapToGrid/>
          <w:color w:val="0451A5"/>
          <w:sz w:val="22"/>
          <w:szCs w:val="22"/>
          <w:highlight w:val="yellow"/>
        </w:rPr>
        <w:t>,</w:t>
      </w:r>
    </w:p>
    <w:p w14:paraId="611635C2">
      <w:pPr>
        <w:shd w:val="clear" w:color="auto" w:fill="DEEAF6"/>
        <w:spacing w:line="240" w:lineRule="auto"/>
        <w:ind w:left="904"/>
        <w:jc w:val="both"/>
        <w:rPr>
          <w:sz w:val="22"/>
          <w:szCs w:val="22"/>
        </w:rPr>
      </w:pPr>
    </w:p>
    <w:p w14:paraId="7B21A19A">
      <w:pPr>
        <w:shd w:val="clear" w:color="auto" w:fill="DEEAF6"/>
        <w:spacing w:line="240" w:lineRule="auto"/>
        <w:ind w:left="904"/>
        <w:jc w:val="both"/>
        <w:rPr>
          <w:sz w:val="22"/>
          <w:szCs w:val="22"/>
        </w:rPr>
      </w:pPr>
      <w:r>
        <w:rPr>
          <w:sz w:val="22"/>
          <w:szCs w:val="22"/>
        </w:rPr>
        <w:t>            "listProduct": "{\"itemInfo\":[{\"selection\":1,\"lineNumber\":1,\"itemCode\":\"02\",\"itemName\":\"Tên hàng hóa\",\"unitCode\":null,\"unitName\":\"chiếc\",\"unitPrice\":55000000,\"quantity\":1,\"itemTotalAmountWithoutVat\":55000000.000000,\"itemTotalAmountWithVat\":60500000.00,\"itemTotalAmountAfterDiscount\":55000000.000000,\"itemServiceChargePercentage\":null,\"itemServiceChargeAmount\":0.00000,\"itemExciseTaxPercentage\":null,\"itemExciseTaxAmount\":0.00000,\"vatPercentage\":10,\"vatAmount\":5500000.00000,\"discount\":null,\"discount2\":null,\"itemDiscount\":null,\"itemNote\":null,\"batchNo\":null,\"expDate\":null,\"isIncreaseItem\":null,\"adjustRatio\":null}],\"invoiceTaxBreakdowns\":[{\"vatPercentage\":10,\"vatTaxableAmount\":55000000.000000,\"vatTaxAmount\":5500000.00000,\"isIncreaseItem\":null}]}",</w:t>
      </w:r>
    </w:p>
    <w:p w14:paraId="14458959">
      <w:pPr>
        <w:shd w:val="clear" w:color="auto" w:fill="DEEAF6"/>
        <w:spacing w:line="240" w:lineRule="auto"/>
        <w:ind w:left="904"/>
        <w:jc w:val="both"/>
        <w:rPr>
          <w:sz w:val="22"/>
          <w:szCs w:val="22"/>
        </w:rPr>
      </w:pPr>
      <w:r>
        <w:rPr>
          <w:sz w:val="22"/>
          <w:szCs w:val="22"/>
        </w:rPr>
        <w:t>            "fileName": </w:t>
      </w:r>
      <w:r>
        <w:rPr>
          <w:b/>
          <w:bCs/>
          <w:sz w:val="22"/>
          <w:szCs w:val="22"/>
        </w:rPr>
        <w:t>null</w:t>
      </w:r>
      <w:r>
        <w:rPr>
          <w:sz w:val="22"/>
          <w:szCs w:val="22"/>
        </w:rPr>
        <w:t>,</w:t>
      </w:r>
    </w:p>
    <w:p w14:paraId="0D4D85F2">
      <w:pPr>
        <w:shd w:val="clear" w:color="auto" w:fill="DEEAF6"/>
        <w:spacing w:line="240" w:lineRule="auto"/>
        <w:ind w:left="904"/>
        <w:jc w:val="both"/>
        <w:rPr>
          <w:sz w:val="22"/>
          <w:szCs w:val="22"/>
        </w:rPr>
      </w:pPr>
      <w:r>
        <w:rPr>
          <w:sz w:val="22"/>
          <w:szCs w:val="22"/>
        </w:rPr>
        <w:t>            "buyerUnitName": "Công ty VTT",</w:t>
      </w:r>
    </w:p>
    <w:p w14:paraId="2B4A4915">
      <w:pPr>
        <w:shd w:val="clear" w:color="auto" w:fill="DEEAF6"/>
        <w:spacing w:line="240" w:lineRule="auto"/>
        <w:ind w:left="904"/>
        <w:jc w:val="both"/>
        <w:rPr>
          <w:sz w:val="22"/>
          <w:szCs w:val="22"/>
        </w:rPr>
      </w:pPr>
      <w:r>
        <w:rPr>
          <w:sz w:val="22"/>
          <w:szCs w:val="22"/>
        </w:rPr>
        <w:t>            "buyerCode": </w:t>
      </w:r>
      <w:r>
        <w:rPr>
          <w:b/>
          <w:bCs/>
          <w:sz w:val="22"/>
          <w:szCs w:val="22"/>
        </w:rPr>
        <w:t>null</w:t>
      </w:r>
      <w:r>
        <w:rPr>
          <w:sz w:val="22"/>
          <w:szCs w:val="22"/>
        </w:rPr>
        <w:t>,</w:t>
      </w:r>
    </w:p>
    <w:p w14:paraId="0EA85A22">
      <w:pPr>
        <w:shd w:val="clear" w:color="auto" w:fill="DEEAF6"/>
        <w:spacing w:line="240" w:lineRule="auto"/>
        <w:ind w:left="904"/>
        <w:jc w:val="both"/>
        <w:rPr>
          <w:sz w:val="22"/>
          <w:szCs w:val="22"/>
        </w:rPr>
      </w:pPr>
      <w:r>
        <w:rPr>
          <w:sz w:val="22"/>
          <w:szCs w:val="22"/>
        </w:rPr>
        <w:t>            "buyerAddress": "Hà Nội",</w:t>
      </w:r>
    </w:p>
    <w:p w14:paraId="416197A3">
      <w:pPr>
        <w:shd w:val="clear" w:color="auto" w:fill="DEEAF6"/>
        <w:spacing w:line="240" w:lineRule="auto"/>
        <w:ind w:left="904"/>
        <w:jc w:val="both"/>
        <w:rPr>
          <w:sz w:val="22"/>
          <w:szCs w:val="22"/>
        </w:rPr>
      </w:pPr>
      <w:r>
        <w:rPr>
          <w:sz w:val="22"/>
          <w:szCs w:val="22"/>
        </w:rPr>
        <w:t>            "exchangeRate": 1.00,</w:t>
      </w:r>
    </w:p>
    <w:p w14:paraId="54D6C5AF">
      <w:pPr>
        <w:shd w:val="clear" w:color="auto" w:fill="DEEAF6"/>
        <w:spacing w:line="240" w:lineRule="auto"/>
        <w:ind w:left="904"/>
        <w:jc w:val="both"/>
        <w:rPr>
          <w:sz w:val="22"/>
          <w:szCs w:val="22"/>
        </w:rPr>
      </w:pPr>
      <w:r>
        <w:rPr>
          <w:sz w:val="22"/>
          <w:szCs w:val="22"/>
        </w:rPr>
        <w:t>            "listInfoUpdate": "[{\"invoiceCustomFieldId\":0,\"keyTag\":\"gioitinh\",\"keyLabel\":\"Giới tính\",\"dateValue\":null,\"stringValue\":\"Giới tính\",\"numberValue\":null,\"valueType\":\"1\",\"isRequired\":false,\"isSeller\":false,\"required\":false,\"seller\":false},{\"invoiceCustomFieldId\":0,\"keyTag\":\"ngaysinh\",\"keyLabel\":\"Ngày sinh\",\"dateValue\":\"2024-03-07T17:00:00.000Z\",\"stringValue\":null,\"numberValue\":null,\"valueType\":\"3\",\"isRequired\":false,\"isSeller\":false,\"required\":false,\"seller\":false},{\"invoiceCustomFieldId\":0,\"keyTag\":\"maqg\",\"keyLabel\":\"Mã quốc gia\",\"dateValue\":null,\"stringValue\":\"Mã quốc gia\",\"numberValue\":null,\"valueType\":\"1\",\"isRequired\":false,\"isSeller\":false,\"required\":false,\"seller\":false},{\"invoiceCustomFieldId\":0,\"keyTag\":\"sodkpt\",\"keyLabel\":\"Số đăng ký phương tiện\",\"dateValue\":null,\"stringValue\":\"Số đăng ký phương tiện\",\"numberValue\":null,\"valueType\":\"1\",\"isRequired\":false,\"isSeller\":false,\"required\":false,\"seller\":false},{\"invoiceCustomFieldId\":0,\"keyTag\":\"soghe\",\"keyLabel\":\"Số ghế\",\"dateValue\":null,\"stringValue\":\"Số ghế\",\"numberValue\":null,\"valueType\":\"1\",\"isRequired\":false,\"isSeller\":false,\"required\":false,\"seller\":false},{\"invoiceCustomFieldId\":0,\"keyTag\":\"giotc\",\"keyLabel\":\"Giờ tàu chạy\",\"dateValue\":null,\"stringValue\":\"Giờ tàu chạy\",\"numberValue\":null,\"valueType\":\"1\",\"isRequired\":false,\"isSeller\":false,\"required\":false,\"seller\":false},{\"invoiceCustomFieldId\":0,\"keyTag\":\"ngaydi\",\"keyLabel\":\"Ngày đi\",\"dateValue\":\"2024-03-07T17:00:00.000Z\",\"stringValue\":null,\"numberValue\":null,\"valueType\":\"3\",\"isRequired\":false,\"isSeller\":false,\"required\":false,\"seller\":false}]"</w:t>
      </w:r>
    </w:p>
    <w:p w14:paraId="4D5C3F68">
      <w:pPr>
        <w:shd w:val="clear" w:color="auto" w:fill="DEEAF6"/>
        <w:spacing w:line="240" w:lineRule="auto"/>
        <w:ind w:left="904"/>
        <w:jc w:val="both"/>
        <w:rPr>
          <w:sz w:val="22"/>
          <w:szCs w:val="22"/>
        </w:rPr>
      </w:pPr>
      <w:r>
        <w:rPr>
          <w:sz w:val="22"/>
          <w:szCs w:val="22"/>
        </w:rPr>
        <w:t>        }</w:t>
      </w:r>
    </w:p>
    <w:p w14:paraId="4CE41454">
      <w:pPr>
        <w:shd w:val="clear" w:color="auto" w:fill="DEEAF6"/>
        <w:spacing w:line="240" w:lineRule="auto"/>
        <w:ind w:left="904"/>
        <w:jc w:val="both"/>
        <w:rPr>
          <w:sz w:val="22"/>
          <w:szCs w:val="22"/>
        </w:rPr>
      </w:pPr>
      <w:r>
        <w:rPr>
          <w:sz w:val="22"/>
          <w:szCs w:val="22"/>
        </w:rPr>
        <w:t>    ]</w:t>
      </w:r>
    </w:p>
    <w:p w14:paraId="3C401943">
      <w:pPr>
        <w:shd w:val="clear" w:color="auto" w:fill="DEEAF6"/>
        <w:spacing w:line="240" w:lineRule="auto"/>
        <w:ind w:left="904"/>
        <w:jc w:val="both"/>
        <w:rPr>
          <w:sz w:val="22"/>
          <w:szCs w:val="22"/>
        </w:rPr>
      </w:pPr>
      <w:r>
        <w:rPr>
          <w:sz w:val="22"/>
          <w:szCs w:val="22"/>
        </w:rPr>
        <w:t>}</w:t>
      </w:r>
    </w:p>
    <w:p w14:paraId="042D7F99">
      <w:pPr>
        <w:shd w:val="clear" w:color="auto" w:fill="DEEAF6"/>
        <w:spacing w:line="240" w:lineRule="auto"/>
        <w:ind w:left="904"/>
        <w:jc w:val="both"/>
        <w:rPr>
          <w:sz w:val="22"/>
          <w:szCs w:val="22"/>
        </w:rPr>
      </w:pPr>
    </w:p>
    <w:p w14:paraId="7173983B">
      <w:pPr>
        <w:ind w:left="904"/>
        <w:jc w:val="both"/>
        <w:rPr>
          <w:sz w:val="22"/>
          <w:szCs w:val="22"/>
        </w:rPr>
      </w:pPr>
      <w:r>
        <w:rPr>
          <w:sz w:val="22"/>
          <w:szCs w:val="22"/>
        </w:rPr>
        <w:t>Đối tượng Response với HTTPStatus và output  Entity.</w:t>
      </w:r>
    </w:p>
    <w:tbl>
      <w:tblPr>
        <w:tblStyle w:val="13"/>
        <w:tblW w:w="878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33"/>
        <w:gridCol w:w="6251"/>
      </w:tblGrid>
      <w:tr w14:paraId="68EC3D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33" w:type="dxa"/>
            <w:shd w:val="clear" w:color="auto" w:fill="D9D9D9"/>
            <w:noWrap w:val="0"/>
            <w:vAlign w:val="top"/>
          </w:tcPr>
          <w:p w14:paraId="1A08EF36">
            <w:pPr>
              <w:ind w:left="0"/>
              <w:jc w:val="center"/>
              <w:rPr>
                <w:b/>
                <w:bCs/>
                <w:color w:val="000000"/>
                <w:sz w:val="22"/>
                <w:szCs w:val="22"/>
              </w:rPr>
            </w:pPr>
            <w:r>
              <w:rPr>
                <w:b/>
                <w:bCs/>
                <w:color w:val="000000"/>
                <w:sz w:val="22"/>
                <w:szCs w:val="22"/>
              </w:rPr>
              <w:t>Tên trường</w:t>
            </w:r>
          </w:p>
        </w:tc>
        <w:tc>
          <w:tcPr>
            <w:tcW w:w="6251" w:type="dxa"/>
            <w:shd w:val="clear" w:color="auto" w:fill="D9D9D9"/>
            <w:noWrap w:val="0"/>
            <w:vAlign w:val="top"/>
          </w:tcPr>
          <w:p w14:paraId="34C0E561">
            <w:pPr>
              <w:ind w:left="0"/>
              <w:jc w:val="center"/>
              <w:rPr>
                <w:b/>
                <w:bCs/>
                <w:color w:val="000000"/>
                <w:sz w:val="22"/>
                <w:szCs w:val="22"/>
              </w:rPr>
            </w:pPr>
            <w:r>
              <w:rPr>
                <w:b/>
                <w:bCs/>
                <w:color w:val="000000"/>
                <w:sz w:val="22"/>
                <w:szCs w:val="22"/>
              </w:rPr>
              <w:t>Mô tả</w:t>
            </w:r>
          </w:p>
        </w:tc>
      </w:tr>
      <w:tr w14:paraId="6EEFAD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33" w:type="dxa"/>
            <w:noWrap w:val="0"/>
            <w:vAlign w:val="top"/>
          </w:tcPr>
          <w:p w14:paraId="2E467999">
            <w:pPr>
              <w:spacing w:before="0"/>
              <w:ind w:left="0"/>
              <w:jc w:val="both"/>
              <w:rPr>
                <w:sz w:val="22"/>
                <w:szCs w:val="22"/>
              </w:rPr>
            </w:pPr>
            <w:r>
              <w:rPr>
                <w:sz w:val="22"/>
                <w:szCs w:val="22"/>
              </w:rPr>
              <w:t>errorCode</w:t>
            </w:r>
          </w:p>
        </w:tc>
        <w:tc>
          <w:tcPr>
            <w:tcW w:w="6251" w:type="dxa"/>
            <w:noWrap w:val="0"/>
            <w:vAlign w:val="top"/>
          </w:tcPr>
          <w:p w14:paraId="2D698F09">
            <w:pPr>
              <w:spacing w:before="0"/>
              <w:ind w:left="0"/>
              <w:jc w:val="both"/>
              <w:rPr>
                <w:sz w:val="22"/>
                <w:szCs w:val="22"/>
              </w:rPr>
            </w:pPr>
            <w:r>
              <w:rPr>
                <w:sz w:val="22"/>
                <w:szCs w:val="22"/>
              </w:rPr>
              <w:t>Mã lỗi (giá trị là null lấy hóa đơn thành công)</w:t>
            </w:r>
          </w:p>
        </w:tc>
      </w:tr>
      <w:tr w14:paraId="14F88F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33" w:type="dxa"/>
            <w:noWrap w:val="0"/>
            <w:vAlign w:val="top"/>
          </w:tcPr>
          <w:p w14:paraId="431E907C">
            <w:pPr>
              <w:spacing w:before="0"/>
              <w:ind w:left="0"/>
              <w:jc w:val="both"/>
              <w:rPr>
                <w:sz w:val="22"/>
                <w:szCs w:val="22"/>
              </w:rPr>
            </w:pPr>
            <w:r>
              <w:rPr>
                <w:sz w:val="22"/>
                <w:szCs w:val="22"/>
              </w:rPr>
              <w:t>description</w:t>
            </w:r>
          </w:p>
        </w:tc>
        <w:tc>
          <w:tcPr>
            <w:tcW w:w="6251" w:type="dxa"/>
            <w:noWrap w:val="0"/>
            <w:vAlign w:val="top"/>
          </w:tcPr>
          <w:p w14:paraId="4C128F6E">
            <w:pPr>
              <w:spacing w:before="0"/>
              <w:ind w:left="0"/>
              <w:jc w:val="both"/>
              <w:rPr>
                <w:sz w:val="22"/>
                <w:szCs w:val="22"/>
              </w:rPr>
            </w:pPr>
            <w:r>
              <w:rPr>
                <w:sz w:val="22"/>
                <w:szCs w:val="22"/>
              </w:rPr>
              <w:t>Mô tả lỗi (giá trị là null lấy hóa đơn thành công)</w:t>
            </w:r>
          </w:p>
        </w:tc>
      </w:tr>
      <w:tr w14:paraId="7FD64C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33" w:type="dxa"/>
            <w:noWrap w:val="0"/>
            <w:vAlign w:val="top"/>
          </w:tcPr>
          <w:p w14:paraId="58BB314B">
            <w:pPr>
              <w:spacing w:before="0"/>
              <w:ind w:left="0"/>
              <w:jc w:val="both"/>
              <w:rPr>
                <w:sz w:val="22"/>
                <w:szCs w:val="22"/>
              </w:rPr>
            </w:pPr>
            <w:r>
              <w:rPr>
                <w:sz w:val="22"/>
                <w:szCs w:val="22"/>
              </w:rPr>
              <w:t>List&lt;InvoiceBean&gt;</w:t>
            </w:r>
          </w:p>
        </w:tc>
        <w:tc>
          <w:tcPr>
            <w:tcW w:w="6251" w:type="dxa"/>
            <w:noWrap w:val="0"/>
            <w:vAlign w:val="top"/>
          </w:tcPr>
          <w:p w14:paraId="01BE1DD1">
            <w:pPr>
              <w:spacing w:before="0"/>
              <w:ind w:left="0"/>
              <w:jc w:val="both"/>
              <w:rPr>
                <w:sz w:val="22"/>
                <w:szCs w:val="22"/>
              </w:rPr>
            </w:pPr>
            <w:r>
              <w:rPr>
                <w:sz w:val="22"/>
                <w:szCs w:val="22"/>
              </w:rPr>
              <w:t xml:space="preserve">Danh sách các bản ghi hóa đơn thỏa mãn điều kiện  </w:t>
            </w:r>
          </w:p>
        </w:tc>
      </w:tr>
    </w:tbl>
    <w:p w14:paraId="201061FC">
      <w:pPr>
        <w:tabs>
          <w:tab w:val="left" w:pos="1095"/>
        </w:tabs>
        <w:ind w:left="0"/>
        <w:rPr>
          <w:sz w:val="22"/>
          <w:szCs w:val="22"/>
        </w:rPr>
      </w:pPr>
    </w:p>
    <w:p w14:paraId="048D51F0">
      <w:pPr>
        <w:pStyle w:val="3"/>
        <w:numPr>
          <w:ilvl w:val="0"/>
          <w:numId w:val="0"/>
        </w:numPr>
        <w:tabs>
          <w:tab w:val="clear" w:pos="2278"/>
        </w:tabs>
        <w:rPr>
          <w:rFonts w:ascii="Times New Roman" w:hAnsi="Times New Roman"/>
          <w:sz w:val="22"/>
          <w:szCs w:val="22"/>
        </w:rPr>
      </w:pPr>
      <w:r>
        <w:rPr>
          <w:rFonts w:ascii="Times New Roman" w:hAnsi="Times New Roman"/>
          <w:sz w:val="22"/>
          <w:szCs w:val="22"/>
        </w:rPr>
        <w:t>7.36 Gửi hóa đơn sang CQT bằng transaction</w:t>
      </w:r>
      <w:r>
        <w:rPr>
          <w:rFonts w:ascii="Times New Roman" w:hAnsi="Times New Roman"/>
          <w:sz w:val="22"/>
          <w:szCs w:val="22"/>
          <w:lang w:val="vi-VN"/>
        </w:rPr>
        <w:t>U</w:t>
      </w:r>
      <w:r>
        <w:rPr>
          <w:rFonts w:ascii="Times New Roman" w:hAnsi="Times New Roman"/>
          <w:sz w:val="22"/>
          <w:szCs w:val="22"/>
        </w:rPr>
        <w:t>uid</w:t>
      </w:r>
    </w:p>
    <w:p w14:paraId="1CBB7423">
      <w:pPr>
        <w:ind w:left="0"/>
        <w:rPr>
          <w:sz w:val="22"/>
          <w:szCs w:val="22"/>
        </w:rPr>
      </w:pPr>
      <w:r>
        <w:rPr>
          <w:sz w:val="22"/>
          <w:szCs w:val="22"/>
        </w:rPr>
        <w:t xml:space="preserve">       -     Mô tả chung: API gửi hóa đơn cho cơ quan thuế  </w:t>
      </w:r>
    </w:p>
    <w:p w14:paraId="73746C69">
      <w:pPr>
        <w:numPr>
          <w:ilvl w:val="0"/>
          <w:numId w:val="21"/>
        </w:numPr>
        <w:jc w:val="both"/>
        <w:rPr>
          <w:b/>
          <w:color w:val="0000FF"/>
          <w:sz w:val="22"/>
          <w:szCs w:val="22"/>
        </w:rPr>
      </w:pPr>
      <w:r>
        <w:rPr>
          <w:b/>
          <w:color w:val="0000FF"/>
          <w:sz w:val="22"/>
          <w:szCs w:val="22"/>
        </w:rPr>
        <w:t>Đầu vào:</w:t>
      </w:r>
    </w:p>
    <w:p w14:paraId="693FE6C3">
      <w:pPr>
        <w:numPr>
          <w:ilvl w:val="0"/>
          <w:numId w:val="17"/>
        </w:numPr>
        <w:snapToGrid w:val="0"/>
        <w:jc w:val="both"/>
        <w:rPr>
          <w:sz w:val="22"/>
          <w:szCs w:val="22"/>
        </w:rPr>
      </w:pPr>
      <w:r>
        <w:rPr>
          <w:sz w:val="22"/>
          <w:szCs w:val="22"/>
        </w:rPr>
        <w:t xml:space="preserve">Action (POST):  </w:t>
      </w:r>
      <w:r>
        <w:rPr>
          <w:i/>
          <w:color w:val="00B050"/>
          <w:sz w:val="22"/>
          <w:szCs w:val="22"/>
        </w:rPr>
        <w:t>InvoiceAPI/InvoiceWS/sendInvoiceByTransactionUuid</w:t>
      </w:r>
    </w:p>
    <w:p w14:paraId="015DC9BF">
      <w:pPr>
        <w:numPr>
          <w:ilvl w:val="0"/>
          <w:numId w:val="17"/>
        </w:numPr>
        <w:jc w:val="both"/>
        <w:rPr>
          <w:sz w:val="22"/>
          <w:szCs w:val="22"/>
        </w:rPr>
      </w:pPr>
      <w:r>
        <w:rPr>
          <w:sz w:val="22"/>
          <w:szCs w:val="22"/>
        </w:rPr>
        <w:t>Headers:</w:t>
      </w:r>
    </w:p>
    <w:p w14:paraId="1EB8D143">
      <w:pPr>
        <w:ind w:left="720"/>
        <w:jc w:val="both"/>
        <w:rPr>
          <w:sz w:val="22"/>
          <w:szCs w:val="22"/>
          <w:lang w:val="en"/>
        </w:rPr>
      </w:pPr>
      <w:r>
        <w:rPr>
          <w:sz w:val="22"/>
          <w:szCs w:val="22"/>
          <w:lang w:val="en"/>
        </w:rPr>
        <w:t>+ Cookie: giá trị access_token hoặc Authorization: username/pass như đăng nhập trên web</w:t>
      </w:r>
    </w:p>
    <w:p w14:paraId="5761BCE6">
      <w:pPr>
        <w:ind w:left="720"/>
        <w:jc w:val="both"/>
        <w:rPr>
          <w:sz w:val="22"/>
          <w:szCs w:val="22"/>
          <w:lang w:val="fr-FR"/>
        </w:rPr>
      </w:pPr>
      <w:r>
        <w:rPr>
          <w:sz w:val="22"/>
          <w:szCs w:val="22"/>
          <w:lang w:val="fr-FR"/>
        </w:rPr>
        <w:t>+ Content-Type : application/x-www-form-urlencoded</w:t>
      </w:r>
    </w:p>
    <w:p w14:paraId="0BED032B">
      <w:pPr>
        <w:ind w:left="720"/>
        <w:jc w:val="both"/>
        <w:rPr>
          <w:sz w:val="22"/>
          <w:szCs w:val="22"/>
          <w:lang w:val="fr-FR"/>
        </w:rPr>
      </w:pPr>
    </w:p>
    <w:tbl>
      <w:tblPr>
        <w:tblStyle w:val="13"/>
        <w:tblW w:w="9213" w:type="dxa"/>
        <w:tblInd w:w="5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90"/>
        <w:gridCol w:w="2454"/>
        <w:gridCol w:w="4869"/>
      </w:tblGrid>
      <w:tr w14:paraId="263806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0" w:hRule="atLeast"/>
        </w:trPr>
        <w:tc>
          <w:tcPr>
            <w:tcW w:w="1890" w:type="dxa"/>
            <w:shd w:val="clear" w:color="auto" w:fill="D9D9D9"/>
            <w:noWrap w:val="0"/>
            <w:vAlign w:val="top"/>
          </w:tcPr>
          <w:p w14:paraId="3E9889D5">
            <w:pPr>
              <w:ind w:left="0"/>
              <w:jc w:val="center"/>
              <w:rPr>
                <w:b/>
                <w:bCs/>
                <w:color w:val="000000"/>
                <w:sz w:val="22"/>
                <w:szCs w:val="22"/>
              </w:rPr>
            </w:pPr>
            <w:r>
              <w:rPr>
                <w:b/>
                <w:bCs/>
                <w:color w:val="000000"/>
                <w:sz w:val="22"/>
                <w:szCs w:val="22"/>
              </w:rPr>
              <w:t>Tên trường</w:t>
            </w:r>
          </w:p>
        </w:tc>
        <w:tc>
          <w:tcPr>
            <w:tcW w:w="2454" w:type="dxa"/>
            <w:shd w:val="clear" w:color="auto" w:fill="D9D9D9"/>
            <w:noWrap w:val="0"/>
            <w:vAlign w:val="top"/>
          </w:tcPr>
          <w:p w14:paraId="165A2BAA">
            <w:pPr>
              <w:ind w:left="0"/>
              <w:jc w:val="center"/>
              <w:rPr>
                <w:b/>
                <w:bCs/>
                <w:color w:val="000000"/>
                <w:sz w:val="22"/>
                <w:szCs w:val="22"/>
              </w:rPr>
            </w:pPr>
            <w:r>
              <w:rPr>
                <w:b/>
                <w:bCs/>
                <w:color w:val="000000"/>
                <w:sz w:val="22"/>
                <w:szCs w:val="22"/>
              </w:rPr>
              <w:t>Kiểu dữ liệu, ràng buộc</w:t>
            </w:r>
          </w:p>
        </w:tc>
        <w:tc>
          <w:tcPr>
            <w:tcW w:w="4869" w:type="dxa"/>
            <w:shd w:val="clear" w:color="auto" w:fill="D9D9D9"/>
            <w:noWrap w:val="0"/>
            <w:vAlign w:val="top"/>
          </w:tcPr>
          <w:p w14:paraId="6F060FAC">
            <w:pPr>
              <w:ind w:left="0"/>
              <w:jc w:val="center"/>
              <w:rPr>
                <w:b/>
                <w:bCs/>
                <w:color w:val="000000"/>
                <w:sz w:val="22"/>
                <w:szCs w:val="22"/>
              </w:rPr>
            </w:pPr>
            <w:r>
              <w:rPr>
                <w:b/>
                <w:bCs/>
                <w:color w:val="000000"/>
                <w:sz w:val="22"/>
                <w:szCs w:val="22"/>
              </w:rPr>
              <w:t>Dữ liệu/mô tả</w:t>
            </w:r>
          </w:p>
        </w:tc>
      </w:tr>
      <w:tr w14:paraId="112E44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0" w:type="dxa"/>
            <w:noWrap w:val="0"/>
            <w:vAlign w:val="top"/>
          </w:tcPr>
          <w:p w14:paraId="2DC4E1E6">
            <w:pPr>
              <w:spacing w:before="0"/>
              <w:ind w:left="0"/>
              <w:jc w:val="both"/>
              <w:rPr>
                <w:sz w:val="22"/>
                <w:szCs w:val="22"/>
              </w:rPr>
            </w:pPr>
            <w:r>
              <w:rPr>
                <w:sz w:val="22"/>
                <w:szCs w:val="22"/>
              </w:rPr>
              <w:t>supplierTaxCode</w:t>
            </w:r>
          </w:p>
        </w:tc>
        <w:tc>
          <w:tcPr>
            <w:tcW w:w="2454" w:type="dxa"/>
            <w:noWrap w:val="0"/>
            <w:vAlign w:val="top"/>
          </w:tcPr>
          <w:p w14:paraId="440AA95E">
            <w:pPr>
              <w:spacing w:before="0"/>
              <w:ind w:left="0"/>
              <w:jc w:val="both"/>
              <w:rPr>
                <w:sz w:val="22"/>
                <w:szCs w:val="22"/>
              </w:rPr>
            </w:pPr>
            <w:r>
              <w:rPr>
                <w:sz w:val="22"/>
                <w:szCs w:val="22"/>
              </w:rPr>
              <w:t>Required: true</w:t>
            </w:r>
          </w:p>
          <w:p w14:paraId="0DF94EAF">
            <w:pPr>
              <w:spacing w:before="0"/>
              <w:ind w:left="0"/>
              <w:jc w:val="both"/>
              <w:rPr>
                <w:sz w:val="22"/>
                <w:szCs w:val="22"/>
              </w:rPr>
            </w:pPr>
            <w:r>
              <w:rPr>
                <w:sz w:val="22"/>
                <w:szCs w:val="22"/>
              </w:rPr>
              <w:t>DataType: String</w:t>
            </w:r>
          </w:p>
          <w:p w14:paraId="024F83EA">
            <w:pPr>
              <w:spacing w:before="0"/>
              <w:ind w:left="0"/>
              <w:jc w:val="both"/>
              <w:rPr>
                <w:sz w:val="22"/>
                <w:szCs w:val="22"/>
              </w:rPr>
            </w:pPr>
            <w:r>
              <w:rPr>
                <w:sz w:val="22"/>
                <w:szCs w:val="22"/>
              </w:rPr>
              <w:t xml:space="preserve">Minlength: </w:t>
            </w:r>
          </w:p>
          <w:p w14:paraId="65346ECD">
            <w:pPr>
              <w:spacing w:before="0"/>
              <w:ind w:left="0"/>
              <w:jc w:val="both"/>
              <w:rPr>
                <w:sz w:val="22"/>
                <w:szCs w:val="22"/>
              </w:rPr>
            </w:pPr>
            <w:r>
              <w:rPr>
                <w:sz w:val="22"/>
                <w:szCs w:val="22"/>
              </w:rPr>
              <w:t>Maxlength: 20</w:t>
            </w:r>
          </w:p>
          <w:p w14:paraId="121721A1">
            <w:pPr>
              <w:spacing w:before="0"/>
              <w:ind w:left="0"/>
              <w:jc w:val="both"/>
              <w:rPr>
                <w:sz w:val="22"/>
                <w:szCs w:val="22"/>
              </w:rPr>
            </w:pPr>
            <w:r>
              <w:rPr>
                <w:sz w:val="22"/>
                <w:szCs w:val="22"/>
              </w:rPr>
              <w:t>Format: [0-9-]+</w:t>
            </w:r>
          </w:p>
        </w:tc>
        <w:tc>
          <w:tcPr>
            <w:tcW w:w="4869" w:type="dxa"/>
            <w:noWrap w:val="0"/>
            <w:vAlign w:val="top"/>
          </w:tcPr>
          <w:p w14:paraId="60B93C28">
            <w:pPr>
              <w:spacing w:before="0"/>
              <w:ind w:left="0"/>
              <w:jc w:val="both"/>
              <w:rPr>
                <w:sz w:val="22"/>
                <w:szCs w:val="22"/>
              </w:rPr>
            </w:pPr>
            <w:r>
              <w:rPr>
                <w:sz w:val="22"/>
                <w:szCs w:val="22"/>
              </w:rPr>
              <w:t>Mã số thuế của doanh nghiệp/chi nhánh phát hành hóa đơn. Một doanh nghiệp có thể có nhiều mã số thuế</w:t>
            </w:r>
          </w:p>
          <w:p w14:paraId="5A531DFC">
            <w:pPr>
              <w:spacing w:before="0"/>
              <w:ind w:left="0"/>
              <w:jc w:val="both"/>
              <w:rPr>
                <w:sz w:val="22"/>
                <w:szCs w:val="22"/>
              </w:rPr>
            </w:pPr>
            <w:r>
              <w:rPr>
                <w:sz w:val="22"/>
                <w:szCs w:val="22"/>
              </w:rPr>
              <w:t xml:space="preserve">Mẫu 1: 0312770607 </w:t>
            </w:r>
          </w:p>
          <w:p w14:paraId="69FC103A">
            <w:pPr>
              <w:spacing w:before="0"/>
              <w:ind w:left="0"/>
              <w:jc w:val="both"/>
              <w:rPr>
                <w:sz w:val="22"/>
                <w:szCs w:val="22"/>
              </w:rPr>
            </w:pPr>
            <w:r>
              <w:rPr>
                <w:sz w:val="22"/>
                <w:szCs w:val="22"/>
              </w:rPr>
              <w:t>Mẫu 2: 0312770607-001</w:t>
            </w:r>
          </w:p>
        </w:tc>
      </w:tr>
      <w:tr w14:paraId="3D887F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0" w:type="dxa"/>
            <w:noWrap w:val="0"/>
            <w:vAlign w:val="top"/>
          </w:tcPr>
          <w:p w14:paraId="37172184">
            <w:pPr>
              <w:spacing w:before="0"/>
              <w:ind w:left="0"/>
              <w:jc w:val="both"/>
              <w:rPr>
                <w:sz w:val="22"/>
                <w:szCs w:val="22"/>
              </w:rPr>
            </w:pPr>
            <w:r>
              <w:rPr>
                <w:sz w:val="22"/>
                <w:szCs w:val="22"/>
              </w:rPr>
              <w:t>transactionUuid</w:t>
            </w:r>
          </w:p>
        </w:tc>
        <w:tc>
          <w:tcPr>
            <w:tcW w:w="2454" w:type="dxa"/>
            <w:noWrap w:val="0"/>
            <w:vAlign w:val="top"/>
          </w:tcPr>
          <w:p w14:paraId="0EB5A0A1">
            <w:pPr>
              <w:spacing w:before="0"/>
              <w:ind w:left="0"/>
              <w:jc w:val="both"/>
              <w:rPr>
                <w:sz w:val="22"/>
                <w:szCs w:val="22"/>
              </w:rPr>
            </w:pPr>
            <w:r>
              <w:rPr>
                <w:sz w:val="22"/>
                <w:szCs w:val="22"/>
              </w:rPr>
              <w:t>Required: true</w:t>
            </w:r>
          </w:p>
          <w:p w14:paraId="5327884F">
            <w:pPr>
              <w:spacing w:before="0"/>
              <w:ind w:left="0"/>
              <w:jc w:val="both"/>
              <w:rPr>
                <w:sz w:val="22"/>
                <w:szCs w:val="22"/>
              </w:rPr>
            </w:pPr>
            <w:r>
              <w:rPr>
                <w:sz w:val="22"/>
                <w:szCs w:val="22"/>
              </w:rPr>
              <w:t>DataType: String</w:t>
            </w:r>
          </w:p>
        </w:tc>
        <w:tc>
          <w:tcPr>
            <w:tcW w:w="4869" w:type="dxa"/>
            <w:noWrap w:val="0"/>
            <w:vAlign w:val="top"/>
          </w:tcPr>
          <w:p w14:paraId="25B65830">
            <w:pPr>
              <w:spacing w:before="0"/>
              <w:ind w:left="0"/>
              <w:jc w:val="both"/>
              <w:rPr>
                <w:sz w:val="22"/>
                <w:szCs w:val="22"/>
              </w:rPr>
            </w:pPr>
            <w:r>
              <w:rPr>
                <w:sz w:val="22"/>
                <w:szCs w:val="22"/>
              </w:rPr>
              <w:t>Danh sách key request, mỗi transactionUuid tương ứng với 1 hoá đơn (Validate độ dài transactionUuid trong khoảng 10 – 36 ký tự). Các transactionUuid cách nhau bởi dấu “,”</w:t>
            </w:r>
          </w:p>
        </w:tc>
      </w:tr>
      <w:tr w14:paraId="148C6F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0" w:type="dxa"/>
            <w:noWrap w:val="0"/>
            <w:vAlign w:val="top"/>
          </w:tcPr>
          <w:p w14:paraId="23C26E2F">
            <w:pPr>
              <w:ind w:left="0"/>
              <w:jc w:val="both"/>
              <w:rPr>
                <w:sz w:val="22"/>
                <w:szCs w:val="22"/>
              </w:rPr>
            </w:pPr>
            <w:r>
              <w:rPr>
                <w:sz w:val="22"/>
                <w:szCs w:val="22"/>
              </w:rPr>
              <w:t>startDate</w:t>
            </w:r>
          </w:p>
        </w:tc>
        <w:tc>
          <w:tcPr>
            <w:tcW w:w="2454" w:type="dxa"/>
            <w:noWrap w:val="0"/>
            <w:vAlign w:val="top"/>
          </w:tcPr>
          <w:p w14:paraId="6520A88D">
            <w:pPr>
              <w:spacing w:before="0"/>
              <w:ind w:left="0"/>
              <w:jc w:val="both"/>
              <w:rPr>
                <w:sz w:val="22"/>
                <w:szCs w:val="22"/>
              </w:rPr>
            </w:pPr>
            <w:r>
              <w:rPr>
                <w:sz w:val="22"/>
                <w:szCs w:val="22"/>
              </w:rPr>
              <w:t>Required: true</w:t>
            </w:r>
          </w:p>
          <w:p w14:paraId="00E10E46">
            <w:pPr>
              <w:spacing w:before="0"/>
              <w:ind w:left="0"/>
              <w:jc w:val="both"/>
              <w:rPr>
                <w:sz w:val="22"/>
                <w:szCs w:val="22"/>
              </w:rPr>
            </w:pPr>
            <w:r>
              <w:rPr>
                <w:sz w:val="22"/>
                <w:szCs w:val="22"/>
              </w:rPr>
              <w:t>DataType: Date</w:t>
            </w:r>
          </w:p>
          <w:p w14:paraId="1E04461C">
            <w:pPr>
              <w:spacing w:before="0"/>
              <w:ind w:left="0"/>
              <w:jc w:val="both"/>
              <w:rPr>
                <w:sz w:val="22"/>
                <w:szCs w:val="22"/>
              </w:rPr>
            </w:pPr>
            <w:r>
              <w:rPr>
                <w:sz w:val="22"/>
                <w:szCs w:val="22"/>
              </w:rPr>
              <w:t xml:space="preserve">Minlength: </w:t>
            </w:r>
          </w:p>
          <w:p w14:paraId="4B004FD7">
            <w:pPr>
              <w:spacing w:before="0"/>
              <w:ind w:left="0"/>
              <w:jc w:val="both"/>
              <w:rPr>
                <w:sz w:val="22"/>
                <w:szCs w:val="22"/>
              </w:rPr>
            </w:pPr>
            <w:r>
              <w:rPr>
                <w:sz w:val="22"/>
                <w:szCs w:val="22"/>
              </w:rPr>
              <w:t>Maxlength: 50</w:t>
            </w:r>
          </w:p>
          <w:p w14:paraId="473F2D01">
            <w:pPr>
              <w:spacing w:before="0"/>
              <w:ind w:left="0"/>
              <w:jc w:val="both"/>
              <w:rPr>
                <w:sz w:val="22"/>
                <w:szCs w:val="22"/>
              </w:rPr>
            </w:pPr>
            <w:r>
              <w:rPr>
                <w:sz w:val="22"/>
                <w:szCs w:val="22"/>
              </w:rPr>
              <w:t>Format:</w:t>
            </w:r>
          </w:p>
        </w:tc>
        <w:tc>
          <w:tcPr>
            <w:tcW w:w="4869" w:type="dxa"/>
            <w:noWrap w:val="0"/>
            <w:vAlign w:val="top"/>
          </w:tcPr>
          <w:p w14:paraId="5F090522">
            <w:pPr>
              <w:ind w:left="0"/>
              <w:jc w:val="both"/>
              <w:rPr>
                <w:sz w:val="22"/>
                <w:szCs w:val="22"/>
              </w:rPr>
            </w:pPr>
            <w:r>
              <w:rPr>
                <w:sz w:val="22"/>
                <w:szCs w:val="22"/>
                <w:lang w:val="vi-VN"/>
              </w:rPr>
              <w:t xml:space="preserve">Ngày lập </w:t>
            </w:r>
            <w:r>
              <w:rPr>
                <w:sz w:val="22"/>
                <w:szCs w:val="22"/>
              </w:rPr>
              <w:t>từ ngày</w:t>
            </w:r>
          </w:p>
          <w:p w14:paraId="3362D888">
            <w:pPr>
              <w:ind w:left="0"/>
              <w:jc w:val="both"/>
              <w:rPr>
                <w:sz w:val="22"/>
                <w:szCs w:val="22"/>
              </w:rPr>
            </w:pPr>
            <w:r>
              <w:rPr>
                <w:sz w:val="22"/>
                <w:szCs w:val="22"/>
              </w:rPr>
              <w:t>Định dạng "2019-05-12"</w:t>
            </w:r>
          </w:p>
          <w:p w14:paraId="36F9375F">
            <w:pPr>
              <w:ind w:left="0"/>
              <w:jc w:val="both"/>
              <w:rPr>
                <w:sz w:val="22"/>
                <w:szCs w:val="22"/>
              </w:rPr>
            </w:pPr>
          </w:p>
        </w:tc>
      </w:tr>
      <w:tr w14:paraId="4B7BDB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0" w:type="dxa"/>
            <w:noWrap w:val="0"/>
            <w:vAlign w:val="top"/>
          </w:tcPr>
          <w:p w14:paraId="5B5CD3F6">
            <w:pPr>
              <w:ind w:left="0"/>
              <w:jc w:val="both"/>
              <w:rPr>
                <w:sz w:val="22"/>
                <w:szCs w:val="22"/>
              </w:rPr>
            </w:pPr>
            <w:r>
              <w:rPr>
                <w:sz w:val="22"/>
                <w:szCs w:val="22"/>
              </w:rPr>
              <w:t>endDate</w:t>
            </w:r>
          </w:p>
        </w:tc>
        <w:tc>
          <w:tcPr>
            <w:tcW w:w="2454" w:type="dxa"/>
            <w:noWrap w:val="0"/>
            <w:vAlign w:val="top"/>
          </w:tcPr>
          <w:p w14:paraId="04DB186A">
            <w:pPr>
              <w:spacing w:before="0"/>
              <w:ind w:left="0"/>
              <w:jc w:val="both"/>
              <w:rPr>
                <w:sz w:val="22"/>
                <w:szCs w:val="22"/>
              </w:rPr>
            </w:pPr>
            <w:r>
              <w:rPr>
                <w:sz w:val="22"/>
                <w:szCs w:val="22"/>
              </w:rPr>
              <w:t>Required: true</w:t>
            </w:r>
          </w:p>
          <w:p w14:paraId="34892D38">
            <w:pPr>
              <w:spacing w:before="0"/>
              <w:ind w:left="0"/>
              <w:jc w:val="both"/>
              <w:rPr>
                <w:sz w:val="22"/>
                <w:szCs w:val="22"/>
              </w:rPr>
            </w:pPr>
            <w:r>
              <w:rPr>
                <w:sz w:val="22"/>
                <w:szCs w:val="22"/>
              </w:rPr>
              <w:t>DataType: Date</w:t>
            </w:r>
          </w:p>
          <w:p w14:paraId="35DF5EA9">
            <w:pPr>
              <w:spacing w:before="0"/>
              <w:ind w:left="0"/>
              <w:jc w:val="both"/>
              <w:rPr>
                <w:sz w:val="22"/>
                <w:szCs w:val="22"/>
              </w:rPr>
            </w:pPr>
            <w:r>
              <w:rPr>
                <w:sz w:val="22"/>
                <w:szCs w:val="22"/>
              </w:rPr>
              <w:t xml:space="preserve">Minlength: </w:t>
            </w:r>
          </w:p>
          <w:p w14:paraId="6F4E4475">
            <w:pPr>
              <w:spacing w:before="0"/>
              <w:ind w:left="0"/>
              <w:jc w:val="both"/>
              <w:rPr>
                <w:sz w:val="22"/>
                <w:szCs w:val="22"/>
              </w:rPr>
            </w:pPr>
            <w:r>
              <w:rPr>
                <w:sz w:val="22"/>
                <w:szCs w:val="22"/>
              </w:rPr>
              <w:t>Maxlength: 50</w:t>
            </w:r>
          </w:p>
          <w:p w14:paraId="1B74FF8B">
            <w:pPr>
              <w:spacing w:before="0"/>
              <w:ind w:left="0"/>
              <w:jc w:val="both"/>
              <w:rPr>
                <w:sz w:val="22"/>
                <w:szCs w:val="22"/>
              </w:rPr>
            </w:pPr>
            <w:r>
              <w:rPr>
                <w:sz w:val="22"/>
                <w:szCs w:val="22"/>
              </w:rPr>
              <w:t>Format:</w:t>
            </w:r>
          </w:p>
        </w:tc>
        <w:tc>
          <w:tcPr>
            <w:tcW w:w="4869" w:type="dxa"/>
            <w:noWrap w:val="0"/>
            <w:vAlign w:val="top"/>
          </w:tcPr>
          <w:p w14:paraId="086AA784">
            <w:pPr>
              <w:ind w:left="0"/>
              <w:jc w:val="both"/>
              <w:rPr>
                <w:sz w:val="22"/>
                <w:szCs w:val="22"/>
              </w:rPr>
            </w:pPr>
            <w:r>
              <w:rPr>
                <w:sz w:val="22"/>
                <w:szCs w:val="22"/>
                <w:lang w:val="vi-VN"/>
              </w:rPr>
              <w:t>Ngày lập đến</w:t>
            </w:r>
            <w:r>
              <w:rPr>
                <w:sz w:val="22"/>
                <w:szCs w:val="22"/>
              </w:rPr>
              <w:t xml:space="preserve"> ngày</w:t>
            </w:r>
          </w:p>
          <w:p w14:paraId="68F55B2E">
            <w:pPr>
              <w:ind w:left="0"/>
              <w:jc w:val="both"/>
              <w:rPr>
                <w:sz w:val="22"/>
                <w:szCs w:val="22"/>
              </w:rPr>
            </w:pPr>
            <w:r>
              <w:rPr>
                <w:sz w:val="22"/>
                <w:szCs w:val="22"/>
              </w:rPr>
              <w:t>Định dạng "2019-05-12"</w:t>
            </w:r>
          </w:p>
          <w:p w14:paraId="1534C999">
            <w:pPr>
              <w:ind w:left="0"/>
              <w:jc w:val="both"/>
              <w:rPr>
                <w:sz w:val="22"/>
                <w:szCs w:val="22"/>
              </w:rPr>
            </w:pPr>
          </w:p>
        </w:tc>
      </w:tr>
    </w:tbl>
    <w:p w14:paraId="50F775A8">
      <w:pPr>
        <w:snapToGrid w:val="0"/>
        <w:ind w:left="360"/>
        <w:jc w:val="both"/>
        <w:rPr>
          <w:sz w:val="22"/>
          <w:szCs w:val="22"/>
        </w:rPr>
      </w:pPr>
    </w:p>
    <w:p w14:paraId="7AA4C9F0">
      <w:pPr>
        <w:snapToGrid w:val="0"/>
        <w:ind w:left="360"/>
        <w:jc w:val="both"/>
        <w:rPr>
          <w:sz w:val="22"/>
          <w:szCs w:val="22"/>
        </w:rPr>
      </w:pPr>
      <w:r>
        <w:rPr>
          <w:sz w:val="22"/>
          <w:szCs w:val="22"/>
        </w:rPr>
        <w:t>Ví dụ với định dạng formParam:</w:t>
      </w:r>
    </w:p>
    <w:p w14:paraId="6A84C3C8">
      <w:pPr>
        <w:snapToGrid w:val="0"/>
        <w:ind w:left="360"/>
        <w:jc w:val="both"/>
        <w:rPr>
          <w:sz w:val="22"/>
          <w:szCs w:val="22"/>
        </w:rPr>
      </w:pPr>
      <w:r>
        <w:rPr>
          <w:snapToGrid/>
          <w:sz w:val="22"/>
          <w:szCs w:val="22"/>
        </w:rPr>
        <w:drawing>
          <wp:inline distT="0" distB="0" distL="114300" distR="114300">
            <wp:extent cx="6303010" cy="2158365"/>
            <wp:effectExtent l="0" t="0" r="2540" b="13335"/>
            <wp:docPr id="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1"/>
                    <pic:cNvPicPr>
                      <a:picLocks noChangeAspect="1"/>
                    </pic:cNvPicPr>
                  </pic:nvPicPr>
                  <pic:blipFill>
                    <a:blip r:embed="rId80"/>
                    <a:stretch>
                      <a:fillRect/>
                    </a:stretch>
                  </pic:blipFill>
                  <pic:spPr>
                    <a:xfrm>
                      <a:off x="0" y="0"/>
                      <a:ext cx="6303010" cy="2158365"/>
                    </a:xfrm>
                    <a:prstGeom prst="rect">
                      <a:avLst/>
                    </a:prstGeom>
                    <a:noFill/>
                    <a:ln>
                      <a:noFill/>
                    </a:ln>
                  </pic:spPr>
                </pic:pic>
              </a:graphicData>
            </a:graphic>
          </wp:inline>
        </w:drawing>
      </w:r>
    </w:p>
    <w:p w14:paraId="7CF6A64D">
      <w:pPr>
        <w:snapToGrid w:val="0"/>
        <w:ind w:left="360"/>
        <w:jc w:val="both"/>
        <w:rPr>
          <w:sz w:val="22"/>
          <w:szCs w:val="22"/>
        </w:rPr>
      </w:pPr>
      <w:r>
        <w:rPr>
          <w:sz w:val="22"/>
          <w:szCs w:val="22"/>
        </w:rPr>
        <w:t>Hình ảnh Response trả về thành công</w:t>
      </w:r>
    </w:p>
    <w:p w14:paraId="6DA59C75">
      <w:pPr>
        <w:snapToGrid w:val="0"/>
        <w:ind w:left="360"/>
        <w:jc w:val="both"/>
        <w:rPr>
          <w:sz w:val="22"/>
          <w:szCs w:val="22"/>
        </w:rPr>
      </w:pPr>
      <w:r>
        <w:rPr>
          <w:snapToGrid/>
          <w:sz w:val="22"/>
          <w:szCs w:val="22"/>
        </w:rPr>
        <w:drawing>
          <wp:inline distT="0" distB="0" distL="114300" distR="114300">
            <wp:extent cx="6305550" cy="2614930"/>
            <wp:effectExtent l="0" t="0" r="0" b="13970"/>
            <wp:docPr id="30"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47"/>
                    <pic:cNvPicPr>
                      <a:picLocks noChangeAspect="1"/>
                    </pic:cNvPicPr>
                  </pic:nvPicPr>
                  <pic:blipFill>
                    <a:blip r:embed="rId81"/>
                    <a:stretch>
                      <a:fillRect/>
                    </a:stretch>
                  </pic:blipFill>
                  <pic:spPr>
                    <a:xfrm>
                      <a:off x="0" y="0"/>
                      <a:ext cx="6305550" cy="2614930"/>
                    </a:xfrm>
                    <a:prstGeom prst="rect">
                      <a:avLst/>
                    </a:prstGeom>
                    <a:noFill/>
                    <a:ln>
                      <a:noFill/>
                    </a:ln>
                  </pic:spPr>
                </pic:pic>
              </a:graphicData>
            </a:graphic>
          </wp:inline>
        </w:drawing>
      </w:r>
    </w:p>
    <w:p w14:paraId="548751AD">
      <w:pPr>
        <w:numPr>
          <w:ilvl w:val="0"/>
          <w:numId w:val="35"/>
        </w:numPr>
        <w:rPr>
          <w:sz w:val="22"/>
          <w:szCs w:val="22"/>
        </w:rPr>
      </w:pPr>
      <w:r>
        <w:rPr>
          <w:sz w:val="22"/>
          <w:szCs w:val="22"/>
        </w:rPr>
        <w:t>Ouput:</w:t>
      </w:r>
    </w:p>
    <w:p w14:paraId="5DABB7DE">
      <w:pPr>
        <w:numPr>
          <w:ilvl w:val="1"/>
          <w:numId w:val="35"/>
        </w:numPr>
        <w:rPr>
          <w:sz w:val="22"/>
          <w:szCs w:val="22"/>
        </w:rPr>
      </w:pPr>
      <w:r>
        <w:rPr>
          <w:sz w:val="22"/>
          <w:szCs w:val="22"/>
        </w:rPr>
        <w:t>Lỗi chung do dữ liệu đầu vào:</w:t>
      </w:r>
    </w:p>
    <w:tbl>
      <w:tblPr>
        <w:tblStyle w:val="13"/>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05"/>
        <w:gridCol w:w="2119"/>
        <w:gridCol w:w="5344"/>
      </w:tblGrid>
      <w:tr w14:paraId="75AC80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5" w:type="dxa"/>
            <w:shd w:val="clear" w:color="auto" w:fill="D0CECE"/>
            <w:noWrap w:val="0"/>
            <w:vAlign w:val="top"/>
          </w:tcPr>
          <w:p w14:paraId="19EE44AF">
            <w:pPr>
              <w:ind w:left="0"/>
              <w:rPr>
                <w:b/>
                <w:bCs/>
                <w:color w:val="000000"/>
                <w:sz w:val="22"/>
                <w:szCs w:val="22"/>
              </w:rPr>
            </w:pPr>
            <w:r>
              <w:rPr>
                <w:b/>
                <w:bCs/>
                <w:color w:val="000000"/>
                <w:sz w:val="22"/>
                <w:szCs w:val="22"/>
              </w:rPr>
              <w:t>Tên tham số</w:t>
            </w:r>
          </w:p>
        </w:tc>
        <w:tc>
          <w:tcPr>
            <w:tcW w:w="2119" w:type="dxa"/>
            <w:shd w:val="clear" w:color="auto" w:fill="D0CECE"/>
            <w:noWrap w:val="0"/>
            <w:vAlign w:val="top"/>
          </w:tcPr>
          <w:p w14:paraId="6C613E68">
            <w:pPr>
              <w:ind w:left="0"/>
              <w:rPr>
                <w:b/>
                <w:bCs/>
                <w:color w:val="000000"/>
                <w:sz w:val="22"/>
                <w:szCs w:val="22"/>
              </w:rPr>
            </w:pPr>
            <w:r>
              <w:rPr>
                <w:b/>
                <w:bCs/>
                <w:color w:val="000000"/>
                <w:sz w:val="22"/>
                <w:szCs w:val="22"/>
              </w:rPr>
              <w:t>Kiểu dữ liệu, ràng buộc</w:t>
            </w:r>
          </w:p>
        </w:tc>
        <w:tc>
          <w:tcPr>
            <w:tcW w:w="5344" w:type="dxa"/>
            <w:shd w:val="clear" w:color="auto" w:fill="D0CECE"/>
            <w:noWrap w:val="0"/>
            <w:vAlign w:val="top"/>
          </w:tcPr>
          <w:p w14:paraId="5D60D502">
            <w:pPr>
              <w:jc w:val="center"/>
              <w:rPr>
                <w:b/>
                <w:bCs/>
                <w:color w:val="000000"/>
                <w:sz w:val="22"/>
                <w:szCs w:val="22"/>
              </w:rPr>
            </w:pPr>
            <w:r>
              <w:rPr>
                <w:b/>
                <w:bCs/>
                <w:color w:val="000000"/>
                <w:sz w:val="22"/>
                <w:szCs w:val="22"/>
              </w:rPr>
              <w:t>Mô tả</w:t>
            </w:r>
          </w:p>
        </w:tc>
      </w:tr>
      <w:tr w14:paraId="6D448E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5" w:type="dxa"/>
            <w:noWrap w:val="0"/>
            <w:vAlign w:val="top"/>
          </w:tcPr>
          <w:p w14:paraId="546A546F">
            <w:pPr>
              <w:spacing w:before="0"/>
              <w:ind w:left="0"/>
              <w:jc w:val="both"/>
              <w:rPr>
                <w:sz w:val="22"/>
                <w:szCs w:val="22"/>
              </w:rPr>
            </w:pPr>
            <w:r>
              <w:rPr>
                <w:sz w:val="22"/>
                <w:szCs w:val="22"/>
              </w:rPr>
              <w:t>code</w:t>
            </w:r>
          </w:p>
        </w:tc>
        <w:tc>
          <w:tcPr>
            <w:tcW w:w="2119" w:type="dxa"/>
            <w:noWrap w:val="0"/>
            <w:vAlign w:val="top"/>
          </w:tcPr>
          <w:p w14:paraId="69F2DF91">
            <w:pPr>
              <w:spacing w:before="0"/>
              <w:ind w:left="0"/>
              <w:jc w:val="both"/>
              <w:rPr>
                <w:sz w:val="22"/>
                <w:szCs w:val="22"/>
              </w:rPr>
            </w:pPr>
            <w:r>
              <w:rPr>
                <w:sz w:val="22"/>
                <w:szCs w:val="22"/>
              </w:rPr>
              <w:t>DataType: String</w:t>
            </w:r>
          </w:p>
        </w:tc>
        <w:tc>
          <w:tcPr>
            <w:tcW w:w="5344" w:type="dxa"/>
            <w:noWrap w:val="0"/>
            <w:vAlign w:val="top"/>
          </w:tcPr>
          <w:p w14:paraId="150AD238">
            <w:pPr>
              <w:spacing w:before="0"/>
              <w:ind w:left="0"/>
              <w:jc w:val="both"/>
              <w:rPr>
                <w:sz w:val="22"/>
                <w:szCs w:val="22"/>
              </w:rPr>
            </w:pPr>
            <w:r>
              <w:rPr>
                <w:sz w:val="22"/>
                <w:szCs w:val="22"/>
              </w:rPr>
              <w:t>Loại lỗi</w:t>
            </w:r>
          </w:p>
        </w:tc>
      </w:tr>
      <w:tr w14:paraId="360E02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5" w:type="dxa"/>
            <w:noWrap w:val="0"/>
            <w:vAlign w:val="top"/>
          </w:tcPr>
          <w:p w14:paraId="69B1CBAB">
            <w:pPr>
              <w:ind w:left="0"/>
              <w:jc w:val="both"/>
              <w:rPr>
                <w:sz w:val="22"/>
                <w:szCs w:val="22"/>
              </w:rPr>
            </w:pPr>
            <w:r>
              <w:rPr>
                <w:sz w:val="22"/>
                <w:szCs w:val="22"/>
              </w:rPr>
              <w:t>message</w:t>
            </w:r>
          </w:p>
        </w:tc>
        <w:tc>
          <w:tcPr>
            <w:tcW w:w="2119" w:type="dxa"/>
            <w:noWrap w:val="0"/>
            <w:vAlign w:val="top"/>
          </w:tcPr>
          <w:p w14:paraId="1741F169">
            <w:pPr>
              <w:spacing w:before="0"/>
              <w:ind w:left="0"/>
              <w:jc w:val="both"/>
              <w:rPr>
                <w:sz w:val="22"/>
                <w:szCs w:val="22"/>
              </w:rPr>
            </w:pPr>
            <w:r>
              <w:rPr>
                <w:sz w:val="22"/>
                <w:szCs w:val="22"/>
              </w:rPr>
              <w:t>DataType: String</w:t>
            </w:r>
          </w:p>
        </w:tc>
        <w:tc>
          <w:tcPr>
            <w:tcW w:w="5344" w:type="dxa"/>
            <w:noWrap w:val="0"/>
            <w:vAlign w:val="top"/>
          </w:tcPr>
          <w:p w14:paraId="6437CF38">
            <w:pPr>
              <w:ind w:left="0"/>
              <w:jc w:val="both"/>
              <w:rPr>
                <w:sz w:val="22"/>
                <w:szCs w:val="22"/>
              </w:rPr>
            </w:pPr>
            <w:r>
              <w:rPr>
                <w:sz w:val="22"/>
                <w:szCs w:val="22"/>
              </w:rPr>
              <w:t>Mã lỗi</w:t>
            </w:r>
          </w:p>
        </w:tc>
      </w:tr>
      <w:tr w14:paraId="06D108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5" w:type="dxa"/>
            <w:noWrap w:val="0"/>
            <w:vAlign w:val="top"/>
          </w:tcPr>
          <w:p w14:paraId="16454445">
            <w:pPr>
              <w:ind w:left="0"/>
              <w:jc w:val="both"/>
              <w:rPr>
                <w:sz w:val="22"/>
                <w:szCs w:val="22"/>
              </w:rPr>
            </w:pPr>
            <w:r>
              <w:rPr>
                <w:sz w:val="22"/>
                <w:szCs w:val="22"/>
              </w:rPr>
              <w:t>data</w:t>
            </w:r>
          </w:p>
        </w:tc>
        <w:tc>
          <w:tcPr>
            <w:tcW w:w="2119" w:type="dxa"/>
            <w:noWrap w:val="0"/>
            <w:vAlign w:val="top"/>
          </w:tcPr>
          <w:p w14:paraId="17051220">
            <w:pPr>
              <w:spacing w:before="0"/>
              <w:ind w:left="0"/>
              <w:jc w:val="both"/>
              <w:rPr>
                <w:sz w:val="22"/>
                <w:szCs w:val="22"/>
              </w:rPr>
            </w:pPr>
            <w:r>
              <w:rPr>
                <w:sz w:val="22"/>
                <w:szCs w:val="22"/>
              </w:rPr>
              <w:t>DataType: String</w:t>
            </w:r>
          </w:p>
        </w:tc>
        <w:tc>
          <w:tcPr>
            <w:tcW w:w="5344" w:type="dxa"/>
            <w:noWrap w:val="0"/>
            <w:vAlign w:val="top"/>
          </w:tcPr>
          <w:p w14:paraId="2E5787BA">
            <w:pPr>
              <w:ind w:left="0"/>
              <w:jc w:val="both"/>
              <w:rPr>
                <w:sz w:val="22"/>
                <w:szCs w:val="22"/>
              </w:rPr>
            </w:pPr>
            <w:r>
              <w:rPr>
                <w:sz w:val="22"/>
                <w:szCs w:val="22"/>
              </w:rPr>
              <w:t>Mô tả lỗi</w:t>
            </w:r>
          </w:p>
        </w:tc>
      </w:tr>
    </w:tbl>
    <w:p w14:paraId="30ABBACD">
      <w:pPr>
        <w:rPr>
          <w:sz w:val="22"/>
          <w:szCs w:val="22"/>
        </w:rPr>
      </w:pPr>
      <w:r>
        <w:rPr>
          <w:sz w:val="22"/>
          <w:szCs w:val="22"/>
        </w:rPr>
        <w:t>Ví dụ:</w:t>
      </w:r>
    </w:p>
    <w:p w14:paraId="2D2BE6C4">
      <w:pPr>
        <w:rPr>
          <w:sz w:val="22"/>
          <w:szCs w:val="22"/>
        </w:rPr>
      </w:pPr>
      <w:r>
        <w:rPr>
          <w:sz w:val="22"/>
          <w:szCs w:val="22"/>
        </w:rPr>
        <w:t>{</w:t>
      </w:r>
    </w:p>
    <w:p w14:paraId="248A9FDF">
      <w:pPr>
        <w:rPr>
          <w:sz w:val="22"/>
          <w:szCs w:val="22"/>
        </w:rPr>
      </w:pPr>
      <w:r>
        <w:rPr>
          <w:sz w:val="22"/>
          <w:szCs w:val="22"/>
        </w:rPr>
        <w:t xml:space="preserve">    "code": 400,</w:t>
      </w:r>
    </w:p>
    <w:p w14:paraId="00546CB2">
      <w:pPr>
        <w:rPr>
          <w:sz w:val="22"/>
          <w:szCs w:val="22"/>
        </w:rPr>
      </w:pPr>
      <w:r>
        <w:rPr>
          <w:sz w:val="22"/>
          <w:szCs w:val="22"/>
        </w:rPr>
        <w:t xml:space="preserve">    "message": "START_DATE_INVALID",</w:t>
      </w:r>
    </w:p>
    <w:p w14:paraId="68025392">
      <w:pPr>
        <w:rPr>
          <w:sz w:val="22"/>
          <w:szCs w:val="22"/>
        </w:rPr>
      </w:pPr>
      <w:r>
        <w:rPr>
          <w:sz w:val="22"/>
          <w:szCs w:val="22"/>
        </w:rPr>
        <w:t xml:space="preserve">    "data": "Ngày bắt đầu không hợp lệ"</w:t>
      </w:r>
    </w:p>
    <w:p w14:paraId="061F9B27">
      <w:pPr>
        <w:rPr>
          <w:sz w:val="22"/>
          <w:szCs w:val="22"/>
        </w:rPr>
      </w:pPr>
      <w:r>
        <w:rPr>
          <w:sz w:val="22"/>
          <w:szCs w:val="22"/>
        </w:rPr>
        <w:t>}</w:t>
      </w:r>
    </w:p>
    <w:p w14:paraId="6287B4D3">
      <w:pPr>
        <w:numPr>
          <w:ilvl w:val="1"/>
          <w:numId w:val="35"/>
        </w:numPr>
        <w:rPr>
          <w:sz w:val="22"/>
          <w:szCs w:val="22"/>
        </w:rPr>
      </w:pPr>
      <w:r>
        <w:rPr>
          <w:sz w:val="22"/>
          <w:szCs w:val="22"/>
        </w:rPr>
        <w:t>Lỗi khi check quyền:</w:t>
      </w:r>
    </w:p>
    <w:tbl>
      <w:tblPr>
        <w:tblStyle w:val="13"/>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05"/>
        <w:gridCol w:w="2119"/>
        <w:gridCol w:w="5344"/>
      </w:tblGrid>
      <w:tr w14:paraId="381EF7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5" w:type="dxa"/>
            <w:shd w:val="clear" w:color="auto" w:fill="D0CECE"/>
            <w:noWrap w:val="0"/>
            <w:vAlign w:val="top"/>
          </w:tcPr>
          <w:p w14:paraId="462303FD">
            <w:pPr>
              <w:ind w:left="0"/>
              <w:rPr>
                <w:b/>
                <w:bCs/>
                <w:color w:val="000000"/>
                <w:sz w:val="22"/>
                <w:szCs w:val="22"/>
              </w:rPr>
            </w:pPr>
            <w:r>
              <w:rPr>
                <w:b/>
                <w:bCs/>
                <w:color w:val="000000"/>
                <w:sz w:val="22"/>
                <w:szCs w:val="22"/>
              </w:rPr>
              <w:t>Tên tham số</w:t>
            </w:r>
          </w:p>
        </w:tc>
        <w:tc>
          <w:tcPr>
            <w:tcW w:w="2119" w:type="dxa"/>
            <w:shd w:val="clear" w:color="auto" w:fill="D0CECE"/>
            <w:noWrap w:val="0"/>
            <w:vAlign w:val="top"/>
          </w:tcPr>
          <w:p w14:paraId="2387D9F7">
            <w:pPr>
              <w:ind w:left="0"/>
              <w:rPr>
                <w:b/>
                <w:bCs/>
                <w:color w:val="000000"/>
                <w:sz w:val="22"/>
                <w:szCs w:val="22"/>
              </w:rPr>
            </w:pPr>
            <w:r>
              <w:rPr>
                <w:b/>
                <w:bCs/>
                <w:color w:val="000000"/>
                <w:sz w:val="22"/>
                <w:szCs w:val="22"/>
              </w:rPr>
              <w:t>Kiểu dữ liệu, ràng buộc</w:t>
            </w:r>
          </w:p>
        </w:tc>
        <w:tc>
          <w:tcPr>
            <w:tcW w:w="5344" w:type="dxa"/>
            <w:shd w:val="clear" w:color="auto" w:fill="D0CECE"/>
            <w:noWrap w:val="0"/>
            <w:vAlign w:val="top"/>
          </w:tcPr>
          <w:p w14:paraId="31DA8B50">
            <w:pPr>
              <w:jc w:val="center"/>
              <w:rPr>
                <w:b/>
                <w:bCs/>
                <w:color w:val="000000"/>
                <w:sz w:val="22"/>
                <w:szCs w:val="22"/>
              </w:rPr>
            </w:pPr>
            <w:r>
              <w:rPr>
                <w:b/>
                <w:bCs/>
                <w:color w:val="000000"/>
                <w:sz w:val="22"/>
                <w:szCs w:val="22"/>
              </w:rPr>
              <w:t>Mô tả</w:t>
            </w:r>
          </w:p>
        </w:tc>
      </w:tr>
      <w:tr w14:paraId="3E8C63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5" w:type="dxa"/>
            <w:noWrap w:val="0"/>
            <w:vAlign w:val="top"/>
          </w:tcPr>
          <w:p w14:paraId="3A998144">
            <w:pPr>
              <w:spacing w:before="0"/>
              <w:ind w:left="0"/>
              <w:jc w:val="both"/>
              <w:rPr>
                <w:sz w:val="22"/>
                <w:szCs w:val="22"/>
              </w:rPr>
            </w:pPr>
            <w:r>
              <w:rPr>
                <w:sz w:val="22"/>
                <w:szCs w:val="22"/>
              </w:rPr>
              <w:t>error</w:t>
            </w:r>
          </w:p>
        </w:tc>
        <w:tc>
          <w:tcPr>
            <w:tcW w:w="2119" w:type="dxa"/>
            <w:noWrap w:val="0"/>
            <w:vAlign w:val="top"/>
          </w:tcPr>
          <w:p w14:paraId="5CD2B815">
            <w:pPr>
              <w:spacing w:before="0"/>
              <w:ind w:left="0"/>
              <w:jc w:val="both"/>
              <w:rPr>
                <w:sz w:val="22"/>
                <w:szCs w:val="22"/>
              </w:rPr>
            </w:pPr>
            <w:r>
              <w:rPr>
                <w:sz w:val="22"/>
                <w:szCs w:val="22"/>
              </w:rPr>
              <w:t>DataType: String</w:t>
            </w:r>
          </w:p>
        </w:tc>
        <w:tc>
          <w:tcPr>
            <w:tcW w:w="5344" w:type="dxa"/>
            <w:noWrap w:val="0"/>
            <w:vAlign w:val="top"/>
          </w:tcPr>
          <w:p w14:paraId="03137A13">
            <w:pPr>
              <w:spacing w:before="0"/>
              <w:ind w:left="0"/>
              <w:jc w:val="both"/>
              <w:rPr>
                <w:sz w:val="22"/>
                <w:szCs w:val="22"/>
              </w:rPr>
            </w:pPr>
            <w:r>
              <w:rPr>
                <w:sz w:val="22"/>
                <w:szCs w:val="22"/>
              </w:rPr>
              <w:t>Loại lỗi</w:t>
            </w:r>
          </w:p>
        </w:tc>
      </w:tr>
      <w:tr w14:paraId="42647E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5" w:type="dxa"/>
            <w:noWrap w:val="0"/>
            <w:vAlign w:val="top"/>
          </w:tcPr>
          <w:p w14:paraId="30C888BF">
            <w:pPr>
              <w:ind w:left="0"/>
              <w:jc w:val="both"/>
              <w:rPr>
                <w:sz w:val="22"/>
                <w:szCs w:val="22"/>
              </w:rPr>
            </w:pPr>
            <w:r>
              <w:rPr>
                <w:sz w:val="22"/>
                <w:szCs w:val="22"/>
              </w:rPr>
              <w:t>error_description</w:t>
            </w:r>
          </w:p>
        </w:tc>
        <w:tc>
          <w:tcPr>
            <w:tcW w:w="2119" w:type="dxa"/>
            <w:noWrap w:val="0"/>
            <w:vAlign w:val="top"/>
          </w:tcPr>
          <w:p w14:paraId="7983557D">
            <w:pPr>
              <w:spacing w:before="0"/>
              <w:ind w:left="0"/>
              <w:jc w:val="both"/>
              <w:rPr>
                <w:sz w:val="22"/>
                <w:szCs w:val="22"/>
              </w:rPr>
            </w:pPr>
            <w:r>
              <w:rPr>
                <w:sz w:val="22"/>
                <w:szCs w:val="22"/>
              </w:rPr>
              <w:t>DataType: String</w:t>
            </w:r>
          </w:p>
        </w:tc>
        <w:tc>
          <w:tcPr>
            <w:tcW w:w="5344" w:type="dxa"/>
            <w:noWrap w:val="0"/>
            <w:vAlign w:val="top"/>
          </w:tcPr>
          <w:p w14:paraId="3DF47722">
            <w:pPr>
              <w:ind w:left="0"/>
              <w:jc w:val="both"/>
              <w:rPr>
                <w:sz w:val="22"/>
                <w:szCs w:val="22"/>
              </w:rPr>
            </w:pPr>
            <w:r>
              <w:rPr>
                <w:sz w:val="22"/>
                <w:szCs w:val="22"/>
              </w:rPr>
              <w:t>Mã lỗi</w:t>
            </w:r>
          </w:p>
        </w:tc>
      </w:tr>
    </w:tbl>
    <w:p w14:paraId="2FC386A1">
      <w:pPr>
        <w:rPr>
          <w:sz w:val="22"/>
          <w:szCs w:val="22"/>
        </w:rPr>
      </w:pPr>
      <w:r>
        <w:rPr>
          <w:sz w:val="22"/>
          <w:szCs w:val="22"/>
        </w:rPr>
        <w:t>Ví dụ:</w:t>
      </w:r>
    </w:p>
    <w:p w14:paraId="55E1DFF1">
      <w:pPr>
        <w:rPr>
          <w:sz w:val="22"/>
          <w:szCs w:val="22"/>
        </w:rPr>
      </w:pPr>
      <w:r>
        <w:rPr>
          <w:sz w:val="22"/>
          <w:szCs w:val="22"/>
        </w:rPr>
        <w:t>&lt;InvalidTokenException&gt;</w:t>
      </w:r>
    </w:p>
    <w:p w14:paraId="6172AECB">
      <w:pPr>
        <w:rPr>
          <w:sz w:val="22"/>
          <w:szCs w:val="22"/>
        </w:rPr>
      </w:pPr>
      <w:r>
        <w:rPr>
          <w:sz w:val="22"/>
          <w:szCs w:val="22"/>
        </w:rPr>
        <w:t xml:space="preserve">    &lt;error&gt;invalid_token&lt;/error&gt;</w:t>
      </w:r>
    </w:p>
    <w:p w14:paraId="1F5C885A">
      <w:pPr>
        <w:rPr>
          <w:sz w:val="22"/>
          <w:szCs w:val="22"/>
        </w:rPr>
      </w:pPr>
      <w:r>
        <w:rPr>
          <w:sz w:val="22"/>
          <w:szCs w:val="22"/>
        </w:rPr>
        <w:t xml:space="preserve">    &lt;error_description&gt;Access token expired: xxx&lt;/error_description&gt;</w:t>
      </w:r>
    </w:p>
    <w:p w14:paraId="243533AA">
      <w:pPr>
        <w:rPr>
          <w:sz w:val="22"/>
          <w:szCs w:val="22"/>
        </w:rPr>
      </w:pPr>
      <w:r>
        <w:rPr>
          <w:sz w:val="22"/>
          <w:szCs w:val="22"/>
        </w:rPr>
        <w:t>&lt;/InvalidTokenException&gt;</w:t>
      </w:r>
    </w:p>
    <w:p w14:paraId="09F3EE6A">
      <w:pPr>
        <w:numPr>
          <w:ilvl w:val="1"/>
          <w:numId w:val="35"/>
        </w:numPr>
        <w:rPr>
          <w:sz w:val="22"/>
          <w:szCs w:val="22"/>
        </w:rPr>
      </w:pPr>
      <w:r>
        <w:rPr>
          <w:sz w:val="22"/>
          <w:szCs w:val="22"/>
        </w:rPr>
        <w:t>Lỗi khi gửi hóa đơn sang CQT bị lỗi:</w:t>
      </w:r>
    </w:p>
    <w:tbl>
      <w:tblPr>
        <w:tblStyle w:val="13"/>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73"/>
        <w:gridCol w:w="2119"/>
        <w:gridCol w:w="5344"/>
      </w:tblGrid>
      <w:tr w14:paraId="55ED07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5" w:type="dxa"/>
            <w:shd w:val="clear" w:color="auto" w:fill="D0CECE"/>
            <w:noWrap w:val="0"/>
            <w:vAlign w:val="top"/>
          </w:tcPr>
          <w:p w14:paraId="1C1F6B99">
            <w:pPr>
              <w:ind w:left="0"/>
              <w:rPr>
                <w:b/>
                <w:bCs/>
                <w:color w:val="000000"/>
                <w:sz w:val="22"/>
                <w:szCs w:val="22"/>
              </w:rPr>
            </w:pPr>
            <w:r>
              <w:rPr>
                <w:b/>
                <w:bCs/>
                <w:color w:val="000000"/>
                <w:sz w:val="22"/>
                <w:szCs w:val="22"/>
              </w:rPr>
              <w:t>Tên tham số</w:t>
            </w:r>
          </w:p>
        </w:tc>
        <w:tc>
          <w:tcPr>
            <w:tcW w:w="2119" w:type="dxa"/>
            <w:shd w:val="clear" w:color="auto" w:fill="D0CECE"/>
            <w:noWrap w:val="0"/>
            <w:vAlign w:val="top"/>
          </w:tcPr>
          <w:p w14:paraId="5B3F1692">
            <w:pPr>
              <w:ind w:left="0"/>
              <w:rPr>
                <w:b/>
                <w:bCs/>
                <w:color w:val="000000"/>
                <w:sz w:val="22"/>
                <w:szCs w:val="22"/>
              </w:rPr>
            </w:pPr>
            <w:r>
              <w:rPr>
                <w:b/>
                <w:bCs/>
                <w:color w:val="000000"/>
                <w:sz w:val="22"/>
                <w:szCs w:val="22"/>
              </w:rPr>
              <w:t>Kiểu dữ liệu, ràng buộc</w:t>
            </w:r>
          </w:p>
        </w:tc>
        <w:tc>
          <w:tcPr>
            <w:tcW w:w="5344" w:type="dxa"/>
            <w:shd w:val="clear" w:color="auto" w:fill="D0CECE"/>
            <w:noWrap w:val="0"/>
            <w:vAlign w:val="top"/>
          </w:tcPr>
          <w:p w14:paraId="79554A0C">
            <w:pPr>
              <w:jc w:val="center"/>
              <w:rPr>
                <w:b/>
                <w:bCs/>
                <w:color w:val="000000"/>
                <w:sz w:val="22"/>
                <w:szCs w:val="22"/>
              </w:rPr>
            </w:pPr>
            <w:r>
              <w:rPr>
                <w:b/>
                <w:bCs/>
                <w:color w:val="000000"/>
                <w:sz w:val="22"/>
                <w:szCs w:val="22"/>
              </w:rPr>
              <w:t>Mô tả</w:t>
            </w:r>
          </w:p>
        </w:tc>
      </w:tr>
      <w:tr w14:paraId="6F94F5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5" w:type="dxa"/>
            <w:noWrap w:val="0"/>
            <w:vAlign w:val="top"/>
          </w:tcPr>
          <w:p w14:paraId="45D98D4F">
            <w:pPr>
              <w:spacing w:before="0"/>
              <w:ind w:left="0"/>
              <w:jc w:val="both"/>
              <w:rPr>
                <w:sz w:val="22"/>
                <w:szCs w:val="22"/>
              </w:rPr>
            </w:pPr>
            <w:r>
              <w:rPr>
                <w:sz w:val="22"/>
                <w:szCs w:val="22"/>
              </w:rPr>
              <w:t>total</w:t>
            </w:r>
          </w:p>
        </w:tc>
        <w:tc>
          <w:tcPr>
            <w:tcW w:w="2119" w:type="dxa"/>
            <w:noWrap w:val="0"/>
            <w:vAlign w:val="top"/>
          </w:tcPr>
          <w:p w14:paraId="66BA4FFC">
            <w:pPr>
              <w:spacing w:before="0"/>
              <w:ind w:left="0"/>
              <w:jc w:val="both"/>
              <w:rPr>
                <w:sz w:val="22"/>
                <w:szCs w:val="22"/>
              </w:rPr>
            </w:pPr>
            <w:r>
              <w:rPr>
                <w:sz w:val="22"/>
                <w:szCs w:val="22"/>
              </w:rPr>
              <w:t>DataType: String</w:t>
            </w:r>
          </w:p>
        </w:tc>
        <w:tc>
          <w:tcPr>
            <w:tcW w:w="5344" w:type="dxa"/>
            <w:noWrap w:val="0"/>
            <w:vAlign w:val="top"/>
          </w:tcPr>
          <w:p w14:paraId="42761904">
            <w:pPr>
              <w:spacing w:before="0"/>
              <w:ind w:left="0"/>
              <w:jc w:val="both"/>
              <w:rPr>
                <w:sz w:val="22"/>
                <w:szCs w:val="22"/>
              </w:rPr>
            </w:pPr>
            <w:r>
              <w:rPr>
                <w:sz w:val="22"/>
                <w:szCs w:val="22"/>
              </w:rPr>
              <w:t>Tổng số hóa đơn</w:t>
            </w:r>
          </w:p>
        </w:tc>
      </w:tr>
      <w:tr w14:paraId="134642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5" w:type="dxa"/>
            <w:noWrap w:val="0"/>
            <w:vAlign w:val="top"/>
          </w:tcPr>
          <w:p w14:paraId="0849731C">
            <w:pPr>
              <w:ind w:left="0"/>
              <w:jc w:val="both"/>
              <w:rPr>
                <w:sz w:val="22"/>
                <w:szCs w:val="22"/>
              </w:rPr>
            </w:pPr>
            <w:r>
              <w:rPr>
                <w:sz w:val="22"/>
                <w:szCs w:val="22"/>
              </w:rPr>
              <w:t>success</w:t>
            </w:r>
          </w:p>
        </w:tc>
        <w:tc>
          <w:tcPr>
            <w:tcW w:w="2119" w:type="dxa"/>
            <w:noWrap w:val="0"/>
            <w:vAlign w:val="top"/>
          </w:tcPr>
          <w:p w14:paraId="561B9F8E">
            <w:pPr>
              <w:spacing w:before="0"/>
              <w:ind w:left="0"/>
              <w:jc w:val="both"/>
              <w:rPr>
                <w:sz w:val="22"/>
                <w:szCs w:val="22"/>
              </w:rPr>
            </w:pPr>
            <w:r>
              <w:rPr>
                <w:sz w:val="22"/>
                <w:szCs w:val="22"/>
              </w:rPr>
              <w:t>DataType: String</w:t>
            </w:r>
          </w:p>
        </w:tc>
        <w:tc>
          <w:tcPr>
            <w:tcW w:w="5344" w:type="dxa"/>
            <w:noWrap w:val="0"/>
            <w:vAlign w:val="top"/>
          </w:tcPr>
          <w:p w14:paraId="47E04391">
            <w:pPr>
              <w:ind w:left="0"/>
              <w:jc w:val="both"/>
              <w:rPr>
                <w:sz w:val="22"/>
                <w:szCs w:val="22"/>
              </w:rPr>
            </w:pPr>
            <w:r>
              <w:rPr>
                <w:sz w:val="22"/>
                <w:szCs w:val="22"/>
              </w:rPr>
              <w:t>Số hóa đơn thành công</w:t>
            </w:r>
          </w:p>
        </w:tc>
      </w:tr>
      <w:tr w14:paraId="3E60B2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5" w:type="dxa"/>
            <w:noWrap w:val="0"/>
            <w:vAlign w:val="top"/>
          </w:tcPr>
          <w:p w14:paraId="544FF417">
            <w:pPr>
              <w:ind w:left="0"/>
              <w:jc w:val="both"/>
              <w:rPr>
                <w:sz w:val="22"/>
                <w:szCs w:val="22"/>
              </w:rPr>
            </w:pPr>
            <w:r>
              <w:rPr>
                <w:sz w:val="22"/>
                <w:szCs w:val="22"/>
              </w:rPr>
              <w:t>fail</w:t>
            </w:r>
          </w:p>
        </w:tc>
        <w:tc>
          <w:tcPr>
            <w:tcW w:w="2119" w:type="dxa"/>
            <w:noWrap w:val="0"/>
            <w:vAlign w:val="top"/>
          </w:tcPr>
          <w:p w14:paraId="11116BCF">
            <w:pPr>
              <w:spacing w:before="0"/>
              <w:ind w:left="0"/>
              <w:jc w:val="both"/>
              <w:rPr>
                <w:sz w:val="22"/>
                <w:szCs w:val="22"/>
              </w:rPr>
            </w:pPr>
            <w:r>
              <w:rPr>
                <w:sz w:val="22"/>
                <w:szCs w:val="22"/>
              </w:rPr>
              <w:t>DataType: String</w:t>
            </w:r>
          </w:p>
        </w:tc>
        <w:tc>
          <w:tcPr>
            <w:tcW w:w="5344" w:type="dxa"/>
            <w:noWrap w:val="0"/>
            <w:vAlign w:val="top"/>
          </w:tcPr>
          <w:p w14:paraId="36CA9BEE">
            <w:pPr>
              <w:ind w:left="0"/>
              <w:jc w:val="both"/>
              <w:rPr>
                <w:sz w:val="22"/>
                <w:szCs w:val="22"/>
              </w:rPr>
            </w:pPr>
            <w:r>
              <w:rPr>
                <w:sz w:val="22"/>
                <w:szCs w:val="22"/>
              </w:rPr>
              <w:t>Số hóa đơn không thành công</w:t>
            </w:r>
          </w:p>
        </w:tc>
      </w:tr>
      <w:tr w14:paraId="59276A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5" w:type="dxa"/>
            <w:noWrap w:val="0"/>
            <w:vAlign w:val="top"/>
          </w:tcPr>
          <w:p w14:paraId="7923B999">
            <w:pPr>
              <w:ind w:left="0"/>
              <w:jc w:val="both"/>
              <w:rPr>
                <w:sz w:val="22"/>
                <w:szCs w:val="22"/>
              </w:rPr>
            </w:pPr>
            <w:r>
              <w:rPr>
                <w:sz w:val="22"/>
                <w:szCs w:val="22"/>
              </w:rPr>
              <w:t>errorlist</w:t>
            </w:r>
          </w:p>
        </w:tc>
        <w:tc>
          <w:tcPr>
            <w:tcW w:w="2119" w:type="dxa"/>
            <w:noWrap w:val="0"/>
            <w:vAlign w:val="top"/>
          </w:tcPr>
          <w:p w14:paraId="6699EE6E">
            <w:pPr>
              <w:spacing w:before="0"/>
              <w:ind w:left="0"/>
              <w:jc w:val="both"/>
              <w:rPr>
                <w:sz w:val="22"/>
                <w:szCs w:val="22"/>
              </w:rPr>
            </w:pPr>
            <w:r>
              <w:rPr>
                <w:sz w:val="22"/>
                <w:szCs w:val="22"/>
              </w:rPr>
              <w:t>DataType: array</w:t>
            </w:r>
          </w:p>
        </w:tc>
        <w:tc>
          <w:tcPr>
            <w:tcW w:w="5344" w:type="dxa"/>
            <w:noWrap w:val="0"/>
            <w:vAlign w:val="top"/>
          </w:tcPr>
          <w:p w14:paraId="07A4BFA2">
            <w:pPr>
              <w:ind w:left="0"/>
              <w:jc w:val="both"/>
              <w:rPr>
                <w:sz w:val="22"/>
                <w:szCs w:val="22"/>
              </w:rPr>
            </w:pPr>
            <w:r>
              <w:rPr>
                <w:sz w:val="22"/>
                <w:szCs w:val="22"/>
              </w:rPr>
              <w:t>Mảng data</w:t>
            </w:r>
          </w:p>
        </w:tc>
      </w:tr>
      <w:tr w14:paraId="5B67B6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5" w:type="dxa"/>
            <w:noWrap w:val="0"/>
            <w:vAlign w:val="top"/>
          </w:tcPr>
          <w:p w14:paraId="290D7BC3">
            <w:pPr>
              <w:ind w:left="0"/>
              <w:jc w:val="both"/>
              <w:rPr>
                <w:sz w:val="22"/>
                <w:szCs w:val="22"/>
              </w:rPr>
            </w:pPr>
            <w:r>
              <w:rPr>
                <w:sz w:val="22"/>
                <w:szCs w:val="22"/>
              </w:rPr>
              <w:t>errorlist.transactionUuid</w:t>
            </w:r>
          </w:p>
        </w:tc>
        <w:tc>
          <w:tcPr>
            <w:tcW w:w="2119" w:type="dxa"/>
            <w:noWrap w:val="0"/>
            <w:vAlign w:val="top"/>
          </w:tcPr>
          <w:p w14:paraId="65AD07BD">
            <w:pPr>
              <w:spacing w:before="0"/>
              <w:ind w:left="0"/>
              <w:jc w:val="both"/>
              <w:rPr>
                <w:sz w:val="22"/>
                <w:szCs w:val="22"/>
              </w:rPr>
            </w:pPr>
            <w:r>
              <w:rPr>
                <w:sz w:val="22"/>
                <w:szCs w:val="22"/>
              </w:rPr>
              <w:t>DataType: String</w:t>
            </w:r>
          </w:p>
        </w:tc>
        <w:tc>
          <w:tcPr>
            <w:tcW w:w="5344" w:type="dxa"/>
            <w:noWrap w:val="0"/>
            <w:vAlign w:val="top"/>
          </w:tcPr>
          <w:p w14:paraId="049CFF93">
            <w:pPr>
              <w:ind w:left="0"/>
              <w:jc w:val="both"/>
              <w:rPr>
                <w:sz w:val="22"/>
                <w:szCs w:val="22"/>
              </w:rPr>
            </w:pPr>
            <w:r>
              <w:rPr>
                <w:sz w:val="22"/>
                <w:szCs w:val="22"/>
              </w:rPr>
              <w:t>Danh sách transactionUuid có cùng mã lỗi</w:t>
            </w:r>
          </w:p>
        </w:tc>
      </w:tr>
      <w:tr w14:paraId="443996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5" w:type="dxa"/>
            <w:noWrap w:val="0"/>
            <w:vAlign w:val="top"/>
          </w:tcPr>
          <w:p w14:paraId="1FF17DC2">
            <w:pPr>
              <w:ind w:left="0"/>
              <w:jc w:val="both"/>
              <w:rPr>
                <w:sz w:val="22"/>
                <w:szCs w:val="22"/>
              </w:rPr>
            </w:pPr>
            <w:r>
              <w:rPr>
                <w:sz w:val="22"/>
                <w:szCs w:val="22"/>
              </w:rPr>
              <w:t>errorlist.detail</w:t>
            </w:r>
          </w:p>
        </w:tc>
        <w:tc>
          <w:tcPr>
            <w:tcW w:w="2119" w:type="dxa"/>
            <w:noWrap w:val="0"/>
            <w:vAlign w:val="top"/>
          </w:tcPr>
          <w:p w14:paraId="62415DE2">
            <w:pPr>
              <w:spacing w:before="0"/>
              <w:ind w:left="0"/>
              <w:jc w:val="both"/>
              <w:rPr>
                <w:sz w:val="22"/>
                <w:szCs w:val="22"/>
              </w:rPr>
            </w:pPr>
            <w:r>
              <w:rPr>
                <w:sz w:val="22"/>
                <w:szCs w:val="22"/>
              </w:rPr>
              <w:t>DataType: String</w:t>
            </w:r>
          </w:p>
        </w:tc>
        <w:tc>
          <w:tcPr>
            <w:tcW w:w="5344" w:type="dxa"/>
            <w:noWrap w:val="0"/>
            <w:vAlign w:val="top"/>
          </w:tcPr>
          <w:p w14:paraId="591CEB8B">
            <w:pPr>
              <w:ind w:left="0"/>
              <w:jc w:val="both"/>
              <w:rPr>
                <w:sz w:val="22"/>
                <w:szCs w:val="22"/>
              </w:rPr>
            </w:pPr>
            <w:r>
              <w:rPr>
                <w:sz w:val="22"/>
                <w:szCs w:val="22"/>
              </w:rPr>
              <w:t>Mô tả lỗi</w:t>
            </w:r>
          </w:p>
        </w:tc>
      </w:tr>
      <w:tr w14:paraId="1159F8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5" w:type="dxa"/>
            <w:noWrap w:val="0"/>
            <w:vAlign w:val="top"/>
          </w:tcPr>
          <w:p w14:paraId="60915F7D">
            <w:pPr>
              <w:ind w:left="0"/>
              <w:jc w:val="both"/>
              <w:rPr>
                <w:sz w:val="22"/>
                <w:szCs w:val="22"/>
              </w:rPr>
            </w:pPr>
            <w:r>
              <w:rPr>
                <w:sz w:val="22"/>
                <w:szCs w:val="22"/>
              </w:rPr>
              <w:t>errorlist.message</w:t>
            </w:r>
          </w:p>
        </w:tc>
        <w:tc>
          <w:tcPr>
            <w:tcW w:w="2119" w:type="dxa"/>
            <w:noWrap w:val="0"/>
            <w:vAlign w:val="top"/>
          </w:tcPr>
          <w:p w14:paraId="03679436">
            <w:pPr>
              <w:spacing w:before="0"/>
              <w:ind w:left="0"/>
              <w:jc w:val="both"/>
              <w:rPr>
                <w:sz w:val="22"/>
                <w:szCs w:val="22"/>
              </w:rPr>
            </w:pPr>
            <w:r>
              <w:rPr>
                <w:sz w:val="22"/>
                <w:szCs w:val="22"/>
              </w:rPr>
              <w:t>DataType: String</w:t>
            </w:r>
          </w:p>
        </w:tc>
        <w:tc>
          <w:tcPr>
            <w:tcW w:w="5344" w:type="dxa"/>
            <w:noWrap w:val="0"/>
            <w:vAlign w:val="top"/>
          </w:tcPr>
          <w:p w14:paraId="613D8CA0">
            <w:pPr>
              <w:ind w:left="0"/>
              <w:jc w:val="both"/>
              <w:rPr>
                <w:sz w:val="22"/>
                <w:szCs w:val="22"/>
              </w:rPr>
            </w:pPr>
            <w:r>
              <w:rPr>
                <w:sz w:val="22"/>
                <w:szCs w:val="22"/>
              </w:rPr>
              <w:t>Mã lỗi</w:t>
            </w:r>
          </w:p>
        </w:tc>
      </w:tr>
    </w:tbl>
    <w:p w14:paraId="35E1E96C">
      <w:pPr>
        <w:rPr>
          <w:sz w:val="22"/>
          <w:szCs w:val="22"/>
        </w:rPr>
      </w:pPr>
      <w:r>
        <w:rPr>
          <w:sz w:val="22"/>
          <w:szCs w:val="22"/>
        </w:rPr>
        <w:t>Ví dụ trường hợp không có dữ liệu gửi sang CQT:</w:t>
      </w:r>
    </w:p>
    <w:p w14:paraId="5609E626">
      <w:pPr>
        <w:ind w:left="0"/>
        <w:rPr>
          <w:sz w:val="22"/>
          <w:szCs w:val="22"/>
        </w:rPr>
      </w:pPr>
      <w:r>
        <w:rPr>
          <w:sz w:val="22"/>
          <w:szCs w:val="22"/>
        </w:rPr>
        <w:t>{</w:t>
      </w:r>
    </w:p>
    <w:p w14:paraId="11B39C90">
      <w:pPr>
        <w:ind w:left="0"/>
        <w:rPr>
          <w:sz w:val="22"/>
          <w:szCs w:val="22"/>
        </w:rPr>
      </w:pPr>
      <w:r>
        <w:rPr>
          <w:sz w:val="22"/>
          <w:szCs w:val="22"/>
        </w:rPr>
        <w:t xml:space="preserve">    "errorCode": null,</w:t>
      </w:r>
    </w:p>
    <w:p w14:paraId="111C3034">
      <w:pPr>
        <w:ind w:left="0"/>
        <w:rPr>
          <w:sz w:val="22"/>
          <w:szCs w:val="22"/>
        </w:rPr>
      </w:pPr>
      <w:r>
        <w:rPr>
          <w:sz w:val="22"/>
          <w:szCs w:val="22"/>
        </w:rPr>
        <w:t xml:space="preserve">    "description": null,</w:t>
      </w:r>
    </w:p>
    <w:p w14:paraId="4E5F6BB5">
      <w:pPr>
        <w:ind w:left="0"/>
        <w:rPr>
          <w:sz w:val="22"/>
          <w:szCs w:val="22"/>
        </w:rPr>
      </w:pPr>
      <w:r>
        <w:rPr>
          <w:sz w:val="22"/>
          <w:szCs w:val="22"/>
        </w:rPr>
        <w:t xml:space="preserve">    "total": "3",</w:t>
      </w:r>
    </w:p>
    <w:p w14:paraId="1C706A86">
      <w:pPr>
        <w:ind w:left="0"/>
        <w:rPr>
          <w:sz w:val="22"/>
          <w:szCs w:val="22"/>
        </w:rPr>
      </w:pPr>
      <w:r>
        <w:rPr>
          <w:sz w:val="22"/>
          <w:szCs w:val="22"/>
        </w:rPr>
        <w:t xml:space="preserve">    "success": "1",</w:t>
      </w:r>
    </w:p>
    <w:p w14:paraId="51B8D03F">
      <w:pPr>
        <w:ind w:left="0"/>
        <w:rPr>
          <w:sz w:val="22"/>
          <w:szCs w:val="22"/>
        </w:rPr>
      </w:pPr>
      <w:r>
        <w:rPr>
          <w:sz w:val="22"/>
          <w:szCs w:val="22"/>
        </w:rPr>
        <w:t xml:space="preserve">    "fail": "2",</w:t>
      </w:r>
    </w:p>
    <w:p w14:paraId="39AB92A4">
      <w:pPr>
        <w:ind w:left="0"/>
        <w:rPr>
          <w:sz w:val="22"/>
          <w:szCs w:val="22"/>
        </w:rPr>
      </w:pPr>
      <w:r>
        <w:rPr>
          <w:sz w:val="22"/>
          <w:szCs w:val="22"/>
        </w:rPr>
        <w:t xml:space="preserve">    "errorlist": [</w:t>
      </w:r>
    </w:p>
    <w:p w14:paraId="711A686B">
      <w:pPr>
        <w:ind w:left="0"/>
        <w:rPr>
          <w:sz w:val="22"/>
          <w:szCs w:val="22"/>
        </w:rPr>
      </w:pPr>
      <w:r>
        <w:rPr>
          <w:sz w:val="22"/>
          <w:szCs w:val="22"/>
        </w:rPr>
        <w:t xml:space="preserve">        {</w:t>
      </w:r>
    </w:p>
    <w:p w14:paraId="26526BF3">
      <w:pPr>
        <w:ind w:left="0"/>
        <w:rPr>
          <w:sz w:val="22"/>
          <w:szCs w:val="22"/>
        </w:rPr>
      </w:pPr>
      <w:r>
        <w:rPr>
          <w:sz w:val="22"/>
          <w:szCs w:val="22"/>
        </w:rPr>
        <w:t xml:space="preserve">            "transactionUuid": "028717bc-5315-4a0b-9ab0-ce8d5495e56g,028717bc-5315-4a0b-9ab0-ce8d5495e57f",</w:t>
      </w:r>
    </w:p>
    <w:p w14:paraId="73721CD8">
      <w:pPr>
        <w:ind w:left="0"/>
        <w:rPr>
          <w:sz w:val="22"/>
          <w:szCs w:val="22"/>
        </w:rPr>
      </w:pPr>
      <w:r>
        <w:rPr>
          <w:sz w:val="22"/>
          <w:szCs w:val="22"/>
        </w:rPr>
        <w:t xml:space="preserve">            "detail": "Không tìm thấy bản ghi cần gửi sang CQT",</w:t>
      </w:r>
    </w:p>
    <w:p w14:paraId="72B70C70">
      <w:pPr>
        <w:ind w:left="0"/>
        <w:rPr>
          <w:sz w:val="22"/>
          <w:szCs w:val="22"/>
        </w:rPr>
      </w:pPr>
      <w:r>
        <w:rPr>
          <w:sz w:val="22"/>
          <w:szCs w:val="22"/>
        </w:rPr>
        <w:t xml:space="preserve">            "message": "INVOCIE_NOT_FOUND"</w:t>
      </w:r>
    </w:p>
    <w:p w14:paraId="159BD258">
      <w:pPr>
        <w:ind w:left="0"/>
        <w:rPr>
          <w:sz w:val="22"/>
          <w:szCs w:val="22"/>
        </w:rPr>
      </w:pPr>
      <w:r>
        <w:rPr>
          <w:sz w:val="22"/>
          <w:szCs w:val="22"/>
        </w:rPr>
        <w:t xml:space="preserve">        }</w:t>
      </w:r>
    </w:p>
    <w:p w14:paraId="08636E83">
      <w:pPr>
        <w:ind w:left="0"/>
        <w:rPr>
          <w:sz w:val="22"/>
          <w:szCs w:val="22"/>
        </w:rPr>
      </w:pPr>
      <w:r>
        <w:rPr>
          <w:sz w:val="22"/>
          <w:szCs w:val="22"/>
        </w:rPr>
        <w:t xml:space="preserve">    ]</w:t>
      </w:r>
    </w:p>
    <w:p w14:paraId="29284AE5">
      <w:pPr>
        <w:ind w:left="0"/>
        <w:rPr>
          <w:sz w:val="22"/>
          <w:szCs w:val="22"/>
        </w:rPr>
      </w:pPr>
      <w:r>
        <w:rPr>
          <w:sz w:val="22"/>
          <w:szCs w:val="22"/>
        </w:rPr>
        <w:t>}</w:t>
      </w:r>
    </w:p>
    <w:p w14:paraId="79C349BD">
      <w:pPr>
        <w:ind w:left="0"/>
        <w:rPr>
          <w:sz w:val="22"/>
          <w:szCs w:val="22"/>
        </w:rPr>
      </w:pPr>
      <w:r>
        <w:rPr>
          <w:sz w:val="22"/>
          <w:szCs w:val="22"/>
        </w:rPr>
        <w:t>Ví dụ trường hợp gửi dữ liệu sang CQT thành công, có dữ liệu không thành công:</w:t>
      </w:r>
    </w:p>
    <w:p w14:paraId="6BDEBF56">
      <w:pPr>
        <w:ind w:left="0"/>
        <w:rPr>
          <w:sz w:val="22"/>
          <w:szCs w:val="22"/>
        </w:rPr>
      </w:pPr>
      <w:r>
        <w:rPr>
          <w:sz w:val="22"/>
          <w:szCs w:val="22"/>
        </w:rPr>
        <w:t>{</w:t>
      </w:r>
    </w:p>
    <w:p w14:paraId="3A724DA8">
      <w:pPr>
        <w:ind w:left="0"/>
        <w:rPr>
          <w:sz w:val="22"/>
          <w:szCs w:val="22"/>
        </w:rPr>
      </w:pPr>
      <w:r>
        <w:rPr>
          <w:sz w:val="22"/>
          <w:szCs w:val="22"/>
        </w:rPr>
        <w:t xml:space="preserve">    "errorCode": null,</w:t>
      </w:r>
    </w:p>
    <w:p w14:paraId="6CCABB01">
      <w:pPr>
        <w:ind w:left="0"/>
        <w:rPr>
          <w:sz w:val="22"/>
          <w:szCs w:val="22"/>
        </w:rPr>
      </w:pPr>
      <w:r>
        <w:rPr>
          <w:sz w:val="22"/>
          <w:szCs w:val="22"/>
        </w:rPr>
        <w:t xml:space="preserve">    "description": null,</w:t>
      </w:r>
    </w:p>
    <w:p w14:paraId="7E9EDDDB">
      <w:pPr>
        <w:ind w:left="0"/>
        <w:rPr>
          <w:sz w:val="22"/>
          <w:szCs w:val="22"/>
        </w:rPr>
      </w:pPr>
      <w:r>
        <w:rPr>
          <w:sz w:val="22"/>
          <w:szCs w:val="22"/>
        </w:rPr>
        <w:t xml:space="preserve">    "total": "3",</w:t>
      </w:r>
    </w:p>
    <w:p w14:paraId="4A00BB33">
      <w:pPr>
        <w:ind w:left="0"/>
        <w:rPr>
          <w:sz w:val="22"/>
          <w:szCs w:val="22"/>
        </w:rPr>
      </w:pPr>
      <w:r>
        <w:rPr>
          <w:sz w:val="22"/>
          <w:szCs w:val="22"/>
        </w:rPr>
        <w:t xml:space="preserve">    "success": "1",</w:t>
      </w:r>
    </w:p>
    <w:p w14:paraId="2045C992">
      <w:pPr>
        <w:ind w:left="0"/>
        <w:rPr>
          <w:sz w:val="22"/>
          <w:szCs w:val="22"/>
        </w:rPr>
      </w:pPr>
      <w:r>
        <w:rPr>
          <w:sz w:val="22"/>
          <w:szCs w:val="22"/>
        </w:rPr>
        <w:t xml:space="preserve">    "fail": "2",</w:t>
      </w:r>
    </w:p>
    <w:p w14:paraId="099A3154">
      <w:pPr>
        <w:ind w:left="0"/>
        <w:rPr>
          <w:sz w:val="22"/>
          <w:szCs w:val="22"/>
        </w:rPr>
      </w:pPr>
      <w:r>
        <w:rPr>
          <w:sz w:val="22"/>
          <w:szCs w:val="22"/>
        </w:rPr>
        <w:t xml:space="preserve">    "errorlist": [</w:t>
      </w:r>
    </w:p>
    <w:p w14:paraId="54F56A9C">
      <w:pPr>
        <w:ind w:left="0"/>
        <w:rPr>
          <w:sz w:val="22"/>
          <w:szCs w:val="22"/>
        </w:rPr>
      </w:pPr>
      <w:r>
        <w:rPr>
          <w:sz w:val="22"/>
          <w:szCs w:val="22"/>
        </w:rPr>
        <w:t xml:space="preserve">        {</w:t>
      </w:r>
    </w:p>
    <w:p w14:paraId="4A7F22A8">
      <w:pPr>
        <w:ind w:left="0"/>
        <w:rPr>
          <w:sz w:val="22"/>
          <w:szCs w:val="22"/>
        </w:rPr>
      </w:pPr>
      <w:r>
        <w:rPr>
          <w:sz w:val="22"/>
          <w:szCs w:val="22"/>
        </w:rPr>
        <w:t xml:space="preserve">            "transactionUuid": "028717bc-5315-4a0b-9ab0-ce8d5495e56f",</w:t>
      </w:r>
    </w:p>
    <w:p w14:paraId="27181DD3">
      <w:pPr>
        <w:ind w:left="0"/>
        <w:rPr>
          <w:sz w:val="22"/>
          <w:szCs w:val="22"/>
        </w:rPr>
      </w:pPr>
      <w:r>
        <w:rPr>
          <w:sz w:val="22"/>
          <w:szCs w:val="22"/>
        </w:rPr>
        <w:t xml:space="preserve">            "detail": "Hóa đơn xóa bỏ không gửi thuế",</w:t>
      </w:r>
    </w:p>
    <w:p w14:paraId="4C8A7ED2">
      <w:pPr>
        <w:ind w:left="0"/>
        <w:rPr>
          <w:sz w:val="22"/>
          <w:szCs w:val="22"/>
        </w:rPr>
      </w:pPr>
      <w:r>
        <w:rPr>
          <w:sz w:val="22"/>
          <w:szCs w:val="22"/>
        </w:rPr>
        <w:t xml:space="preserve">            "message": "INVOCIE_NOT_SEND_CQT"</w:t>
      </w:r>
    </w:p>
    <w:p w14:paraId="008AB7E5">
      <w:pPr>
        <w:ind w:left="0"/>
        <w:rPr>
          <w:sz w:val="22"/>
          <w:szCs w:val="22"/>
        </w:rPr>
      </w:pPr>
      <w:r>
        <w:rPr>
          <w:sz w:val="22"/>
          <w:szCs w:val="22"/>
        </w:rPr>
        <w:t xml:space="preserve">        },</w:t>
      </w:r>
    </w:p>
    <w:p w14:paraId="74A8C5A4">
      <w:pPr>
        <w:ind w:left="0"/>
        <w:rPr>
          <w:sz w:val="22"/>
          <w:szCs w:val="22"/>
        </w:rPr>
      </w:pPr>
      <w:r>
        <w:rPr>
          <w:sz w:val="22"/>
          <w:szCs w:val="22"/>
        </w:rPr>
        <w:t xml:space="preserve">        {</w:t>
      </w:r>
    </w:p>
    <w:p w14:paraId="3005F671">
      <w:pPr>
        <w:ind w:left="0"/>
        <w:rPr>
          <w:sz w:val="22"/>
          <w:szCs w:val="22"/>
        </w:rPr>
      </w:pPr>
      <w:r>
        <w:rPr>
          <w:sz w:val="22"/>
          <w:szCs w:val="22"/>
        </w:rPr>
        <w:t xml:space="preserve">            "transactionUuid": "028717bc-5315-4a0b-9ab0-ce8d5495e56g",</w:t>
      </w:r>
    </w:p>
    <w:p w14:paraId="4A0EEC6D">
      <w:pPr>
        <w:ind w:left="0"/>
        <w:rPr>
          <w:sz w:val="22"/>
          <w:szCs w:val="22"/>
        </w:rPr>
      </w:pPr>
      <w:r>
        <w:rPr>
          <w:sz w:val="22"/>
          <w:szCs w:val="22"/>
        </w:rPr>
        <w:t xml:space="preserve">            "detail": "Không tìm thấy bản ghi cần gửi sang CQT",</w:t>
      </w:r>
    </w:p>
    <w:p w14:paraId="688EB855">
      <w:pPr>
        <w:ind w:left="0"/>
        <w:rPr>
          <w:sz w:val="22"/>
          <w:szCs w:val="22"/>
        </w:rPr>
      </w:pPr>
      <w:r>
        <w:rPr>
          <w:sz w:val="22"/>
          <w:szCs w:val="22"/>
        </w:rPr>
        <w:t xml:space="preserve">            "message": "INVOCIE_NOT_FOUND"</w:t>
      </w:r>
    </w:p>
    <w:p w14:paraId="199AC186">
      <w:pPr>
        <w:ind w:left="0"/>
        <w:rPr>
          <w:sz w:val="22"/>
          <w:szCs w:val="22"/>
        </w:rPr>
      </w:pPr>
      <w:r>
        <w:rPr>
          <w:sz w:val="22"/>
          <w:szCs w:val="22"/>
        </w:rPr>
        <w:t xml:space="preserve">        }</w:t>
      </w:r>
    </w:p>
    <w:p w14:paraId="16730866">
      <w:pPr>
        <w:ind w:left="0"/>
        <w:rPr>
          <w:sz w:val="22"/>
          <w:szCs w:val="22"/>
        </w:rPr>
      </w:pPr>
      <w:r>
        <w:rPr>
          <w:sz w:val="22"/>
          <w:szCs w:val="22"/>
        </w:rPr>
        <w:t xml:space="preserve">    ]</w:t>
      </w:r>
    </w:p>
    <w:p w14:paraId="739B3333">
      <w:pPr>
        <w:ind w:left="0"/>
        <w:rPr>
          <w:sz w:val="22"/>
          <w:szCs w:val="22"/>
        </w:rPr>
      </w:pPr>
      <w:r>
        <w:rPr>
          <w:sz w:val="22"/>
          <w:szCs w:val="22"/>
        </w:rPr>
        <w:t>}</w:t>
      </w:r>
    </w:p>
    <w:p w14:paraId="2E81C7D9">
      <w:pPr>
        <w:ind w:left="0"/>
        <w:rPr>
          <w:sz w:val="22"/>
          <w:szCs w:val="22"/>
        </w:rPr>
      </w:pPr>
      <w:r>
        <w:rPr>
          <w:sz w:val="22"/>
          <w:szCs w:val="22"/>
        </w:rPr>
        <w:t>Ví dụ trường hợp gửi dữ liệu sang CQT thành công:</w:t>
      </w:r>
    </w:p>
    <w:p w14:paraId="7B02A704">
      <w:pPr>
        <w:ind w:left="0"/>
        <w:rPr>
          <w:sz w:val="22"/>
          <w:szCs w:val="22"/>
        </w:rPr>
      </w:pPr>
      <w:r>
        <w:rPr>
          <w:sz w:val="22"/>
          <w:szCs w:val="22"/>
        </w:rPr>
        <w:t>{</w:t>
      </w:r>
    </w:p>
    <w:p w14:paraId="2AFDACC6">
      <w:pPr>
        <w:ind w:left="0"/>
        <w:rPr>
          <w:sz w:val="22"/>
          <w:szCs w:val="22"/>
        </w:rPr>
      </w:pPr>
      <w:r>
        <w:rPr>
          <w:sz w:val="22"/>
          <w:szCs w:val="22"/>
        </w:rPr>
        <w:t xml:space="preserve">    "errorCode": null,</w:t>
      </w:r>
    </w:p>
    <w:p w14:paraId="4AB9CDE8">
      <w:pPr>
        <w:ind w:left="0"/>
        <w:rPr>
          <w:sz w:val="22"/>
          <w:szCs w:val="22"/>
        </w:rPr>
      </w:pPr>
      <w:r>
        <w:rPr>
          <w:sz w:val="22"/>
          <w:szCs w:val="22"/>
        </w:rPr>
        <w:t xml:space="preserve">    "description": null,</w:t>
      </w:r>
    </w:p>
    <w:p w14:paraId="174EF010">
      <w:pPr>
        <w:ind w:left="0"/>
        <w:rPr>
          <w:sz w:val="22"/>
          <w:szCs w:val="22"/>
        </w:rPr>
      </w:pPr>
      <w:r>
        <w:rPr>
          <w:sz w:val="22"/>
          <w:szCs w:val="22"/>
        </w:rPr>
        <w:t xml:space="preserve">    "total": "2",</w:t>
      </w:r>
    </w:p>
    <w:p w14:paraId="53943605">
      <w:pPr>
        <w:ind w:left="0"/>
        <w:rPr>
          <w:sz w:val="22"/>
          <w:szCs w:val="22"/>
        </w:rPr>
      </w:pPr>
      <w:r>
        <w:rPr>
          <w:sz w:val="22"/>
          <w:szCs w:val="22"/>
        </w:rPr>
        <w:t xml:space="preserve">    "success": "2",</w:t>
      </w:r>
    </w:p>
    <w:p w14:paraId="5DAB5EA8">
      <w:pPr>
        <w:ind w:left="0"/>
        <w:rPr>
          <w:sz w:val="22"/>
          <w:szCs w:val="22"/>
        </w:rPr>
      </w:pPr>
      <w:r>
        <w:rPr>
          <w:sz w:val="22"/>
          <w:szCs w:val="22"/>
        </w:rPr>
        <w:t xml:space="preserve">    "fail": "0",</w:t>
      </w:r>
    </w:p>
    <w:p w14:paraId="6E027A2B">
      <w:pPr>
        <w:ind w:left="0"/>
        <w:rPr>
          <w:sz w:val="22"/>
          <w:szCs w:val="22"/>
        </w:rPr>
      </w:pPr>
      <w:r>
        <w:rPr>
          <w:sz w:val="22"/>
          <w:szCs w:val="22"/>
        </w:rPr>
        <w:t xml:space="preserve">    "errorlist": []</w:t>
      </w:r>
    </w:p>
    <w:p w14:paraId="1B186096">
      <w:pPr>
        <w:ind w:left="0"/>
        <w:rPr>
          <w:sz w:val="22"/>
          <w:szCs w:val="22"/>
        </w:rPr>
      </w:pPr>
      <w:r>
        <w:rPr>
          <w:sz w:val="22"/>
          <w:szCs w:val="22"/>
        </w:rPr>
        <w:t>}</w:t>
      </w:r>
    </w:p>
    <w:p w14:paraId="17D63749">
      <w:pPr>
        <w:numPr>
          <w:ilvl w:val="0"/>
          <w:numId w:val="35"/>
        </w:numPr>
        <w:rPr>
          <w:sz w:val="22"/>
          <w:szCs w:val="22"/>
        </w:rPr>
      </w:pPr>
      <w:r>
        <w:rPr>
          <w:sz w:val="22"/>
          <w:szCs w:val="22"/>
        </w:rPr>
        <w:t>Ví dụ cho phần đầu vào gọi API:</w:t>
      </w:r>
    </w:p>
    <w:p w14:paraId="4B084C2A">
      <w:pPr>
        <w:ind w:left="360"/>
        <w:rPr>
          <w:sz w:val="22"/>
          <w:szCs w:val="22"/>
        </w:rPr>
      </w:pPr>
      <w:r>
        <w:rPr>
          <w:sz w:val="22"/>
          <w:szCs w:val="22"/>
        </w:rPr>
        <w:t>curl --location 'http://localhost:8080/api/InvoiceAPI/InvoiceWS/sendInvoiceByTransactionUuid' \</w:t>
      </w:r>
    </w:p>
    <w:p w14:paraId="0D0843DE">
      <w:pPr>
        <w:ind w:left="360"/>
        <w:rPr>
          <w:sz w:val="22"/>
          <w:szCs w:val="22"/>
        </w:rPr>
      </w:pPr>
      <w:r>
        <w:rPr>
          <w:sz w:val="22"/>
          <w:szCs w:val="22"/>
        </w:rPr>
        <w:t>--header 'Content-Type: application/x-www-form-urlencoded' \</w:t>
      </w:r>
    </w:p>
    <w:p w14:paraId="4C938186">
      <w:pPr>
        <w:ind w:left="360"/>
        <w:rPr>
          <w:sz w:val="22"/>
          <w:szCs w:val="22"/>
        </w:rPr>
      </w:pPr>
      <w:r>
        <w:rPr>
          <w:sz w:val="22"/>
          <w:szCs w:val="22"/>
        </w:rPr>
        <w:t>--header 'Authorization: Bearer XXX \</w:t>
      </w:r>
    </w:p>
    <w:p w14:paraId="68701D6B">
      <w:pPr>
        <w:ind w:left="360"/>
        <w:rPr>
          <w:sz w:val="22"/>
          <w:szCs w:val="22"/>
        </w:rPr>
      </w:pPr>
      <w:r>
        <w:rPr>
          <w:sz w:val="22"/>
          <w:szCs w:val="22"/>
        </w:rPr>
        <w:t>--data-urlencode 'supplierTaxCode=0100109106-710' \</w:t>
      </w:r>
    </w:p>
    <w:p w14:paraId="628F694C">
      <w:pPr>
        <w:ind w:left="360"/>
        <w:rPr>
          <w:sz w:val="22"/>
          <w:szCs w:val="22"/>
        </w:rPr>
      </w:pPr>
      <w:r>
        <w:rPr>
          <w:sz w:val="22"/>
          <w:szCs w:val="22"/>
        </w:rPr>
        <w:t>--data-urlencode 'transactionUuid=028717bc-5315-4a0b-9ab0-ce8d5495e56e' \</w:t>
      </w:r>
    </w:p>
    <w:p w14:paraId="7F25BD00">
      <w:pPr>
        <w:ind w:left="360"/>
        <w:rPr>
          <w:sz w:val="22"/>
          <w:szCs w:val="22"/>
        </w:rPr>
      </w:pPr>
      <w:r>
        <w:rPr>
          <w:sz w:val="22"/>
          <w:szCs w:val="22"/>
        </w:rPr>
        <w:t>--data-urlencode 'startDate=2023-10-10' \</w:t>
      </w:r>
    </w:p>
    <w:p w14:paraId="287EDE1B">
      <w:pPr>
        <w:ind w:left="360"/>
        <w:rPr>
          <w:sz w:val="22"/>
          <w:szCs w:val="22"/>
        </w:rPr>
      </w:pPr>
      <w:r>
        <w:rPr>
          <w:sz w:val="22"/>
          <w:szCs w:val="22"/>
        </w:rPr>
        <w:t xml:space="preserve">--data-urlencode 'endDate=2024-10-10' </w:t>
      </w:r>
    </w:p>
    <w:p w14:paraId="3F38D123">
      <w:pPr>
        <w:ind w:left="360"/>
        <w:rPr>
          <w:sz w:val="22"/>
          <w:szCs w:val="22"/>
        </w:rPr>
      </w:pPr>
    </w:p>
    <w:p w14:paraId="7197F987">
      <w:pPr>
        <w:pStyle w:val="124"/>
        <w:numPr>
          <w:ilvl w:val="0"/>
          <w:numId w:val="0"/>
        </w:numPr>
        <w:rPr>
          <w:sz w:val="22"/>
          <w:szCs w:val="22"/>
          <w:lang w:val="vi-VN"/>
        </w:rPr>
      </w:pPr>
      <w:r>
        <w:rPr>
          <w:sz w:val="22"/>
          <w:szCs w:val="22"/>
        </w:rPr>
        <w:t xml:space="preserve">7.37 </w:t>
      </w:r>
      <w:r>
        <w:rPr>
          <w:sz w:val="22"/>
          <w:szCs w:val="22"/>
          <w:lang w:val="vi-VN"/>
        </w:rPr>
        <w:t>Tra cứu hóa đơn trả về chứa thông tin hàng hóa (</w:t>
      </w:r>
      <w:r>
        <w:rPr>
          <w:sz w:val="22"/>
          <w:szCs w:val="22"/>
        </w:rPr>
        <w:t>UTC + 7</w:t>
      </w:r>
      <w:r>
        <w:rPr>
          <w:sz w:val="22"/>
          <w:szCs w:val="22"/>
          <w:lang w:val="vi-VN"/>
        </w:rPr>
        <w:t>)</w:t>
      </w:r>
    </w:p>
    <w:p w14:paraId="60D25AAE">
      <w:pPr>
        <w:rPr>
          <w:sz w:val="22"/>
          <w:szCs w:val="22"/>
          <w:lang w:val="vi-VN"/>
        </w:rPr>
      </w:pPr>
      <w:r>
        <w:rPr>
          <w:sz w:val="22"/>
          <w:szCs w:val="22"/>
        </w:rPr>
        <w:t xml:space="preserve">- Mô tả chung: Yêu cầu này thực hiện </w:t>
      </w:r>
      <w:r>
        <w:rPr>
          <w:sz w:val="22"/>
          <w:szCs w:val="22"/>
          <w:lang w:val="vi-VN"/>
        </w:rPr>
        <w:t>nâng cấp API 7.37</w:t>
      </w:r>
      <w:r>
        <w:rPr>
          <w:sz w:val="22"/>
          <w:szCs w:val="22"/>
        </w:rPr>
        <w:t xml:space="preserve"> dữ liệu trả về trường “issueDateStr” trả về đúng thời gian phát hành hóa đơn (có nghĩa là UTC + 7)</w:t>
      </w:r>
    </w:p>
    <w:p w14:paraId="1879651E">
      <w:pPr>
        <w:rPr>
          <w:sz w:val="22"/>
          <w:szCs w:val="22"/>
        </w:rPr>
      </w:pPr>
      <w:r>
        <w:rPr>
          <w:sz w:val="22"/>
          <w:szCs w:val="22"/>
        </w:rPr>
        <w:t xml:space="preserve">- Đường dẫn API: </w:t>
      </w:r>
    </w:p>
    <w:p w14:paraId="39289193">
      <w:pPr>
        <w:rPr>
          <w:sz w:val="22"/>
          <w:szCs w:val="22"/>
        </w:rPr>
      </w:pPr>
      <w:r>
        <w:rPr>
          <w:sz w:val="22"/>
          <w:szCs w:val="22"/>
        </w:rPr>
        <w:t>InvoiceAPI/InvoiceUtilsWS/getInvoices</w:t>
      </w:r>
      <w:r>
        <w:rPr>
          <w:sz w:val="22"/>
          <w:szCs w:val="22"/>
          <w:lang w:val="vi-VN"/>
        </w:rPr>
        <w:t>All</w:t>
      </w:r>
      <w:r>
        <w:rPr>
          <w:sz w:val="22"/>
          <w:szCs w:val="22"/>
        </w:rPr>
        <w:t>/{supplierTaxCode}</w:t>
      </w:r>
    </w:p>
    <w:p w14:paraId="6D0A2105">
      <w:pPr>
        <w:numPr>
          <w:ilvl w:val="0"/>
          <w:numId w:val="17"/>
        </w:numPr>
        <w:ind w:left="900"/>
        <w:jc w:val="both"/>
        <w:rPr>
          <w:sz w:val="22"/>
          <w:szCs w:val="22"/>
        </w:rPr>
      </w:pPr>
      <w:r>
        <w:rPr>
          <w:sz w:val="22"/>
          <w:szCs w:val="22"/>
        </w:rPr>
        <w:t>Headers:</w:t>
      </w:r>
    </w:p>
    <w:p w14:paraId="752D190E">
      <w:pPr>
        <w:snapToGrid w:val="0"/>
        <w:ind w:firstLine="176"/>
        <w:jc w:val="both"/>
        <w:rPr>
          <w:sz w:val="22"/>
          <w:szCs w:val="22"/>
          <w:lang w:val="en"/>
        </w:rPr>
      </w:pPr>
      <w:r>
        <w:rPr>
          <w:sz w:val="22"/>
          <w:szCs w:val="22"/>
          <w:lang w:val="en"/>
        </w:rPr>
        <w:t xml:space="preserve">+ Cookie: giá trị access_token hoặc Authorization: username/pass như đăng nhập trên web </w:t>
      </w:r>
    </w:p>
    <w:p w14:paraId="27A78400">
      <w:pPr>
        <w:snapToGrid w:val="0"/>
        <w:ind w:firstLine="176"/>
        <w:jc w:val="both"/>
        <w:rPr>
          <w:sz w:val="22"/>
          <w:szCs w:val="22"/>
          <w:lang w:val="fr-FR"/>
        </w:rPr>
      </w:pPr>
      <w:r>
        <w:rPr>
          <w:sz w:val="22"/>
          <w:szCs w:val="22"/>
          <w:lang w:val="fr-FR"/>
        </w:rPr>
        <w:t xml:space="preserve">+ Content-Type : application/json </w:t>
      </w:r>
    </w:p>
    <w:p w14:paraId="68C5476D">
      <w:pPr>
        <w:rPr>
          <w:b/>
          <w:sz w:val="22"/>
          <w:szCs w:val="22"/>
        </w:rPr>
      </w:pPr>
      <w:r>
        <w:rPr>
          <w:b/>
          <w:sz w:val="22"/>
          <w:szCs w:val="22"/>
        </w:rPr>
        <w:t>Input:</w:t>
      </w:r>
    </w:p>
    <w:p w14:paraId="44713472">
      <w:pPr>
        <w:rPr>
          <w:sz w:val="22"/>
          <w:szCs w:val="22"/>
        </w:rPr>
      </w:pPr>
      <w:r>
        <w:rPr>
          <w:sz w:val="22"/>
          <w:szCs w:val="22"/>
        </w:rPr>
        <w:t>Giữ nguyên như hiện tại</w:t>
      </w:r>
    </w:p>
    <w:tbl>
      <w:tblPr>
        <w:tblStyle w:val="13"/>
        <w:tblW w:w="906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43"/>
        <w:gridCol w:w="2488"/>
        <w:gridCol w:w="4635"/>
      </w:tblGrid>
      <w:tr w14:paraId="2F2E89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0" w:hRule="atLeast"/>
          <w:jc w:val="center"/>
        </w:trPr>
        <w:tc>
          <w:tcPr>
            <w:tcW w:w="1943" w:type="dxa"/>
            <w:shd w:val="clear" w:color="auto" w:fill="D9D9D9"/>
            <w:noWrap w:val="0"/>
            <w:vAlign w:val="top"/>
          </w:tcPr>
          <w:p w14:paraId="183213C7">
            <w:pPr>
              <w:ind w:left="0"/>
              <w:jc w:val="center"/>
              <w:rPr>
                <w:b/>
                <w:bCs/>
                <w:color w:val="000000"/>
                <w:sz w:val="22"/>
                <w:szCs w:val="22"/>
              </w:rPr>
            </w:pPr>
            <w:r>
              <w:rPr>
                <w:b/>
                <w:bCs/>
                <w:color w:val="000000"/>
                <w:sz w:val="22"/>
                <w:szCs w:val="22"/>
              </w:rPr>
              <w:t>Tên trường</w:t>
            </w:r>
          </w:p>
        </w:tc>
        <w:tc>
          <w:tcPr>
            <w:tcW w:w="2488" w:type="dxa"/>
            <w:shd w:val="clear" w:color="auto" w:fill="D9D9D9"/>
            <w:noWrap w:val="0"/>
            <w:vAlign w:val="top"/>
          </w:tcPr>
          <w:p w14:paraId="7889AF33">
            <w:pPr>
              <w:ind w:left="0"/>
              <w:jc w:val="center"/>
              <w:rPr>
                <w:b/>
                <w:bCs/>
                <w:color w:val="000000"/>
                <w:sz w:val="22"/>
                <w:szCs w:val="22"/>
              </w:rPr>
            </w:pPr>
            <w:r>
              <w:rPr>
                <w:b/>
                <w:bCs/>
                <w:color w:val="000000"/>
                <w:sz w:val="22"/>
                <w:szCs w:val="22"/>
              </w:rPr>
              <w:t>Kiểu dữ liệu, ràng buộc</w:t>
            </w:r>
          </w:p>
        </w:tc>
        <w:tc>
          <w:tcPr>
            <w:tcW w:w="4635" w:type="dxa"/>
            <w:shd w:val="clear" w:color="auto" w:fill="D9D9D9"/>
            <w:noWrap w:val="0"/>
            <w:vAlign w:val="top"/>
          </w:tcPr>
          <w:p w14:paraId="37A15E91">
            <w:pPr>
              <w:ind w:left="0"/>
              <w:jc w:val="center"/>
              <w:rPr>
                <w:b/>
                <w:bCs/>
                <w:color w:val="000000"/>
                <w:sz w:val="22"/>
                <w:szCs w:val="22"/>
              </w:rPr>
            </w:pPr>
            <w:r>
              <w:rPr>
                <w:b/>
                <w:bCs/>
                <w:color w:val="000000"/>
                <w:sz w:val="22"/>
                <w:szCs w:val="22"/>
              </w:rPr>
              <w:t>Mô tả</w:t>
            </w:r>
          </w:p>
        </w:tc>
      </w:tr>
      <w:tr w14:paraId="018BBD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3" w:type="dxa"/>
            <w:noWrap w:val="0"/>
            <w:vAlign w:val="top"/>
          </w:tcPr>
          <w:p w14:paraId="6DF808FC">
            <w:pPr>
              <w:spacing w:before="0"/>
              <w:ind w:left="0"/>
              <w:jc w:val="both"/>
              <w:rPr>
                <w:sz w:val="22"/>
                <w:szCs w:val="22"/>
              </w:rPr>
            </w:pPr>
            <w:r>
              <w:rPr>
                <w:sz w:val="22"/>
                <w:szCs w:val="22"/>
              </w:rPr>
              <w:t>supplierTaxCode</w:t>
            </w:r>
          </w:p>
        </w:tc>
        <w:tc>
          <w:tcPr>
            <w:tcW w:w="2488" w:type="dxa"/>
            <w:noWrap w:val="0"/>
            <w:vAlign w:val="top"/>
          </w:tcPr>
          <w:p w14:paraId="6A467B42">
            <w:pPr>
              <w:spacing w:before="0"/>
              <w:ind w:left="0"/>
              <w:jc w:val="both"/>
              <w:rPr>
                <w:sz w:val="22"/>
                <w:szCs w:val="22"/>
                <w:lang w:val="vi-VN"/>
              </w:rPr>
            </w:pPr>
            <w:r>
              <w:rPr>
                <w:sz w:val="22"/>
                <w:szCs w:val="22"/>
              </w:rPr>
              <w:t xml:space="preserve">Required : </w:t>
            </w:r>
            <w:r>
              <w:rPr>
                <w:sz w:val="22"/>
                <w:szCs w:val="22"/>
                <w:lang w:val="vi-VN"/>
              </w:rPr>
              <w:t>false</w:t>
            </w:r>
          </w:p>
          <w:p w14:paraId="111239D4">
            <w:pPr>
              <w:spacing w:before="0"/>
              <w:ind w:left="0"/>
              <w:jc w:val="both"/>
              <w:rPr>
                <w:sz w:val="22"/>
                <w:szCs w:val="22"/>
              </w:rPr>
            </w:pPr>
            <w:r>
              <w:rPr>
                <w:sz w:val="22"/>
                <w:szCs w:val="22"/>
              </w:rPr>
              <w:t>DataType: String</w:t>
            </w:r>
          </w:p>
          <w:p w14:paraId="5622040B">
            <w:pPr>
              <w:spacing w:before="0"/>
              <w:ind w:left="0"/>
              <w:jc w:val="both"/>
              <w:rPr>
                <w:sz w:val="22"/>
                <w:szCs w:val="22"/>
              </w:rPr>
            </w:pPr>
            <w:r>
              <w:rPr>
                <w:sz w:val="22"/>
                <w:szCs w:val="22"/>
              </w:rPr>
              <w:t xml:space="preserve">Minlength : </w:t>
            </w:r>
          </w:p>
          <w:p w14:paraId="7F86ADC8">
            <w:pPr>
              <w:spacing w:before="0"/>
              <w:ind w:left="0"/>
              <w:jc w:val="both"/>
              <w:rPr>
                <w:sz w:val="22"/>
                <w:szCs w:val="22"/>
              </w:rPr>
            </w:pPr>
            <w:r>
              <w:rPr>
                <w:sz w:val="22"/>
                <w:szCs w:val="22"/>
              </w:rPr>
              <w:t>Maxlength : 20</w:t>
            </w:r>
          </w:p>
          <w:p w14:paraId="0F88E6C7">
            <w:pPr>
              <w:spacing w:before="0"/>
              <w:ind w:left="0"/>
              <w:jc w:val="both"/>
              <w:rPr>
                <w:sz w:val="22"/>
                <w:szCs w:val="22"/>
              </w:rPr>
            </w:pPr>
            <w:r>
              <w:rPr>
                <w:sz w:val="22"/>
                <w:szCs w:val="22"/>
              </w:rPr>
              <w:t>Format : [0-9-]+</w:t>
            </w:r>
          </w:p>
        </w:tc>
        <w:tc>
          <w:tcPr>
            <w:tcW w:w="4635" w:type="dxa"/>
            <w:noWrap w:val="0"/>
            <w:vAlign w:val="top"/>
          </w:tcPr>
          <w:p w14:paraId="60F8E2B9">
            <w:pPr>
              <w:spacing w:before="0"/>
              <w:ind w:left="0"/>
              <w:jc w:val="both"/>
              <w:rPr>
                <w:sz w:val="22"/>
                <w:szCs w:val="22"/>
              </w:rPr>
            </w:pPr>
            <w:r>
              <w:rPr>
                <w:sz w:val="22"/>
                <w:szCs w:val="22"/>
              </w:rPr>
              <w:t>Mã số thuế của doanh nghiệp/chi nhánh phát hành hóa đơn. Một doanh nghiệp có thể có nhiều mã số thuế</w:t>
            </w:r>
          </w:p>
          <w:p w14:paraId="2FC93A79">
            <w:pPr>
              <w:spacing w:before="0"/>
              <w:ind w:left="0"/>
              <w:jc w:val="both"/>
              <w:rPr>
                <w:sz w:val="22"/>
                <w:szCs w:val="22"/>
              </w:rPr>
            </w:pPr>
            <w:r>
              <w:rPr>
                <w:sz w:val="22"/>
                <w:szCs w:val="22"/>
              </w:rPr>
              <w:t xml:space="preserve">Mẫu 1: 0312770607 </w:t>
            </w:r>
          </w:p>
          <w:p w14:paraId="31A47A59">
            <w:pPr>
              <w:spacing w:before="0"/>
              <w:ind w:left="0"/>
              <w:jc w:val="both"/>
              <w:rPr>
                <w:sz w:val="22"/>
                <w:szCs w:val="22"/>
              </w:rPr>
            </w:pPr>
            <w:r>
              <w:rPr>
                <w:sz w:val="22"/>
                <w:szCs w:val="22"/>
              </w:rPr>
              <w:t>Mẫu 2: 0312770607-001</w:t>
            </w:r>
          </w:p>
        </w:tc>
      </w:tr>
      <w:tr w14:paraId="0691C9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3" w:type="dxa"/>
            <w:noWrap w:val="0"/>
            <w:vAlign w:val="top"/>
          </w:tcPr>
          <w:p w14:paraId="0AD8809C">
            <w:pPr>
              <w:spacing w:before="0"/>
              <w:ind w:left="0"/>
              <w:jc w:val="both"/>
              <w:rPr>
                <w:sz w:val="22"/>
                <w:szCs w:val="22"/>
              </w:rPr>
            </w:pPr>
            <w:r>
              <w:rPr>
                <w:sz w:val="22"/>
                <w:szCs w:val="22"/>
              </w:rPr>
              <w:t>GetInvoiceInput</w:t>
            </w:r>
          </w:p>
        </w:tc>
        <w:tc>
          <w:tcPr>
            <w:tcW w:w="2488" w:type="dxa"/>
            <w:noWrap w:val="0"/>
            <w:vAlign w:val="top"/>
          </w:tcPr>
          <w:p w14:paraId="4CECC299">
            <w:pPr>
              <w:spacing w:before="0"/>
              <w:ind w:left="0"/>
              <w:jc w:val="both"/>
              <w:rPr>
                <w:sz w:val="22"/>
                <w:szCs w:val="22"/>
              </w:rPr>
            </w:pPr>
            <w:r>
              <w:rPr>
                <w:sz w:val="22"/>
                <w:szCs w:val="22"/>
              </w:rPr>
              <w:t>Object</w:t>
            </w:r>
          </w:p>
        </w:tc>
        <w:tc>
          <w:tcPr>
            <w:tcW w:w="4635" w:type="dxa"/>
            <w:noWrap w:val="0"/>
            <w:vAlign w:val="top"/>
          </w:tcPr>
          <w:p w14:paraId="69C725C0">
            <w:pPr>
              <w:spacing w:before="0"/>
              <w:ind w:left="0"/>
              <w:jc w:val="both"/>
              <w:rPr>
                <w:sz w:val="22"/>
                <w:szCs w:val="22"/>
              </w:rPr>
            </w:pPr>
            <w:r>
              <w:rPr>
                <w:sz w:val="22"/>
                <w:szCs w:val="22"/>
              </w:rPr>
              <w:t>Đối tượng gồm các trường dữ liệu tham số</w:t>
            </w:r>
          </w:p>
        </w:tc>
      </w:tr>
    </w:tbl>
    <w:p w14:paraId="1068BC2C">
      <w:pPr>
        <w:rPr>
          <w:sz w:val="22"/>
          <w:szCs w:val="22"/>
        </w:rPr>
      </w:pPr>
      <w:r>
        <w:rPr>
          <w:sz w:val="22"/>
          <w:szCs w:val="22"/>
        </w:rPr>
        <w:t>- Các tham số của đối tượng GetInvoiceInput</w:t>
      </w:r>
    </w:p>
    <w:tbl>
      <w:tblPr>
        <w:tblStyle w:val="13"/>
        <w:tblW w:w="896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7"/>
        <w:gridCol w:w="2614"/>
        <w:gridCol w:w="4225"/>
      </w:tblGrid>
      <w:tr w14:paraId="0E6F93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7" w:hRule="atLeast"/>
          <w:jc w:val="center"/>
        </w:trPr>
        <w:tc>
          <w:tcPr>
            <w:tcW w:w="2127" w:type="dxa"/>
            <w:shd w:val="clear" w:color="auto" w:fill="D9D9D9"/>
            <w:noWrap w:val="0"/>
            <w:vAlign w:val="top"/>
          </w:tcPr>
          <w:p w14:paraId="1F279BB3">
            <w:pPr>
              <w:ind w:left="0"/>
              <w:jc w:val="center"/>
              <w:rPr>
                <w:b/>
                <w:sz w:val="22"/>
                <w:szCs w:val="22"/>
              </w:rPr>
            </w:pPr>
            <w:r>
              <w:rPr>
                <w:b/>
                <w:sz w:val="22"/>
                <w:szCs w:val="22"/>
              </w:rPr>
              <w:t>Tên tham số</w:t>
            </w:r>
          </w:p>
        </w:tc>
        <w:tc>
          <w:tcPr>
            <w:tcW w:w="2614" w:type="dxa"/>
            <w:shd w:val="clear" w:color="auto" w:fill="D9D9D9"/>
            <w:noWrap w:val="0"/>
            <w:vAlign w:val="top"/>
          </w:tcPr>
          <w:p w14:paraId="03125F83">
            <w:pPr>
              <w:ind w:left="0"/>
              <w:rPr>
                <w:b/>
                <w:sz w:val="22"/>
                <w:szCs w:val="22"/>
              </w:rPr>
            </w:pPr>
            <w:r>
              <w:rPr>
                <w:b/>
                <w:bCs/>
                <w:color w:val="000000"/>
                <w:sz w:val="22"/>
                <w:szCs w:val="22"/>
              </w:rPr>
              <w:t>Kiểu dữ liệu, ràng buộc</w:t>
            </w:r>
          </w:p>
        </w:tc>
        <w:tc>
          <w:tcPr>
            <w:tcW w:w="4225" w:type="dxa"/>
            <w:shd w:val="clear" w:color="auto" w:fill="D9D9D9"/>
            <w:noWrap w:val="0"/>
            <w:vAlign w:val="top"/>
          </w:tcPr>
          <w:p w14:paraId="59150601">
            <w:pPr>
              <w:ind w:left="0"/>
              <w:jc w:val="center"/>
              <w:rPr>
                <w:b/>
                <w:sz w:val="22"/>
                <w:szCs w:val="22"/>
              </w:rPr>
            </w:pPr>
            <w:r>
              <w:rPr>
                <w:b/>
                <w:sz w:val="22"/>
                <w:szCs w:val="22"/>
              </w:rPr>
              <w:t>Mô tả</w:t>
            </w:r>
          </w:p>
        </w:tc>
      </w:tr>
      <w:tr w14:paraId="0A908B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8" w:hRule="atLeast"/>
          <w:jc w:val="center"/>
        </w:trPr>
        <w:tc>
          <w:tcPr>
            <w:tcW w:w="2127" w:type="dxa"/>
            <w:noWrap w:val="0"/>
            <w:vAlign w:val="top"/>
          </w:tcPr>
          <w:p w14:paraId="52631C26">
            <w:pPr>
              <w:ind w:left="0"/>
              <w:jc w:val="both"/>
              <w:rPr>
                <w:sz w:val="22"/>
                <w:szCs w:val="22"/>
              </w:rPr>
            </w:pPr>
            <w:r>
              <w:rPr>
                <w:sz w:val="22"/>
                <w:szCs w:val="22"/>
              </w:rPr>
              <w:t>invoiceNo</w:t>
            </w:r>
          </w:p>
        </w:tc>
        <w:tc>
          <w:tcPr>
            <w:tcW w:w="2614" w:type="dxa"/>
            <w:noWrap w:val="0"/>
            <w:vAlign w:val="top"/>
          </w:tcPr>
          <w:p w14:paraId="3E039044">
            <w:pPr>
              <w:spacing w:before="0"/>
              <w:ind w:left="0"/>
              <w:jc w:val="both"/>
              <w:rPr>
                <w:sz w:val="22"/>
                <w:szCs w:val="22"/>
              </w:rPr>
            </w:pPr>
            <w:r>
              <w:rPr>
                <w:sz w:val="22"/>
                <w:szCs w:val="22"/>
              </w:rPr>
              <w:t>Required : false</w:t>
            </w:r>
          </w:p>
          <w:p w14:paraId="443696E5">
            <w:pPr>
              <w:spacing w:before="0"/>
              <w:ind w:left="0"/>
              <w:jc w:val="both"/>
              <w:rPr>
                <w:sz w:val="22"/>
                <w:szCs w:val="22"/>
              </w:rPr>
            </w:pPr>
            <w:r>
              <w:rPr>
                <w:sz w:val="22"/>
                <w:szCs w:val="22"/>
              </w:rPr>
              <w:t>DataType: String</w:t>
            </w:r>
          </w:p>
          <w:p w14:paraId="13659303">
            <w:pPr>
              <w:spacing w:before="0"/>
              <w:ind w:left="0"/>
              <w:jc w:val="both"/>
              <w:rPr>
                <w:sz w:val="22"/>
                <w:szCs w:val="22"/>
              </w:rPr>
            </w:pPr>
            <w:r>
              <w:rPr>
                <w:sz w:val="22"/>
                <w:szCs w:val="22"/>
              </w:rPr>
              <w:t>Minlength : 7</w:t>
            </w:r>
          </w:p>
          <w:p w14:paraId="5DAED887">
            <w:pPr>
              <w:spacing w:before="0"/>
              <w:ind w:left="0"/>
              <w:jc w:val="both"/>
              <w:rPr>
                <w:sz w:val="22"/>
                <w:szCs w:val="22"/>
              </w:rPr>
            </w:pPr>
            <w:r>
              <w:rPr>
                <w:sz w:val="22"/>
                <w:szCs w:val="22"/>
              </w:rPr>
              <w:t>Maxlength : 35</w:t>
            </w:r>
          </w:p>
          <w:p w14:paraId="1B37CDD5">
            <w:pPr>
              <w:spacing w:before="0"/>
              <w:ind w:left="0"/>
              <w:jc w:val="both"/>
              <w:rPr>
                <w:color w:val="000000"/>
                <w:sz w:val="22"/>
                <w:szCs w:val="22"/>
              </w:rPr>
            </w:pPr>
            <w:r>
              <w:rPr>
                <w:sz w:val="22"/>
                <w:szCs w:val="22"/>
              </w:rPr>
              <w:t>Format :  [a-zA-Z0-9]*$</w:t>
            </w:r>
          </w:p>
        </w:tc>
        <w:tc>
          <w:tcPr>
            <w:tcW w:w="4225" w:type="dxa"/>
            <w:noWrap w:val="0"/>
            <w:vAlign w:val="top"/>
          </w:tcPr>
          <w:p w14:paraId="60A9C96B">
            <w:pPr>
              <w:ind w:left="0"/>
              <w:jc w:val="both"/>
              <w:rPr>
                <w:sz w:val="22"/>
                <w:szCs w:val="22"/>
              </w:rPr>
            </w:pPr>
            <w:r>
              <w:rPr>
                <w:sz w:val="22"/>
                <w:szCs w:val="22"/>
              </w:rPr>
              <w:t>Là ký hiệu hóa đơn + số hóa đơn vd : AA/20E0000001</w:t>
            </w:r>
          </w:p>
          <w:p w14:paraId="5300A2A3">
            <w:pPr>
              <w:ind w:left="0"/>
              <w:jc w:val="both"/>
              <w:rPr>
                <w:sz w:val="22"/>
                <w:szCs w:val="22"/>
              </w:rPr>
            </w:pPr>
          </w:p>
        </w:tc>
      </w:tr>
      <w:tr w14:paraId="3E0209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1" w:hRule="atLeast"/>
          <w:jc w:val="center"/>
        </w:trPr>
        <w:tc>
          <w:tcPr>
            <w:tcW w:w="2127" w:type="dxa"/>
            <w:noWrap w:val="0"/>
            <w:vAlign w:val="top"/>
          </w:tcPr>
          <w:p w14:paraId="4B3FD3BB">
            <w:pPr>
              <w:ind w:left="0"/>
              <w:jc w:val="both"/>
              <w:rPr>
                <w:sz w:val="22"/>
                <w:szCs w:val="22"/>
              </w:rPr>
            </w:pPr>
            <w:r>
              <w:rPr>
                <w:sz w:val="22"/>
                <w:szCs w:val="22"/>
              </w:rPr>
              <w:t>startDate</w:t>
            </w:r>
          </w:p>
        </w:tc>
        <w:tc>
          <w:tcPr>
            <w:tcW w:w="2614" w:type="dxa"/>
            <w:noWrap w:val="0"/>
            <w:vAlign w:val="top"/>
          </w:tcPr>
          <w:p w14:paraId="76D62C6E">
            <w:pPr>
              <w:spacing w:before="0"/>
              <w:ind w:left="0"/>
              <w:jc w:val="both"/>
              <w:rPr>
                <w:sz w:val="22"/>
                <w:szCs w:val="22"/>
              </w:rPr>
            </w:pPr>
            <w:r>
              <w:rPr>
                <w:sz w:val="22"/>
                <w:szCs w:val="22"/>
              </w:rPr>
              <w:t>Required : true</w:t>
            </w:r>
          </w:p>
          <w:p w14:paraId="4C8BF177">
            <w:pPr>
              <w:spacing w:before="0"/>
              <w:ind w:left="0"/>
              <w:jc w:val="both"/>
              <w:rPr>
                <w:sz w:val="22"/>
                <w:szCs w:val="22"/>
              </w:rPr>
            </w:pPr>
            <w:r>
              <w:rPr>
                <w:sz w:val="22"/>
                <w:szCs w:val="22"/>
              </w:rPr>
              <w:t>DataType: Date</w:t>
            </w:r>
          </w:p>
          <w:p w14:paraId="59F3EF5F">
            <w:pPr>
              <w:spacing w:before="0"/>
              <w:ind w:left="0"/>
              <w:jc w:val="both"/>
              <w:rPr>
                <w:sz w:val="22"/>
                <w:szCs w:val="22"/>
              </w:rPr>
            </w:pPr>
            <w:r>
              <w:rPr>
                <w:sz w:val="22"/>
                <w:szCs w:val="22"/>
              </w:rPr>
              <w:t xml:space="preserve">Minlength : </w:t>
            </w:r>
          </w:p>
          <w:p w14:paraId="6BCDE133">
            <w:pPr>
              <w:spacing w:before="0"/>
              <w:ind w:left="0"/>
              <w:jc w:val="both"/>
              <w:rPr>
                <w:sz w:val="22"/>
                <w:szCs w:val="22"/>
              </w:rPr>
            </w:pPr>
            <w:r>
              <w:rPr>
                <w:sz w:val="22"/>
                <w:szCs w:val="22"/>
              </w:rPr>
              <w:t>Maxlength : 50</w:t>
            </w:r>
          </w:p>
          <w:p w14:paraId="577EF491">
            <w:pPr>
              <w:spacing w:before="0"/>
              <w:ind w:left="0"/>
              <w:jc w:val="both"/>
              <w:rPr>
                <w:sz w:val="22"/>
                <w:szCs w:val="22"/>
              </w:rPr>
            </w:pPr>
            <w:r>
              <w:rPr>
                <w:sz w:val="22"/>
                <w:szCs w:val="22"/>
              </w:rPr>
              <w:t>Format :</w:t>
            </w:r>
          </w:p>
        </w:tc>
        <w:tc>
          <w:tcPr>
            <w:tcW w:w="4225" w:type="dxa"/>
            <w:noWrap w:val="0"/>
            <w:vAlign w:val="top"/>
          </w:tcPr>
          <w:p w14:paraId="4E97A12C">
            <w:pPr>
              <w:ind w:left="0"/>
              <w:jc w:val="both"/>
              <w:rPr>
                <w:sz w:val="22"/>
                <w:szCs w:val="22"/>
              </w:rPr>
            </w:pPr>
            <w:r>
              <w:rPr>
                <w:sz w:val="22"/>
                <w:szCs w:val="22"/>
                <w:lang w:val="vi-VN"/>
              </w:rPr>
              <w:t xml:space="preserve">Ngày lập </w:t>
            </w:r>
            <w:r>
              <w:rPr>
                <w:sz w:val="22"/>
                <w:szCs w:val="22"/>
              </w:rPr>
              <w:t>từ ngày</w:t>
            </w:r>
          </w:p>
          <w:p w14:paraId="0CE4FEE3">
            <w:pPr>
              <w:ind w:left="0"/>
              <w:jc w:val="both"/>
              <w:rPr>
                <w:sz w:val="22"/>
                <w:szCs w:val="22"/>
              </w:rPr>
            </w:pPr>
            <w:r>
              <w:rPr>
                <w:sz w:val="22"/>
                <w:szCs w:val="22"/>
              </w:rPr>
              <w:t>Định dạng "2019-05-12"</w:t>
            </w:r>
          </w:p>
          <w:p w14:paraId="590A1365">
            <w:pPr>
              <w:ind w:left="0"/>
              <w:jc w:val="both"/>
              <w:rPr>
                <w:sz w:val="22"/>
                <w:szCs w:val="22"/>
              </w:rPr>
            </w:pPr>
          </w:p>
        </w:tc>
      </w:tr>
      <w:tr w14:paraId="404725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6" w:hRule="atLeast"/>
          <w:jc w:val="center"/>
        </w:trPr>
        <w:tc>
          <w:tcPr>
            <w:tcW w:w="2127" w:type="dxa"/>
            <w:noWrap w:val="0"/>
            <w:vAlign w:val="top"/>
          </w:tcPr>
          <w:p w14:paraId="237DD3F1">
            <w:pPr>
              <w:ind w:left="0"/>
              <w:jc w:val="both"/>
              <w:rPr>
                <w:sz w:val="22"/>
                <w:szCs w:val="22"/>
              </w:rPr>
            </w:pPr>
            <w:r>
              <w:rPr>
                <w:sz w:val="22"/>
                <w:szCs w:val="22"/>
              </w:rPr>
              <w:t>endDate</w:t>
            </w:r>
          </w:p>
        </w:tc>
        <w:tc>
          <w:tcPr>
            <w:tcW w:w="2614" w:type="dxa"/>
            <w:noWrap w:val="0"/>
            <w:vAlign w:val="top"/>
          </w:tcPr>
          <w:p w14:paraId="054766E7">
            <w:pPr>
              <w:spacing w:before="0"/>
              <w:ind w:left="0"/>
              <w:jc w:val="both"/>
              <w:rPr>
                <w:sz w:val="22"/>
                <w:szCs w:val="22"/>
              </w:rPr>
            </w:pPr>
            <w:r>
              <w:rPr>
                <w:sz w:val="22"/>
                <w:szCs w:val="22"/>
              </w:rPr>
              <w:t>Required : true</w:t>
            </w:r>
          </w:p>
          <w:p w14:paraId="52EA4481">
            <w:pPr>
              <w:spacing w:before="0"/>
              <w:ind w:left="0"/>
              <w:jc w:val="both"/>
              <w:rPr>
                <w:sz w:val="22"/>
                <w:szCs w:val="22"/>
              </w:rPr>
            </w:pPr>
            <w:r>
              <w:rPr>
                <w:sz w:val="22"/>
                <w:szCs w:val="22"/>
              </w:rPr>
              <w:t>DataType: Date</w:t>
            </w:r>
          </w:p>
          <w:p w14:paraId="1A8D0D68">
            <w:pPr>
              <w:spacing w:before="0"/>
              <w:ind w:left="0"/>
              <w:jc w:val="both"/>
              <w:rPr>
                <w:sz w:val="22"/>
                <w:szCs w:val="22"/>
              </w:rPr>
            </w:pPr>
            <w:r>
              <w:rPr>
                <w:sz w:val="22"/>
                <w:szCs w:val="22"/>
              </w:rPr>
              <w:t xml:space="preserve">Minlength : </w:t>
            </w:r>
          </w:p>
          <w:p w14:paraId="2E0272E2">
            <w:pPr>
              <w:spacing w:before="0"/>
              <w:ind w:left="0"/>
              <w:jc w:val="both"/>
              <w:rPr>
                <w:sz w:val="22"/>
                <w:szCs w:val="22"/>
              </w:rPr>
            </w:pPr>
            <w:r>
              <w:rPr>
                <w:sz w:val="22"/>
                <w:szCs w:val="22"/>
              </w:rPr>
              <w:t>Maxlength : 50</w:t>
            </w:r>
          </w:p>
          <w:p w14:paraId="679FBC74">
            <w:pPr>
              <w:spacing w:before="0"/>
              <w:ind w:left="0"/>
              <w:jc w:val="both"/>
              <w:rPr>
                <w:sz w:val="22"/>
                <w:szCs w:val="22"/>
              </w:rPr>
            </w:pPr>
            <w:r>
              <w:rPr>
                <w:sz w:val="22"/>
                <w:szCs w:val="22"/>
              </w:rPr>
              <w:t>Format :</w:t>
            </w:r>
          </w:p>
        </w:tc>
        <w:tc>
          <w:tcPr>
            <w:tcW w:w="4225" w:type="dxa"/>
            <w:noWrap w:val="0"/>
            <w:vAlign w:val="top"/>
          </w:tcPr>
          <w:p w14:paraId="20FBF5C7">
            <w:pPr>
              <w:ind w:left="0"/>
              <w:jc w:val="both"/>
              <w:rPr>
                <w:sz w:val="22"/>
                <w:szCs w:val="22"/>
              </w:rPr>
            </w:pPr>
            <w:r>
              <w:rPr>
                <w:sz w:val="22"/>
                <w:szCs w:val="22"/>
                <w:lang w:val="vi-VN"/>
              </w:rPr>
              <w:t>Ngày lập đến</w:t>
            </w:r>
            <w:r>
              <w:rPr>
                <w:sz w:val="22"/>
                <w:szCs w:val="22"/>
              </w:rPr>
              <w:t xml:space="preserve"> ngày</w:t>
            </w:r>
          </w:p>
          <w:p w14:paraId="455E86B1">
            <w:pPr>
              <w:ind w:left="0"/>
              <w:jc w:val="both"/>
              <w:rPr>
                <w:sz w:val="22"/>
                <w:szCs w:val="22"/>
              </w:rPr>
            </w:pPr>
            <w:r>
              <w:rPr>
                <w:sz w:val="22"/>
                <w:szCs w:val="22"/>
              </w:rPr>
              <w:t>Định dạng "2019-05-12"</w:t>
            </w:r>
          </w:p>
          <w:p w14:paraId="306856B5">
            <w:pPr>
              <w:ind w:left="0"/>
              <w:jc w:val="both"/>
              <w:rPr>
                <w:sz w:val="22"/>
                <w:szCs w:val="22"/>
              </w:rPr>
            </w:pPr>
          </w:p>
        </w:tc>
      </w:tr>
      <w:tr w14:paraId="7BBD66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6" w:hRule="atLeast"/>
          <w:jc w:val="center"/>
        </w:trPr>
        <w:tc>
          <w:tcPr>
            <w:tcW w:w="2127" w:type="dxa"/>
            <w:noWrap w:val="0"/>
            <w:vAlign w:val="top"/>
          </w:tcPr>
          <w:p w14:paraId="7092B4BA">
            <w:pPr>
              <w:ind w:left="0"/>
              <w:jc w:val="both"/>
              <w:rPr>
                <w:sz w:val="22"/>
                <w:szCs w:val="22"/>
              </w:rPr>
            </w:pPr>
            <w:r>
              <w:rPr>
                <w:sz w:val="22"/>
                <w:szCs w:val="22"/>
              </w:rPr>
              <w:t>invoiceType</w:t>
            </w:r>
          </w:p>
        </w:tc>
        <w:tc>
          <w:tcPr>
            <w:tcW w:w="2614" w:type="dxa"/>
            <w:noWrap w:val="0"/>
            <w:vAlign w:val="top"/>
          </w:tcPr>
          <w:p w14:paraId="78D72B36">
            <w:pPr>
              <w:spacing w:before="0"/>
              <w:ind w:left="0"/>
              <w:jc w:val="both"/>
              <w:rPr>
                <w:sz w:val="22"/>
                <w:szCs w:val="22"/>
              </w:rPr>
            </w:pPr>
            <w:r>
              <w:rPr>
                <w:sz w:val="22"/>
                <w:szCs w:val="22"/>
              </w:rPr>
              <w:t>Required : false</w:t>
            </w:r>
          </w:p>
          <w:p w14:paraId="735D88EC">
            <w:pPr>
              <w:spacing w:before="0"/>
              <w:ind w:left="0"/>
              <w:jc w:val="both"/>
              <w:rPr>
                <w:sz w:val="22"/>
                <w:szCs w:val="22"/>
              </w:rPr>
            </w:pPr>
            <w:r>
              <w:rPr>
                <w:sz w:val="22"/>
                <w:szCs w:val="22"/>
              </w:rPr>
              <w:t>DataType: String</w:t>
            </w:r>
          </w:p>
          <w:p w14:paraId="54EE3830">
            <w:pPr>
              <w:spacing w:before="0"/>
              <w:ind w:left="0"/>
              <w:jc w:val="both"/>
              <w:rPr>
                <w:sz w:val="22"/>
                <w:szCs w:val="22"/>
              </w:rPr>
            </w:pPr>
            <w:r>
              <w:rPr>
                <w:sz w:val="22"/>
                <w:szCs w:val="22"/>
              </w:rPr>
              <w:t xml:space="preserve">Minlength : </w:t>
            </w:r>
          </w:p>
          <w:p w14:paraId="4E3644D2">
            <w:pPr>
              <w:spacing w:before="0"/>
              <w:ind w:left="0"/>
              <w:jc w:val="both"/>
              <w:rPr>
                <w:sz w:val="22"/>
                <w:szCs w:val="22"/>
              </w:rPr>
            </w:pPr>
            <w:r>
              <w:rPr>
                <w:sz w:val="22"/>
                <w:szCs w:val="22"/>
              </w:rPr>
              <w:t xml:space="preserve">Maxlength : </w:t>
            </w:r>
          </w:p>
          <w:p w14:paraId="55377B05">
            <w:pPr>
              <w:spacing w:before="0"/>
              <w:ind w:left="0"/>
              <w:jc w:val="both"/>
              <w:rPr>
                <w:sz w:val="22"/>
                <w:szCs w:val="22"/>
              </w:rPr>
            </w:pPr>
            <w:r>
              <w:rPr>
                <w:sz w:val="22"/>
                <w:szCs w:val="22"/>
              </w:rPr>
              <w:t xml:space="preserve">Format : </w:t>
            </w:r>
          </w:p>
        </w:tc>
        <w:tc>
          <w:tcPr>
            <w:tcW w:w="4225" w:type="dxa"/>
            <w:noWrap w:val="0"/>
            <w:vAlign w:val="top"/>
          </w:tcPr>
          <w:p w14:paraId="4683E90B">
            <w:pPr>
              <w:ind w:left="0"/>
              <w:jc w:val="both"/>
              <w:rPr>
                <w:sz w:val="22"/>
                <w:szCs w:val="22"/>
              </w:rPr>
            </w:pPr>
            <w:r>
              <w:rPr>
                <w:sz w:val="22"/>
                <w:szCs w:val="22"/>
              </w:rPr>
              <w:t>Loại hóa đơn, là một trong các giá trị</w:t>
            </w:r>
          </w:p>
          <w:p w14:paraId="321681F7">
            <w:pPr>
              <w:ind w:left="0"/>
              <w:rPr>
                <w:sz w:val="22"/>
                <w:szCs w:val="22"/>
              </w:rPr>
            </w:pPr>
            <w:r>
              <w:rPr>
                <w:sz w:val="22"/>
                <w:szCs w:val="22"/>
              </w:rPr>
              <w:t>Thông tư 32: 01GTKT, 02GTTT, 03XKNB,  04HGDL, 07KPTQ</w:t>
            </w:r>
          </w:p>
          <w:p w14:paraId="18A04727">
            <w:pPr>
              <w:ind w:left="0"/>
              <w:rPr>
                <w:sz w:val="22"/>
                <w:szCs w:val="22"/>
                <w:lang w:val="vi-VN"/>
              </w:rPr>
            </w:pPr>
            <w:r>
              <w:rPr>
                <w:sz w:val="22"/>
                <w:szCs w:val="22"/>
              </w:rPr>
              <w:t xml:space="preserve">Thông tư </w:t>
            </w:r>
            <w:r>
              <w:rPr>
                <w:sz w:val="22"/>
                <w:szCs w:val="22"/>
                <w:lang w:val="en"/>
              </w:rPr>
              <w:t>78</w:t>
            </w:r>
            <w:r>
              <w:rPr>
                <w:sz w:val="22"/>
                <w:szCs w:val="22"/>
              </w:rPr>
              <w:t>: 1, 2, 3, 4</w:t>
            </w:r>
            <w:r>
              <w:rPr>
                <w:sz w:val="22"/>
                <w:szCs w:val="22"/>
                <w:lang w:val="vi-VN"/>
              </w:rPr>
              <w:t>, 5, 6</w:t>
            </w:r>
          </w:p>
        </w:tc>
      </w:tr>
      <w:tr w14:paraId="5AEDEA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6" w:hRule="atLeast"/>
          <w:jc w:val="center"/>
        </w:trPr>
        <w:tc>
          <w:tcPr>
            <w:tcW w:w="2127" w:type="dxa"/>
            <w:noWrap w:val="0"/>
            <w:vAlign w:val="top"/>
          </w:tcPr>
          <w:p w14:paraId="296390BC">
            <w:pPr>
              <w:ind w:left="0"/>
              <w:jc w:val="both"/>
              <w:rPr>
                <w:sz w:val="22"/>
                <w:szCs w:val="22"/>
              </w:rPr>
            </w:pPr>
            <w:r>
              <w:rPr>
                <w:sz w:val="22"/>
                <w:szCs w:val="22"/>
              </w:rPr>
              <w:t>rowPerPage</w:t>
            </w:r>
          </w:p>
        </w:tc>
        <w:tc>
          <w:tcPr>
            <w:tcW w:w="2614" w:type="dxa"/>
            <w:noWrap w:val="0"/>
            <w:vAlign w:val="top"/>
          </w:tcPr>
          <w:p w14:paraId="55812A12">
            <w:pPr>
              <w:spacing w:before="0"/>
              <w:ind w:left="0"/>
              <w:jc w:val="both"/>
              <w:rPr>
                <w:sz w:val="22"/>
                <w:szCs w:val="22"/>
              </w:rPr>
            </w:pPr>
            <w:r>
              <w:rPr>
                <w:sz w:val="22"/>
                <w:szCs w:val="22"/>
              </w:rPr>
              <w:t>Required : true</w:t>
            </w:r>
          </w:p>
          <w:p w14:paraId="30729872">
            <w:pPr>
              <w:spacing w:before="0"/>
              <w:ind w:left="0"/>
              <w:jc w:val="both"/>
              <w:rPr>
                <w:sz w:val="22"/>
                <w:szCs w:val="22"/>
              </w:rPr>
            </w:pPr>
            <w:r>
              <w:rPr>
                <w:sz w:val="22"/>
                <w:szCs w:val="22"/>
              </w:rPr>
              <w:t>DataType: Number</w:t>
            </w:r>
          </w:p>
          <w:p w14:paraId="78415F2F">
            <w:pPr>
              <w:spacing w:before="0"/>
              <w:ind w:left="0"/>
              <w:jc w:val="both"/>
              <w:rPr>
                <w:sz w:val="22"/>
                <w:szCs w:val="22"/>
              </w:rPr>
            </w:pPr>
            <w:r>
              <w:rPr>
                <w:sz w:val="22"/>
                <w:szCs w:val="22"/>
              </w:rPr>
              <w:t>Min : 1</w:t>
            </w:r>
          </w:p>
          <w:p w14:paraId="3E590E22">
            <w:pPr>
              <w:spacing w:before="0"/>
              <w:ind w:left="0"/>
              <w:jc w:val="both"/>
              <w:rPr>
                <w:sz w:val="22"/>
                <w:szCs w:val="22"/>
              </w:rPr>
            </w:pPr>
            <w:r>
              <w:rPr>
                <w:sz w:val="22"/>
                <w:szCs w:val="22"/>
              </w:rPr>
              <w:t xml:space="preserve">Max: </w:t>
            </w:r>
          </w:p>
        </w:tc>
        <w:tc>
          <w:tcPr>
            <w:tcW w:w="4225" w:type="dxa"/>
            <w:noWrap w:val="0"/>
            <w:vAlign w:val="top"/>
          </w:tcPr>
          <w:p w14:paraId="3264DD3B">
            <w:pPr>
              <w:ind w:left="0"/>
              <w:jc w:val="both"/>
              <w:rPr>
                <w:sz w:val="22"/>
                <w:szCs w:val="22"/>
                <w:lang w:val="fr-FR"/>
              </w:rPr>
            </w:pPr>
            <w:r>
              <w:rPr>
                <w:sz w:val="22"/>
                <w:szCs w:val="22"/>
                <w:lang w:val="fr-FR"/>
              </w:rPr>
              <w:t xml:space="preserve">Số dòng trên một trang </w:t>
            </w:r>
          </w:p>
        </w:tc>
      </w:tr>
      <w:tr w14:paraId="70BC12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6" w:hRule="atLeast"/>
          <w:jc w:val="center"/>
        </w:trPr>
        <w:tc>
          <w:tcPr>
            <w:tcW w:w="2127" w:type="dxa"/>
            <w:noWrap w:val="0"/>
            <w:vAlign w:val="top"/>
          </w:tcPr>
          <w:p w14:paraId="7498A075">
            <w:pPr>
              <w:ind w:left="0"/>
              <w:jc w:val="both"/>
              <w:rPr>
                <w:sz w:val="22"/>
                <w:szCs w:val="22"/>
              </w:rPr>
            </w:pPr>
            <w:r>
              <w:rPr>
                <w:sz w:val="22"/>
                <w:szCs w:val="22"/>
              </w:rPr>
              <w:t>pageNum</w:t>
            </w:r>
          </w:p>
        </w:tc>
        <w:tc>
          <w:tcPr>
            <w:tcW w:w="2614" w:type="dxa"/>
            <w:noWrap w:val="0"/>
            <w:vAlign w:val="top"/>
          </w:tcPr>
          <w:p w14:paraId="5AC4DB2F">
            <w:pPr>
              <w:spacing w:before="0"/>
              <w:ind w:left="0"/>
              <w:jc w:val="both"/>
              <w:rPr>
                <w:sz w:val="22"/>
                <w:szCs w:val="22"/>
              </w:rPr>
            </w:pPr>
            <w:r>
              <w:rPr>
                <w:sz w:val="22"/>
                <w:szCs w:val="22"/>
              </w:rPr>
              <w:t>Required : true</w:t>
            </w:r>
          </w:p>
          <w:p w14:paraId="20366165">
            <w:pPr>
              <w:spacing w:before="0"/>
              <w:ind w:left="0"/>
              <w:jc w:val="both"/>
              <w:rPr>
                <w:sz w:val="22"/>
                <w:szCs w:val="22"/>
              </w:rPr>
            </w:pPr>
            <w:r>
              <w:rPr>
                <w:sz w:val="22"/>
                <w:szCs w:val="22"/>
              </w:rPr>
              <w:t>DataType: Number</w:t>
            </w:r>
          </w:p>
          <w:p w14:paraId="46A5BE26">
            <w:pPr>
              <w:spacing w:before="0"/>
              <w:ind w:left="0"/>
              <w:jc w:val="both"/>
              <w:rPr>
                <w:sz w:val="22"/>
                <w:szCs w:val="22"/>
              </w:rPr>
            </w:pPr>
            <w:r>
              <w:rPr>
                <w:sz w:val="22"/>
                <w:szCs w:val="22"/>
              </w:rPr>
              <w:t>Min : 0</w:t>
            </w:r>
          </w:p>
          <w:p w14:paraId="3CD666F0">
            <w:pPr>
              <w:spacing w:before="0"/>
              <w:ind w:left="0"/>
              <w:jc w:val="both"/>
              <w:rPr>
                <w:sz w:val="22"/>
                <w:szCs w:val="22"/>
              </w:rPr>
            </w:pPr>
            <w:r>
              <w:rPr>
                <w:sz w:val="22"/>
                <w:szCs w:val="22"/>
              </w:rPr>
              <w:t>Max</w:t>
            </w:r>
          </w:p>
        </w:tc>
        <w:tc>
          <w:tcPr>
            <w:tcW w:w="4225" w:type="dxa"/>
            <w:noWrap w:val="0"/>
            <w:vAlign w:val="top"/>
          </w:tcPr>
          <w:p w14:paraId="6D5562B8">
            <w:pPr>
              <w:ind w:left="0"/>
              <w:jc w:val="both"/>
              <w:rPr>
                <w:sz w:val="22"/>
                <w:szCs w:val="22"/>
              </w:rPr>
            </w:pPr>
            <w:r>
              <w:rPr>
                <w:sz w:val="22"/>
                <w:szCs w:val="22"/>
              </w:rPr>
              <w:t>Chỉ số trang</w:t>
            </w:r>
          </w:p>
        </w:tc>
      </w:tr>
      <w:tr w14:paraId="3412EB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6" w:hRule="atLeast"/>
          <w:jc w:val="center"/>
        </w:trPr>
        <w:tc>
          <w:tcPr>
            <w:tcW w:w="2127" w:type="dxa"/>
            <w:noWrap w:val="0"/>
            <w:vAlign w:val="top"/>
          </w:tcPr>
          <w:p w14:paraId="0D8DFBAA">
            <w:pPr>
              <w:ind w:left="0"/>
              <w:jc w:val="both"/>
              <w:rPr>
                <w:color w:val="000000"/>
                <w:sz w:val="22"/>
                <w:szCs w:val="22"/>
              </w:rPr>
            </w:pPr>
            <w:r>
              <w:rPr>
                <w:color w:val="000000"/>
                <w:sz w:val="22"/>
                <w:szCs w:val="22"/>
              </w:rPr>
              <w:t>buyerTaxCode</w:t>
            </w:r>
          </w:p>
        </w:tc>
        <w:tc>
          <w:tcPr>
            <w:tcW w:w="2614" w:type="dxa"/>
            <w:noWrap w:val="0"/>
            <w:vAlign w:val="top"/>
          </w:tcPr>
          <w:p w14:paraId="563C3C6E">
            <w:pPr>
              <w:spacing w:before="0"/>
              <w:ind w:left="0"/>
              <w:jc w:val="both"/>
              <w:rPr>
                <w:color w:val="000000"/>
                <w:sz w:val="22"/>
                <w:szCs w:val="22"/>
              </w:rPr>
            </w:pPr>
            <w:r>
              <w:rPr>
                <w:color w:val="000000"/>
                <w:sz w:val="22"/>
                <w:szCs w:val="22"/>
              </w:rPr>
              <w:t>Required : false</w:t>
            </w:r>
          </w:p>
          <w:p w14:paraId="15FB4142">
            <w:pPr>
              <w:spacing w:before="0"/>
              <w:ind w:left="0"/>
              <w:jc w:val="both"/>
              <w:rPr>
                <w:color w:val="000000"/>
                <w:sz w:val="22"/>
                <w:szCs w:val="22"/>
              </w:rPr>
            </w:pPr>
            <w:r>
              <w:rPr>
                <w:color w:val="000000"/>
                <w:sz w:val="22"/>
                <w:szCs w:val="22"/>
              </w:rPr>
              <w:t>DataType: String</w:t>
            </w:r>
          </w:p>
          <w:p w14:paraId="15ED3860">
            <w:pPr>
              <w:spacing w:before="0"/>
              <w:ind w:left="0"/>
              <w:jc w:val="both"/>
              <w:rPr>
                <w:color w:val="000000"/>
                <w:sz w:val="22"/>
                <w:szCs w:val="22"/>
              </w:rPr>
            </w:pPr>
            <w:r>
              <w:rPr>
                <w:color w:val="000000"/>
                <w:sz w:val="22"/>
                <w:szCs w:val="22"/>
              </w:rPr>
              <w:t xml:space="preserve">Minlength : </w:t>
            </w:r>
          </w:p>
          <w:p w14:paraId="4125C86B">
            <w:pPr>
              <w:spacing w:before="0"/>
              <w:ind w:left="0"/>
              <w:jc w:val="both"/>
              <w:rPr>
                <w:color w:val="000000"/>
                <w:sz w:val="22"/>
                <w:szCs w:val="22"/>
              </w:rPr>
            </w:pPr>
            <w:r>
              <w:rPr>
                <w:color w:val="000000"/>
                <w:sz w:val="22"/>
                <w:szCs w:val="22"/>
              </w:rPr>
              <w:t>Maxlength : 20</w:t>
            </w:r>
          </w:p>
        </w:tc>
        <w:tc>
          <w:tcPr>
            <w:tcW w:w="4225" w:type="dxa"/>
            <w:noWrap w:val="0"/>
            <w:vAlign w:val="top"/>
          </w:tcPr>
          <w:p w14:paraId="3762BEFB">
            <w:pPr>
              <w:ind w:left="0"/>
              <w:jc w:val="both"/>
              <w:rPr>
                <w:color w:val="000000"/>
                <w:sz w:val="22"/>
                <w:szCs w:val="22"/>
              </w:rPr>
            </w:pPr>
            <w:r>
              <w:rPr>
                <w:color w:val="000000"/>
                <w:sz w:val="22"/>
                <w:szCs w:val="22"/>
              </w:rPr>
              <w:t>Mã số thuế của khách hàng</w:t>
            </w:r>
          </w:p>
          <w:p w14:paraId="1022FB01">
            <w:pPr>
              <w:ind w:left="0"/>
              <w:jc w:val="both"/>
              <w:rPr>
                <w:color w:val="000000"/>
                <w:sz w:val="22"/>
                <w:szCs w:val="22"/>
              </w:rPr>
            </w:pPr>
          </w:p>
        </w:tc>
      </w:tr>
      <w:tr w14:paraId="7E0C0B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6" w:hRule="atLeast"/>
          <w:jc w:val="center"/>
        </w:trPr>
        <w:tc>
          <w:tcPr>
            <w:tcW w:w="2127" w:type="dxa"/>
            <w:noWrap w:val="0"/>
            <w:vAlign w:val="top"/>
          </w:tcPr>
          <w:p w14:paraId="0B30CCD6">
            <w:pPr>
              <w:ind w:left="0"/>
              <w:jc w:val="both"/>
              <w:rPr>
                <w:color w:val="000000"/>
                <w:sz w:val="22"/>
                <w:szCs w:val="22"/>
              </w:rPr>
            </w:pPr>
            <w:r>
              <w:rPr>
                <w:color w:val="000000"/>
                <w:sz w:val="22"/>
                <w:szCs w:val="22"/>
              </w:rPr>
              <w:t>buyerIdNo</w:t>
            </w:r>
          </w:p>
        </w:tc>
        <w:tc>
          <w:tcPr>
            <w:tcW w:w="2614" w:type="dxa"/>
            <w:noWrap w:val="0"/>
            <w:vAlign w:val="top"/>
          </w:tcPr>
          <w:p w14:paraId="16F81CF6">
            <w:pPr>
              <w:spacing w:before="0"/>
              <w:ind w:left="0"/>
              <w:jc w:val="both"/>
              <w:rPr>
                <w:color w:val="000000"/>
                <w:sz w:val="22"/>
                <w:szCs w:val="22"/>
              </w:rPr>
            </w:pPr>
            <w:r>
              <w:rPr>
                <w:color w:val="000000"/>
                <w:sz w:val="22"/>
                <w:szCs w:val="22"/>
              </w:rPr>
              <w:t>Required : false</w:t>
            </w:r>
          </w:p>
          <w:p w14:paraId="70054B08">
            <w:pPr>
              <w:spacing w:before="0"/>
              <w:ind w:left="0"/>
              <w:jc w:val="both"/>
              <w:rPr>
                <w:color w:val="000000"/>
                <w:sz w:val="22"/>
                <w:szCs w:val="22"/>
              </w:rPr>
            </w:pPr>
            <w:r>
              <w:rPr>
                <w:color w:val="000000"/>
                <w:sz w:val="22"/>
                <w:szCs w:val="22"/>
              </w:rPr>
              <w:t>DataType: String</w:t>
            </w:r>
          </w:p>
        </w:tc>
        <w:tc>
          <w:tcPr>
            <w:tcW w:w="4225" w:type="dxa"/>
            <w:noWrap w:val="0"/>
            <w:vAlign w:val="top"/>
          </w:tcPr>
          <w:p w14:paraId="669E338F">
            <w:pPr>
              <w:ind w:left="0"/>
              <w:jc w:val="both"/>
              <w:rPr>
                <w:color w:val="000000"/>
                <w:sz w:val="22"/>
                <w:szCs w:val="22"/>
              </w:rPr>
            </w:pPr>
            <w:r>
              <w:rPr>
                <w:color w:val="000000"/>
                <w:sz w:val="22"/>
                <w:szCs w:val="22"/>
              </w:rPr>
              <w:t>Số giấy tờ của khách hang</w:t>
            </w:r>
          </w:p>
          <w:p w14:paraId="70346A1B">
            <w:pPr>
              <w:ind w:left="0"/>
              <w:jc w:val="both"/>
              <w:rPr>
                <w:color w:val="000000"/>
                <w:sz w:val="22"/>
                <w:szCs w:val="22"/>
              </w:rPr>
            </w:pPr>
          </w:p>
        </w:tc>
      </w:tr>
      <w:tr w14:paraId="22DFEA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6" w:hRule="atLeast"/>
          <w:jc w:val="center"/>
        </w:trPr>
        <w:tc>
          <w:tcPr>
            <w:tcW w:w="2127" w:type="dxa"/>
            <w:noWrap w:val="0"/>
            <w:vAlign w:val="top"/>
          </w:tcPr>
          <w:p w14:paraId="6565B0EF">
            <w:pPr>
              <w:ind w:left="0"/>
              <w:jc w:val="both"/>
              <w:rPr>
                <w:sz w:val="22"/>
                <w:szCs w:val="22"/>
              </w:rPr>
            </w:pPr>
            <w:r>
              <w:rPr>
                <w:sz w:val="22"/>
                <w:szCs w:val="22"/>
              </w:rPr>
              <w:t>templateCode</w:t>
            </w:r>
          </w:p>
        </w:tc>
        <w:tc>
          <w:tcPr>
            <w:tcW w:w="2614" w:type="dxa"/>
            <w:noWrap w:val="0"/>
            <w:vAlign w:val="top"/>
          </w:tcPr>
          <w:p w14:paraId="3064A68C">
            <w:pPr>
              <w:spacing w:before="0"/>
              <w:ind w:left="0"/>
              <w:jc w:val="both"/>
              <w:rPr>
                <w:sz w:val="22"/>
                <w:szCs w:val="22"/>
              </w:rPr>
            </w:pPr>
            <w:r>
              <w:rPr>
                <w:sz w:val="22"/>
                <w:szCs w:val="22"/>
              </w:rPr>
              <w:t>Required : false</w:t>
            </w:r>
          </w:p>
          <w:p w14:paraId="06F4744F">
            <w:pPr>
              <w:spacing w:before="0"/>
              <w:ind w:left="0"/>
              <w:jc w:val="both"/>
              <w:rPr>
                <w:sz w:val="22"/>
                <w:szCs w:val="22"/>
              </w:rPr>
            </w:pPr>
            <w:r>
              <w:rPr>
                <w:sz w:val="22"/>
                <w:szCs w:val="22"/>
              </w:rPr>
              <w:t>DataType: String</w:t>
            </w:r>
          </w:p>
          <w:p w14:paraId="184E0DE4">
            <w:pPr>
              <w:spacing w:before="0"/>
              <w:ind w:left="0"/>
              <w:jc w:val="both"/>
              <w:rPr>
                <w:sz w:val="22"/>
                <w:szCs w:val="22"/>
              </w:rPr>
            </w:pPr>
            <w:r>
              <w:rPr>
                <w:sz w:val="22"/>
                <w:szCs w:val="22"/>
              </w:rPr>
              <w:t xml:space="preserve">Minlength : </w:t>
            </w:r>
          </w:p>
          <w:p w14:paraId="128711F1">
            <w:pPr>
              <w:spacing w:before="0"/>
              <w:ind w:left="0"/>
              <w:jc w:val="both"/>
              <w:rPr>
                <w:sz w:val="22"/>
                <w:szCs w:val="22"/>
              </w:rPr>
            </w:pPr>
            <w:r>
              <w:rPr>
                <w:sz w:val="22"/>
                <w:szCs w:val="22"/>
              </w:rPr>
              <w:t xml:space="preserve">Maxlength : </w:t>
            </w:r>
          </w:p>
        </w:tc>
        <w:tc>
          <w:tcPr>
            <w:tcW w:w="4225" w:type="dxa"/>
            <w:noWrap w:val="0"/>
            <w:vAlign w:val="top"/>
          </w:tcPr>
          <w:p w14:paraId="209A5842">
            <w:pPr>
              <w:ind w:left="0"/>
              <w:jc w:val="both"/>
              <w:rPr>
                <w:sz w:val="22"/>
                <w:szCs w:val="22"/>
              </w:rPr>
            </w:pPr>
            <w:r>
              <w:rPr>
                <w:sz w:val="22"/>
                <w:szCs w:val="22"/>
              </w:rPr>
              <w:t>Mã mẫu hóa đơn.</w:t>
            </w:r>
          </w:p>
          <w:p w14:paraId="42210A61">
            <w:pPr>
              <w:ind w:left="0"/>
              <w:jc w:val="both"/>
              <w:rPr>
                <w:sz w:val="22"/>
                <w:szCs w:val="22"/>
              </w:rPr>
            </w:pPr>
          </w:p>
        </w:tc>
      </w:tr>
      <w:tr w14:paraId="5580A7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6" w:hRule="atLeast"/>
          <w:jc w:val="center"/>
        </w:trPr>
        <w:tc>
          <w:tcPr>
            <w:tcW w:w="2127" w:type="dxa"/>
            <w:noWrap w:val="0"/>
            <w:vAlign w:val="top"/>
          </w:tcPr>
          <w:p w14:paraId="3ED5C098">
            <w:pPr>
              <w:ind w:left="0"/>
              <w:jc w:val="both"/>
              <w:rPr>
                <w:sz w:val="22"/>
                <w:szCs w:val="22"/>
              </w:rPr>
            </w:pPr>
            <w:r>
              <w:rPr>
                <w:sz w:val="22"/>
                <w:szCs w:val="22"/>
              </w:rPr>
              <w:t>invoiceSeri</w:t>
            </w:r>
          </w:p>
        </w:tc>
        <w:tc>
          <w:tcPr>
            <w:tcW w:w="2614" w:type="dxa"/>
            <w:noWrap w:val="0"/>
            <w:vAlign w:val="top"/>
          </w:tcPr>
          <w:p w14:paraId="1E707EE8">
            <w:pPr>
              <w:spacing w:before="0"/>
              <w:ind w:left="0"/>
              <w:jc w:val="both"/>
              <w:rPr>
                <w:sz w:val="22"/>
                <w:szCs w:val="22"/>
              </w:rPr>
            </w:pPr>
            <w:r>
              <w:rPr>
                <w:sz w:val="22"/>
                <w:szCs w:val="22"/>
              </w:rPr>
              <w:t>Required : false</w:t>
            </w:r>
          </w:p>
          <w:p w14:paraId="3DD702D2">
            <w:pPr>
              <w:spacing w:before="0"/>
              <w:ind w:left="0"/>
              <w:jc w:val="both"/>
              <w:rPr>
                <w:sz w:val="22"/>
                <w:szCs w:val="22"/>
              </w:rPr>
            </w:pPr>
            <w:r>
              <w:rPr>
                <w:sz w:val="22"/>
                <w:szCs w:val="22"/>
              </w:rPr>
              <w:t>DataType: String</w:t>
            </w:r>
          </w:p>
          <w:p w14:paraId="5C04CC11">
            <w:pPr>
              <w:spacing w:before="0"/>
              <w:ind w:left="0"/>
              <w:jc w:val="both"/>
              <w:rPr>
                <w:sz w:val="22"/>
                <w:szCs w:val="22"/>
              </w:rPr>
            </w:pPr>
            <w:r>
              <w:rPr>
                <w:sz w:val="22"/>
                <w:szCs w:val="22"/>
              </w:rPr>
              <w:t xml:space="preserve">Minlength : </w:t>
            </w:r>
          </w:p>
          <w:p w14:paraId="10409164">
            <w:pPr>
              <w:spacing w:before="0"/>
              <w:ind w:left="0"/>
              <w:jc w:val="both"/>
              <w:rPr>
                <w:sz w:val="22"/>
                <w:szCs w:val="22"/>
              </w:rPr>
            </w:pPr>
            <w:r>
              <w:rPr>
                <w:sz w:val="22"/>
                <w:szCs w:val="22"/>
              </w:rPr>
              <w:t>Maxlength : 25</w:t>
            </w:r>
          </w:p>
          <w:p w14:paraId="47EB0509">
            <w:pPr>
              <w:spacing w:before="0"/>
              <w:ind w:left="0"/>
              <w:jc w:val="both"/>
              <w:rPr>
                <w:color w:val="000000"/>
                <w:sz w:val="22"/>
                <w:szCs w:val="22"/>
              </w:rPr>
            </w:pPr>
            <w:r>
              <w:rPr>
                <w:sz w:val="22"/>
                <w:szCs w:val="22"/>
              </w:rPr>
              <w:t>Format : [a-zA-Z0-9]*$</w:t>
            </w:r>
          </w:p>
        </w:tc>
        <w:tc>
          <w:tcPr>
            <w:tcW w:w="4225" w:type="dxa"/>
            <w:noWrap w:val="0"/>
            <w:vAlign w:val="top"/>
          </w:tcPr>
          <w:p w14:paraId="13E7EC3F">
            <w:pPr>
              <w:ind w:left="0"/>
              <w:jc w:val="both"/>
              <w:rPr>
                <w:sz w:val="22"/>
                <w:szCs w:val="22"/>
              </w:rPr>
            </w:pPr>
            <w:r>
              <w:rPr>
                <w:sz w:val="22"/>
                <w:szCs w:val="22"/>
                <w:lang w:val="vi-VN"/>
              </w:rPr>
              <w:t>Ký hiệu</w:t>
            </w:r>
            <w:r>
              <w:rPr>
                <w:sz w:val="22"/>
                <w:szCs w:val="22"/>
              </w:rPr>
              <w:t xml:space="preserve"> hóa đơn</w:t>
            </w:r>
          </w:p>
          <w:p w14:paraId="2716C092">
            <w:pPr>
              <w:ind w:left="0"/>
              <w:jc w:val="both"/>
              <w:rPr>
                <w:sz w:val="22"/>
                <w:szCs w:val="22"/>
              </w:rPr>
            </w:pPr>
          </w:p>
        </w:tc>
      </w:tr>
      <w:tr w14:paraId="045085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6" w:hRule="atLeast"/>
          <w:jc w:val="center"/>
        </w:trPr>
        <w:tc>
          <w:tcPr>
            <w:tcW w:w="2127" w:type="dxa"/>
            <w:noWrap w:val="0"/>
            <w:vAlign w:val="top"/>
          </w:tcPr>
          <w:p w14:paraId="61AB2CFC">
            <w:pPr>
              <w:ind w:left="0"/>
              <w:jc w:val="both"/>
              <w:rPr>
                <w:sz w:val="22"/>
                <w:szCs w:val="22"/>
              </w:rPr>
            </w:pPr>
            <w:r>
              <w:rPr>
                <w:sz w:val="22"/>
                <w:szCs w:val="22"/>
              </w:rPr>
              <w:t>getAll</w:t>
            </w:r>
          </w:p>
        </w:tc>
        <w:tc>
          <w:tcPr>
            <w:tcW w:w="2614" w:type="dxa"/>
            <w:noWrap w:val="0"/>
            <w:vAlign w:val="top"/>
          </w:tcPr>
          <w:p w14:paraId="3186FE85">
            <w:pPr>
              <w:spacing w:before="0"/>
              <w:ind w:left="0"/>
              <w:jc w:val="both"/>
              <w:rPr>
                <w:sz w:val="22"/>
                <w:szCs w:val="22"/>
              </w:rPr>
            </w:pPr>
            <w:r>
              <w:rPr>
                <w:sz w:val="22"/>
                <w:szCs w:val="22"/>
              </w:rPr>
              <w:t>Required : false</w:t>
            </w:r>
          </w:p>
          <w:p w14:paraId="0B576361">
            <w:pPr>
              <w:spacing w:before="0"/>
              <w:ind w:left="0"/>
              <w:jc w:val="both"/>
              <w:rPr>
                <w:sz w:val="22"/>
                <w:szCs w:val="22"/>
              </w:rPr>
            </w:pPr>
            <w:r>
              <w:rPr>
                <w:sz w:val="22"/>
                <w:szCs w:val="22"/>
              </w:rPr>
              <w:t>DataType: Boolean</w:t>
            </w:r>
          </w:p>
          <w:p w14:paraId="58EC757C">
            <w:pPr>
              <w:spacing w:before="0"/>
              <w:ind w:left="0"/>
              <w:jc w:val="both"/>
              <w:rPr>
                <w:sz w:val="22"/>
                <w:szCs w:val="22"/>
              </w:rPr>
            </w:pPr>
            <w:r>
              <w:rPr>
                <w:sz w:val="22"/>
                <w:szCs w:val="22"/>
              </w:rPr>
              <w:t xml:space="preserve">Minlength: </w:t>
            </w:r>
          </w:p>
          <w:p w14:paraId="39242962">
            <w:pPr>
              <w:spacing w:before="0"/>
              <w:ind w:left="0"/>
              <w:jc w:val="both"/>
              <w:rPr>
                <w:sz w:val="22"/>
                <w:szCs w:val="22"/>
              </w:rPr>
            </w:pPr>
            <w:r>
              <w:rPr>
                <w:sz w:val="22"/>
                <w:szCs w:val="22"/>
              </w:rPr>
              <w:t xml:space="preserve">Maxlength: </w:t>
            </w:r>
          </w:p>
          <w:p w14:paraId="554E40F4">
            <w:pPr>
              <w:spacing w:before="0"/>
              <w:ind w:left="0"/>
              <w:jc w:val="both"/>
              <w:rPr>
                <w:sz w:val="22"/>
                <w:szCs w:val="22"/>
              </w:rPr>
            </w:pPr>
            <w:r>
              <w:rPr>
                <w:sz w:val="22"/>
                <w:szCs w:val="22"/>
              </w:rPr>
              <w:t>Format : true/false</w:t>
            </w:r>
          </w:p>
        </w:tc>
        <w:tc>
          <w:tcPr>
            <w:tcW w:w="4225" w:type="dxa"/>
            <w:noWrap w:val="0"/>
            <w:vAlign w:val="top"/>
          </w:tcPr>
          <w:p w14:paraId="17B76810">
            <w:pPr>
              <w:ind w:left="0"/>
              <w:jc w:val="both"/>
              <w:rPr>
                <w:sz w:val="22"/>
                <w:szCs w:val="22"/>
              </w:rPr>
            </w:pPr>
            <w:r>
              <w:rPr>
                <w:sz w:val="22"/>
                <w:szCs w:val="22"/>
              </w:rPr>
              <w:t>Cho phép tra cứu thông tin hóa đơn của toàn doanh nghiệp đối với user của công ty mẹ.</w:t>
            </w:r>
          </w:p>
          <w:p w14:paraId="71B976B2">
            <w:pPr>
              <w:ind w:left="0"/>
              <w:jc w:val="both"/>
              <w:rPr>
                <w:sz w:val="22"/>
                <w:szCs w:val="22"/>
                <w:lang w:val="fr-FR"/>
              </w:rPr>
            </w:pPr>
            <w:r>
              <w:rPr>
                <w:sz w:val="22"/>
                <w:szCs w:val="22"/>
                <w:lang w:val="fr-FR"/>
              </w:rPr>
              <w:t>Các giá trị là true/false</w:t>
            </w:r>
          </w:p>
        </w:tc>
      </w:tr>
      <w:tr w14:paraId="447831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6" w:hRule="atLeast"/>
          <w:jc w:val="center"/>
        </w:trPr>
        <w:tc>
          <w:tcPr>
            <w:tcW w:w="2127" w:type="dxa"/>
            <w:noWrap w:val="0"/>
            <w:vAlign w:val="top"/>
          </w:tcPr>
          <w:p w14:paraId="4D4A9DA8">
            <w:pPr>
              <w:ind w:left="0"/>
              <w:jc w:val="both"/>
              <w:rPr>
                <w:sz w:val="22"/>
                <w:szCs w:val="22"/>
              </w:rPr>
            </w:pPr>
            <w:r>
              <w:rPr>
                <w:sz w:val="22"/>
                <w:szCs w:val="22"/>
              </w:rPr>
              <w:t>issueStartDate</w:t>
            </w:r>
          </w:p>
        </w:tc>
        <w:tc>
          <w:tcPr>
            <w:tcW w:w="2614" w:type="dxa"/>
            <w:noWrap w:val="0"/>
            <w:vAlign w:val="top"/>
          </w:tcPr>
          <w:p w14:paraId="1C38C70D">
            <w:pPr>
              <w:spacing w:before="0"/>
              <w:ind w:left="0"/>
              <w:jc w:val="both"/>
              <w:rPr>
                <w:sz w:val="22"/>
                <w:szCs w:val="22"/>
              </w:rPr>
            </w:pPr>
            <w:r>
              <w:rPr>
                <w:sz w:val="22"/>
                <w:szCs w:val="22"/>
              </w:rPr>
              <w:t>Required: false</w:t>
            </w:r>
          </w:p>
          <w:p w14:paraId="02D1E92B">
            <w:pPr>
              <w:spacing w:before="0"/>
              <w:ind w:left="0"/>
              <w:jc w:val="both"/>
              <w:rPr>
                <w:sz w:val="22"/>
                <w:szCs w:val="22"/>
              </w:rPr>
            </w:pPr>
            <w:r>
              <w:rPr>
                <w:sz w:val="22"/>
                <w:szCs w:val="22"/>
              </w:rPr>
              <w:t>DataType: Date</w:t>
            </w:r>
          </w:p>
          <w:p w14:paraId="5ED35F3A">
            <w:pPr>
              <w:spacing w:before="0"/>
              <w:ind w:left="0"/>
              <w:jc w:val="both"/>
              <w:rPr>
                <w:sz w:val="22"/>
                <w:szCs w:val="22"/>
              </w:rPr>
            </w:pPr>
            <w:r>
              <w:rPr>
                <w:sz w:val="22"/>
                <w:szCs w:val="22"/>
              </w:rPr>
              <w:t xml:space="preserve">Minlength: </w:t>
            </w:r>
          </w:p>
          <w:p w14:paraId="0CC82C9B">
            <w:pPr>
              <w:spacing w:before="0"/>
              <w:ind w:left="0"/>
              <w:jc w:val="both"/>
              <w:rPr>
                <w:sz w:val="22"/>
                <w:szCs w:val="22"/>
              </w:rPr>
            </w:pPr>
            <w:r>
              <w:rPr>
                <w:sz w:val="22"/>
                <w:szCs w:val="22"/>
              </w:rPr>
              <w:t>Maxlength: 50</w:t>
            </w:r>
          </w:p>
          <w:p w14:paraId="78A05498">
            <w:pPr>
              <w:spacing w:before="0"/>
              <w:ind w:left="0"/>
              <w:jc w:val="both"/>
              <w:rPr>
                <w:sz w:val="22"/>
                <w:szCs w:val="22"/>
              </w:rPr>
            </w:pPr>
            <w:r>
              <w:rPr>
                <w:sz w:val="22"/>
                <w:szCs w:val="22"/>
              </w:rPr>
              <w:t>Format:</w:t>
            </w:r>
          </w:p>
        </w:tc>
        <w:tc>
          <w:tcPr>
            <w:tcW w:w="4225" w:type="dxa"/>
            <w:noWrap w:val="0"/>
            <w:vAlign w:val="top"/>
          </w:tcPr>
          <w:p w14:paraId="2E5FBC43">
            <w:pPr>
              <w:ind w:left="0"/>
              <w:jc w:val="both"/>
              <w:rPr>
                <w:sz w:val="22"/>
                <w:szCs w:val="22"/>
              </w:rPr>
            </w:pPr>
            <w:r>
              <w:rPr>
                <w:sz w:val="22"/>
                <w:szCs w:val="22"/>
              </w:rPr>
              <w:t>Ngày phát hành từ ngày</w:t>
            </w:r>
          </w:p>
          <w:p w14:paraId="1F6A7931">
            <w:pPr>
              <w:ind w:left="0"/>
              <w:jc w:val="both"/>
              <w:rPr>
                <w:sz w:val="22"/>
                <w:szCs w:val="22"/>
              </w:rPr>
            </w:pPr>
            <w:r>
              <w:rPr>
                <w:sz w:val="22"/>
                <w:szCs w:val="22"/>
              </w:rPr>
              <w:t>Định dạng "2019-05-12"</w:t>
            </w:r>
          </w:p>
          <w:p w14:paraId="5D686FD2">
            <w:pPr>
              <w:ind w:left="0"/>
              <w:jc w:val="both"/>
              <w:rPr>
                <w:sz w:val="22"/>
                <w:szCs w:val="22"/>
              </w:rPr>
            </w:pPr>
          </w:p>
        </w:tc>
      </w:tr>
      <w:tr w14:paraId="42BA82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6" w:hRule="atLeast"/>
          <w:jc w:val="center"/>
        </w:trPr>
        <w:tc>
          <w:tcPr>
            <w:tcW w:w="2127" w:type="dxa"/>
            <w:noWrap w:val="0"/>
            <w:vAlign w:val="top"/>
          </w:tcPr>
          <w:p w14:paraId="320D414C">
            <w:pPr>
              <w:ind w:left="0"/>
              <w:jc w:val="both"/>
              <w:rPr>
                <w:sz w:val="22"/>
                <w:szCs w:val="22"/>
              </w:rPr>
            </w:pPr>
            <w:r>
              <w:rPr>
                <w:sz w:val="22"/>
                <w:szCs w:val="22"/>
              </w:rPr>
              <w:t>issueEndDate</w:t>
            </w:r>
          </w:p>
        </w:tc>
        <w:tc>
          <w:tcPr>
            <w:tcW w:w="2614" w:type="dxa"/>
            <w:noWrap w:val="0"/>
            <w:vAlign w:val="top"/>
          </w:tcPr>
          <w:p w14:paraId="4CE1654B">
            <w:pPr>
              <w:spacing w:before="0"/>
              <w:ind w:left="0"/>
              <w:jc w:val="both"/>
              <w:rPr>
                <w:sz w:val="22"/>
                <w:szCs w:val="22"/>
              </w:rPr>
            </w:pPr>
            <w:r>
              <w:rPr>
                <w:sz w:val="22"/>
                <w:szCs w:val="22"/>
              </w:rPr>
              <w:t>Required: false</w:t>
            </w:r>
          </w:p>
          <w:p w14:paraId="6BDFBF3D">
            <w:pPr>
              <w:spacing w:before="0"/>
              <w:ind w:left="0"/>
              <w:jc w:val="both"/>
              <w:rPr>
                <w:sz w:val="22"/>
                <w:szCs w:val="22"/>
              </w:rPr>
            </w:pPr>
            <w:r>
              <w:rPr>
                <w:sz w:val="22"/>
                <w:szCs w:val="22"/>
              </w:rPr>
              <w:t>DataType: Date</w:t>
            </w:r>
          </w:p>
          <w:p w14:paraId="1528457B">
            <w:pPr>
              <w:spacing w:before="0"/>
              <w:ind w:left="0"/>
              <w:jc w:val="both"/>
              <w:rPr>
                <w:sz w:val="22"/>
                <w:szCs w:val="22"/>
              </w:rPr>
            </w:pPr>
            <w:r>
              <w:rPr>
                <w:sz w:val="22"/>
                <w:szCs w:val="22"/>
              </w:rPr>
              <w:t xml:space="preserve">Minlength: </w:t>
            </w:r>
          </w:p>
          <w:p w14:paraId="3C8C999F">
            <w:pPr>
              <w:spacing w:before="0"/>
              <w:ind w:left="0"/>
              <w:jc w:val="both"/>
              <w:rPr>
                <w:sz w:val="22"/>
                <w:szCs w:val="22"/>
              </w:rPr>
            </w:pPr>
            <w:r>
              <w:rPr>
                <w:sz w:val="22"/>
                <w:szCs w:val="22"/>
              </w:rPr>
              <w:t>Maxlength: 50</w:t>
            </w:r>
          </w:p>
          <w:p w14:paraId="7D576CC2">
            <w:pPr>
              <w:spacing w:before="0"/>
              <w:ind w:left="0"/>
              <w:jc w:val="both"/>
              <w:rPr>
                <w:sz w:val="22"/>
                <w:szCs w:val="22"/>
              </w:rPr>
            </w:pPr>
            <w:r>
              <w:rPr>
                <w:sz w:val="22"/>
                <w:szCs w:val="22"/>
              </w:rPr>
              <w:t>Format:</w:t>
            </w:r>
          </w:p>
        </w:tc>
        <w:tc>
          <w:tcPr>
            <w:tcW w:w="4225" w:type="dxa"/>
            <w:noWrap w:val="0"/>
            <w:vAlign w:val="top"/>
          </w:tcPr>
          <w:p w14:paraId="726D8EDF">
            <w:pPr>
              <w:ind w:left="0"/>
              <w:jc w:val="both"/>
              <w:rPr>
                <w:sz w:val="22"/>
                <w:szCs w:val="22"/>
              </w:rPr>
            </w:pPr>
            <w:r>
              <w:rPr>
                <w:sz w:val="22"/>
                <w:szCs w:val="22"/>
              </w:rPr>
              <w:t>Ngày phát hành đến ngày</w:t>
            </w:r>
          </w:p>
          <w:p w14:paraId="6E694F22">
            <w:pPr>
              <w:ind w:left="0"/>
              <w:jc w:val="both"/>
              <w:rPr>
                <w:sz w:val="22"/>
                <w:szCs w:val="22"/>
              </w:rPr>
            </w:pPr>
            <w:r>
              <w:rPr>
                <w:sz w:val="22"/>
                <w:szCs w:val="22"/>
              </w:rPr>
              <w:t>Định dạng "2019-05-12"</w:t>
            </w:r>
          </w:p>
          <w:p w14:paraId="52473F29">
            <w:pPr>
              <w:ind w:left="0"/>
              <w:jc w:val="both"/>
              <w:rPr>
                <w:sz w:val="22"/>
                <w:szCs w:val="22"/>
              </w:rPr>
            </w:pPr>
          </w:p>
        </w:tc>
      </w:tr>
      <w:tr w14:paraId="61C9B6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6" w:hRule="atLeast"/>
          <w:jc w:val="center"/>
        </w:trPr>
        <w:tc>
          <w:tcPr>
            <w:tcW w:w="2127" w:type="dxa"/>
            <w:noWrap w:val="0"/>
            <w:vAlign w:val="top"/>
          </w:tcPr>
          <w:p w14:paraId="035C0B5D">
            <w:pPr>
              <w:spacing w:before="0"/>
              <w:ind w:left="0"/>
              <w:jc w:val="both"/>
              <w:rPr>
                <w:sz w:val="22"/>
                <w:szCs w:val="22"/>
              </w:rPr>
            </w:pPr>
            <w:r>
              <w:rPr>
                <w:sz w:val="22"/>
                <w:szCs w:val="22"/>
              </w:rPr>
              <w:t>adjustmentType</w:t>
            </w:r>
          </w:p>
        </w:tc>
        <w:tc>
          <w:tcPr>
            <w:tcW w:w="2614" w:type="dxa"/>
            <w:noWrap w:val="0"/>
            <w:vAlign w:val="top"/>
          </w:tcPr>
          <w:p w14:paraId="3994CEF8">
            <w:pPr>
              <w:spacing w:before="0"/>
              <w:ind w:left="0"/>
              <w:jc w:val="both"/>
              <w:rPr>
                <w:sz w:val="22"/>
                <w:szCs w:val="22"/>
              </w:rPr>
            </w:pPr>
            <w:r>
              <w:rPr>
                <w:sz w:val="22"/>
                <w:szCs w:val="22"/>
              </w:rPr>
              <w:t>Required: false</w:t>
            </w:r>
          </w:p>
          <w:p w14:paraId="7510E593">
            <w:pPr>
              <w:spacing w:before="0"/>
              <w:ind w:left="0"/>
              <w:jc w:val="both"/>
              <w:rPr>
                <w:sz w:val="22"/>
                <w:szCs w:val="22"/>
              </w:rPr>
            </w:pPr>
            <w:r>
              <w:rPr>
                <w:sz w:val="22"/>
                <w:szCs w:val="22"/>
              </w:rPr>
              <w:t>DataType: String</w:t>
            </w:r>
          </w:p>
          <w:p w14:paraId="19940E41">
            <w:pPr>
              <w:spacing w:before="0"/>
              <w:ind w:left="0"/>
              <w:jc w:val="both"/>
              <w:rPr>
                <w:sz w:val="22"/>
                <w:szCs w:val="22"/>
              </w:rPr>
            </w:pPr>
            <w:r>
              <w:rPr>
                <w:sz w:val="22"/>
                <w:szCs w:val="22"/>
              </w:rPr>
              <w:t xml:space="preserve">Minlength: </w:t>
            </w:r>
          </w:p>
          <w:p w14:paraId="56964C24">
            <w:pPr>
              <w:spacing w:before="0"/>
              <w:ind w:left="0"/>
              <w:jc w:val="both"/>
              <w:rPr>
                <w:sz w:val="22"/>
                <w:szCs w:val="22"/>
              </w:rPr>
            </w:pPr>
            <w:r>
              <w:rPr>
                <w:sz w:val="22"/>
                <w:szCs w:val="22"/>
              </w:rPr>
              <w:t>Maxlength: 1</w:t>
            </w:r>
          </w:p>
          <w:p w14:paraId="6169FDB3">
            <w:pPr>
              <w:spacing w:before="0"/>
              <w:ind w:left="0"/>
              <w:jc w:val="both"/>
              <w:rPr>
                <w:sz w:val="22"/>
                <w:szCs w:val="22"/>
              </w:rPr>
            </w:pPr>
            <w:r>
              <w:rPr>
                <w:sz w:val="22"/>
                <w:szCs w:val="22"/>
              </w:rPr>
              <w:t>Format:</w:t>
            </w:r>
          </w:p>
        </w:tc>
        <w:tc>
          <w:tcPr>
            <w:tcW w:w="4225" w:type="dxa"/>
            <w:noWrap w:val="0"/>
            <w:vAlign w:val="top"/>
          </w:tcPr>
          <w:p w14:paraId="0C757C1E">
            <w:pPr>
              <w:spacing w:before="0"/>
              <w:ind w:left="0"/>
              <w:jc w:val="both"/>
              <w:rPr>
                <w:sz w:val="22"/>
                <w:szCs w:val="22"/>
              </w:rPr>
            </w:pPr>
            <w:r>
              <w:rPr>
                <w:sz w:val="22"/>
                <w:szCs w:val="22"/>
              </w:rPr>
              <w:t xml:space="preserve">Trạng thái điều chỉnh hóa đơn: </w:t>
            </w:r>
          </w:p>
          <w:p w14:paraId="4BD636FD">
            <w:pPr>
              <w:spacing w:before="0"/>
              <w:ind w:left="0"/>
              <w:jc w:val="both"/>
              <w:rPr>
                <w:sz w:val="22"/>
                <w:szCs w:val="22"/>
                <w:lang w:val="vi-VN"/>
              </w:rPr>
            </w:pPr>
            <w:r>
              <w:rPr>
                <w:sz w:val="22"/>
                <w:szCs w:val="22"/>
              </w:rPr>
              <w:t xml:space="preserve">1: Hóa đơn gốc </w:t>
            </w:r>
            <w:r>
              <w:rPr>
                <w:sz w:val="22"/>
                <w:szCs w:val="22"/>
                <w:lang w:val="vi-VN"/>
              </w:rPr>
              <w:t>(hóa đơn đã phát hành, hóa đơn bị điều chỉnh, hóa đơn bị thay thế)</w:t>
            </w:r>
          </w:p>
          <w:p w14:paraId="3A0AA9CB">
            <w:pPr>
              <w:spacing w:before="0"/>
              <w:ind w:left="0"/>
              <w:jc w:val="both"/>
              <w:rPr>
                <w:sz w:val="22"/>
                <w:szCs w:val="22"/>
                <w:lang w:val="vi-VN"/>
              </w:rPr>
            </w:pPr>
            <w:r>
              <w:rPr>
                <w:sz w:val="22"/>
                <w:szCs w:val="22"/>
                <w:lang w:val="vi-VN"/>
              </w:rPr>
              <w:t xml:space="preserve">3: Hóa đơn thay thế </w:t>
            </w:r>
          </w:p>
          <w:p w14:paraId="4B7F09F3">
            <w:pPr>
              <w:spacing w:before="0"/>
              <w:ind w:left="0"/>
              <w:jc w:val="both"/>
              <w:rPr>
                <w:sz w:val="22"/>
                <w:szCs w:val="22"/>
              </w:rPr>
            </w:pPr>
            <w:r>
              <w:rPr>
                <w:sz w:val="22"/>
                <w:szCs w:val="22"/>
                <w:lang w:val="vi-VN"/>
              </w:rPr>
              <w:t xml:space="preserve">5: Hóa đơn điều chỉnh </w:t>
            </w:r>
            <w:r>
              <w:rPr>
                <w:sz w:val="22"/>
                <w:szCs w:val="22"/>
              </w:rPr>
              <w:t>thông tin</w:t>
            </w:r>
          </w:p>
          <w:p w14:paraId="5AD58805">
            <w:pPr>
              <w:spacing w:before="0"/>
              <w:ind w:left="0"/>
              <w:jc w:val="both"/>
              <w:rPr>
                <w:sz w:val="22"/>
                <w:szCs w:val="22"/>
                <w:lang w:val="vi-VN"/>
              </w:rPr>
            </w:pPr>
            <w:r>
              <w:rPr>
                <w:sz w:val="22"/>
                <w:szCs w:val="22"/>
                <w:lang w:val="vi-VN"/>
              </w:rPr>
              <w:t>7: Hóa đơn xóa bỏ</w:t>
            </w:r>
          </w:p>
          <w:p w14:paraId="719045D5">
            <w:pPr>
              <w:spacing w:before="0"/>
              <w:ind w:left="0"/>
              <w:jc w:val="both"/>
              <w:rPr>
                <w:sz w:val="22"/>
                <w:szCs w:val="22"/>
              </w:rPr>
            </w:pPr>
            <w:r>
              <w:rPr>
                <w:sz w:val="22"/>
                <w:szCs w:val="22"/>
              </w:rPr>
              <w:t>9: Hóa đơn điều chỉnh tiền</w:t>
            </w:r>
          </w:p>
          <w:p w14:paraId="7E1DBA34">
            <w:pPr>
              <w:pStyle w:val="17"/>
              <w:spacing w:before="0"/>
              <w:rPr>
                <w:sz w:val="22"/>
                <w:szCs w:val="22"/>
                <w:lang w:eastAsia="en-AU"/>
              </w:rPr>
            </w:pPr>
            <w:r>
              <w:rPr>
                <w:sz w:val="22"/>
                <w:szCs w:val="22"/>
                <w:lang w:val="vi-VN"/>
              </w:rPr>
              <w:t xml:space="preserve">Không truyền sẽ </w:t>
            </w:r>
            <w:r>
              <w:rPr>
                <w:sz w:val="22"/>
                <w:szCs w:val="22"/>
              </w:rPr>
              <w:t>trả tất cả</w:t>
            </w:r>
          </w:p>
        </w:tc>
      </w:tr>
    </w:tbl>
    <w:p w14:paraId="0C254E74">
      <w:pPr>
        <w:ind w:left="0"/>
        <w:rPr>
          <w:sz w:val="22"/>
          <w:szCs w:val="22"/>
        </w:rPr>
      </w:pPr>
      <w:r>
        <w:rPr>
          <w:sz w:val="22"/>
          <w:szCs w:val="22"/>
        </w:rPr>
        <w:t>Ví dụ gửi dữ liệu với JSON:</w:t>
      </w:r>
    </w:p>
    <w:p w14:paraId="079C9DAD">
      <w:pPr>
        <w:widowControl/>
        <w:shd w:val="clear" w:color="auto" w:fill="C6D9F1"/>
        <w:spacing w:before="0" w:line="240" w:lineRule="auto"/>
        <w:ind w:left="720"/>
        <w:jc w:val="both"/>
        <w:rPr>
          <w:snapToGrid/>
          <w:color w:val="800000"/>
          <w:sz w:val="22"/>
          <w:szCs w:val="22"/>
        </w:rPr>
      </w:pPr>
      <w:r>
        <w:rPr>
          <w:snapToGrid/>
          <w:color w:val="800000"/>
          <w:sz w:val="22"/>
          <w:szCs w:val="22"/>
        </w:rPr>
        <w:t>{</w:t>
      </w:r>
    </w:p>
    <w:p w14:paraId="4337A18F">
      <w:pPr>
        <w:widowControl/>
        <w:shd w:val="clear" w:color="auto" w:fill="C6D9F1"/>
        <w:spacing w:before="0" w:line="240" w:lineRule="auto"/>
        <w:ind w:left="720"/>
        <w:jc w:val="both"/>
        <w:rPr>
          <w:snapToGrid/>
          <w:color w:val="800000"/>
          <w:sz w:val="22"/>
          <w:szCs w:val="22"/>
        </w:rPr>
      </w:pPr>
      <w:r>
        <w:rPr>
          <w:snapToGrid/>
          <w:color w:val="800000"/>
          <w:sz w:val="22"/>
          <w:szCs w:val="22"/>
        </w:rPr>
        <w:t>    "supplierTaxCode": "0200572621",</w:t>
      </w:r>
    </w:p>
    <w:p w14:paraId="28E9DCA8">
      <w:pPr>
        <w:widowControl/>
        <w:shd w:val="clear" w:color="auto" w:fill="C6D9F1"/>
        <w:spacing w:before="0" w:line="240" w:lineRule="auto"/>
        <w:ind w:left="720"/>
        <w:jc w:val="both"/>
        <w:rPr>
          <w:snapToGrid/>
          <w:color w:val="800000"/>
          <w:sz w:val="22"/>
          <w:szCs w:val="22"/>
        </w:rPr>
      </w:pPr>
      <w:r>
        <w:rPr>
          <w:snapToGrid/>
          <w:color w:val="800000"/>
          <w:sz w:val="22"/>
          <w:szCs w:val="22"/>
        </w:rPr>
        <w:t>    "startDate": "2023-10-20",</w:t>
      </w:r>
    </w:p>
    <w:p w14:paraId="066CFBC6">
      <w:pPr>
        <w:widowControl/>
        <w:shd w:val="clear" w:color="auto" w:fill="C6D9F1"/>
        <w:spacing w:before="0" w:line="240" w:lineRule="auto"/>
        <w:ind w:left="720"/>
        <w:jc w:val="both"/>
        <w:rPr>
          <w:snapToGrid/>
          <w:color w:val="800000"/>
          <w:sz w:val="22"/>
          <w:szCs w:val="22"/>
        </w:rPr>
      </w:pPr>
      <w:r>
        <w:rPr>
          <w:snapToGrid/>
          <w:color w:val="800000"/>
          <w:sz w:val="22"/>
          <w:szCs w:val="22"/>
        </w:rPr>
        <w:t>    "endDate": "2023-12-24",</w:t>
      </w:r>
    </w:p>
    <w:p w14:paraId="00D71AD0">
      <w:pPr>
        <w:widowControl/>
        <w:shd w:val="clear" w:color="auto" w:fill="C6D9F1"/>
        <w:spacing w:before="0" w:line="240" w:lineRule="auto"/>
        <w:ind w:left="720"/>
        <w:jc w:val="both"/>
        <w:rPr>
          <w:snapToGrid/>
          <w:color w:val="800000"/>
          <w:sz w:val="22"/>
          <w:szCs w:val="22"/>
        </w:rPr>
      </w:pPr>
      <w:r>
        <w:rPr>
          <w:snapToGrid/>
          <w:color w:val="800000"/>
          <w:sz w:val="22"/>
          <w:szCs w:val="22"/>
        </w:rPr>
        <w:t>    "rowPerPage": 1,</w:t>
      </w:r>
    </w:p>
    <w:p w14:paraId="7878480D">
      <w:pPr>
        <w:widowControl/>
        <w:shd w:val="clear" w:color="auto" w:fill="C6D9F1"/>
        <w:spacing w:before="0" w:line="240" w:lineRule="auto"/>
        <w:ind w:left="720"/>
        <w:jc w:val="both"/>
        <w:rPr>
          <w:snapToGrid/>
          <w:color w:val="800000"/>
          <w:sz w:val="22"/>
          <w:szCs w:val="22"/>
        </w:rPr>
      </w:pPr>
      <w:r>
        <w:rPr>
          <w:snapToGrid/>
          <w:color w:val="800000"/>
          <w:sz w:val="22"/>
          <w:szCs w:val="22"/>
        </w:rPr>
        <w:t>    "pageNum": 1</w:t>
      </w:r>
    </w:p>
    <w:p w14:paraId="272204D2">
      <w:pPr>
        <w:widowControl/>
        <w:shd w:val="clear" w:color="auto" w:fill="C6D9F1"/>
        <w:spacing w:before="0" w:line="240" w:lineRule="auto"/>
        <w:ind w:left="720"/>
        <w:jc w:val="both"/>
        <w:rPr>
          <w:snapToGrid/>
          <w:color w:val="800000"/>
          <w:sz w:val="22"/>
          <w:szCs w:val="22"/>
        </w:rPr>
      </w:pPr>
      <w:r>
        <w:rPr>
          <w:snapToGrid/>
          <w:color w:val="800000"/>
          <w:sz w:val="22"/>
          <w:szCs w:val="22"/>
        </w:rPr>
        <w:t>}</w:t>
      </w:r>
    </w:p>
    <w:p w14:paraId="6B87005A">
      <w:pPr>
        <w:ind w:left="0"/>
        <w:rPr>
          <w:b/>
          <w:sz w:val="22"/>
          <w:szCs w:val="22"/>
        </w:rPr>
      </w:pPr>
      <w:r>
        <w:rPr>
          <w:b/>
          <w:sz w:val="22"/>
          <w:szCs w:val="22"/>
        </w:rPr>
        <w:t>Output:</w:t>
      </w:r>
    </w:p>
    <w:p w14:paraId="6C508158">
      <w:pPr>
        <w:shd w:val="clear" w:color="auto" w:fill="DEEAF6"/>
        <w:spacing w:line="240" w:lineRule="auto"/>
        <w:ind w:left="904"/>
        <w:jc w:val="both"/>
        <w:rPr>
          <w:sz w:val="22"/>
          <w:szCs w:val="22"/>
        </w:rPr>
      </w:pPr>
      <w:r>
        <w:rPr>
          <w:sz w:val="22"/>
          <w:szCs w:val="22"/>
        </w:rPr>
        <w:t>{</w:t>
      </w:r>
    </w:p>
    <w:p w14:paraId="33C8BC8F">
      <w:pPr>
        <w:shd w:val="clear" w:color="auto" w:fill="DEEAF6"/>
        <w:spacing w:line="240" w:lineRule="auto"/>
        <w:ind w:left="904"/>
        <w:jc w:val="both"/>
        <w:rPr>
          <w:sz w:val="22"/>
          <w:szCs w:val="22"/>
        </w:rPr>
      </w:pPr>
      <w:r>
        <w:rPr>
          <w:sz w:val="22"/>
          <w:szCs w:val="22"/>
        </w:rPr>
        <w:t>    "errorCode": </w:t>
      </w:r>
      <w:r>
        <w:rPr>
          <w:b/>
          <w:bCs/>
          <w:sz w:val="22"/>
          <w:szCs w:val="22"/>
        </w:rPr>
        <w:t>null</w:t>
      </w:r>
      <w:r>
        <w:rPr>
          <w:sz w:val="22"/>
          <w:szCs w:val="22"/>
        </w:rPr>
        <w:t>,</w:t>
      </w:r>
    </w:p>
    <w:p w14:paraId="03D8F836">
      <w:pPr>
        <w:shd w:val="clear" w:color="auto" w:fill="DEEAF6"/>
        <w:spacing w:line="240" w:lineRule="auto"/>
        <w:ind w:left="904"/>
        <w:jc w:val="both"/>
        <w:rPr>
          <w:sz w:val="22"/>
          <w:szCs w:val="22"/>
        </w:rPr>
      </w:pPr>
      <w:r>
        <w:rPr>
          <w:sz w:val="22"/>
          <w:szCs w:val="22"/>
        </w:rPr>
        <w:t>    "description": </w:t>
      </w:r>
      <w:r>
        <w:rPr>
          <w:b/>
          <w:bCs/>
          <w:sz w:val="22"/>
          <w:szCs w:val="22"/>
        </w:rPr>
        <w:t>null</w:t>
      </w:r>
      <w:r>
        <w:rPr>
          <w:sz w:val="22"/>
          <w:szCs w:val="22"/>
        </w:rPr>
        <w:t>,</w:t>
      </w:r>
    </w:p>
    <w:p w14:paraId="0A982A12">
      <w:pPr>
        <w:shd w:val="clear" w:color="auto" w:fill="DEEAF6"/>
        <w:spacing w:line="240" w:lineRule="auto"/>
        <w:ind w:left="904"/>
        <w:jc w:val="both"/>
        <w:rPr>
          <w:sz w:val="22"/>
          <w:szCs w:val="22"/>
        </w:rPr>
      </w:pPr>
      <w:r>
        <w:rPr>
          <w:sz w:val="22"/>
          <w:szCs w:val="22"/>
        </w:rPr>
        <w:t>    "totalRows": 1,</w:t>
      </w:r>
    </w:p>
    <w:p w14:paraId="345C4C36">
      <w:pPr>
        <w:shd w:val="clear" w:color="auto" w:fill="DEEAF6"/>
        <w:spacing w:line="240" w:lineRule="auto"/>
        <w:ind w:left="904"/>
        <w:jc w:val="both"/>
        <w:rPr>
          <w:sz w:val="22"/>
          <w:szCs w:val="22"/>
        </w:rPr>
      </w:pPr>
      <w:r>
        <w:rPr>
          <w:sz w:val="22"/>
          <w:szCs w:val="22"/>
        </w:rPr>
        <w:t>    "invoices": [</w:t>
      </w:r>
    </w:p>
    <w:p w14:paraId="710C2D14">
      <w:pPr>
        <w:shd w:val="clear" w:color="auto" w:fill="DEEAF6"/>
        <w:spacing w:line="240" w:lineRule="auto"/>
        <w:ind w:left="904"/>
        <w:jc w:val="both"/>
        <w:rPr>
          <w:sz w:val="22"/>
          <w:szCs w:val="22"/>
        </w:rPr>
      </w:pPr>
      <w:r>
        <w:rPr>
          <w:sz w:val="22"/>
          <w:szCs w:val="22"/>
        </w:rPr>
        <w:t>        {</w:t>
      </w:r>
    </w:p>
    <w:p w14:paraId="7F24EBDF">
      <w:pPr>
        <w:shd w:val="clear" w:color="auto" w:fill="DEEAF6"/>
        <w:spacing w:line="240" w:lineRule="auto"/>
        <w:ind w:left="904"/>
        <w:jc w:val="both"/>
        <w:rPr>
          <w:sz w:val="22"/>
          <w:szCs w:val="22"/>
        </w:rPr>
      </w:pPr>
      <w:r>
        <w:rPr>
          <w:sz w:val="22"/>
          <w:szCs w:val="22"/>
        </w:rPr>
        <w:t>            "invoiceId": 64959023,</w:t>
      </w:r>
    </w:p>
    <w:p w14:paraId="676932C0">
      <w:pPr>
        <w:shd w:val="clear" w:color="auto" w:fill="DEEAF6"/>
        <w:spacing w:line="240" w:lineRule="auto"/>
        <w:ind w:left="904"/>
        <w:jc w:val="both"/>
        <w:rPr>
          <w:sz w:val="22"/>
          <w:szCs w:val="22"/>
        </w:rPr>
      </w:pPr>
      <w:r>
        <w:rPr>
          <w:sz w:val="22"/>
          <w:szCs w:val="22"/>
        </w:rPr>
        <w:t>            "invoiceType": "5",</w:t>
      </w:r>
    </w:p>
    <w:p w14:paraId="6095B48C">
      <w:pPr>
        <w:shd w:val="clear" w:color="auto" w:fill="DEEAF6"/>
        <w:spacing w:line="240" w:lineRule="auto"/>
        <w:ind w:left="904"/>
        <w:jc w:val="both"/>
        <w:rPr>
          <w:sz w:val="22"/>
          <w:szCs w:val="22"/>
        </w:rPr>
      </w:pPr>
      <w:r>
        <w:rPr>
          <w:sz w:val="22"/>
          <w:szCs w:val="22"/>
        </w:rPr>
        <w:t>            "adjustmentType": "1",</w:t>
      </w:r>
    </w:p>
    <w:p w14:paraId="0A979134">
      <w:pPr>
        <w:shd w:val="clear" w:color="auto" w:fill="DEEAF6"/>
        <w:spacing w:line="240" w:lineRule="auto"/>
        <w:ind w:left="904"/>
        <w:jc w:val="both"/>
        <w:rPr>
          <w:sz w:val="22"/>
          <w:szCs w:val="22"/>
        </w:rPr>
      </w:pPr>
      <w:r>
        <w:rPr>
          <w:sz w:val="22"/>
          <w:szCs w:val="22"/>
        </w:rPr>
        <w:t>            "templateCode": "5/010",</w:t>
      </w:r>
    </w:p>
    <w:p w14:paraId="06C4B2DC">
      <w:pPr>
        <w:shd w:val="clear" w:color="auto" w:fill="DEEAF6"/>
        <w:spacing w:line="240" w:lineRule="auto"/>
        <w:ind w:left="904"/>
        <w:jc w:val="both"/>
        <w:rPr>
          <w:sz w:val="22"/>
          <w:szCs w:val="22"/>
        </w:rPr>
      </w:pPr>
      <w:r>
        <w:rPr>
          <w:sz w:val="22"/>
          <w:szCs w:val="22"/>
        </w:rPr>
        <w:t>            "invoiceSeri": "K24GHY",</w:t>
      </w:r>
    </w:p>
    <w:p w14:paraId="28DA0190">
      <w:pPr>
        <w:shd w:val="clear" w:color="auto" w:fill="DEEAF6"/>
        <w:spacing w:line="240" w:lineRule="auto"/>
        <w:ind w:left="904"/>
        <w:jc w:val="both"/>
        <w:rPr>
          <w:sz w:val="22"/>
          <w:szCs w:val="22"/>
        </w:rPr>
      </w:pPr>
      <w:r>
        <w:rPr>
          <w:sz w:val="22"/>
          <w:szCs w:val="22"/>
        </w:rPr>
        <w:t>            "invoiceNumber": "0000001",</w:t>
      </w:r>
    </w:p>
    <w:p w14:paraId="0B21FA80">
      <w:pPr>
        <w:shd w:val="clear" w:color="auto" w:fill="DEEAF6"/>
        <w:spacing w:line="240" w:lineRule="auto"/>
        <w:ind w:left="904"/>
        <w:jc w:val="both"/>
        <w:rPr>
          <w:sz w:val="22"/>
          <w:szCs w:val="22"/>
        </w:rPr>
      </w:pPr>
      <w:r>
        <w:rPr>
          <w:sz w:val="22"/>
          <w:szCs w:val="22"/>
        </w:rPr>
        <w:t>            "invoiceNo": "K24GHY1",</w:t>
      </w:r>
    </w:p>
    <w:p w14:paraId="090980B6">
      <w:pPr>
        <w:shd w:val="clear" w:color="auto" w:fill="DEEAF6"/>
        <w:spacing w:line="240" w:lineRule="auto"/>
        <w:ind w:left="904"/>
        <w:jc w:val="both"/>
        <w:rPr>
          <w:sz w:val="22"/>
          <w:szCs w:val="22"/>
        </w:rPr>
      </w:pPr>
      <w:r>
        <w:rPr>
          <w:sz w:val="22"/>
          <w:szCs w:val="22"/>
        </w:rPr>
        <w:t>            "currency": "VND",</w:t>
      </w:r>
    </w:p>
    <w:p w14:paraId="64895B7A">
      <w:pPr>
        <w:shd w:val="clear" w:color="auto" w:fill="DEEAF6"/>
        <w:spacing w:line="240" w:lineRule="auto"/>
        <w:ind w:left="904"/>
        <w:jc w:val="both"/>
        <w:rPr>
          <w:sz w:val="22"/>
          <w:szCs w:val="22"/>
        </w:rPr>
      </w:pPr>
      <w:r>
        <w:rPr>
          <w:sz w:val="22"/>
          <w:szCs w:val="22"/>
        </w:rPr>
        <w:t>            "total": 60500000.000000000,</w:t>
      </w:r>
    </w:p>
    <w:p w14:paraId="6F56790D">
      <w:pPr>
        <w:shd w:val="clear" w:color="auto" w:fill="DEEAF6"/>
        <w:spacing w:line="240" w:lineRule="auto"/>
        <w:ind w:left="904"/>
        <w:jc w:val="both"/>
        <w:rPr>
          <w:sz w:val="22"/>
          <w:szCs w:val="22"/>
        </w:rPr>
      </w:pPr>
      <w:r>
        <w:rPr>
          <w:sz w:val="22"/>
          <w:szCs w:val="22"/>
        </w:rPr>
        <w:t>            "issueDate": </w:t>
      </w:r>
      <w:r>
        <w:rPr>
          <w:b/>
          <w:bCs/>
          <w:sz w:val="22"/>
          <w:szCs w:val="22"/>
        </w:rPr>
        <w:t>null</w:t>
      </w:r>
      <w:r>
        <w:rPr>
          <w:sz w:val="22"/>
          <w:szCs w:val="22"/>
        </w:rPr>
        <w:t>,</w:t>
      </w:r>
    </w:p>
    <w:p w14:paraId="17A7BD42">
      <w:pPr>
        <w:shd w:val="clear" w:color="auto" w:fill="DEEAF6"/>
        <w:spacing w:line="240" w:lineRule="auto"/>
        <w:ind w:left="904"/>
        <w:jc w:val="both"/>
        <w:rPr>
          <w:sz w:val="22"/>
          <w:szCs w:val="22"/>
        </w:rPr>
      </w:pPr>
      <w:r>
        <w:rPr>
          <w:sz w:val="22"/>
          <w:szCs w:val="22"/>
        </w:rPr>
        <w:t>            "issueDateStr": "2024-03-14T03:17:59Z",</w:t>
      </w:r>
    </w:p>
    <w:p w14:paraId="2B1551BE">
      <w:pPr>
        <w:shd w:val="clear" w:color="auto" w:fill="DEEAF6"/>
        <w:spacing w:line="240" w:lineRule="auto"/>
        <w:ind w:left="904"/>
        <w:jc w:val="both"/>
        <w:rPr>
          <w:sz w:val="22"/>
          <w:szCs w:val="22"/>
        </w:rPr>
      </w:pPr>
      <w:r>
        <w:rPr>
          <w:sz w:val="22"/>
          <w:szCs w:val="22"/>
        </w:rPr>
        <w:t>            "state": 1,</w:t>
      </w:r>
    </w:p>
    <w:p w14:paraId="71333E70">
      <w:pPr>
        <w:shd w:val="clear" w:color="auto" w:fill="DEEAF6"/>
        <w:spacing w:line="240" w:lineRule="auto"/>
        <w:ind w:left="904"/>
        <w:jc w:val="both"/>
        <w:rPr>
          <w:sz w:val="22"/>
          <w:szCs w:val="22"/>
        </w:rPr>
      </w:pPr>
      <w:r>
        <w:rPr>
          <w:sz w:val="22"/>
          <w:szCs w:val="22"/>
        </w:rPr>
        <w:t>            "requestDate": </w:t>
      </w:r>
      <w:r>
        <w:rPr>
          <w:b/>
          <w:bCs/>
          <w:sz w:val="22"/>
          <w:szCs w:val="22"/>
        </w:rPr>
        <w:t>null</w:t>
      </w:r>
      <w:r>
        <w:rPr>
          <w:sz w:val="22"/>
          <w:szCs w:val="22"/>
        </w:rPr>
        <w:t>,</w:t>
      </w:r>
    </w:p>
    <w:p w14:paraId="265FA620">
      <w:pPr>
        <w:shd w:val="clear" w:color="auto" w:fill="DEEAF6"/>
        <w:spacing w:line="240" w:lineRule="auto"/>
        <w:ind w:left="904"/>
        <w:jc w:val="both"/>
        <w:rPr>
          <w:sz w:val="22"/>
          <w:szCs w:val="22"/>
        </w:rPr>
      </w:pPr>
      <w:r>
        <w:rPr>
          <w:sz w:val="22"/>
          <w:szCs w:val="22"/>
        </w:rPr>
        <w:t>            "description": </w:t>
      </w:r>
      <w:r>
        <w:rPr>
          <w:b/>
          <w:bCs/>
          <w:sz w:val="22"/>
          <w:szCs w:val="22"/>
        </w:rPr>
        <w:t>null</w:t>
      </w:r>
      <w:r>
        <w:rPr>
          <w:sz w:val="22"/>
          <w:szCs w:val="22"/>
        </w:rPr>
        <w:t>,</w:t>
      </w:r>
    </w:p>
    <w:p w14:paraId="6A985445">
      <w:pPr>
        <w:shd w:val="clear" w:color="auto" w:fill="DEEAF6"/>
        <w:spacing w:line="240" w:lineRule="auto"/>
        <w:ind w:left="904"/>
        <w:jc w:val="both"/>
        <w:rPr>
          <w:sz w:val="22"/>
          <w:szCs w:val="22"/>
        </w:rPr>
      </w:pPr>
      <w:r>
        <w:rPr>
          <w:sz w:val="22"/>
          <w:szCs w:val="22"/>
        </w:rPr>
        <w:t>            "buyerIdNo": "123",</w:t>
      </w:r>
    </w:p>
    <w:p w14:paraId="0698E476">
      <w:pPr>
        <w:shd w:val="clear" w:color="auto" w:fill="DEEAF6"/>
        <w:spacing w:line="240" w:lineRule="auto"/>
        <w:ind w:left="904"/>
        <w:jc w:val="both"/>
        <w:rPr>
          <w:sz w:val="22"/>
          <w:szCs w:val="22"/>
        </w:rPr>
      </w:pPr>
      <w:r>
        <w:rPr>
          <w:sz w:val="22"/>
          <w:szCs w:val="22"/>
        </w:rPr>
        <w:t>            "stateCode": 1,</w:t>
      </w:r>
    </w:p>
    <w:p w14:paraId="501A4E2D">
      <w:pPr>
        <w:shd w:val="clear" w:color="auto" w:fill="DEEAF6"/>
        <w:spacing w:line="240" w:lineRule="auto"/>
        <w:ind w:left="904"/>
        <w:jc w:val="both"/>
        <w:rPr>
          <w:sz w:val="22"/>
          <w:szCs w:val="22"/>
        </w:rPr>
      </w:pPr>
      <w:r>
        <w:rPr>
          <w:sz w:val="22"/>
          <w:szCs w:val="22"/>
        </w:rPr>
        <w:t>            "subscriberNumber": </w:t>
      </w:r>
      <w:r>
        <w:rPr>
          <w:b/>
          <w:bCs/>
          <w:sz w:val="22"/>
          <w:szCs w:val="22"/>
        </w:rPr>
        <w:t>null</w:t>
      </w:r>
      <w:r>
        <w:rPr>
          <w:sz w:val="22"/>
          <w:szCs w:val="22"/>
        </w:rPr>
        <w:t>,</w:t>
      </w:r>
    </w:p>
    <w:p w14:paraId="4545A246">
      <w:pPr>
        <w:shd w:val="clear" w:color="auto" w:fill="DEEAF6"/>
        <w:spacing w:line="240" w:lineRule="auto"/>
        <w:ind w:left="904"/>
        <w:jc w:val="both"/>
        <w:rPr>
          <w:sz w:val="22"/>
          <w:szCs w:val="22"/>
        </w:rPr>
      </w:pPr>
      <w:r>
        <w:rPr>
          <w:sz w:val="22"/>
          <w:szCs w:val="22"/>
        </w:rPr>
        <w:t>            "paymentStatus": 1,</w:t>
      </w:r>
    </w:p>
    <w:p w14:paraId="7F93FDB8">
      <w:pPr>
        <w:shd w:val="clear" w:color="auto" w:fill="DEEAF6"/>
        <w:spacing w:line="240" w:lineRule="auto"/>
        <w:ind w:left="904"/>
        <w:jc w:val="both"/>
        <w:rPr>
          <w:sz w:val="22"/>
          <w:szCs w:val="22"/>
        </w:rPr>
      </w:pPr>
      <w:r>
        <w:rPr>
          <w:sz w:val="22"/>
          <w:szCs w:val="22"/>
        </w:rPr>
        <w:t>            "viewStatus": </w:t>
      </w:r>
      <w:r>
        <w:rPr>
          <w:b/>
          <w:bCs/>
          <w:sz w:val="22"/>
          <w:szCs w:val="22"/>
        </w:rPr>
        <w:t>null</w:t>
      </w:r>
      <w:r>
        <w:rPr>
          <w:sz w:val="22"/>
          <w:szCs w:val="22"/>
        </w:rPr>
        <w:t>,</w:t>
      </w:r>
    </w:p>
    <w:p w14:paraId="3BD5B019">
      <w:pPr>
        <w:shd w:val="clear" w:color="auto" w:fill="DEEAF6"/>
        <w:spacing w:line="240" w:lineRule="auto"/>
        <w:ind w:left="904"/>
        <w:jc w:val="both"/>
        <w:rPr>
          <w:sz w:val="22"/>
          <w:szCs w:val="22"/>
        </w:rPr>
      </w:pPr>
      <w:r>
        <w:rPr>
          <w:sz w:val="22"/>
          <w:szCs w:val="22"/>
        </w:rPr>
        <w:t>            "downloadStatus": </w:t>
      </w:r>
      <w:r>
        <w:rPr>
          <w:b/>
          <w:bCs/>
          <w:sz w:val="22"/>
          <w:szCs w:val="22"/>
        </w:rPr>
        <w:t>null</w:t>
      </w:r>
      <w:r>
        <w:rPr>
          <w:sz w:val="22"/>
          <w:szCs w:val="22"/>
        </w:rPr>
        <w:t>,</w:t>
      </w:r>
    </w:p>
    <w:p w14:paraId="02428840">
      <w:pPr>
        <w:shd w:val="clear" w:color="auto" w:fill="DEEAF6"/>
        <w:spacing w:line="240" w:lineRule="auto"/>
        <w:ind w:left="904"/>
        <w:jc w:val="both"/>
        <w:rPr>
          <w:sz w:val="22"/>
          <w:szCs w:val="22"/>
        </w:rPr>
      </w:pPr>
      <w:r>
        <w:rPr>
          <w:sz w:val="22"/>
          <w:szCs w:val="22"/>
        </w:rPr>
        <w:t>            "exchangeStatus": 0,</w:t>
      </w:r>
    </w:p>
    <w:p w14:paraId="3810429B">
      <w:pPr>
        <w:shd w:val="clear" w:color="auto" w:fill="DEEAF6"/>
        <w:spacing w:line="240" w:lineRule="auto"/>
        <w:ind w:left="904"/>
        <w:jc w:val="both"/>
        <w:rPr>
          <w:sz w:val="22"/>
          <w:szCs w:val="22"/>
        </w:rPr>
      </w:pPr>
      <w:r>
        <w:rPr>
          <w:sz w:val="22"/>
          <w:szCs w:val="22"/>
        </w:rPr>
        <w:t>            "numOfExchange": </w:t>
      </w:r>
      <w:r>
        <w:rPr>
          <w:b/>
          <w:bCs/>
          <w:sz w:val="22"/>
          <w:szCs w:val="22"/>
        </w:rPr>
        <w:t>null</w:t>
      </w:r>
      <w:r>
        <w:rPr>
          <w:sz w:val="22"/>
          <w:szCs w:val="22"/>
        </w:rPr>
        <w:t>,</w:t>
      </w:r>
    </w:p>
    <w:p w14:paraId="09579783">
      <w:pPr>
        <w:shd w:val="clear" w:color="auto" w:fill="DEEAF6"/>
        <w:spacing w:line="240" w:lineRule="auto"/>
        <w:ind w:left="904"/>
        <w:jc w:val="both"/>
        <w:rPr>
          <w:sz w:val="22"/>
          <w:szCs w:val="22"/>
        </w:rPr>
      </w:pPr>
      <w:r>
        <w:rPr>
          <w:sz w:val="22"/>
          <w:szCs w:val="22"/>
        </w:rPr>
        <w:t>            "createTime": </w:t>
      </w:r>
      <w:r>
        <w:rPr>
          <w:b/>
          <w:bCs/>
          <w:sz w:val="22"/>
          <w:szCs w:val="22"/>
        </w:rPr>
        <w:t>null</w:t>
      </w:r>
      <w:r>
        <w:rPr>
          <w:sz w:val="22"/>
          <w:szCs w:val="22"/>
        </w:rPr>
        <w:t>,</w:t>
      </w:r>
    </w:p>
    <w:p w14:paraId="1F4E2301">
      <w:pPr>
        <w:shd w:val="clear" w:color="auto" w:fill="DEEAF6"/>
        <w:spacing w:line="240" w:lineRule="auto"/>
        <w:ind w:left="904"/>
        <w:jc w:val="both"/>
        <w:rPr>
          <w:sz w:val="22"/>
          <w:szCs w:val="22"/>
        </w:rPr>
      </w:pPr>
      <w:r>
        <w:rPr>
          <w:sz w:val="22"/>
          <w:szCs w:val="22"/>
        </w:rPr>
        <w:t>            "contractId": </w:t>
      </w:r>
      <w:r>
        <w:rPr>
          <w:b/>
          <w:bCs/>
          <w:sz w:val="22"/>
          <w:szCs w:val="22"/>
        </w:rPr>
        <w:t>null</w:t>
      </w:r>
      <w:r>
        <w:rPr>
          <w:sz w:val="22"/>
          <w:szCs w:val="22"/>
        </w:rPr>
        <w:t>,</w:t>
      </w:r>
    </w:p>
    <w:p w14:paraId="3B462930">
      <w:pPr>
        <w:shd w:val="clear" w:color="auto" w:fill="DEEAF6"/>
        <w:spacing w:line="240" w:lineRule="auto"/>
        <w:ind w:left="904"/>
        <w:jc w:val="both"/>
        <w:rPr>
          <w:sz w:val="22"/>
          <w:szCs w:val="22"/>
        </w:rPr>
      </w:pPr>
      <w:r>
        <w:rPr>
          <w:sz w:val="22"/>
          <w:szCs w:val="22"/>
        </w:rPr>
        <w:t>            "contractNo": "0123",</w:t>
      </w:r>
    </w:p>
    <w:p w14:paraId="2B7A30C3">
      <w:pPr>
        <w:shd w:val="clear" w:color="auto" w:fill="DEEAF6"/>
        <w:spacing w:line="240" w:lineRule="auto"/>
        <w:ind w:left="904"/>
        <w:jc w:val="both"/>
        <w:rPr>
          <w:sz w:val="22"/>
          <w:szCs w:val="22"/>
        </w:rPr>
      </w:pPr>
      <w:r>
        <w:rPr>
          <w:sz w:val="22"/>
          <w:szCs w:val="22"/>
        </w:rPr>
        <w:t>            "supplierTaxCode": "0100109106-990",</w:t>
      </w:r>
    </w:p>
    <w:p w14:paraId="74B8E321">
      <w:pPr>
        <w:shd w:val="clear" w:color="auto" w:fill="DEEAF6"/>
        <w:spacing w:line="240" w:lineRule="auto"/>
        <w:ind w:left="904"/>
        <w:jc w:val="both"/>
        <w:rPr>
          <w:sz w:val="22"/>
          <w:szCs w:val="22"/>
        </w:rPr>
      </w:pPr>
      <w:r>
        <w:rPr>
          <w:sz w:val="22"/>
          <w:szCs w:val="22"/>
        </w:rPr>
        <w:t>            "buyerTaxCode": "0100109106",</w:t>
      </w:r>
    </w:p>
    <w:p w14:paraId="60626611">
      <w:pPr>
        <w:shd w:val="clear" w:color="auto" w:fill="DEEAF6"/>
        <w:spacing w:line="240" w:lineRule="auto"/>
        <w:ind w:left="904"/>
        <w:jc w:val="both"/>
        <w:rPr>
          <w:sz w:val="22"/>
          <w:szCs w:val="22"/>
        </w:rPr>
      </w:pPr>
      <w:r>
        <w:rPr>
          <w:sz w:val="22"/>
          <w:szCs w:val="22"/>
        </w:rPr>
        <w:t>            "totalBeforeTax": 55000000.000000000,</w:t>
      </w:r>
    </w:p>
    <w:p w14:paraId="297AA77E">
      <w:pPr>
        <w:shd w:val="clear" w:color="auto" w:fill="DEEAF6"/>
        <w:spacing w:line="240" w:lineRule="auto"/>
        <w:ind w:left="904"/>
        <w:jc w:val="both"/>
        <w:rPr>
          <w:sz w:val="22"/>
          <w:szCs w:val="22"/>
        </w:rPr>
      </w:pPr>
      <w:r>
        <w:rPr>
          <w:sz w:val="22"/>
          <w:szCs w:val="22"/>
        </w:rPr>
        <w:t>            "taxAmount": 5500000.000000000,</w:t>
      </w:r>
    </w:p>
    <w:p w14:paraId="0FD8BAB4">
      <w:pPr>
        <w:shd w:val="clear" w:color="auto" w:fill="DEEAF6"/>
        <w:spacing w:line="240" w:lineRule="auto"/>
        <w:ind w:left="904"/>
        <w:jc w:val="both"/>
        <w:rPr>
          <w:sz w:val="22"/>
          <w:szCs w:val="22"/>
        </w:rPr>
      </w:pPr>
      <w:r>
        <w:rPr>
          <w:sz w:val="22"/>
          <w:szCs w:val="22"/>
        </w:rPr>
        <w:t>            "taxRate": </w:t>
      </w:r>
      <w:r>
        <w:rPr>
          <w:b/>
          <w:bCs/>
          <w:sz w:val="22"/>
          <w:szCs w:val="22"/>
        </w:rPr>
        <w:t>null</w:t>
      </w:r>
      <w:r>
        <w:rPr>
          <w:sz w:val="22"/>
          <w:szCs w:val="22"/>
        </w:rPr>
        <w:t>,</w:t>
      </w:r>
    </w:p>
    <w:p w14:paraId="3A50BFBE">
      <w:pPr>
        <w:shd w:val="clear" w:color="auto" w:fill="DEEAF6"/>
        <w:spacing w:line="240" w:lineRule="auto"/>
        <w:ind w:left="904"/>
        <w:jc w:val="both"/>
        <w:rPr>
          <w:sz w:val="22"/>
          <w:szCs w:val="22"/>
        </w:rPr>
      </w:pPr>
      <w:r>
        <w:rPr>
          <w:sz w:val="22"/>
          <w:szCs w:val="22"/>
        </w:rPr>
        <w:t>            "paymentMethod": "3",</w:t>
      </w:r>
    </w:p>
    <w:p w14:paraId="2EE88D7D">
      <w:pPr>
        <w:shd w:val="clear" w:color="auto" w:fill="DEEAF6"/>
        <w:spacing w:line="240" w:lineRule="auto"/>
        <w:ind w:left="904"/>
        <w:jc w:val="both"/>
        <w:rPr>
          <w:sz w:val="22"/>
          <w:szCs w:val="22"/>
        </w:rPr>
      </w:pPr>
      <w:r>
        <w:rPr>
          <w:sz w:val="22"/>
          <w:szCs w:val="22"/>
        </w:rPr>
        <w:t>            "paymentTime": </w:t>
      </w:r>
      <w:r>
        <w:rPr>
          <w:b/>
          <w:bCs/>
          <w:sz w:val="22"/>
          <w:szCs w:val="22"/>
        </w:rPr>
        <w:t>null</w:t>
      </w:r>
      <w:r>
        <w:rPr>
          <w:sz w:val="22"/>
          <w:szCs w:val="22"/>
        </w:rPr>
        <w:t>,</w:t>
      </w:r>
    </w:p>
    <w:p w14:paraId="42D6E1AA">
      <w:pPr>
        <w:shd w:val="clear" w:color="auto" w:fill="DEEAF6"/>
        <w:spacing w:line="240" w:lineRule="auto"/>
        <w:ind w:left="904"/>
        <w:jc w:val="both"/>
        <w:rPr>
          <w:sz w:val="22"/>
          <w:szCs w:val="22"/>
        </w:rPr>
      </w:pPr>
      <w:r>
        <w:rPr>
          <w:sz w:val="22"/>
          <w:szCs w:val="22"/>
        </w:rPr>
        <w:t>            "customerId": </w:t>
      </w:r>
      <w:r>
        <w:rPr>
          <w:b/>
          <w:bCs/>
          <w:sz w:val="22"/>
          <w:szCs w:val="22"/>
        </w:rPr>
        <w:t>null</w:t>
      </w:r>
      <w:r>
        <w:rPr>
          <w:sz w:val="22"/>
          <w:szCs w:val="22"/>
        </w:rPr>
        <w:t>,</w:t>
      </w:r>
    </w:p>
    <w:p w14:paraId="21A2454E">
      <w:pPr>
        <w:shd w:val="clear" w:color="auto" w:fill="DEEAF6"/>
        <w:spacing w:line="240" w:lineRule="auto"/>
        <w:ind w:left="904"/>
        <w:jc w:val="both"/>
        <w:rPr>
          <w:sz w:val="22"/>
          <w:szCs w:val="22"/>
        </w:rPr>
      </w:pPr>
      <w:r>
        <w:rPr>
          <w:sz w:val="22"/>
          <w:szCs w:val="22"/>
        </w:rPr>
        <w:t>            "no": </w:t>
      </w:r>
      <w:r>
        <w:rPr>
          <w:b/>
          <w:bCs/>
          <w:sz w:val="22"/>
          <w:szCs w:val="22"/>
        </w:rPr>
        <w:t>null</w:t>
      </w:r>
      <w:r>
        <w:rPr>
          <w:sz w:val="22"/>
          <w:szCs w:val="22"/>
        </w:rPr>
        <w:t>,</w:t>
      </w:r>
    </w:p>
    <w:p w14:paraId="67423D85">
      <w:pPr>
        <w:shd w:val="clear" w:color="auto" w:fill="DEEAF6"/>
        <w:spacing w:line="240" w:lineRule="auto"/>
        <w:ind w:left="904"/>
        <w:jc w:val="both"/>
        <w:rPr>
          <w:sz w:val="22"/>
          <w:szCs w:val="22"/>
        </w:rPr>
      </w:pPr>
      <w:r>
        <w:rPr>
          <w:sz w:val="22"/>
          <w:szCs w:val="22"/>
        </w:rPr>
        <w:t>            "paymentStatusName": "Đã thanh toán",</w:t>
      </w:r>
    </w:p>
    <w:p w14:paraId="6E70074A">
      <w:pPr>
        <w:shd w:val="clear" w:color="auto" w:fill="DEEAF6"/>
        <w:spacing w:line="240" w:lineRule="auto"/>
        <w:ind w:left="904"/>
        <w:jc w:val="both"/>
        <w:rPr>
          <w:sz w:val="22"/>
          <w:szCs w:val="22"/>
        </w:rPr>
      </w:pPr>
      <w:r>
        <w:rPr>
          <w:sz w:val="22"/>
          <w:szCs w:val="22"/>
        </w:rPr>
        <w:t>            "buyerName": "Khánh Linh",</w:t>
      </w:r>
    </w:p>
    <w:p w14:paraId="42C5A978">
      <w:pPr>
        <w:shd w:val="clear" w:color="auto" w:fill="DEEAF6"/>
        <w:spacing w:line="240" w:lineRule="auto"/>
        <w:ind w:left="904"/>
        <w:jc w:val="both"/>
        <w:rPr>
          <w:sz w:val="22"/>
          <w:szCs w:val="22"/>
        </w:rPr>
      </w:pPr>
      <w:r>
        <w:rPr>
          <w:sz w:val="22"/>
          <w:szCs w:val="22"/>
        </w:rPr>
        <w:t>            "transactionUuid": </w:t>
      </w:r>
      <w:r>
        <w:rPr>
          <w:b/>
          <w:bCs/>
          <w:sz w:val="22"/>
          <w:szCs w:val="22"/>
        </w:rPr>
        <w:t>null</w:t>
      </w:r>
      <w:r>
        <w:rPr>
          <w:sz w:val="22"/>
          <w:szCs w:val="22"/>
        </w:rPr>
        <w:t>,</w:t>
      </w:r>
    </w:p>
    <w:p w14:paraId="5CDE8A18">
      <w:pPr>
        <w:shd w:val="clear" w:color="auto" w:fill="DEEAF6"/>
        <w:spacing w:line="240" w:lineRule="auto"/>
        <w:ind w:left="904"/>
        <w:jc w:val="both"/>
        <w:rPr>
          <w:snapToGrid/>
          <w:color w:val="0451A5"/>
          <w:sz w:val="22"/>
          <w:szCs w:val="22"/>
        </w:rPr>
      </w:pPr>
      <w:r>
        <w:rPr>
          <w:snapToGrid/>
          <w:color w:val="A31515"/>
          <w:sz w:val="22"/>
          <w:szCs w:val="22"/>
        </w:rPr>
        <w:t xml:space="preserve">            "originalInvoiceId"</w:t>
      </w:r>
      <w:r>
        <w:rPr>
          <w:snapToGrid/>
          <w:color w:val="000000"/>
          <w:sz w:val="22"/>
          <w:szCs w:val="22"/>
        </w:rPr>
        <w:t>: </w:t>
      </w:r>
      <w:r>
        <w:rPr>
          <w:snapToGrid/>
          <w:color w:val="0451A5"/>
          <w:sz w:val="22"/>
          <w:szCs w:val="22"/>
        </w:rPr>
        <w:t>"K22THY32",</w:t>
      </w:r>
    </w:p>
    <w:p w14:paraId="6713672D">
      <w:pPr>
        <w:shd w:val="clear" w:color="auto" w:fill="DEEAF6"/>
        <w:spacing w:line="240" w:lineRule="auto"/>
        <w:ind w:left="904"/>
        <w:jc w:val="both"/>
        <w:rPr>
          <w:snapToGrid/>
          <w:color w:val="0451A5"/>
          <w:sz w:val="22"/>
          <w:szCs w:val="22"/>
          <w:highlight w:val="yellow"/>
        </w:rPr>
      </w:pPr>
      <w:r>
        <w:rPr>
          <w:snapToGrid/>
          <w:color w:val="A31515"/>
          <w:sz w:val="22"/>
          <w:szCs w:val="22"/>
        </w:rPr>
        <w:t xml:space="preserve">             </w:t>
      </w:r>
      <w:r>
        <w:rPr>
          <w:snapToGrid/>
          <w:color w:val="A31515"/>
          <w:sz w:val="22"/>
          <w:szCs w:val="22"/>
          <w:highlight w:val="yellow"/>
        </w:rPr>
        <w:t>"errorCode"</w:t>
      </w:r>
      <w:r>
        <w:rPr>
          <w:snapToGrid/>
          <w:color w:val="000000"/>
          <w:sz w:val="22"/>
          <w:szCs w:val="22"/>
          <w:highlight w:val="yellow"/>
        </w:rPr>
        <w:t>: </w:t>
      </w:r>
      <w:r>
        <w:rPr>
          <w:snapToGrid/>
          <w:color w:val="0451A5"/>
          <w:sz w:val="22"/>
          <w:szCs w:val="22"/>
          <w:highlight w:val="yellow"/>
        </w:rPr>
        <w:t>"INVOICE_HAS_CODE_APPROVED",</w:t>
      </w:r>
    </w:p>
    <w:p w14:paraId="0FF578EE">
      <w:pPr>
        <w:shd w:val="clear" w:color="auto" w:fill="DEEAF6"/>
        <w:spacing w:line="240" w:lineRule="auto"/>
        <w:ind w:left="904" w:firstLine="536"/>
        <w:jc w:val="both"/>
        <w:rPr>
          <w:snapToGrid/>
          <w:color w:val="0451A5"/>
          <w:sz w:val="22"/>
          <w:szCs w:val="22"/>
        </w:rPr>
      </w:pPr>
      <w:r>
        <w:rPr>
          <w:snapToGrid/>
          <w:color w:val="A31515"/>
          <w:sz w:val="22"/>
          <w:szCs w:val="22"/>
          <w:highlight w:val="yellow"/>
        </w:rPr>
        <w:t xml:space="preserve">    "errorDescription"</w:t>
      </w:r>
      <w:r>
        <w:rPr>
          <w:snapToGrid/>
          <w:color w:val="000000"/>
          <w:sz w:val="22"/>
          <w:szCs w:val="22"/>
          <w:highlight w:val="yellow"/>
        </w:rPr>
        <w:t>: </w:t>
      </w:r>
      <w:r>
        <w:rPr>
          <w:b/>
          <w:bCs/>
          <w:sz w:val="22"/>
          <w:szCs w:val="22"/>
          <w:highlight w:val="yellow"/>
        </w:rPr>
        <w:t>null</w:t>
      </w:r>
      <w:r>
        <w:rPr>
          <w:snapToGrid/>
          <w:color w:val="0451A5"/>
          <w:sz w:val="22"/>
          <w:szCs w:val="22"/>
          <w:highlight w:val="yellow"/>
        </w:rPr>
        <w:t>,</w:t>
      </w:r>
    </w:p>
    <w:p w14:paraId="1BC3EF74">
      <w:pPr>
        <w:shd w:val="clear" w:color="auto" w:fill="DEEAF6"/>
        <w:spacing w:line="240" w:lineRule="auto"/>
        <w:ind w:left="904"/>
        <w:jc w:val="both"/>
        <w:rPr>
          <w:sz w:val="22"/>
          <w:szCs w:val="22"/>
        </w:rPr>
      </w:pPr>
    </w:p>
    <w:p w14:paraId="474D75EA">
      <w:pPr>
        <w:shd w:val="clear" w:color="auto" w:fill="DEEAF6"/>
        <w:spacing w:line="240" w:lineRule="auto"/>
        <w:ind w:left="904"/>
        <w:jc w:val="both"/>
        <w:rPr>
          <w:sz w:val="22"/>
          <w:szCs w:val="22"/>
        </w:rPr>
      </w:pPr>
      <w:r>
        <w:rPr>
          <w:sz w:val="22"/>
          <w:szCs w:val="22"/>
        </w:rPr>
        <w:t>            "listProduct": "{\"itemInfo\":[{\"selection\":1,\"lineNumber\":1,\"itemCode\":\"02\",\"itemName\":\"Tên hàng hóa\",\"unitCode\":null,\"unitName\":\"chiếc\",\"unitPrice\":55000000,\"quantity\":1,\"itemTotalAmountWithoutVat\":55000000.000000,\"itemTotalAmountWithVat\":60500000.00,\"itemTotalAmountAfterDiscount\":55000000.000000,\"itemServiceChargePercentage\":null,\"itemServiceChargeAmount\":0.00000,\"itemExciseTaxPercentage\":null,\"itemExciseTaxAmount\":0.00000,\"vatPercentage\":10,\"vatAmount\":5500000.00000,\"discount\":null,\"discount2\":null,\"itemDiscount\":null,\"itemNote\":null,\"batchNo\":null,\"expDate\":null,\"isIncreaseItem\":null,\"adjustRatio\":null}],\"invoiceTaxBreakdowns\":[{\"vatPercentage\":10,\"vatTaxableAmount\":55000000.000000,\"vatTaxAmount\":5500000.00000,\"isIncreaseItem\":null}]}",</w:t>
      </w:r>
    </w:p>
    <w:p w14:paraId="691B9BCC">
      <w:pPr>
        <w:shd w:val="clear" w:color="auto" w:fill="DEEAF6"/>
        <w:spacing w:line="240" w:lineRule="auto"/>
        <w:ind w:left="904"/>
        <w:jc w:val="both"/>
        <w:rPr>
          <w:sz w:val="22"/>
          <w:szCs w:val="22"/>
        </w:rPr>
      </w:pPr>
      <w:r>
        <w:rPr>
          <w:sz w:val="22"/>
          <w:szCs w:val="22"/>
        </w:rPr>
        <w:t>            "fileName": </w:t>
      </w:r>
      <w:r>
        <w:rPr>
          <w:b/>
          <w:bCs/>
          <w:sz w:val="22"/>
          <w:szCs w:val="22"/>
        </w:rPr>
        <w:t>null</w:t>
      </w:r>
      <w:r>
        <w:rPr>
          <w:sz w:val="22"/>
          <w:szCs w:val="22"/>
        </w:rPr>
        <w:t>,</w:t>
      </w:r>
    </w:p>
    <w:p w14:paraId="04590681">
      <w:pPr>
        <w:shd w:val="clear" w:color="auto" w:fill="DEEAF6"/>
        <w:spacing w:line="240" w:lineRule="auto"/>
        <w:ind w:left="904"/>
        <w:jc w:val="both"/>
        <w:rPr>
          <w:sz w:val="22"/>
          <w:szCs w:val="22"/>
        </w:rPr>
      </w:pPr>
      <w:r>
        <w:rPr>
          <w:sz w:val="22"/>
          <w:szCs w:val="22"/>
        </w:rPr>
        <w:t>            "buyerUnitName": "Công ty VTT",</w:t>
      </w:r>
    </w:p>
    <w:p w14:paraId="1CAD45CD">
      <w:pPr>
        <w:shd w:val="clear" w:color="auto" w:fill="DEEAF6"/>
        <w:spacing w:line="240" w:lineRule="auto"/>
        <w:ind w:left="904"/>
        <w:jc w:val="both"/>
        <w:rPr>
          <w:sz w:val="22"/>
          <w:szCs w:val="22"/>
        </w:rPr>
      </w:pPr>
      <w:r>
        <w:rPr>
          <w:sz w:val="22"/>
          <w:szCs w:val="22"/>
        </w:rPr>
        <w:t>            "buyerCode": </w:t>
      </w:r>
      <w:r>
        <w:rPr>
          <w:b/>
          <w:bCs/>
          <w:sz w:val="22"/>
          <w:szCs w:val="22"/>
        </w:rPr>
        <w:t>null</w:t>
      </w:r>
      <w:r>
        <w:rPr>
          <w:sz w:val="22"/>
          <w:szCs w:val="22"/>
        </w:rPr>
        <w:t>,</w:t>
      </w:r>
    </w:p>
    <w:p w14:paraId="4420C11E">
      <w:pPr>
        <w:shd w:val="clear" w:color="auto" w:fill="DEEAF6"/>
        <w:spacing w:line="240" w:lineRule="auto"/>
        <w:ind w:left="904"/>
        <w:jc w:val="both"/>
        <w:rPr>
          <w:sz w:val="22"/>
          <w:szCs w:val="22"/>
        </w:rPr>
      </w:pPr>
      <w:r>
        <w:rPr>
          <w:sz w:val="22"/>
          <w:szCs w:val="22"/>
        </w:rPr>
        <w:t>            "buyerAddress": "Hà Nội",</w:t>
      </w:r>
    </w:p>
    <w:p w14:paraId="0E8EF760">
      <w:pPr>
        <w:shd w:val="clear" w:color="auto" w:fill="DEEAF6"/>
        <w:spacing w:line="240" w:lineRule="auto"/>
        <w:ind w:left="904"/>
        <w:jc w:val="both"/>
        <w:rPr>
          <w:sz w:val="22"/>
          <w:szCs w:val="22"/>
        </w:rPr>
      </w:pPr>
      <w:r>
        <w:rPr>
          <w:sz w:val="22"/>
          <w:szCs w:val="22"/>
        </w:rPr>
        <w:t>            "exchangeRate": 1.00,</w:t>
      </w:r>
    </w:p>
    <w:p w14:paraId="6B336B2E">
      <w:pPr>
        <w:shd w:val="clear" w:color="auto" w:fill="DEEAF6"/>
        <w:spacing w:line="240" w:lineRule="auto"/>
        <w:ind w:left="904"/>
        <w:jc w:val="both"/>
        <w:rPr>
          <w:sz w:val="22"/>
          <w:szCs w:val="22"/>
        </w:rPr>
      </w:pPr>
      <w:r>
        <w:rPr>
          <w:sz w:val="22"/>
          <w:szCs w:val="22"/>
        </w:rPr>
        <w:t>            "listInfoUpdate": "[{\"invoiceCustomFieldId\":0,\"keyTag\":\"gioitinh\",\"keyLabel\":\"Giới tính\",\"dateValue\":null,\"stringValue\":\"Giới tính\",\"numberValue\":null,\"valueType\":\"1\",\"isRequired\":false,\"isSeller\":false,\"required\":false,\"seller\":false},{\"invoiceCustomFieldId\":0,\"keyTag\":\"ngaysinh\",\"keyLabel\":\"Ngày sinh\",\"dateValue\":\"2024-03-07T17:00:00.000Z\",\"stringValue\":null,\"numberValue\":null,\"valueType\":\"3\",\"isRequired\":false,\"isSeller\":false,\"required\":false,\"seller\":false},{\"invoiceCustomFieldId\":0,\"keyTag\":\"maqg\",\"keyLabel\":\"Mã quốc gia\",\"dateValue\":null,\"stringValue\":\"Mã quốc gia\",\"numberValue\":null,\"valueType\":\"1\",\"isRequired\":false,\"isSeller\":false,\"required\":false,\"seller\":false},{\"invoiceCustomFieldId\":0,\"keyTag\":\"sodkpt\",\"keyLabel\":\"Số đăng ký phương tiện\",\"dateValue\":null,\"stringValue\":\"Số đăng ký phương tiện\",\"numberValue\":null,\"valueType\":\"1\",\"isRequired\":false,\"isSeller\":false,\"required\":false,\"seller\":false},{\"invoiceCustomFieldId\":0,\"keyTag\":\"soghe\",\"keyLabel\":\"Số ghế\",\"dateValue\":null,\"stringValue\":\"Số ghế\",\"numberValue\":null,\"valueType\":\"1\",\"isRequired\":false,\"isSeller\":false,\"required\":false,\"seller\":false},{\"invoiceCustomFieldId\":0,\"keyTag\":\"giotc\",\"keyLabel\":\"Giờ tàu chạy\",\"dateValue\":null,\"stringValue\":\"Giờ tàu chạy\",\"numberValue\":null,\"valueType\":\"1\",\"isRequired\":false,\"isSeller\":false,\"required\":false,\"seller\":false},{\"invoiceCustomFieldId\":0,\"keyTag\":\"ngaydi\",\"keyLabel\":\"Ngày đi\",\"dateValue\":\"2024-03-07T17:00:00.000Z\",\"stringValue\":null,\"numberValue\":null,\"valueType\":\"3\",\"isRequired\":false,\"isSeller\":false,\"required\":false,\"seller\":false}]"</w:t>
      </w:r>
    </w:p>
    <w:p w14:paraId="25816FF4">
      <w:pPr>
        <w:shd w:val="clear" w:color="auto" w:fill="DEEAF6"/>
        <w:spacing w:line="240" w:lineRule="auto"/>
        <w:ind w:left="904"/>
        <w:jc w:val="both"/>
        <w:rPr>
          <w:sz w:val="22"/>
          <w:szCs w:val="22"/>
        </w:rPr>
      </w:pPr>
      <w:r>
        <w:rPr>
          <w:sz w:val="22"/>
          <w:szCs w:val="22"/>
        </w:rPr>
        <w:t>        }</w:t>
      </w:r>
    </w:p>
    <w:p w14:paraId="69E28DBE">
      <w:pPr>
        <w:shd w:val="clear" w:color="auto" w:fill="DEEAF6"/>
        <w:spacing w:line="240" w:lineRule="auto"/>
        <w:ind w:left="904"/>
        <w:jc w:val="both"/>
        <w:rPr>
          <w:sz w:val="22"/>
          <w:szCs w:val="22"/>
        </w:rPr>
      </w:pPr>
      <w:r>
        <w:rPr>
          <w:sz w:val="22"/>
          <w:szCs w:val="22"/>
        </w:rPr>
        <w:t>    ]</w:t>
      </w:r>
    </w:p>
    <w:p w14:paraId="4896457D">
      <w:pPr>
        <w:shd w:val="clear" w:color="auto" w:fill="DEEAF6"/>
        <w:spacing w:line="240" w:lineRule="auto"/>
        <w:ind w:left="904"/>
        <w:jc w:val="both"/>
        <w:rPr>
          <w:sz w:val="22"/>
          <w:szCs w:val="22"/>
        </w:rPr>
      </w:pPr>
      <w:r>
        <w:rPr>
          <w:sz w:val="22"/>
          <w:szCs w:val="22"/>
        </w:rPr>
        <w:t>}</w:t>
      </w:r>
    </w:p>
    <w:p w14:paraId="318841B7">
      <w:pPr>
        <w:shd w:val="clear" w:color="auto" w:fill="DEEAF6"/>
        <w:spacing w:line="240" w:lineRule="auto"/>
        <w:ind w:left="904"/>
        <w:jc w:val="both"/>
        <w:rPr>
          <w:sz w:val="22"/>
          <w:szCs w:val="22"/>
        </w:rPr>
      </w:pPr>
    </w:p>
    <w:p w14:paraId="7B3C87FD">
      <w:pPr>
        <w:ind w:left="904"/>
        <w:jc w:val="both"/>
        <w:rPr>
          <w:sz w:val="22"/>
          <w:szCs w:val="22"/>
        </w:rPr>
      </w:pPr>
      <w:r>
        <w:rPr>
          <w:sz w:val="22"/>
          <w:szCs w:val="22"/>
        </w:rPr>
        <w:t>Đối tượng Response với HTTPStatus và output Entity.</w:t>
      </w:r>
    </w:p>
    <w:tbl>
      <w:tblPr>
        <w:tblStyle w:val="13"/>
        <w:tblW w:w="878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33"/>
        <w:gridCol w:w="6251"/>
      </w:tblGrid>
      <w:tr w14:paraId="677E5D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33" w:type="dxa"/>
            <w:shd w:val="clear" w:color="auto" w:fill="D9D9D9"/>
            <w:noWrap w:val="0"/>
            <w:vAlign w:val="top"/>
          </w:tcPr>
          <w:p w14:paraId="119872A5">
            <w:pPr>
              <w:ind w:left="0"/>
              <w:jc w:val="center"/>
              <w:rPr>
                <w:b/>
                <w:bCs/>
                <w:color w:val="000000"/>
                <w:sz w:val="22"/>
                <w:szCs w:val="22"/>
              </w:rPr>
            </w:pPr>
            <w:r>
              <w:rPr>
                <w:b/>
                <w:bCs/>
                <w:color w:val="000000"/>
                <w:sz w:val="22"/>
                <w:szCs w:val="22"/>
              </w:rPr>
              <w:t>Tên trường</w:t>
            </w:r>
          </w:p>
        </w:tc>
        <w:tc>
          <w:tcPr>
            <w:tcW w:w="6251" w:type="dxa"/>
            <w:shd w:val="clear" w:color="auto" w:fill="D9D9D9"/>
            <w:noWrap w:val="0"/>
            <w:vAlign w:val="top"/>
          </w:tcPr>
          <w:p w14:paraId="0517C308">
            <w:pPr>
              <w:ind w:left="0"/>
              <w:jc w:val="center"/>
              <w:rPr>
                <w:b/>
                <w:bCs/>
                <w:color w:val="000000"/>
                <w:sz w:val="22"/>
                <w:szCs w:val="22"/>
              </w:rPr>
            </w:pPr>
            <w:r>
              <w:rPr>
                <w:b/>
                <w:bCs/>
                <w:color w:val="000000"/>
                <w:sz w:val="22"/>
                <w:szCs w:val="22"/>
              </w:rPr>
              <w:t>Mô tả</w:t>
            </w:r>
          </w:p>
        </w:tc>
      </w:tr>
      <w:tr w14:paraId="27BE1E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33" w:type="dxa"/>
            <w:noWrap w:val="0"/>
            <w:vAlign w:val="top"/>
          </w:tcPr>
          <w:p w14:paraId="30152A79">
            <w:pPr>
              <w:spacing w:before="0"/>
              <w:ind w:left="0"/>
              <w:jc w:val="both"/>
              <w:rPr>
                <w:sz w:val="22"/>
                <w:szCs w:val="22"/>
              </w:rPr>
            </w:pPr>
            <w:r>
              <w:rPr>
                <w:sz w:val="22"/>
                <w:szCs w:val="22"/>
              </w:rPr>
              <w:t>errorCode</w:t>
            </w:r>
          </w:p>
        </w:tc>
        <w:tc>
          <w:tcPr>
            <w:tcW w:w="6251" w:type="dxa"/>
            <w:noWrap w:val="0"/>
            <w:vAlign w:val="top"/>
          </w:tcPr>
          <w:p w14:paraId="3097F3CD">
            <w:pPr>
              <w:spacing w:before="0"/>
              <w:ind w:left="0"/>
              <w:jc w:val="both"/>
              <w:rPr>
                <w:sz w:val="22"/>
                <w:szCs w:val="22"/>
              </w:rPr>
            </w:pPr>
            <w:r>
              <w:rPr>
                <w:sz w:val="22"/>
                <w:szCs w:val="22"/>
              </w:rPr>
              <w:t>Mã lỗi (giá trị là null lấy hóa đơn thành công)</w:t>
            </w:r>
          </w:p>
        </w:tc>
      </w:tr>
      <w:tr w14:paraId="632D81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33" w:type="dxa"/>
            <w:noWrap w:val="0"/>
            <w:vAlign w:val="top"/>
          </w:tcPr>
          <w:p w14:paraId="2B9813C1">
            <w:pPr>
              <w:spacing w:before="0"/>
              <w:ind w:left="0"/>
              <w:jc w:val="both"/>
              <w:rPr>
                <w:sz w:val="22"/>
                <w:szCs w:val="22"/>
              </w:rPr>
            </w:pPr>
            <w:r>
              <w:rPr>
                <w:sz w:val="22"/>
                <w:szCs w:val="22"/>
              </w:rPr>
              <w:t>description</w:t>
            </w:r>
          </w:p>
        </w:tc>
        <w:tc>
          <w:tcPr>
            <w:tcW w:w="6251" w:type="dxa"/>
            <w:noWrap w:val="0"/>
            <w:vAlign w:val="top"/>
          </w:tcPr>
          <w:p w14:paraId="166E9C01">
            <w:pPr>
              <w:spacing w:before="0"/>
              <w:ind w:left="0"/>
              <w:jc w:val="both"/>
              <w:rPr>
                <w:sz w:val="22"/>
                <w:szCs w:val="22"/>
              </w:rPr>
            </w:pPr>
            <w:r>
              <w:rPr>
                <w:sz w:val="22"/>
                <w:szCs w:val="22"/>
              </w:rPr>
              <w:t>Mô tả lỗi (giá trị là null lấy hóa đơn thành công)</w:t>
            </w:r>
          </w:p>
        </w:tc>
      </w:tr>
      <w:tr w14:paraId="22E2B7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33" w:type="dxa"/>
            <w:noWrap w:val="0"/>
            <w:vAlign w:val="top"/>
          </w:tcPr>
          <w:p w14:paraId="589630BC">
            <w:pPr>
              <w:spacing w:before="0"/>
              <w:ind w:left="0"/>
              <w:jc w:val="both"/>
              <w:rPr>
                <w:sz w:val="22"/>
                <w:szCs w:val="22"/>
              </w:rPr>
            </w:pPr>
            <w:r>
              <w:rPr>
                <w:sz w:val="22"/>
                <w:szCs w:val="22"/>
              </w:rPr>
              <w:t>List&lt;InvoiceBean&gt;</w:t>
            </w:r>
          </w:p>
        </w:tc>
        <w:tc>
          <w:tcPr>
            <w:tcW w:w="6251" w:type="dxa"/>
            <w:noWrap w:val="0"/>
            <w:vAlign w:val="top"/>
          </w:tcPr>
          <w:p w14:paraId="27CC961D">
            <w:pPr>
              <w:spacing w:before="0"/>
              <w:ind w:left="0"/>
              <w:jc w:val="both"/>
              <w:rPr>
                <w:sz w:val="22"/>
                <w:szCs w:val="22"/>
              </w:rPr>
            </w:pPr>
            <w:r>
              <w:rPr>
                <w:sz w:val="22"/>
                <w:szCs w:val="22"/>
              </w:rPr>
              <w:t xml:space="preserve">Danh sách các bản ghi hóa đơn thỏa mãn điều kiện  </w:t>
            </w:r>
          </w:p>
        </w:tc>
      </w:tr>
    </w:tbl>
    <w:p w14:paraId="628A5DAC">
      <w:pPr>
        <w:rPr>
          <w:sz w:val="22"/>
          <w:szCs w:val="22"/>
        </w:rPr>
      </w:pPr>
    </w:p>
    <w:p w14:paraId="528307CF">
      <w:pPr>
        <w:rPr>
          <w:sz w:val="22"/>
          <w:szCs w:val="22"/>
        </w:rPr>
      </w:pPr>
    </w:p>
    <w:p w14:paraId="561CF37B">
      <w:pPr>
        <w:rPr>
          <w:sz w:val="22"/>
          <w:szCs w:val="22"/>
        </w:rPr>
        <w:sectPr>
          <w:pgSz w:w="11909" w:h="16834"/>
          <w:pgMar w:top="1138" w:right="850" w:bottom="1138" w:left="1138" w:header="432" w:footer="432" w:gutter="0"/>
          <w:pgNumType w:start="1"/>
          <w:cols w:space="720" w:num="1"/>
          <w:titlePg/>
          <w:docGrid w:linePitch="326" w:charSpace="0"/>
        </w:sectPr>
      </w:pPr>
    </w:p>
    <w:p w14:paraId="19EC10E7">
      <w:pPr>
        <w:tabs>
          <w:tab w:val="left" w:pos="945"/>
        </w:tabs>
        <w:ind w:left="0"/>
        <w:rPr>
          <w:sz w:val="22"/>
          <w:szCs w:val="22"/>
        </w:rPr>
      </w:pPr>
    </w:p>
    <w:p w14:paraId="47248143">
      <w:pPr>
        <w:pStyle w:val="97"/>
        <w:numPr>
          <w:ilvl w:val="0"/>
          <w:numId w:val="34"/>
        </w:numPr>
        <w:rPr>
          <w:sz w:val="22"/>
          <w:szCs w:val="22"/>
        </w:rPr>
      </w:pPr>
      <w:bookmarkStart w:id="62" w:name="_Toc115266209"/>
      <w:r>
        <w:rPr>
          <w:sz w:val="22"/>
          <w:szCs w:val="22"/>
        </w:rPr>
        <w:t>Danh sách lỗi trả về của hệ thống</w:t>
      </w:r>
      <w:bookmarkEnd w:id="62"/>
      <w:r>
        <w:rPr>
          <w:sz w:val="22"/>
          <w:szCs w:val="22"/>
        </w:rPr>
        <w:t xml:space="preserve"> </w:t>
      </w:r>
    </w:p>
    <w:p w14:paraId="513E73E2">
      <w:pPr>
        <w:snapToGrid w:val="0"/>
        <w:ind w:left="360"/>
        <w:jc w:val="both"/>
        <w:rPr>
          <w:color w:val="000000"/>
          <w:sz w:val="22"/>
          <w:szCs w:val="22"/>
        </w:rPr>
      </w:pPr>
      <w:r>
        <w:rPr>
          <w:color w:val="000000"/>
          <w:sz w:val="22"/>
          <w:szCs w:val="22"/>
        </w:rPr>
        <w:t xml:space="preserve">Đối tượng Response mô tả trạng thái lỗi Webservice trả về và đối tượng dữ liệu Webservice trả về. Bao gồm mã lỗi và mô tả lỗi. </w:t>
      </w:r>
    </w:p>
    <w:p w14:paraId="5B073674">
      <w:pPr>
        <w:snapToGrid w:val="0"/>
        <w:ind w:left="360"/>
        <w:jc w:val="both"/>
        <w:rPr>
          <w:color w:val="000000"/>
          <w:sz w:val="22"/>
          <w:szCs w:val="22"/>
        </w:rPr>
      </w:pPr>
      <w:r>
        <w:rPr>
          <w:b/>
          <w:color w:val="000000"/>
          <w:sz w:val="22"/>
          <w:szCs w:val="22"/>
        </w:rPr>
        <w:t>Note:</w:t>
      </w:r>
      <w:r>
        <w:rPr>
          <w:color w:val="000000"/>
          <w:sz w:val="22"/>
          <w:szCs w:val="22"/>
        </w:rPr>
        <w:t xml:space="preserve"> Khi phát sinh lỗi việc đầu tiên kiểm tra mã lỗi trong danh sách lỗi để nắm được tại sao lỗi và cách khắc phục.</w:t>
      </w:r>
    </w:p>
    <w:p w14:paraId="52CBBCE2">
      <w:pPr>
        <w:snapToGrid w:val="0"/>
        <w:ind w:left="360"/>
        <w:jc w:val="both"/>
        <w:rPr>
          <w:b/>
          <w:color w:val="000000"/>
          <w:sz w:val="22"/>
          <w:szCs w:val="22"/>
          <w:lang w:val="vi-VN"/>
        </w:rPr>
      </w:pPr>
      <w:r>
        <w:rPr>
          <w:b/>
          <w:color w:val="000000"/>
          <w:sz w:val="22"/>
          <w:szCs w:val="22"/>
          <w:lang w:val="vi-VN"/>
        </w:rPr>
        <w:t>Bộ mã lỗi hay gặp:</w:t>
      </w:r>
    </w:p>
    <w:tbl>
      <w:tblPr>
        <w:tblStyle w:val="13"/>
        <w:tblW w:w="14323" w:type="dxa"/>
        <w:tblInd w:w="113" w:type="dxa"/>
        <w:tblLayout w:type="autofit"/>
        <w:tblCellMar>
          <w:top w:w="0" w:type="dxa"/>
          <w:left w:w="108" w:type="dxa"/>
          <w:bottom w:w="0" w:type="dxa"/>
          <w:right w:w="108" w:type="dxa"/>
        </w:tblCellMar>
      </w:tblPr>
      <w:tblGrid>
        <w:gridCol w:w="632"/>
        <w:gridCol w:w="1781"/>
        <w:gridCol w:w="3647"/>
        <w:gridCol w:w="3655"/>
        <w:gridCol w:w="4608"/>
      </w:tblGrid>
      <w:tr w14:paraId="1A3A5D45">
        <w:tblPrEx>
          <w:tblCellMar>
            <w:top w:w="0" w:type="dxa"/>
            <w:left w:w="108" w:type="dxa"/>
            <w:bottom w:w="0" w:type="dxa"/>
            <w:right w:w="108" w:type="dxa"/>
          </w:tblCellMar>
        </w:tblPrEx>
        <w:trPr>
          <w:trHeight w:val="300" w:hRule="atLeast"/>
        </w:trPr>
        <w:tc>
          <w:tcPr>
            <w:tcW w:w="632" w:type="dxa"/>
            <w:tcBorders>
              <w:top w:val="single" w:color="auto" w:sz="4" w:space="0"/>
              <w:left w:val="single" w:color="auto" w:sz="4" w:space="0"/>
              <w:bottom w:val="single" w:color="auto" w:sz="4" w:space="0"/>
              <w:right w:val="single" w:color="auto" w:sz="4" w:space="0"/>
            </w:tcBorders>
            <w:shd w:val="clear" w:color="A2C4C9" w:fill="D9D9D9"/>
            <w:noWrap/>
            <w:vAlign w:val="center"/>
          </w:tcPr>
          <w:p w14:paraId="0BF4E53E">
            <w:pPr>
              <w:widowControl/>
              <w:spacing w:before="0" w:line="240" w:lineRule="auto"/>
              <w:ind w:left="0"/>
              <w:jc w:val="center"/>
              <w:rPr>
                <w:b/>
                <w:bCs/>
                <w:snapToGrid/>
                <w:color w:val="000000"/>
                <w:sz w:val="22"/>
                <w:szCs w:val="22"/>
              </w:rPr>
            </w:pPr>
            <w:r>
              <w:rPr>
                <w:b/>
                <w:bCs/>
                <w:snapToGrid/>
                <w:color w:val="000000"/>
                <w:sz w:val="22"/>
                <w:szCs w:val="22"/>
              </w:rPr>
              <w:t>STT</w:t>
            </w:r>
          </w:p>
        </w:tc>
        <w:tc>
          <w:tcPr>
            <w:tcW w:w="1781" w:type="dxa"/>
            <w:tcBorders>
              <w:top w:val="single" w:color="auto" w:sz="4" w:space="0"/>
              <w:left w:val="nil"/>
              <w:bottom w:val="single" w:color="auto" w:sz="4" w:space="0"/>
              <w:right w:val="single" w:color="auto" w:sz="4" w:space="0"/>
            </w:tcBorders>
            <w:shd w:val="clear" w:color="A2C4C9" w:fill="D9D9D9"/>
            <w:noWrap/>
            <w:vAlign w:val="center"/>
          </w:tcPr>
          <w:p w14:paraId="29C5B458">
            <w:pPr>
              <w:widowControl/>
              <w:spacing w:before="0" w:line="240" w:lineRule="auto"/>
              <w:ind w:left="0"/>
              <w:jc w:val="center"/>
              <w:rPr>
                <w:b/>
                <w:bCs/>
                <w:snapToGrid/>
                <w:color w:val="000000"/>
                <w:sz w:val="22"/>
                <w:szCs w:val="22"/>
              </w:rPr>
            </w:pPr>
            <w:r>
              <w:rPr>
                <w:b/>
                <w:bCs/>
                <w:snapToGrid/>
                <w:color w:val="000000"/>
                <w:sz w:val="22"/>
                <w:szCs w:val="22"/>
              </w:rPr>
              <w:t>MÃ LỖI</w:t>
            </w:r>
          </w:p>
        </w:tc>
        <w:tc>
          <w:tcPr>
            <w:tcW w:w="3647" w:type="dxa"/>
            <w:tcBorders>
              <w:top w:val="single" w:color="auto" w:sz="4" w:space="0"/>
              <w:left w:val="nil"/>
              <w:bottom w:val="single" w:color="auto" w:sz="4" w:space="0"/>
              <w:right w:val="single" w:color="auto" w:sz="4" w:space="0"/>
            </w:tcBorders>
            <w:shd w:val="clear" w:color="A2C4C9" w:fill="D9D9D9"/>
            <w:noWrap/>
            <w:vAlign w:val="center"/>
          </w:tcPr>
          <w:p w14:paraId="21151626">
            <w:pPr>
              <w:widowControl/>
              <w:spacing w:before="0" w:line="240" w:lineRule="auto"/>
              <w:ind w:left="0" w:right="-75"/>
              <w:jc w:val="center"/>
              <w:rPr>
                <w:b/>
                <w:bCs/>
                <w:snapToGrid/>
                <w:color w:val="000000"/>
                <w:sz w:val="22"/>
                <w:szCs w:val="22"/>
              </w:rPr>
            </w:pPr>
            <w:r>
              <w:rPr>
                <w:b/>
                <w:bCs/>
                <w:snapToGrid/>
                <w:color w:val="000000"/>
                <w:sz w:val="22"/>
                <w:szCs w:val="22"/>
              </w:rPr>
              <w:t>NỘI DUNG LỖI</w:t>
            </w:r>
          </w:p>
        </w:tc>
        <w:tc>
          <w:tcPr>
            <w:tcW w:w="3655" w:type="dxa"/>
            <w:tcBorders>
              <w:top w:val="single" w:color="auto" w:sz="4" w:space="0"/>
              <w:left w:val="nil"/>
              <w:bottom w:val="single" w:color="auto" w:sz="4" w:space="0"/>
              <w:right w:val="single" w:color="auto" w:sz="4" w:space="0"/>
            </w:tcBorders>
            <w:shd w:val="clear" w:color="A2C4C9" w:fill="D9D9D9"/>
            <w:noWrap/>
            <w:vAlign w:val="center"/>
          </w:tcPr>
          <w:p w14:paraId="30712D67">
            <w:pPr>
              <w:widowControl/>
              <w:spacing w:before="0" w:line="240" w:lineRule="auto"/>
              <w:ind w:left="0" w:right="-105"/>
              <w:jc w:val="center"/>
              <w:rPr>
                <w:b/>
                <w:bCs/>
                <w:snapToGrid/>
                <w:color w:val="000000"/>
                <w:sz w:val="22"/>
                <w:szCs w:val="22"/>
              </w:rPr>
            </w:pPr>
            <w:r>
              <w:rPr>
                <w:b/>
                <w:bCs/>
                <w:snapToGrid/>
                <w:color w:val="000000"/>
                <w:sz w:val="22"/>
                <w:szCs w:val="22"/>
              </w:rPr>
              <w:t>DATA</w:t>
            </w:r>
          </w:p>
        </w:tc>
        <w:tc>
          <w:tcPr>
            <w:tcW w:w="4608" w:type="dxa"/>
            <w:tcBorders>
              <w:top w:val="single" w:color="auto" w:sz="4" w:space="0"/>
              <w:left w:val="nil"/>
              <w:bottom w:val="single" w:color="auto" w:sz="4" w:space="0"/>
              <w:right w:val="single" w:color="auto" w:sz="4" w:space="0"/>
            </w:tcBorders>
            <w:shd w:val="clear" w:color="A2C4C9" w:fill="D9D9D9"/>
            <w:noWrap/>
            <w:vAlign w:val="center"/>
          </w:tcPr>
          <w:p w14:paraId="0BA85759">
            <w:pPr>
              <w:widowControl/>
              <w:spacing w:before="0" w:line="240" w:lineRule="auto"/>
              <w:ind w:left="0"/>
              <w:jc w:val="center"/>
              <w:rPr>
                <w:b/>
                <w:bCs/>
                <w:snapToGrid/>
                <w:color w:val="000000"/>
                <w:sz w:val="22"/>
                <w:szCs w:val="22"/>
              </w:rPr>
            </w:pPr>
            <w:r>
              <w:rPr>
                <w:b/>
                <w:bCs/>
                <w:snapToGrid/>
                <w:color w:val="000000"/>
                <w:sz w:val="22"/>
                <w:szCs w:val="22"/>
              </w:rPr>
              <w:t>Hướng dẫn xử lý</w:t>
            </w:r>
          </w:p>
        </w:tc>
      </w:tr>
      <w:tr w14:paraId="3004115C">
        <w:tblPrEx>
          <w:tblCellMar>
            <w:top w:w="0" w:type="dxa"/>
            <w:left w:w="108" w:type="dxa"/>
            <w:bottom w:w="0" w:type="dxa"/>
            <w:right w:w="108" w:type="dxa"/>
          </w:tblCellMar>
        </w:tblPrEx>
        <w:trPr>
          <w:trHeight w:val="600" w:hRule="atLeast"/>
        </w:trPr>
        <w:tc>
          <w:tcPr>
            <w:tcW w:w="632" w:type="dxa"/>
            <w:tcBorders>
              <w:top w:val="nil"/>
              <w:left w:val="single" w:color="auto" w:sz="4" w:space="0"/>
              <w:bottom w:val="single" w:color="auto" w:sz="4" w:space="0"/>
              <w:right w:val="single" w:color="auto" w:sz="4" w:space="0"/>
            </w:tcBorders>
            <w:noWrap/>
            <w:vAlign w:val="bottom"/>
          </w:tcPr>
          <w:p w14:paraId="677EA362">
            <w:pPr>
              <w:widowControl/>
              <w:spacing w:before="0" w:line="240" w:lineRule="auto"/>
              <w:ind w:left="0"/>
              <w:jc w:val="center"/>
              <w:rPr>
                <w:snapToGrid/>
                <w:color w:val="000000"/>
                <w:sz w:val="22"/>
                <w:szCs w:val="22"/>
              </w:rPr>
            </w:pPr>
            <w:r>
              <w:rPr>
                <w:snapToGrid/>
                <w:color w:val="000000"/>
                <w:sz w:val="22"/>
                <w:szCs w:val="22"/>
              </w:rPr>
              <w:t>1</w:t>
            </w:r>
          </w:p>
        </w:tc>
        <w:tc>
          <w:tcPr>
            <w:tcW w:w="1781" w:type="dxa"/>
            <w:tcBorders>
              <w:top w:val="nil"/>
              <w:left w:val="nil"/>
              <w:bottom w:val="single" w:color="auto" w:sz="4" w:space="0"/>
              <w:right w:val="single" w:color="auto" w:sz="4" w:space="0"/>
            </w:tcBorders>
            <w:noWrap/>
            <w:vAlign w:val="bottom"/>
          </w:tcPr>
          <w:p w14:paraId="3F6365A3">
            <w:pPr>
              <w:widowControl/>
              <w:spacing w:before="0" w:line="240" w:lineRule="auto"/>
              <w:ind w:left="0"/>
              <w:rPr>
                <w:snapToGrid/>
                <w:color w:val="000000"/>
                <w:sz w:val="22"/>
                <w:szCs w:val="22"/>
              </w:rPr>
            </w:pPr>
            <w:r>
              <w:rPr>
                <w:snapToGrid/>
                <w:color w:val="000000"/>
                <w:sz w:val="22"/>
                <w:szCs w:val="22"/>
              </w:rPr>
              <w:t>BAD_REQUEST</w:t>
            </w:r>
          </w:p>
        </w:tc>
        <w:tc>
          <w:tcPr>
            <w:tcW w:w="3647" w:type="dxa"/>
            <w:tcBorders>
              <w:top w:val="nil"/>
              <w:left w:val="nil"/>
              <w:bottom w:val="single" w:color="auto" w:sz="4" w:space="0"/>
              <w:right w:val="single" w:color="auto" w:sz="4" w:space="0"/>
            </w:tcBorders>
            <w:noWrap/>
            <w:vAlign w:val="bottom"/>
          </w:tcPr>
          <w:p w14:paraId="75E9F5BE">
            <w:pPr>
              <w:widowControl/>
              <w:spacing w:before="0" w:line="240" w:lineRule="auto"/>
              <w:ind w:left="0" w:right="-2265"/>
              <w:rPr>
                <w:snapToGrid/>
                <w:color w:val="000000"/>
                <w:sz w:val="22"/>
                <w:szCs w:val="22"/>
              </w:rPr>
            </w:pPr>
            <w:r>
              <w:rPr>
                <w:snapToGrid/>
                <w:color w:val="000000"/>
                <w:sz w:val="22"/>
                <w:szCs w:val="22"/>
              </w:rPr>
              <w:t>VAT_AMOUNT_INVALID</w:t>
            </w:r>
          </w:p>
        </w:tc>
        <w:tc>
          <w:tcPr>
            <w:tcW w:w="3655" w:type="dxa"/>
            <w:tcBorders>
              <w:top w:val="nil"/>
              <w:left w:val="nil"/>
              <w:bottom w:val="single" w:color="auto" w:sz="4" w:space="0"/>
              <w:right w:val="single" w:color="auto" w:sz="4" w:space="0"/>
            </w:tcBorders>
            <w:noWrap/>
            <w:vAlign w:val="bottom"/>
          </w:tcPr>
          <w:p w14:paraId="5E0BDACA">
            <w:pPr>
              <w:widowControl/>
              <w:spacing w:before="0" w:line="240" w:lineRule="auto"/>
              <w:ind w:left="0"/>
              <w:rPr>
                <w:snapToGrid/>
                <w:color w:val="000000"/>
                <w:sz w:val="22"/>
                <w:szCs w:val="22"/>
              </w:rPr>
            </w:pPr>
            <w:r>
              <w:rPr>
                <w:snapToGrid/>
                <w:color w:val="000000"/>
                <w:sz w:val="22"/>
                <w:szCs w:val="22"/>
              </w:rPr>
              <w:t>Tiền thuế không hợp lệ</w:t>
            </w:r>
          </w:p>
        </w:tc>
        <w:tc>
          <w:tcPr>
            <w:tcW w:w="4608" w:type="dxa"/>
            <w:tcBorders>
              <w:top w:val="nil"/>
              <w:left w:val="nil"/>
              <w:bottom w:val="single" w:color="auto" w:sz="4" w:space="0"/>
              <w:right w:val="single" w:color="auto" w:sz="4" w:space="0"/>
            </w:tcBorders>
            <w:noWrap w:val="0"/>
            <w:vAlign w:val="bottom"/>
          </w:tcPr>
          <w:p w14:paraId="1702836B">
            <w:pPr>
              <w:widowControl/>
              <w:spacing w:before="0" w:line="240" w:lineRule="auto"/>
              <w:ind w:left="0"/>
              <w:rPr>
                <w:snapToGrid/>
                <w:color w:val="000000"/>
                <w:sz w:val="22"/>
                <w:szCs w:val="22"/>
              </w:rPr>
            </w:pPr>
            <w:r>
              <w:rPr>
                <w:snapToGrid/>
                <w:color w:val="000000"/>
                <w:sz w:val="22"/>
                <w:szCs w:val="22"/>
              </w:rPr>
              <w:t>Kiểm tra lại tiền thuế, tiền thuế chỉ được lệch 1đ so với tiền thuế hệ thống tính</w:t>
            </w:r>
          </w:p>
        </w:tc>
      </w:tr>
      <w:tr w14:paraId="5A7E4547">
        <w:tblPrEx>
          <w:tblCellMar>
            <w:top w:w="0" w:type="dxa"/>
            <w:left w:w="108" w:type="dxa"/>
            <w:bottom w:w="0" w:type="dxa"/>
            <w:right w:w="108" w:type="dxa"/>
          </w:tblCellMar>
        </w:tblPrEx>
        <w:trPr>
          <w:trHeight w:val="300" w:hRule="atLeast"/>
        </w:trPr>
        <w:tc>
          <w:tcPr>
            <w:tcW w:w="632" w:type="dxa"/>
            <w:tcBorders>
              <w:top w:val="nil"/>
              <w:left w:val="single" w:color="auto" w:sz="4" w:space="0"/>
              <w:bottom w:val="single" w:color="auto" w:sz="4" w:space="0"/>
              <w:right w:val="single" w:color="auto" w:sz="4" w:space="0"/>
            </w:tcBorders>
            <w:noWrap/>
            <w:vAlign w:val="bottom"/>
          </w:tcPr>
          <w:p w14:paraId="5B44698B">
            <w:pPr>
              <w:widowControl/>
              <w:spacing w:before="0" w:line="240" w:lineRule="auto"/>
              <w:ind w:left="0"/>
              <w:jc w:val="center"/>
              <w:rPr>
                <w:snapToGrid/>
                <w:color w:val="000000"/>
                <w:sz w:val="22"/>
                <w:szCs w:val="22"/>
              </w:rPr>
            </w:pPr>
            <w:r>
              <w:rPr>
                <w:snapToGrid/>
                <w:color w:val="000000"/>
                <w:sz w:val="22"/>
                <w:szCs w:val="22"/>
              </w:rPr>
              <w:t>2</w:t>
            </w:r>
          </w:p>
        </w:tc>
        <w:tc>
          <w:tcPr>
            <w:tcW w:w="1781" w:type="dxa"/>
            <w:tcBorders>
              <w:top w:val="nil"/>
              <w:left w:val="nil"/>
              <w:bottom w:val="single" w:color="auto" w:sz="4" w:space="0"/>
              <w:right w:val="single" w:color="auto" w:sz="4" w:space="0"/>
            </w:tcBorders>
            <w:noWrap/>
            <w:vAlign w:val="bottom"/>
          </w:tcPr>
          <w:p w14:paraId="5D93B339">
            <w:pPr>
              <w:widowControl/>
              <w:spacing w:before="0" w:line="240" w:lineRule="auto"/>
              <w:ind w:left="0"/>
              <w:rPr>
                <w:snapToGrid/>
                <w:color w:val="000000"/>
                <w:sz w:val="22"/>
                <w:szCs w:val="22"/>
              </w:rPr>
            </w:pPr>
            <w:r>
              <w:rPr>
                <w:snapToGrid/>
                <w:color w:val="000000"/>
                <w:sz w:val="22"/>
                <w:szCs w:val="22"/>
              </w:rPr>
              <w:t>BAD_REQUEST</w:t>
            </w:r>
          </w:p>
        </w:tc>
        <w:tc>
          <w:tcPr>
            <w:tcW w:w="3647" w:type="dxa"/>
            <w:tcBorders>
              <w:top w:val="nil"/>
              <w:left w:val="nil"/>
              <w:bottom w:val="single" w:color="auto" w:sz="4" w:space="0"/>
              <w:right w:val="single" w:color="auto" w:sz="4" w:space="0"/>
            </w:tcBorders>
            <w:noWrap/>
            <w:vAlign w:val="bottom"/>
          </w:tcPr>
          <w:p w14:paraId="26CD5874">
            <w:pPr>
              <w:widowControl/>
              <w:spacing w:before="0" w:line="240" w:lineRule="auto"/>
              <w:ind w:left="0" w:right="-2265"/>
              <w:rPr>
                <w:snapToGrid/>
                <w:color w:val="000000"/>
                <w:sz w:val="22"/>
                <w:szCs w:val="22"/>
              </w:rPr>
            </w:pPr>
            <w:r>
              <w:rPr>
                <w:snapToGrid/>
                <w:color w:val="000000"/>
                <w:sz w:val="22"/>
                <w:szCs w:val="22"/>
              </w:rPr>
              <w:t>VAT_TAX_AMOUNT_NEGATE</w:t>
            </w:r>
          </w:p>
        </w:tc>
        <w:tc>
          <w:tcPr>
            <w:tcW w:w="3655" w:type="dxa"/>
            <w:tcBorders>
              <w:top w:val="nil"/>
              <w:left w:val="nil"/>
              <w:bottom w:val="single" w:color="auto" w:sz="4" w:space="0"/>
              <w:right w:val="single" w:color="auto" w:sz="4" w:space="0"/>
            </w:tcBorders>
            <w:noWrap/>
            <w:vAlign w:val="bottom"/>
          </w:tcPr>
          <w:p w14:paraId="03BB2246">
            <w:pPr>
              <w:widowControl/>
              <w:spacing w:before="0" w:line="240" w:lineRule="auto"/>
              <w:ind w:left="0"/>
              <w:rPr>
                <w:snapToGrid/>
                <w:color w:val="000000"/>
                <w:sz w:val="22"/>
                <w:szCs w:val="22"/>
              </w:rPr>
            </w:pPr>
            <w:r>
              <w:rPr>
                <w:snapToGrid/>
                <w:color w:val="000000"/>
                <w:sz w:val="22"/>
                <w:szCs w:val="22"/>
              </w:rPr>
              <w:t>Tiền thuế không được nhập giá trị âm</w:t>
            </w:r>
          </w:p>
        </w:tc>
        <w:tc>
          <w:tcPr>
            <w:tcW w:w="4608" w:type="dxa"/>
            <w:tcBorders>
              <w:top w:val="nil"/>
              <w:left w:val="nil"/>
              <w:bottom w:val="single" w:color="auto" w:sz="4" w:space="0"/>
              <w:right w:val="single" w:color="auto" w:sz="4" w:space="0"/>
            </w:tcBorders>
            <w:noWrap w:val="0"/>
            <w:vAlign w:val="bottom"/>
          </w:tcPr>
          <w:p w14:paraId="698BA36D">
            <w:pPr>
              <w:widowControl/>
              <w:spacing w:before="0" w:line="240" w:lineRule="auto"/>
              <w:ind w:left="0"/>
              <w:rPr>
                <w:snapToGrid/>
                <w:color w:val="000000"/>
                <w:sz w:val="22"/>
                <w:szCs w:val="22"/>
              </w:rPr>
            </w:pPr>
            <w:r>
              <w:rPr>
                <w:snapToGrid/>
                <w:color w:val="000000"/>
                <w:sz w:val="22"/>
                <w:szCs w:val="22"/>
              </w:rPr>
              <w:t>Mọi giá trị đều phải là số dương</w:t>
            </w:r>
          </w:p>
        </w:tc>
      </w:tr>
      <w:tr w14:paraId="48031A89">
        <w:tblPrEx>
          <w:tblCellMar>
            <w:top w:w="0" w:type="dxa"/>
            <w:left w:w="108" w:type="dxa"/>
            <w:bottom w:w="0" w:type="dxa"/>
            <w:right w:w="108" w:type="dxa"/>
          </w:tblCellMar>
        </w:tblPrEx>
        <w:trPr>
          <w:trHeight w:val="300" w:hRule="atLeast"/>
        </w:trPr>
        <w:tc>
          <w:tcPr>
            <w:tcW w:w="632" w:type="dxa"/>
            <w:tcBorders>
              <w:top w:val="nil"/>
              <w:left w:val="single" w:color="auto" w:sz="4" w:space="0"/>
              <w:bottom w:val="single" w:color="auto" w:sz="4" w:space="0"/>
              <w:right w:val="single" w:color="auto" w:sz="4" w:space="0"/>
            </w:tcBorders>
            <w:noWrap/>
            <w:vAlign w:val="bottom"/>
          </w:tcPr>
          <w:p w14:paraId="753586B7">
            <w:pPr>
              <w:widowControl/>
              <w:spacing w:before="0" w:line="240" w:lineRule="auto"/>
              <w:ind w:left="0"/>
              <w:jc w:val="center"/>
              <w:rPr>
                <w:snapToGrid/>
                <w:color w:val="000000"/>
                <w:sz w:val="22"/>
                <w:szCs w:val="22"/>
              </w:rPr>
            </w:pPr>
            <w:r>
              <w:rPr>
                <w:snapToGrid/>
                <w:color w:val="000000"/>
                <w:sz w:val="22"/>
                <w:szCs w:val="22"/>
              </w:rPr>
              <w:t>3</w:t>
            </w:r>
          </w:p>
        </w:tc>
        <w:tc>
          <w:tcPr>
            <w:tcW w:w="1781" w:type="dxa"/>
            <w:tcBorders>
              <w:top w:val="nil"/>
              <w:left w:val="nil"/>
              <w:bottom w:val="single" w:color="auto" w:sz="4" w:space="0"/>
              <w:right w:val="single" w:color="auto" w:sz="4" w:space="0"/>
            </w:tcBorders>
            <w:noWrap/>
            <w:vAlign w:val="bottom"/>
          </w:tcPr>
          <w:p w14:paraId="58332A09">
            <w:pPr>
              <w:widowControl/>
              <w:spacing w:before="0" w:line="240" w:lineRule="auto"/>
              <w:ind w:left="0"/>
              <w:rPr>
                <w:snapToGrid/>
                <w:color w:val="000000"/>
                <w:sz w:val="22"/>
                <w:szCs w:val="22"/>
              </w:rPr>
            </w:pPr>
            <w:r>
              <w:rPr>
                <w:snapToGrid/>
                <w:color w:val="000000"/>
                <w:sz w:val="22"/>
                <w:szCs w:val="22"/>
              </w:rPr>
              <w:t>BAD_REQUEST</w:t>
            </w:r>
          </w:p>
        </w:tc>
        <w:tc>
          <w:tcPr>
            <w:tcW w:w="3647" w:type="dxa"/>
            <w:tcBorders>
              <w:top w:val="nil"/>
              <w:left w:val="nil"/>
              <w:bottom w:val="single" w:color="auto" w:sz="4" w:space="0"/>
              <w:right w:val="single" w:color="auto" w:sz="4" w:space="0"/>
            </w:tcBorders>
            <w:noWrap/>
            <w:vAlign w:val="bottom"/>
          </w:tcPr>
          <w:p w14:paraId="4C5AD6F9">
            <w:pPr>
              <w:widowControl/>
              <w:spacing w:before="0" w:line="240" w:lineRule="auto"/>
              <w:ind w:left="0" w:right="-2265"/>
              <w:rPr>
                <w:snapToGrid/>
                <w:color w:val="000000"/>
                <w:sz w:val="22"/>
                <w:szCs w:val="22"/>
              </w:rPr>
            </w:pPr>
            <w:r>
              <w:rPr>
                <w:snapToGrid/>
                <w:color w:val="000000"/>
                <w:sz w:val="22"/>
                <w:szCs w:val="22"/>
              </w:rPr>
              <w:t>VAT_PERCENTAGE_INVALID</w:t>
            </w:r>
          </w:p>
        </w:tc>
        <w:tc>
          <w:tcPr>
            <w:tcW w:w="3655" w:type="dxa"/>
            <w:tcBorders>
              <w:top w:val="nil"/>
              <w:left w:val="nil"/>
              <w:bottom w:val="single" w:color="auto" w:sz="4" w:space="0"/>
              <w:right w:val="single" w:color="auto" w:sz="4" w:space="0"/>
            </w:tcBorders>
            <w:noWrap/>
            <w:vAlign w:val="bottom"/>
          </w:tcPr>
          <w:p w14:paraId="65E41262">
            <w:pPr>
              <w:widowControl/>
              <w:spacing w:before="0" w:line="240" w:lineRule="auto"/>
              <w:ind w:left="0"/>
              <w:rPr>
                <w:snapToGrid/>
                <w:color w:val="000000"/>
                <w:sz w:val="22"/>
                <w:szCs w:val="22"/>
              </w:rPr>
            </w:pPr>
            <w:r>
              <w:rPr>
                <w:snapToGrid/>
                <w:color w:val="000000"/>
                <w:sz w:val="22"/>
                <w:szCs w:val="22"/>
              </w:rPr>
              <w:t>Thuế GTGT( %) không hợp lệ</w:t>
            </w:r>
          </w:p>
        </w:tc>
        <w:tc>
          <w:tcPr>
            <w:tcW w:w="4608" w:type="dxa"/>
            <w:tcBorders>
              <w:top w:val="nil"/>
              <w:left w:val="nil"/>
              <w:bottom w:val="single" w:color="auto" w:sz="4" w:space="0"/>
              <w:right w:val="single" w:color="auto" w:sz="4" w:space="0"/>
            </w:tcBorders>
            <w:noWrap w:val="0"/>
            <w:vAlign w:val="bottom"/>
          </w:tcPr>
          <w:p w14:paraId="033E1D50">
            <w:pPr>
              <w:widowControl/>
              <w:spacing w:before="0" w:line="240" w:lineRule="auto"/>
              <w:ind w:left="0"/>
              <w:rPr>
                <w:snapToGrid/>
                <w:color w:val="000000"/>
                <w:sz w:val="22"/>
                <w:szCs w:val="22"/>
              </w:rPr>
            </w:pPr>
            <w:r>
              <w:rPr>
                <w:snapToGrid/>
                <w:color w:val="000000"/>
                <w:sz w:val="22"/>
                <w:szCs w:val="22"/>
              </w:rPr>
              <w:t xml:space="preserve">Kiểm tra xem thuộc các giá trị: -2, -1, 0, 5, </w:t>
            </w:r>
            <w:r>
              <w:rPr>
                <w:snapToGrid/>
                <w:color w:val="000000"/>
                <w:sz w:val="22"/>
                <w:szCs w:val="22"/>
                <w:lang w:val="vi-VN"/>
              </w:rPr>
              <w:t xml:space="preserve">8, </w:t>
            </w:r>
            <w:r>
              <w:rPr>
                <w:snapToGrid/>
                <w:color w:val="000000"/>
                <w:sz w:val="22"/>
                <w:szCs w:val="22"/>
              </w:rPr>
              <w:t>10</w:t>
            </w:r>
          </w:p>
        </w:tc>
      </w:tr>
      <w:tr w14:paraId="7D44193A">
        <w:tblPrEx>
          <w:tblCellMar>
            <w:top w:w="0" w:type="dxa"/>
            <w:left w:w="108" w:type="dxa"/>
            <w:bottom w:w="0" w:type="dxa"/>
            <w:right w:w="108" w:type="dxa"/>
          </w:tblCellMar>
        </w:tblPrEx>
        <w:trPr>
          <w:trHeight w:val="600" w:hRule="atLeast"/>
        </w:trPr>
        <w:tc>
          <w:tcPr>
            <w:tcW w:w="632" w:type="dxa"/>
            <w:tcBorders>
              <w:top w:val="nil"/>
              <w:left w:val="single" w:color="auto" w:sz="4" w:space="0"/>
              <w:bottom w:val="single" w:color="auto" w:sz="4" w:space="0"/>
              <w:right w:val="single" w:color="auto" w:sz="4" w:space="0"/>
            </w:tcBorders>
            <w:noWrap/>
            <w:vAlign w:val="bottom"/>
          </w:tcPr>
          <w:p w14:paraId="24F1FC85">
            <w:pPr>
              <w:widowControl/>
              <w:spacing w:before="0" w:line="240" w:lineRule="auto"/>
              <w:ind w:left="0"/>
              <w:jc w:val="center"/>
              <w:rPr>
                <w:snapToGrid/>
                <w:color w:val="000000"/>
                <w:sz w:val="22"/>
                <w:szCs w:val="22"/>
              </w:rPr>
            </w:pPr>
            <w:r>
              <w:rPr>
                <w:snapToGrid/>
                <w:color w:val="000000"/>
                <w:sz w:val="22"/>
                <w:szCs w:val="22"/>
              </w:rPr>
              <w:t>4</w:t>
            </w:r>
          </w:p>
        </w:tc>
        <w:tc>
          <w:tcPr>
            <w:tcW w:w="1781" w:type="dxa"/>
            <w:tcBorders>
              <w:top w:val="nil"/>
              <w:left w:val="nil"/>
              <w:bottom w:val="single" w:color="auto" w:sz="4" w:space="0"/>
              <w:right w:val="single" w:color="auto" w:sz="4" w:space="0"/>
            </w:tcBorders>
            <w:noWrap/>
            <w:vAlign w:val="bottom"/>
          </w:tcPr>
          <w:p w14:paraId="483F0EEF">
            <w:pPr>
              <w:widowControl/>
              <w:spacing w:before="0" w:line="240" w:lineRule="auto"/>
              <w:ind w:left="0"/>
              <w:rPr>
                <w:snapToGrid/>
                <w:color w:val="000000"/>
                <w:sz w:val="22"/>
                <w:szCs w:val="22"/>
              </w:rPr>
            </w:pPr>
            <w:r>
              <w:rPr>
                <w:snapToGrid/>
                <w:color w:val="000000"/>
                <w:sz w:val="22"/>
                <w:szCs w:val="22"/>
              </w:rPr>
              <w:t>BAD_REQUEST</w:t>
            </w:r>
          </w:p>
        </w:tc>
        <w:tc>
          <w:tcPr>
            <w:tcW w:w="3647" w:type="dxa"/>
            <w:tcBorders>
              <w:top w:val="nil"/>
              <w:left w:val="nil"/>
              <w:bottom w:val="single" w:color="auto" w:sz="4" w:space="0"/>
              <w:right w:val="single" w:color="auto" w:sz="4" w:space="0"/>
            </w:tcBorders>
            <w:noWrap/>
            <w:vAlign w:val="bottom"/>
          </w:tcPr>
          <w:p w14:paraId="2072EAC2">
            <w:pPr>
              <w:widowControl/>
              <w:spacing w:before="0" w:line="240" w:lineRule="auto"/>
              <w:ind w:left="0" w:right="-2265"/>
              <w:rPr>
                <w:snapToGrid/>
                <w:color w:val="000000"/>
                <w:sz w:val="22"/>
                <w:szCs w:val="22"/>
              </w:rPr>
            </w:pPr>
            <w:r>
              <w:rPr>
                <w:snapToGrid/>
                <w:color w:val="000000"/>
                <w:sz w:val="22"/>
                <w:szCs w:val="22"/>
              </w:rPr>
              <w:t>INVOICE_SERIAL_NOT_FOUND</w:t>
            </w:r>
          </w:p>
        </w:tc>
        <w:tc>
          <w:tcPr>
            <w:tcW w:w="3655" w:type="dxa"/>
            <w:tcBorders>
              <w:top w:val="nil"/>
              <w:left w:val="nil"/>
              <w:bottom w:val="single" w:color="auto" w:sz="4" w:space="0"/>
              <w:right w:val="single" w:color="auto" w:sz="4" w:space="0"/>
            </w:tcBorders>
            <w:noWrap/>
            <w:vAlign w:val="bottom"/>
          </w:tcPr>
          <w:p w14:paraId="748DAAEC">
            <w:pPr>
              <w:widowControl/>
              <w:spacing w:before="0" w:line="240" w:lineRule="auto"/>
              <w:ind w:left="0"/>
              <w:rPr>
                <w:snapToGrid/>
                <w:color w:val="000000"/>
                <w:sz w:val="22"/>
                <w:szCs w:val="22"/>
              </w:rPr>
            </w:pPr>
            <w:r>
              <w:rPr>
                <w:snapToGrid/>
                <w:color w:val="000000"/>
                <w:sz w:val="22"/>
                <w:szCs w:val="22"/>
              </w:rPr>
              <w:t>Ký hiệu hóa đơn không tồn tại</w:t>
            </w:r>
          </w:p>
        </w:tc>
        <w:tc>
          <w:tcPr>
            <w:tcW w:w="4608" w:type="dxa"/>
            <w:tcBorders>
              <w:top w:val="nil"/>
              <w:left w:val="nil"/>
              <w:bottom w:val="single" w:color="auto" w:sz="4" w:space="0"/>
              <w:right w:val="single" w:color="auto" w:sz="4" w:space="0"/>
            </w:tcBorders>
            <w:noWrap w:val="0"/>
            <w:vAlign w:val="bottom"/>
          </w:tcPr>
          <w:p w14:paraId="4EA65032">
            <w:pPr>
              <w:widowControl/>
              <w:spacing w:before="0" w:line="240" w:lineRule="auto"/>
              <w:ind w:left="0"/>
              <w:rPr>
                <w:snapToGrid/>
                <w:color w:val="000000"/>
                <w:sz w:val="22"/>
                <w:szCs w:val="22"/>
              </w:rPr>
            </w:pPr>
            <w:r>
              <w:rPr>
                <w:snapToGrid/>
                <w:color w:val="000000"/>
                <w:sz w:val="22"/>
                <w:szCs w:val="22"/>
              </w:rPr>
              <w:t>Kiểm tra lại mã mẫu và ký hiệu có ở trạng thái hoạt động không</w:t>
            </w:r>
          </w:p>
        </w:tc>
      </w:tr>
      <w:tr w14:paraId="326DC6A3">
        <w:tblPrEx>
          <w:tblCellMar>
            <w:top w:w="0" w:type="dxa"/>
            <w:left w:w="108" w:type="dxa"/>
            <w:bottom w:w="0" w:type="dxa"/>
            <w:right w:w="108" w:type="dxa"/>
          </w:tblCellMar>
        </w:tblPrEx>
        <w:trPr>
          <w:trHeight w:val="571" w:hRule="atLeast"/>
        </w:trPr>
        <w:tc>
          <w:tcPr>
            <w:tcW w:w="632" w:type="dxa"/>
            <w:tcBorders>
              <w:top w:val="nil"/>
              <w:left w:val="single" w:color="auto" w:sz="4" w:space="0"/>
              <w:bottom w:val="single" w:color="auto" w:sz="4" w:space="0"/>
              <w:right w:val="single" w:color="auto" w:sz="4" w:space="0"/>
            </w:tcBorders>
            <w:noWrap/>
            <w:vAlign w:val="bottom"/>
          </w:tcPr>
          <w:p w14:paraId="35FB7853">
            <w:pPr>
              <w:widowControl/>
              <w:spacing w:before="0" w:line="240" w:lineRule="auto"/>
              <w:ind w:left="0"/>
              <w:jc w:val="center"/>
              <w:rPr>
                <w:snapToGrid/>
                <w:color w:val="000000"/>
                <w:sz w:val="22"/>
                <w:szCs w:val="22"/>
              </w:rPr>
            </w:pPr>
            <w:r>
              <w:rPr>
                <w:snapToGrid/>
                <w:color w:val="000000"/>
                <w:sz w:val="22"/>
                <w:szCs w:val="22"/>
              </w:rPr>
              <w:t>5</w:t>
            </w:r>
          </w:p>
        </w:tc>
        <w:tc>
          <w:tcPr>
            <w:tcW w:w="1781" w:type="dxa"/>
            <w:tcBorders>
              <w:top w:val="nil"/>
              <w:left w:val="nil"/>
              <w:bottom w:val="single" w:color="auto" w:sz="4" w:space="0"/>
              <w:right w:val="single" w:color="auto" w:sz="4" w:space="0"/>
            </w:tcBorders>
            <w:noWrap/>
            <w:vAlign w:val="bottom"/>
          </w:tcPr>
          <w:p w14:paraId="25CC50A5">
            <w:pPr>
              <w:widowControl/>
              <w:spacing w:before="0" w:line="240" w:lineRule="auto"/>
              <w:ind w:left="0"/>
              <w:rPr>
                <w:snapToGrid/>
                <w:color w:val="000000"/>
                <w:sz w:val="22"/>
                <w:szCs w:val="22"/>
              </w:rPr>
            </w:pPr>
            <w:r>
              <w:rPr>
                <w:snapToGrid/>
                <w:color w:val="000000"/>
                <w:sz w:val="22"/>
                <w:szCs w:val="22"/>
              </w:rPr>
              <w:t>BAD_REQUEST</w:t>
            </w:r>
          </w:p>
        </w:tc>
        <w:tc>
          <w:tcPr>
            <w:tcW w:w="3647" w:type="dxa"/>
            <w:tcBorders>
              <w:top w:val="nil"/>
              <w:left w:val="nil"/>
              <w:bottom w:val="single" w:color="auto" w:sz="4" w:space="0"/>
              <w:right w:val="single" w:color="auto" w:sz="4" w:space="0"/>
            </w:tcBorders>
            <w:noWrap w:val="0"/>
            <w:vAlign w:val="bottom"/>
          </w:tcPr>
          <w:p w14:paraId="10A9EB0C">
            <w:pPr>
              <w:widowControl/>
              <w:spacing w:before="0" w:line="240" w:lineRule="auto"/>
              <w:ind w:left="0" w:right="-2265"/>
              <w:rPr>
                <w:snapToGrid/>
                <w:color w:val="000000"/>
                <w:sz w:val="22"/>
                <w:szCs w:val="22"/>
              </w:rPr>
            </w:pPr>
            <w:r>
              <w:rPr>
                <w:snapToGrid/>
                <w:color w:val="000000"/>
                <w:sz w:val="22"/>
                <w:szCs w:val="22"/>
              </w:rPr>
              <w:t>IVI_TOTAL_A_WITHOUT_TAX_</w:t>
            </w:r>
          </w:p>
          <w:p w14:paraId="1CA4A0F9">
            <w:pPr>
              <w:widowControl/>
              <w:spacing w:before="0" w:line="240" w:lineRule="auto"/>
              <w:ind w:left="0" w:right="-2265"/>
              <w:rPr>
                <w:snapToGrid/>
                <w:color w:val="000000"/>
                <w:sz w:val="22"/>
                <w:szCs w:val="22"/>
              </w:rPr>
            </w:pPr>
            <w:r>
              <w:rPr>
                <w:snapToGrid/>
                <w:color w:val="000000"/>
                <w:sz w:val="22"/>
                <w:szCs w:val="22"/>
              </w:rPr>
              <w:t>AND_UP_QUAN_NOT_COMPARED</w:t>
            </w:r>
          </w:p>
        </w:tc>
        <w:tc>
          <w:tcPr>
            <w:tcW w:w="3655" w:type="dxa"/>
            <w:tcBorders>
              <w:top w:val="nil"/>
              <w:left w:val="nil"/>
              <w:bottom w:val="single" w:color="auto" w:sz="4" w:space="0"/>
              <w:right w:val="single" w:color="auto" w:sz="4" w:space="0"/>
            </w:tcBorders>
            <w:noWrap/>
            <w:vAlign w:val="bottom"/>
          </w:tcPr>
          <w:p w14:paraId="347D7263">
            <w:pPr>
              <w:widowControl/>
              <w:spacing w:before="0" w:line="240" w:lineRule="auto"/>
              <w:ind w:left="0"/>
              <w:rPr>
                <w:snapToGrid/>
                <w:color w:val="000000"/>
                <w:sz w:val="22"/>
                <w:szCs w:val="22"/>
              </w:rPr>
            </w:pPr>
            <w:r>
              <w:rPr>
                <w:snapToGrid/>
                <w:color w:val="000000"/>
                <w:sz w:val="22"/>
                <w:szCs w:val="22"/>
              </w:rPr>
              <w:t>Đơn giá nhân thành tiền không so khớp</w:t>
            </w:r>
          </w:p>
        </w:tc>
        <w:tc>
          <w:tcPr>
            <w:tcW w:w="4608" w:type="dxa"/>
            <w:tcBorders>
              <w:top w:val="nil"/>
              <w:left w:val="nil"/>
              <w:bottom w:val="single" w:color="auto" w:sz="4" w:space="0"/>
              <w:right w:val="single" w:color="auto" w:sz="4" w:space="0"/>
            </w:tcBorders>
            <w:noWrap w:val="0"/>
            <w:vAlign w:val="bottom"/>
          </w:tcPr>
          <w:p w14:paraId="5640A5D3">
            <w:pPr>
              <w:widowControl/>
              <w:spacing w:before="0" w:line="240" w:lineRule="auto"/>
              <w:ind w:left="0"/>
              <w:rPr>
                <w:snapToGrid/>
                <w:color w:val="000000"/>
                <w:sz w:val="22"/>
                <w:szCs w:val="22"/>
              </w:rPr>
            </w:pPr>
            <w:r>
              <w:rPr>
                <w:snapToGrid/>
                <w:color w:val="000000"/>
                <w:sz w:val="22"/>
                <w:szCs w:val="22"/>
              </w:rPr>
              <w:t>Kiểm tra lại xem thành tiền đã khớp với đơn giá nhân số lượng chưa</w:t>
            </w:r>
          </w:p>
        </w:tc>
      </w:tr>
      <w:tr w14:paraId="3C8E4DAC">
        <w:tblPrEx>
          <w:tblCellMar>
            <w:top w:w="0" w:type="dxa"/>
            <w:left w:w="108" w:type="dxa"/>
            <w:bottom w:w="0" w:type="dxa"/>
            <w:right w:w="108" w:type="dxa"/>
          </w:tblCellMar>
        </w:tblPrEx>
        <w:trPr>
          <w:trHeight w:val="300" w:hRule="atLeast"/>
        </w:trPr>
        <w:tc>
          <w:tcPr>
            <w:tcW w:w="632" w:type="dxa"/>
            <w:tcBorders>
              <w:top w:val="nil"/>
              <w:left w:val="single" w:color="auto" w:sz="4" w:space="0"/>
              <w:bottom w:val="single" w:color="auto" w:sz="4" w:space="0"/>
              <w:right w:val="single" w:color="auto" w:sz="4" w:space="0"/>
            </w:tcBorders>
            <w:noWrap/>
            <w:vAlign w:val="bottom"/>
          </w:tcPr>
          <w:p w14:paraId="0319C638">
            <w:pPr>
              <w:widowControl/>
              <w:spacing w:before="0" w:line="240" w:lineRule="auto"/>
              <w:ind w:left="0"/>
              <w:jc w:val="center"/>
              <w:rPr>
                <w:snapToGrid/>
                <w:color w:val="000000"/>
                <w:sz w:val="22"/>
                <w:szCs w:val="22"/>
              </w:rPr>
            </w:pPr>
            <w:r>
              <w:rPr>
                <w:snapToGrid/>
                <w:color w:val="000000"/>
                <w:sz w:val="22"/>
                <w:szCs w:val="22"/>
              </w:rPr>
              <w:t>6</w:t>
            </w:r>
          </w:p>
        </w:tc>
        <w:tc>
          <w:tcPr>
            <w:tcW w:w="1781" w:type="dxa"/>
            <w:tcBorders>
              <w:top w:val="nil"/>
              <w:left w:val="nil"/>
              <w:bottom w:val="single" w:color="auto" w:sz="4" w:space="0"/>
              <w:right w:val="single" w:color="auto" w:sz="4" w:space="0"/>
            </w:tcBorders>
            <w:noWrap/>
            <w:vAlign w:val="bottom"/>
          </w:tcPr>
          <w:p w14:paraId="627C3865">
            <w:pPr>
              <w:widowControl/>
              <w:spacing w:before="0" w:line="240" w:lineRule="auto"/>
              <w:ind w:left="0"/>
              <w:rPr>
                <w:snapToGrid/>
                <w:color w:val="000000"/>
                <w:sz w:val="22"/>
                <w:szCs w:val="22"/>
              </w:rPr>
            </w:pPr>
            <w:r>
              <w:rPr>
                <w:snapToGrid/>
                <w:color w:val="000000"/>
                <w:sz w:val="22"/>
                <w:szCs w:val="22"/>
              </w:rPr>
              <w:t>BAD_REQUEST</w:t>
            </w:r>
          </w:p>
        </w:tc>
        <w:tc>
          <w:tcPr>
            <w:tcW w:w="3647" w:type="dxa"/>
            <w:tcBorders>
              <w:top w:val="nil"/>
              <w:left w:val="nil"/>
              <w:bottom w:val="single" w:color="auto" w:sz="4" w:space="0"/>
              <w:right w:val="single" w:color="auto" w:sz="4" w:space="0"/>
            </w:tcBorders>
            <w:noWrap w:val="0"/>
            <w:vAlign w:val="bottom"/>
          </w:tcPr>
          <w:p w14:paraId="796945E2">
            <w:pPr>
              <w:widowControl/>
              <w:spacing w:before="0" w:line="240" w:lineRule="auto"/>
              <w:ind w:left="0" w:right="-2265"/>
              <w:rPr>
                <w:snapToGrid/>
                <w:color w:val="000000"/>
                <w:sz w:val="22"/>
                <w:szCs w:val="22"/>
              </w:rPr>
            </w:pPr>
            <w:r>
              <w:rPr>
                <w:snapToGrid/>
                <w:color w:val="000000"/>
                <w:sz w:val="22"/>
                <w:szCs w:val="22"/>
              </w:rPr>
              <w:t>JSON_PARSE_ERROR</w:t>
            </w:r>
          </w:p>
        </w:tc>
        <w:tc>
          <w:tcPr>
            <w:tcW w:w="3655" w:type="dxa"/>
            <w:tcBorders>
              <w:top w:val="nil"/>
              <w:left w:val="nil"/>
              <w:bottom w:val="single" w:color="auto" w:sz="4" w:space="0"/>
              <w:right w:val="single" w:color="auto" w:sz="4" w:space="0"/>
            </w:tcBorders>
            <w:noWrap/>
            <w:vAlign w:val="bottom"/>
          </w:tcPr>
          <w:p w14:paraId="6BB8CEE2">
            <w:pPr>
              <w:widowControl/>
              <w:spacing w:before="0" w:line="240" w:lineRule="auto"/>
              <w:ind w:left="0"/>
              <w:rPr>
                <w:snapToGrid/>
                <w:color w:val="000000"/>
                <w:sz w:val="22"/>
                <w:szCs w:val="22"/>
              </w:rPr>
            </w:pPr>
            <w:r>
              <w:rPr>
                <w:snapToGrid/>
                <w:color w:val="000000"/>
                <w:sz w:val="22"/>
                <w:szCs w:val="22"/>
              </w:rPr>
              <w:t>Lỗi định dạng dữ liệu truyền vào</w:t>
            </w:r>
          </w:p>
        </w:tc>
        <w:tc>
          <w:tcPr>
            <w:tcW w:w="4608" w:type="dxa"/>
            <w:tcBorders>
              <w:top w:val="nil"/>
              <w:left w:val="nil"/>
              <w:bottom w:val="single" w:color="auto" w:sz="4" w:space="0"/>
              <w:right w:val="single" w:color="auto" w:sz="4" w:space="0"/>
            </w:tcBorders>
            <w:noWrap w:val="0"/>
            <w:vAlign w:val="bottom"/>
          </w:tcPr>
          <w:p w14:paraId="7A6AB118">
            <w:pPr>
              <w:widowControl/>
              <w:spacing w:before="0" w:line="240" w:lineRule="auto"/>
              <w:ind w:left="0"/>
              <w:rPr>
                <w:snapToGrid/>
                <w:color w:val="000000"/>
                <w:sz w:val="22"/>
                <w:szCs w:val="22"/>
              </w:rPr>
            </w:pPr>
            <w:r>
              <w:rPr>
                <w:snapToGrid/>
                <w:color w:val="000000"/>
                <w:sz w:val="22"/>
                <w:szCs w:val="22"/>
              </w:rPr>
              <w:t>Kiểm tra lại xem đúng định dạng json chưa</w:t>
            </w:r>
          </w:p>
        </w:tc>
      </w:tr>
      <w:tr w14:paraId="59640518">
        <w:tblPrEx>
          <w:tblCellMar>
            <w:top w:w="0" w:type="dxa"/>
            <w:left w:w="108" w:type="dxa"/>
            <w:bottom w:w="0" w:type="dxa"/>
            <w:right w:w="108" w:type="dxa"/>
          </w:tblCellMar>
        </w:tblPrEx>
        <w:trPr>
          <w:trHeight w:val="1200" w:hRule="atLeast"/>
        </w:trPr>
        <w:tc>
          <w:tcPr>
            <w:tcW w:w="632" w:type="dxa"/>
            <w:tcBorders>
              <w:top w:val="nil"/>
              <w:left w:val="single" w:color="auto" w:sz="4" w:space="0"/>
              <w:bottom w:val="single" w:color="auto" w:sz="4" w:space="0"/>
              <w:right w:val="single" w:color="auto" w:sz="4" w:space="0"/>
            </w:tcBorders>
            <w:noWrap/>
            <w:vAlign w:val="bottom"/>
          </w:tcPr>
          <w:p w14:paraId="76AF49EC">
            <w:pPr>
              <w:widowControl/>
              <w:spacing w:before="0" w:line="240" w:lineRule="auto"/>
              <w:ind w:left="0"/>
              <w:jc w:val="center"/>
              <w:rPr>
                <w:snapToGrid/>
                <w:color w:val="000000"/>
                <w:sz w:val="22"/>
                <w:szCs w:val="22"/>
              </w:rPr>
            </w:pPr>
            <w:r>
              <w:rPr>
                <w:snapToGrid/>
                <w:color w:val="000000"/>
                <w:sz w:val="22"/>
                <w:szCs w:val="22"/>
              </w:rPr>
              <w:t>7</w:t>
            </w:r>
          </w:p>
        </w:tc>
        <w:tc>
          <w:tcPr>
            <w:tcW w:w="1781" w:type="dxa"/>
            <w:tcBorders>
              <w:top w:val="nil"/>
              <w:left w:val="nil"/>
              <w:bottom w:val="single" w:color="auto" w:sz="4" w:space="0"/>
              <w:right w:val="single" w:color="auto" w:sz="4" w:space="0"/>
            </w:tcBorders>
            <w:noWrap w:val="0"/>
            <w:vAlign w:val="bottom"/>
          </w:tcPr>
          <w:p w14:paraId="756B2DDB">
            <w:pPr>
              <w:widowControl/>
              <w:spacing w:before="0" w:line="240" w:lineRule="auto"/>
              <w:ind w:left="0"/>
              <w:rPr>
                <w:snapToGrid/>
                <w:color w:val="000000"/>
                <w:sz w:val="22"/>
                <w:szCs w:val="22"/>
              </w:rPr>
            </w:pPr>
            <w:r>
              <w:rPr>
                <w:snapToGrid/>
                <w:color w:val="000000"/>
                <w:sz w:val="22"/>
                <w:szCs w:val="22"/>
              </w:rPr>
              <w:t>500</w:t>
            </w:r>
          </w:p>
        </w:tc>
        <w:tc>
          <w:tcPr>
            <w:tcW w:w="3647" w:type="dxa"/>
            <w:tcBorders>
              <w:top w:val="nil"/>
              <w:left w:val="nil"/>
              <w:bottom w:val="single" w:color="auto" w:sz="4" w:space="0"/>
              <w:right w:val="single" w:color="auto" w:sz="4" w:space="0"/>
            </w:tcBorders>
            <w:noWrap w:val="0"/>
            <w:vAlign w:val="bottom"/>
          </w:tcPr>
          <w:p w14:paraId="540851EE">
            <w:pPr>
              <w:widowControl/>
              <w:spacing w:before="0" w:line="240" w:lineRule="auto"/>
              <w:ind w:left="0" w:right="-2265"/>
              <w:rPr>
                <w:snapToGrid/>
                <w:color w:val="000000"/>
                <w:sz w:val="22"/>
                <w:szCs w:val="22"/>
              </w:rPr>
            </w:pPr>
            <w:r>
              <w:rPr>
                <w:snapToGrid/>
                <w:color w:val="000000"/>
                <w:sz w:val="22"/>
                <w:szCs w:val="22"/>
              </w:rPr>
              <w:t>"error": "Internal Server Error",</w:t>
            </w:r>
            <w:r>
              <w:rPr>
                <w:snapToGrid/>
                <w:color w:val="000000"/>
                <w:sz w:val="22"/>
                <w:szCs w:val="22"/>
              </w:rPr>
              <w:br w:type="textWrapping"/>
            </w:r>
            <w:r>
              <w:rPr>
                <w:snapToGrid/>
                <w:color w:val="000000"/>
                <w:sz w:val="22"/>
                <w:szCs w:val="22"/>
              </w:rPr>
              <w:t xml:space="preserve">"message": "Request processing failed; </w:t>
            </w:r>
          </w:p>
          <w:p w14:paraId="0FB66BBE">
            <w:pPr>
              <w:widowControl/>
              <w:spacing w:before="0" w:line="240" w:lineRule="auto"/>
              <w:ind w:left="0" w:right="-2265"/>
              <w:rPr>
                <w:snapToGrid/>
                <w:color w:val="000000"/>
                <w:sz w:val="22"/>
                <w:szCs w:val="22"/>
              </w:rPr>
            </w:pPr>
            <w:r>
              <w:rPr>
                <w:snapToGrid/>
                <w:color w:val="000000"/>
                <w:sz w:val="22"/>
                <w:szCs w:val="22"/>
              </w:rPr>
              <w:t>nested exception is java.lang.</w:t>
            </w:r>
          </w:p>
          <w:p w14:paraId="3D470453">
            <w:pPr>
              <w:widowControl/>
              <w:spacing w:before="0" w:line="240" w:lineRule="auto"/>
              <w:ind w:left="0" w:right="-2265"/>
              <w:rPr>
                <w:snapToGrid/>
                <w:color w:val="000000"/>
                <w:sz w:val="22"/>
                <w:szCs w:val="22"/>
              </w:rPr>
            </w:pPr>
            <w:r>
              <w:rPr>
                <w:snapToGrid/>
                <w:color w:val="000000"/>
                <w:sz w:val="22"/>
                <w:szCs w:val="22"/>
              </w:rPr>
              <w:t>NullPointerException",</w:t>
            </w:r>
          </w:p>
        </w:tc>
        <w:tc>
          <w:tcPr>
            <w:tcW w:w="3655" w:type="dxa"/>
            <w:tcBorders>
              <w:top w:val="nil"/>
              <w:left w:val="nil"/>
              <w:bottom w:val="single" w:color="auto" w:sz="4" w:space="0"/>
              <w:right w:val="single" w:color="auto" w:sz="4" w:space="0"/>
            </w:tcBorders>
            <w:noWrap w:val="0"/>
            <w:vAlign w:val="bottom"/>
          </w:tcPr>
          <w:p w14:paraId="635A96BB">
            <w:pPr>
              <w:widowControl/>
              <w:spacing w:before="0" w:line="240" w:lineRule="auto"/>
              <w:ind w:left="0"/>
              <w:rPr>
                <w:snapToGrid/>
                <w:color w:val="000000"/>
                <w:sz w:val="22"/>
                <w:szCs w:val="22"/>
              </w:rPr>
            </w:pPr>
            <w:r>
              <w:rPr>
                <w:snapToGrid/>
                <w:color w:val="000000"/>
                <w:sz w:val="22"/>
                <w:szCs w:val="22"/>
              </w:rPr>
              <w:t xml:space="preserve">Request processing failed; </w:t>
            </w:r>
          </w:p>
          <w:p w14:paraId="4F9F0333">
            <w:pPr>
              <w:widowControl/>
              <w:spacing w:before="0" w:line="240" w:lineRule="auto"/>
              <w:ind w:left="0"/>
              <w:rPr>
                <w:snapToGrid/>
                <w:color w:val="000000"/>
                <w:sz w:val="22"/>
                <w:szCs w:val="22"/>
              </w:rPr>
            </w:pPr>
            <w:r>
              <w:rPr>
                <w:snapToGrid/>
                <w:color w:val="000000"/>
                <w:sz w:val="22"/>
                <w:szCs w:val="22"/>
              </w:rPr>
              <w:t>nested exception is java.lang.NullPointerException</w:t>
            </w:r>
          </w:p>
        </w:tc>
        <w:tc>
          <w:tcPr>
            <w:tcW w:w="4608" w:type="dxa"/>
            <w:tcBorders>
              <w:top w:val="nil"/>
              <w:left w:val="nil"/>
              <w:bottom w:val="single" w:color="auto" w:sz="4" w:space="0"/>
              <w:right w:val="single" w:color="auto" w:sz="4" w:space="0"/>
            </w:tcBorders>
            <w:noWrap w:val="0"/>
            <w:vAlign w:val="bottom"/>
          </w:tcPr>
          <w:p w14:paraId="2C8948F4">
            <w:pPr>
              <w:widowControl/>
              <w:spacing w:before="0" w:line="240" w:lineRule="auto"/>
              <w:ind w:left="0"/>
              <w:rPr>
                <w:snapToGrid/>
                <w:color w:val="000000"/>
                <w:sz w:val="22"/>
                <w:szCs w:val="22"/>
              </w:rPr>
            </w:pPr>
            <w:r>
              <w:rPr>
                <w:snapToGrid/>
                <w:color w:val="000000"/>
                <w:sz w:val="22"/>
                <w:szCs w:val="22"/>
              </w:rPr>
              <w:t>Kiểm tra lại mã mẫu, ký hiệu đã truyền đúng với thông báo phát hành chưa và thông báo phát hành đấy đã ở trạng thái đang hoạt động chưa, nếu rồi thì kiểm tra lại mẫu có ở trạng thái đang hoạt động không</w:t>
            </w:r>
          </w:p>
        </w:tc>
      </w:tr>
      <w:tr w14:paraId="133229E3">
        <w:tblPrEx>
          <w:tblCellMar>
            <w:top w:w="0" w:type="dxa"/>
            <w:left w:w="108" w:type="dxa"/>
            <w:bottom w:w="0" w:type="dxa"/>
            <w:right w:w="108" w:type="dxa"/>
          </w:tblCellMar>
        </w:tblPrEx>
        <w:trPr>
          <w:trHeight w:val="600" w:hRule="atLeast"/>
        </w:trPr>
        <w:tc>
          <w:tcPr>
            <w:tcW w:w="632" w:type="dxa"/>
            <w:tcBorders>
              <w:top w:val="nil"/>
              <w:left w:val="single" w:color="auto" w:sz="4" w:space="0"/>
              <w:bottom w:val="single" w:color="auto" w:sz="4" w:space="0"/>
              <w:right w:val="single" w:color="auto" w:sz="4" w:space="0"/>
            </w:tcBorders>
            <w:noWrap/>
            <w:vAlign w:val="bottom"/>
          </w:tcPr>
          <w:p w14:paraId="34A96DAB">
            <w:pPr>
              <w:widowControl/>
              <w:spacing w:before="0" w:line="240" w:lineRule="auto"/>
              <w:ind w:left="0"/>
              <w:jc w:val="center"/>
              <w:rPr>
                <w:snapToGrid/>
                <w:color w:val="000000"/>
                <w:sz w:val="22"/>
                <w:szCs w:val="22"/>
              </w:rPr>
            </w:pPr>
            <w:r>
              <w:rPr>
                <w:snapToGrid/>
                <w:color w:val="000000"/>
                <w:sz w:val="22"/>
                <w:szCs w:val="22"/>
              </w:rPr>
              <w:t>8</w:t>
            </w:r>
          </w:p>
        </w:tc>
        <w:tc>
          <w:tcPr>
            <w:tcW w:w="1781" w:type="dxa"/>
            <w:tcBorders>
              <w:top w:val="nil"/>
              <w:left w:val="nil"/>
              <w:bottom w:val="single" w:color="auto" w:sz="4" w:space="0"/>
              <w:right w:val="single" w:color="auto" w:sz="4" w:space="0"/>
            </w:tcBorders>
            <w:noWrap w:val="0"/>
            <w:vAlign w:val="bottom"/>
          </w:tcPr>
          <w:p w14:paraId="2BB638D3">
            <w:pPr>
              <w:widowControl/>
              <w:spacing w:before="0" w:line="240" w:lineRule="auto"/>
              <w:ind w:left="0"/>
              <w:rPr>
                <w:snapToGrid/>
                <w:color w:val="000000"/>
                <w:sz w:val="22"/>
                <w:szCs w:val="22"/>
              </w:rPr>
            </w:pPr>
            <w:r>
              <w:rPr>
                <w:snapToGrid/>
                <w:color w:val="000000"/>
                <w:sz w:val="22"/>
                <w:szCs w:val="22"/>
              </w:rPr>
              <w:t>500</w:t>
            </w:r>
          </w:p>
        </w:tc>
        <w:tc>
          <w:tcPr>
            <w:tcW w:w="3647" w:type="dxa"/>
            <w:tcBorders>
              <w:top w:val="nil"/>
              <w:left w:val="nil"/>
              <w:bottom w:val="single" w:color="auto" w:sz="4" w:space="0"/>
              <w:right w:val="single" w:color="auto" w:sz="4" w:space="0"/>
            </w:tcBorders>
            <w:noWrap w:val="0"/>
            <w:vAlign w:val="bottom"/>
          </w:tcPr>
          <w:p w14:paraId="0DA68A43">
            <w:pPr>
              <w:widowControl/>
              <w:spacing w:before="0" w:line="240" w:lineRule="auto"/>
              <w:ind w:left="0" w:right="-2265"/>
              <w:rPr>
                <w:snapToGrid/>
                <w:color w:val="000000"/>
                <w:sz w:val="22"/>
                <w:szCs w:val="22"/>
              </w:rPr>
            </w:pPr>
            <w:r>
              <w:rPr>
                <w:snapToGrid/>
                <w:color w:val="000000"/>
                <w:sz w:val="22"/>
                <w:szCs w:val="22"/>
              </w:rPr>
              <w:t>"error": "Internal Server Error",</w:t>
            </w:r>
            <w:r>
              <w:rPr>
                <w:snapToGrid/>
                <w:color w:val="000000"/>
                <w:sz w:val="22"/>
                <w:szCs w:val="22"/>
              </w:rPr>
              <w:br w:type="textWrapping"/>
            </w:r>
            <w:r>
              <w:rPr>
                <w:snapToGrid/>
                <w:color w:val="000000"/>
                <w:sz w:val="22"/>
                <w:szCs w:val="22"/>
              </w:rPr>
              <w:t xml:space="preserve">    "message": "GENERAL"</w:t>
            </w:r>
          </w:p>
        </w:tc>
        <w:tc>
          <w:tcPr>
            <w:tcW w:w="3655" w:type="dxa"/>
            <w:tcBorders>
              <w:top w:val="nil"/>
              <w:left w:val="nil"/>
              <w:bottom w:val="single" w:color="auto" w:sz="4" w:space="0"/>
              <w:right w:val="single" w:color="auto" w:sz="4" w:space="0"/>
            </w:tcBorders>
            <w:noWrap w:val="0"/>
            <w:vAlign w:val="bottom"/>
          </w:tcPr>
          <w:p w14:paraId="3D6C07BD">
            <w:pPr>
              <w:widowControl/>
              <w:spacing w:before="0" w:line="240" w:lineRule="auto"/>
              <w:ind w:left="0"/>
              <w:rPr>
                <w:snapToGrid/>
                <w:color w:val="000000"/>
                <w:sz w:val="22"/>
                <w:szCs w:val="22"/>
              </w:rPr>
            </w:pPr>
            <w:r>
              <w:rPr>
                <w:snapToGrid/>
                <w:color w:val="000000"/>
                <w:sz w:val="22"/>
                <w:szCs w:val="22"/>
              </w:rPr>
              <w:t>Token hết hạn</w:t>
            </w:r>
          </w:p>
        </w:tc>
        <w:tc>
          <w:tcPr>
            <w:tcW w:w="4608" w:type="dxa"/>
            <w:tcBorders>
              <w:top w:val="nil"/>
              <w:left w:val="nil"/>
              <w:bottom w:val="single" w:color="auto" w:sz="4" w:space="0"/>
              <w:right w:val="single" w:color="auto" w:sz="4" w:space="0"/>
            </w:tcBorders>
            <w:noWrap w:val="0"/>
            <w:vAlign w:val="bottom"/>
          </w:tcPr>
          <w:p w14:paraId="68647AC2">
            <w:pPr>
              <w:widowControl/>
              <w:spacing w:before="0" w:line="240" w:lineRule="auto"/>
              <w:ind w:left="0"/>
              <w:rPr>
                <w:snapToGrid/>
                <w:color w:val="000000"/>
                <w:sz w:val="22"/>
                <w:szCs w:val="22"/>
              </w:rPr>
            </w:pPr>
            <w:r>
              <w:rPr>
                <w:snapToGrid/>
                <w:color w:val="000000"/>
                <w:sz w:val="22"/>
                <w:szCs w:val="22"/>
              </w:rPr>
              <w:t>Lấy lại token mới</w:t>
            </w:r>
          </w:p>
        </w:tc>
      </w:tr>
      <w:tr w14:paraId="33F648AF">
        <w:tblPrEx>
          <w:tblCellMar>
            <w:top w:w="0" w:type="dxa"/>
            <w:left w:w="108" w:type="dxa"/>
            <w:bottom w:w="0" w:type="dxa"/>
            <w:right w:w="108" w:type="dxa"/>
          </w:tblCellMar>
        </w:tblPrEx>
        <w:trPr>
          <w:trHeight w:val="600" w:hRule="atLeast"/>
        </w:trPr>
        <w:tc>
          <w:tcPr>
            <w:tcW w:w="632" w:type="dxa"/>
            <w:tcBorders>
              <w:top w:val="nil"/>
              <w:left w:val="single" w:color="auto" w:sz="4" w:space="0"/>
              <w:bottom w:val="single" w:color="auto" w:sz="4" w:space="0"/>
              <w:right w:val="single" w:color="auto" w:sz="4" w:space="0"/>
            </w:tcBorders>
            <w:noWrap/>
            <w:vAlign w:val="bottom"/>
          </w:tcPr>
          <w:p w14:paraId="400C40C7">
            <w:pPr>
              <w:widowControl/>
              <w:spacing w:before="0" w:line="240" w:lineRule="auto"/>
              <w:ind w:left="0"/>
              <w:jc w:val="center"/>
              <w:rPr>
                <w:snapToGrid/>
                <w:color w:val="000000"/>
                <w:sz w:val="22"/>
                <w:szCs w:val="22"/>
              </w:rPr>
            </w:pPr>
            <w:r>
              <w:rPr>
                <w:snapToGrid/>
                <w:color w:val="000000"/>
                <w:sz w:val="22"/>
                <w:szCs w:val="22"/>
              </w:rPr>
              <w:t>9</w:t>
            </w:r>
          </w:p>
        </w:tc>
        <w:tc>
          <w:tcPr>
            <w:tcW w:w="1781" w:type="dxa"/>
            <w:tcBorders>
              <w:top w:val="nil"/>
              <w:left w:val="nil"/>
              <w:bottom w:val="single" w:color="auto" w:sz="4" w:space="0"/>
              <w:right w:val="single" w:color="auto" w:sz="4" w:space="0"/>
            </w:tcBorders>
            <w:noWrap w:val="0"/>
            <w:vAlign w:val="center"/>
          </w:tcPr>
          <w:p w14:paraId="6767054C">
            <w:pPr>
              <w:widowControl/>
              <w:spacing w:before="0" w:line="240" w:lineRule="auto"/>
              <w:ind w:left="0"/>
              <w:rPr>
                <w:snapToGrid/>
                <w:color w:val="000000"/>
                <w:sz w:val="22"/>
                <w:szCs w:val="22"/>
              </w:rPr>
            </w:pPr>
          </w:p>
          <w:p w14:paraId="0934776E">
            <w:pPr>
              <w:widowControl/>
              <w:spacing w:before="0" w:line="240" w:lineRule="auto"/>
              <w:ind w:left="0"/>
              <w:rPr>
                <w:snapToGrid/>
                <w:color w:val="000000"/>
                <w:sz w:val="22"/>
                <w:szCs w:val="22"/>
              </w:rPr>
            </w:pPr>
            <w:r>
              <w:rPr>
                <w:snapToGrid/>
                <w:color w:val="000000"/>
                <w:sz w:val="22"/>
                <w:szCs w:val="22"/>
              </w:rPr>
              <w:t>400</w:t>
            </w:r>
          </w:p>
        </w:tc>
        <w:tc>
          <w:tcPr>
            <w:tcW w:w="3647" w:type="dxa"/>
            <w:tcBorders>
              <w:top w:val="nil"/>
              <w:left w:val="nil"/>
              <w:bottom w:val="single" w:color="auto" w:sz="4" w:space="0"/>
              <w:right w:val="single" w:color="auto" w:sz="4" w:space="0"/>
            </w:tcBorders>
            <w:noWrap w:val="0"/>
            <w:vAlign w:val="center"/>
          </w:tcPr>
          <w:p w14:paraId="7A7FFA25">
            <w:pPr>
              <w:widowControl/>
              <w:spacing w:before="0" w:line="240" w:lineRule="auto"/>
              <w:ind w:left="0" w:right="-2265"/>
              <w:rPr>
                <w:snapToGrid/>
                <w:color w:val="000000"/>
                <w:sz w:val="22"/>
                <w:szCs w:val="22"/>
              </w:rPr>
            </w:pPr>
            <w:r>
              <w:rPr>
                <w:snapToGrid/>
                <w:color w:val="000000"/>
                <w:sz w:val="22"/>
                <w:szCs w:val="22"/>
              </w:rPr>
              <w:t>BAD_REQUEST_INVOICE_NOT</w:t>
            </w:r>
          </w:p>
          <w:p w14:paraId="0E9AD32D">
            <w:pPr>
              <w:widowControl/>
              <w:spacing w:before="0" w:line="240" w:lineRule="auto"/>
              <w:ind w:left="0" w:right="-2265"/>
              <w:rPr>
                <w:snapToGrid/>
                <w:color w:val="000000"/>
                <w:sz w:val="22"/>
                <w:szCs w:val="22"/>
              </w:rPr>
            </w:pPr>
            <w:r>
              <w:rPr>
                <w:snapToGrid/>
                <w:color w:val="000000"/>
                <w:sz w:val="22"/>
                <w:szCs w:val="22"/>
              </w:rPr>
              <w:t>_USE_OTHER_FEE</w:t>
            </w:r>
          </w:p>
        </w:tc>
        <w:tc>
          <w:tcPr>
            <w:tcW w:w="3655" w:type="dxa"/>
            <w:tcBorders>
              <w:top w:val="nil"/>
              <w:left w:val="nil"/>
              <w:bottom w:val="single" w:color="auto" w:sz="4" w:space="0"/>
              <w:right w:val="single" w:color="auto" w:sz="4" w:space="0"/>
            </w:tcBorders>
            <w:noWrap w:val="0"/>
            <w:vAlign w:val="center"/>
          </w:tcPr>
          <w:p w14:paraId="44A003AA">
            <w:pPr>
              <w:widowControl/>
              <w:spacing w:before="0" w:line="240" w:lineRule="auto"/>
              <w:ind w:left="0"/>
              <w:rPr>
                <w:snapToGrid/>
                <w:color w:val="000000"/>
                <w:sz w:val="22"/>
                <w:szCs w:val="22"/>
              </w:rPr>
            </w:pPr>
            <w:r>
              <w:rPr>
                <w:snapToGrid/>
                <w:color w:val="000000"/>
                <w:sz w:val="22"/>
                <w:szCs w:val="22"/>
              </w:rPr>
              <w:t>BAD_REQUEST_INVOICE_NOT_</w:t>
            </w:r>
          </w:p>
          <w:p w14:paraId="79AA42AB">
            <w:pPr>
              <w:widowControl/>
              <w:spacing w:before="0" w:line="240" w:lineRule="auto"/>
              <w:ind w:left="0"/>
              <w:rPr>
                <w:snapToGrid/>
                <w:color w:val="000000"/>
                <w:sz w:val="22"/>
                <w:szCs w:val="22"/>
              </w:rPr>
            </w:pPr>
            <w:r>
              <w:rPr>
                <w:snapToGrid/>
                <w:color w:val="000000"/>
                <w:sz w:val="22"/>
                <w:szCs w:val="22"/>
              </w:rPr>
              <w:t>USE_OTHER_FEE</w:t>
            </w:r>
          </w:p>
        </w:tc>
        <w:tc>
          <w:tcPr>
            <w:tcW w:w="4608" w:type="dxa"/>
            <w:tcBorders>
              <w:top w:val="nil"/>
              <w:left w:val="nil"/>
              <w:bottom w:val="single" w:color="auto" w:sz="4" w:space="0"/>
              <w:right w:val="single" w:color="auto" w:sz="4" w:space="0"/>
            </w:tcBorders>
            <w:noWrap w:val="0"/>
            <w:vAlign w:val="bottom"/>
          </w:tcPr>
          <w:p w14:paraId="77AE0DFD">
            <w:pPr>
              <w:widowControl/>
              <w:spacing w:before="0" w:line="240" w:lineRule="auto"/>
              <w:ind w:left="0"/>
              <w:rPr>
                <w:snapToGrid/>
                <w:color w:val="000000"/>
                <w:sz w:val="22"/>
                <w:szCs w:val="22"/>
              </w:rPr>
            </w:pPr>
            <w:r>
              <w:rPr>
                <w:snapToGrid/>
                <w:color w:val="000000"/>
                <w:sz w:val="22"/>
                <w:szCs w:val="22"/>
              </w:rPr>
              <w:t>Cài đặt cấu hình phí khác xem đủ dữ liệu chưa</w:t>
            </w:r>
          </w:p>
        </w:tc>
      </w:tr>
      <w:tr w14:paraId="13F94822">
        <w:tblPrEx>
          <w:tblCellMar>
            <w:top w:w="0" w:type="dxa"/>
            <w:left w:w="108" w:type="dxa"/>
            <w:bottom w:w="0" w:type="dxa"/>
            <w:right w:w="108" w:type="dxa"/>
          </w:tblCellMar>
        </w:tblPrEx>
        <w:trPr>
          <w:trHeight w:val="600" w:hRule="atLeast"/>
        </w:trPr>
        <w:tc>
          <w:tcPr>
            <w:tcW w:w="632" w:type="dxa"/>
            <w:tcBorders>
              <w:top w:val="nil"/>
              <w:left w:val="single" w:color="auto" w:sz="4" w:space="0"/>
              <w:bottom w:val="single" w:color="auto" w:sz="4" w:space="0"/>
              <w:right w:val="single" w:color="auto" w:sz="4" w:space="0"/>
            </w:tcBorders>
            <w:noWrap/>
            <w:vAlign w:val="bottom"/>
          </w:tcPr>
          <w:p w14:paraId="4E4DEEBB">
            <w:pPr>
              <w:widowControl/>
              <w:spacing w:before="0" w:line="240" w:lineRule="auto"/>
              <w:ind w:left="0"/>
              <w:jc w:val="center"/>
              <w:rPr>
                <w:snapToGrid/>
                <w:color w:val="000000"/>
                <w:sz w:val="22"/>
                <w:szCs w:val="22"/>
              </w:rPr>
            </w:pPr>
            <w:r>
              <w:rPr>
                <w:snapToGrid/>
                <w:color w:val="000000"/>
                <w:sz w:val="22"/>
                <w:szCs w:val="22"/>
              </w:rPr>
              <w:t>10</w:t>
            </w:r>
          </w:p>
        </w:tc>
        <w:tc>
          <w:tcPr>
            <w:tcW w:w="1781" w:type="dxa"/>
            <w:tcBorders>
              <w:top w:val="nil"/>
              <w:left w:val="nil"/>
              <w:bottom w:val="single" w:color="auto" w:sz="4" w:space="0"/>
              <w:right w:val="single" w:color="auto" w:sz="4" w:space="0"/>
            </w:tcBorders>
            <w:noWrap w:val="0"/>
            <w:vAlign w:val="center"/>
          </w:tcPr>
          <w:p w14:paraId="77E69845">
            <w:pPr>
              <w:widowControl/>
              <w:spacing w:before="0" w:line="240" w:lineRule="auto"/>
              <w:ind w:left="0"/>
              <w:rPr>
                <w:snapToGrid/>
                <w:color w:val="000000"/>
                <w:sz w:val="22"/>
                <w:szCs w:val="22"/>
              </w:rPr>
            </w:pPr>
          </w:p>
          <w:p w14:paraId="7B10693E">
            <w:pPr>
              <w:widowControl/>
              <w:spacing w:before="0" w:line="240" w:lineRule="auto"/>
              <w:ind w:left="0"/>
              <w:rPr>
                <w:snapToGrid/>
                <w:color w:val="000000"/>
                <w:sz w:val="22"/>
                <w:szCs w:val="22"/>
              </w:rPr>
            </w:pPr>
            <w:r>
              <w:rPr>
                <w:snapToGrid/>
                <w:color w:val="000000"/>
                <w:sz w:val="22"/>
                <w:szCs w:val="22"/>
              </w:rPr>
              <w:t>400</w:t>
            </w:r>
          </w:p>
        </w:tc>
        <w:tc>
          <w:tcPr>
            <w:tcW w:w="3647" w:type="dxa"/>
            <w:tcBorders>
              <w:top w:val="nil"/>
              <w:left w:val="nil"/>
              <w:bottom w:val="single" w:color="auto" w:sz="4" w:space="0"/>
              <w:right w:val="single" w:color="auto" w:sz="4" w:space="0"/>
            </w:tcBorders>
            <w:noWrap w:val="0"/>
            <w:vAlign w:val="bottom"/>
          </w:tcPr>
          <w:p w14:paraId="0E993738">
            <w:pPr>
              <w:widowControl/>
              <w:spacing w:before="0" w:line="240" w:lineRule="auto"/>
              <w:ind w:left="0" w:right="-2265"/>
              <w:rPr>
                <w:snapToGrid/>
                <w:color w:val="000000"/>
                <w:sz w:val="22"/>
                <w:szCs w:val="22"/>
              </w:rPr>
            </w:pPr>
            <w:r>
              <w:rPr>
                <w:snapToGrid/>
                <w:color w:val="000000"/>
                <w:sz w:val="22"/>
                <w:szCs w:val="22"/>
              </w:rPr>
              <w:t>BAD_REQUEST_INVALID_</w:t>
            </w:r>
          </w:p>
          <w:p w14:paraId="694DBC1B">
            <w:pPr>
              <w:widowControl/>
              <w:spacing w:before="0" w:line="240" w:lineRule="auto"/>
              <w:ind w:left="0" w:right="-2265"/>
              <w:rPr>
                <w:snapToGrid/>
                <w:color w:val="000000"/>
                <w:sz w:val="22"/>
                <w:szCs w:val="22"/>
              </w:rPr>
            </w:pPr>
            <w:r>
              <w:rPr>
                <w:snapToGrid/>
                <w:color w:val="000000"/>
                <w:sz w:val="22"/>
                <w:szCs w:val="22"/>
              </w:rPr>
              <w:t>DECIMAL_POINT_QUANTUM</w:t>
            </w:r>
          </w:p>
        </w:tc>
        <w:tc>
          <w:tcPr>
            <w:tcW w:w="3655" w:type="dxa"/>
            <w:tcBorders>
              <w:top w:val="nil"/>
              <w:left w:val="nil"/>
              <w:bottom w:val="single" w:color="auto" w:sz="4" w:space="0"/>
              <w:right w:val="single" w:color="auto" w:sz="4" w:space="0"/>
            </w:tcBorders>
            <w:noWrap w:val="0"/>
            <w:vAlign w:val="bottom"/>
          </w:tcPr>
          <w:p w14:paraId="683B24C9">
            <w:pPr>
              <w:widowControl/>
              <w:spacing w:before="0" w:line="240" w:lineRule="auto"/>
              <w:ind w:left="0"/>
              <w:rPr>
                <w:snapToGrid/>
                <w:color w:val="000000"/>
                <w:sz w:val="22"/>
                <w:szCs w:val="22"/>
              </w:rPr>
            </w:pPr>
            <w:r>
              <w:rPr>
                <w:snapToGrid/>
                <w:color w:val="000000"/>
                <w:sz w:val="22"/>
                <w:szCs w:val="22"/>
              </w:rPr>
              <w:t>Cấu hình số thập phân</w:t>
            </w:r>
          </w:p>
        </w:tc>
        <w:tc>
          <w:tcPr>
            <w:tcW w:w="4608" w:type="dxa"/>
            <w:tcBorders>
              <w:top w:val="nil"/>
              <w:left w:val="nil"/>
              <w:bottom w:val="single" w:color="auto" w:sz="4" w:space="0"/>
              <w:right w:val="single" w:color="auto" w:sz="4" w:space="0"/>
            </w:tcBorders>
            <w:noWrap w:val="0"/>
            <w:vAlign w:val="bottom"/>
          </w:tcPr>
          <w:p w14:paraId="6F566ECD">
            <w:pPr>
              <w:widowControl/>
              <w:spacing w:before="0" w:line="240" w:lineRule="auto"/>
              <w:ind w:left="0"/>
              <w:rPr>
                <w:snapToGrid/>
                <w:color w:val="000000"/>
                <w:sz w:val="22"/>
                <w:szCs w:val="22"/>
              </w:rPr>
            </w:pPr>
            <w:r>
              <w:rPr>
                <w:snapToGrid/>
                <w:color w:val="000000"/>
                <w:sz w:val="22"/>
                <w:szCs w:val="22"/>
              </w:rPr>
              <w:t>Kiểm tra lại cấu hình số thập phân</w:t>
            </w:r>
          </w:p>
        </w:tc>
      </w:tr>
      <w:tr w14:paraId="13875C81">
        <w:tblPrEx>
          <w:tblCellMar>
            <w:top w:w="0" w:type="dxa"/>
            <w:left w:w="108" w:type="dxa"/>
            <w:bottom w:w="0" w:type="dxa"/>
            <w:right w:w="108" w:type="dxa"/>
          </w:tblCellMar>
        </w:tblPrEx>
        <w:trPr>
          <w:trHeight w:val="600" w:hRule="atLeast"/>
        </w:trPr>
        <w:tc>
          <w:tcPr>
            <w:tcW w:w="632" w:type="dxa"/>
            <w:tcBorders>
              <w:top w:val="nil"/>
              <w:left w:val="single" w:color="auto" w:sz="4" w:space="0"/>
              <w:bottom w:val="single" w:color="auto" w:sz="4" w:space="0"/>
              <w:right w:val="single" w:color="auto" w:sz="4" w:space="0"/>
            </w:tcBorders>
            <w:noWrap/>
            <w:vAlign w:val="bottom"/>
          </w:tcPr>
          <w:p w14:paraId="464D2482">
            <w:pPr>
              <w:widowControl/>
              <w:spacing w:before="0" w:line="240" w:lineRule="auto"/>
              <w:ind w:left="0"/>
              <w:jc w:val="center"/>
              <w:rPr>
                <w:snapToGrid/>
                <w:color w:val="000000"/>
                <w:sz w:val="22"/>
                <w:szCs w:val="22"/>
              </w:rPr>
            </w:pPr>
            <w:r>
              <w:rPr>
                <w:snapToGrid/>
                <w:color w:val="000000"/>
                <w:sz w:val="22"/>
                <w:szCs w:val="22"/>
              </w:rPr>
              <w:t>11</w:t>
            </w:r>
          </w:p>
        </w:tc>
        <w:tc>
          <w:tcPr>
            <w:tcW w:w="1781" w:type="dxa"/>
            <w:tcBorders>
              <w:top w:val="nil"/>
              <w:left w:val="nil"/>
              <w:bottom w:val="single" w:color="auto" w:sz="4" w:space="0"/>
              <w:right w:val="single" w:color="auto" w:sz="4" w:space="0"/>
            </w:tcBorders>
            <w:noWrap w:val="0"/>
            <w:vAlign w:val="center"/>
          </w:tcPr>
          <w:p w14:paraId="7E0A3DC8">
            <w:pPr>
              <w:widowControl/>
              <w:spacing w:before="0" w:line="240" w:lineRule="auto"/>
              <w:ind w:left="0"/>
              <w:rPr>
                <w:snapToGrid/>
                <w:color w:val="000000"/>
                <w:sz w:val="22"/>
                <w:szCs w:val="22"/>
              </w:rPr>
            </w:pPr>
          </w:p>
          <w:p w14:paraId="16BCEA3F">
            <w:pPr>
              <w:widowControl/>
              <w:spacing w:before="0" w:line="240" w:lineRule="auto"/>
              <w:ind w:left="0"/>
              <w:rPr>
                <w:snapToGrid/>
                <w:color w:val="000000"/>
                <w:sz w:val="22"/>
                <w:szCs w:val="22"/>
              </w:rPr>
            </w:pPr>
            <w:r>
              <w:rPr>
                <w:snapToGrid/>
                <w:color w:val="000000"/>
                <w:sz w:val="22"/>
                <w:szCs w:val="22"/>
              </w:rPr>
              <w:t>400</w:t>
            </w:r>
          </w:p>
        </w:tc>
        <w:tc>
          <w:tcPr>
            <w:tcW w:w="3647" w:type="dxa"/>
            <w:tcBorders>
              <w:top w:val="nil"/>
              <w:left w:val="nil"/>
              <w:bottom w:val="single" w:color="auto" w:sz="4" w:space="0"/>
              <w:right w:val="single" w:color="auto" w:sz="4" w:space="0"/>
            </w:tcBorders>
            <w:noWrap w:val="0"/>
            <w:vAlign w:val="bottom"/>
          </w:tcPr>
          <w:p w14:paraId="5003E0BB">
            <w:pPr>
              <w:widowControl/>
              <w:spacing w:before="0" w:line="240" w:lineRule="auto"/>
              <w:ind w:left="0" w:right="-2265"/>
              <w:rPr>
                <w:snapToGrid/>
                <w:color w:val="000000"/>
                <w:sz w:val="22"/>
                <w:szCs w:val="22"/>
              </w:rPr>
            </w:pPr>
            <w:r>
              <w:rPr>
                <w:snapToGrid/>
                <w:color w:val="000000"/>
                <w:sz w:val="22"/>
                <w:szCs w:val="22"/>
              </w:rPr>
              <w:t>BAD_REQUEST_EXISTS_OTHER</w:t>
            </w:r>
          </w:p>
          <w:p w14:paraId="4EC4955F">
            <w:pPr>
              <w:widowControl/>
              <w:spacing w:before="0" w:line="240" w:lineRule="auto"/>
              <w:ind w:left="0" w:right="-2265"/>
              <w:rPr>
                <w:snapToGrid/>
                <w:color w:val="000000"/>
                <w:sz w:val="22"/>
                <w:szCs w:val="22"/>
              </w:rPr>
            </w:pPr>
            <w:r>
              <w:rPr>
                <w:snapToGrid/>
                <w:color w:val="000000"/>
                <w:sz w:val="22"/>
                <w:szCs w:val="22"/>
              </w:rPr>
              <w:t>_USB_SIGN_PROCESSING</w:t>
            </w:r>
          </w:p>
        </w:tc>
        <w:tc>
          <w:tcPr>
            <w:tcW w:w="3655" w:type="dxa"/>
            <w:tcBorders>
              <w:top w:val="nil"/>
              <w:left w:val="nil"/>
              <w:bottom w:val="single" w:color="auto" w:sz="4" w:space="0"/>
              <w:right w:val="single" w:color="auto" w:sz="4" w:space="0"/>
            </w:tcBorders>
            <w:noWrap w:val="0"/>
            <w:vAlign w:val="bottom"/>
          </w:tcPr>
          <w:p w14:paraId="702B31C9">
            <w:pPr>
              <w:widowControl/>
              <w:spacing w:before="0" w:line="240" w:lineRule="auto"/>
              <w:ind w:left="0"/>
              <w:rPr>
                <w:snapToGrid/>
                <w:color w:val="000000"/>
                <w:sz w:val="22"/>
                <w:szCs w:val="22"/>
              </w:rPr>
            </w:pPr>
            <w:r>
              <w:rPr>
                <w:snapToGrid/>
                <w:color w:val="000000"/>
                <w:sz w:val="22"/>
                <w:szCs w:val="22"/>
              </w:rPr>
              <w:t>Có hóa đơn đang xử lý chưa được ký</w:t>
            </w:r>
          </w:p>
        </w:tc>
        <w:tc>
          <w:tcPr>
            <w:tcW w:w="4608" w:type="dxa"/>
            <w:tcBorders>
              <w:top w:val="nil"/>
              <w:left w:val="nil"/>
              <w:bottom w:val="single" w:color="auto" w:sz="4" w:space="0"/>
              <w:right w:val="single" w:color="auto" w:sz="4" w:space="0"/>
            </w:tcBorders>
            <w:noWrap/>
            <w:vAlign w:val="bottom"/>
          </w:tcPr>
          <w:p w14:paraId="15EA89F3">
            <w:pPr>
              <w:widowControl/>
              <w:spacing w:before="0" w:line="240" w:lineRule="auto"/>
              <w:ind w:left="0"/>
              <w:rPr>
                <w:snapToGrid/>
                <w:color w:val="000000"/>
                <w:sz w:val="22"/>
                <w:szCs w:val="22"/>
              </w:rPr>
            </w:pPr>
            <w:r>
              <w:rPr>
                <w:snapToGrid/>
                <w:color w:val="000000"/>
                <w:sz w:val="22"/>
                <w:szCs w:val="22"/>
              </w:rPr>
              <w:t>Xóa hết nháp đã tạo r lấy chuỗi hash</w:t>
            </w:r>
          </w:p>
        </w:tc>
      </w:tr>
    </w:tbl>
    <w:p w14:paraId="4713D402">
      <w:pPr>
        <w:snapToGrid w:val="0"/>
        <w:ind w:left="0"/>
        <w:jc w:val="both"/>
        <w:rPr>
          <w:color w:val="000000"/>
          <w:sz w:val="22"/>
          <w:szCs w:val="22"/>
          <w:lang w:val="vi-VN"/>
        </w:rPr>
        <w:sectPr>
          <w:pgSz w:w="16834" w:h="11909" w:orient="landscape"/>
          <w:pgMar w:top="1138" w:right="1138" w:bottom="850" w:left="1138" w:header="432" w:footer="432" w:gutter="0"/>
          <w:pgNumType w:start="1"/>
          <w:cols w:space="720" w:num="1"/>
          <w:titlePg/>
          <w:docGrid w:linePitch="326" w:charSpace="0"/>
        </w:sectPr>
      </w:pPr>
    </w:p>
    <w:p w14:paraId="45CA51E8">
      <w:pPr>
        <w:pStyle w:val="97"/>
        <w:numPr>
          <w:ilvl w:val="0"/>
          <w:numId w:val="34"/>
        </w:numPr>
        <w:rPr>
          <w:sz w:val="22"/>
          <w:szCs w:val="22"/>
        </w:rPr>
      </w:pPr>
      <w:bookmarkStart w:id="63" w:name="_Toc115266210"/>
      <w:r>
        <w:rPr>
          <w:sz w:val="22"/>
          <w:szCs w:val="22"/>
        </w:rPr>
        <w:t>Mapping giữa các trường thông tin và mẫu hóa đơn</w:t>
      </w:r>
      <w:bookmarkEnd w:id="63"/>
    </w:p>
    <w:p w14:paraId="67A570FC">
      <w:pPr>
        <w:snapToGrid w:val="0"/>
        <w:ind w:left="360"/>
        <w:jc w:val="both"/>
        <w:rPr>
          <w:sz w:val="22"/>
          <w:szCs w:val="22"/>
        </w:rPr>
      </w:pPr>
      <w:r>
        <w:rPr>
          <w:sz w:val="22"/>
          <w:szCs w:val="22"/>
        </w:rPr>
        <w:t>Các trường thông tin sẽ được mapping lên mẫu hóa đơn phụ thuộc vào thiết kế chi tiết của mẫu hóa đơn đó. Về cơ bản sẽ các mẫu hóa đơn sẽ được mapping các trường như sau:</w:t>
      </w:r>
    </w:p>
    <w:p w14:paraId="6335AD3A">
      <w:pPr>
        <w:snapToGrid w:val="0"/>
        <w:ind w:left="360"/>
        <w:jc w:val="both"/>
        <w:rPr>
          <w:sz w:val="22"/>
          <w:szCs w:val="22"/>
        </w:rPr>
      </w:pPr>
      <w:r>
        <w:rPr>
          <w:b/>
          <w:sz w:val="22"/>
          <w:szCs w:val="22"/>
        </w:rPr>
        <w:t>Lưu ý:</w:t>
      </w:r>
      <w:r>
        <w:rPr>
          <w:sz w:val="22"/>
          <w:szCs w:val="22"/>
        </w:rPr>
        <w:t xml:space="preserve"> trong trường hợp trường thông tin không hiển thị đúng, nguyên nhân có thể do dữ liệu gửi sang chưa đúng hoặc mẫu hóa đơn thiết kế không hiển thị đúng thông tin. Kiểm tra dữ liệu trong file hóa đơn gốc (xml) tải về xem đúng chưa.</w:t>
      </w:r>
    </w:p>
    <w:p w14:paraId="45AD1E02">
      <w:pPr>
        <w:snapToGrid w:val="0"/>
        <w:ind w:left="360"/>
        <w:jc w:val="both"/>
        <w:rPr>
          <w:sz w:val="22"/>
          <w:szCs w:val="22"/>
        </w:rPr>
      </w:pPr>
      <w:r>
        <w:rPr>
          <w:snapToGrid/>
          <w:sz w:val="22"/>
          <w:szCs w:val="22"/>
        </w:rPr>
        <w:drawing>
          <wp:inline distT="0" distB="0" distL="114300" distR="114300">
            <wp:extent cx="6304280" cy="5732145"/>
            <wp:effectExtent l="0" t="0" r="1270" b="1905"/>
            <wp:docPr id="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1"/>
                    <pic:cNvPicPr>
                      <a:picLocks noChangeAspect="1"/>
                    </pic:cNvPicPr>
                  </pic:nvPicPr>
                  <pic:blipFill>
                    <a:blip r:embed="rId82"/>
                    <a:stretch>
                      <a:fillRect/>
                    </a:stretch>
                  </pic:blipFill>
                  <pic:spPr>
                    <a:xfrm>
                      <a:off x="0" y="0"/>
                      <a:ext cx="6304280" cy="5732145"/>
                    </a:xfrm>
                    <a:prstGeom prst="rect">
                      <a:avLst/>
                    </a:prstGeom>
                    <a:noFill/>
                    <a:ln>
                      <a:noFill/>
                    </a:ln>
                  </pic:spPr>
                </pic:pic>
              </a:graphicData>
            </a:graphic>
          </wp:inline>
        </w:drawing>
      </w:r>
      <w:r>
        <w:rPr>
          <w:sz w:val="22"/>
          <w:szCs w:val="22"/>
        </w:rPr>
        <w:t xml:space="preserve"> </w:t>
      </w:r>
    </w:p>
    <w:p w14:paraId="1617B1DD">
      <w:pPr>
        <w:snapToGrid w:val="0"/>
        <w:ind w:left="360"/>
        <w:jc w:val="both"/>
        <w:rPr>
          <w:sz w:val="22"/>
          <w:szCs w:val="22"/>
        </w:rPr>
      </w:pPr>
    </w:p>
    <w:p w14:paraId="23CA0661">
      <w:pPr>
        <w:snapToGrid w:val="0"/>
        <w:ind w:left="360"/>
        <w:jc w:val="both"/>
        <w:rPr>
          <w:sz w:val="22"/>
          <w:szCs w:val="22"/>
        </w:rPr>
      </w:pPr>
    </w:p>
    <w:p w14:paraId="23A6B75A">
      <w:pPr>
        <w:snapToGrid w:val="0"/>
        <w:ind w:left="360"/>
        <w:jc w:val="both"/>
        <w:rPr>
          <w:sz w:val="22"/>
          <w:szCs w:val="22"/>
        </w:rPr>
      </w:pPr>
    </w:p>
    <w:p w14:paraId="7DE7517C">
      <w:pPr>
        <w:snapToGrid w:val="0"/>
        <w:ind w:left="360"/>
        <w:jc w:val="both"/>
        <w:rPr>
          <w:sz w:val="22"/>
          <w:szCs w:val="22"/>
        </w:rPr>
      </w:pPr>
    </w:p>
    <w:p w14:paraId="518B5647">
      <w:pPr>
        <w:pStyle w:val="97"/>
        <w:numPr>
          <w:ilvl w:val="0"/>
          <w:numId w:val="34"/>
        </w:numPr>
        <w:rPr>
          <w:sz w:val="22"/>
          <w:szCs w:val="22"/>
        </w:rPr>
      </w:pPr>
      <w:bookmarkStart w:id="64" w:name="_Toc115266211"/>
      <w:r>
        <w:rPr>
          <w:sz w:val="22"/>
          <w:szCs w:val="22"/>
        </w:rPr>
        <w:t>Kiểm tra API bằng POSTMAN</w:t>
      </w:r>
      <w:bookmarkEnd w:id="64"/>
    </w:p>
    <w:p w14:paraId="25343553">
      <w:pPr>
        <w:snapToGrid w:val="0"/>
        <w:ind w:left="360"/>
        <w:jc w:val="both"/>
        <w:rPr>
          <w:sz w:val="22"/>
          <w:szCs w:val="22"/>
        </w:rPr>
      </w:pPr>
      <w:r>
        <w:rPr>
          <w:sz w:val="22"/>
          <w:szCs w:val="22"/>
        </w:rPr>
        <w:t>Trước khi lập trình, các phần mềm tích hợp nên kiểm tra trước các API bằng POSTMAN để hiểu các dữ liệu cần phải truyền vào/trả về của hệ thống. Sau khi chạy thử xong, việc code sẽ nhanh hơn.</w:t>
      </w:r>
    </w:p>
    <w:p w14:paraId="1849E9F0">
      <w:pPr>
        <w:snapToGrid w:val="0"/>
        <w:ind w:left="360"/>
        <w:jc w:val="both"/>
        <w:rPr>
          <w:sz w:val="22"/>
          <w:szCs w:val="22"/>
          <w:lang w:val="fr-FR"/>
        </w:rPr>
      </w:pPr>
      <w:r>
        <w:rPr>
          <w:sz w:val="22"/>
          <w:szCs w:val="22"/>
          <w:lang w:val="fr-FR"/>
        </w:rPr>
        <w:t>Chi tiết xem ở:</w:t>
      </w:r>
    </w:p>
    <w:p w14:paraId="54E786BA">
      <w:pPr>
        <w:snapToGrid w:val="0"/>
        <w:ind w:left="360"/>
        <w:jc w:val="both"/>
        <w:rPr>
          <w:sz w:val="22"/>
          <w:szCs w:val="22"/>
          <w:lang w:val="fr-FR"/>
        </w:rPr>
      </w:pPr>
      <w:r>
        <w:rPr>
          <w:sz w:val="22"/>
          <w:szCs w:val="22"/>
        </w:rPr>
        <w:fldChar w:fldCharType="begin"/>
      </w:r>
      <w:r>
        <w:rPr>
          <w:sz w:val="22"/>
          <w:szCs w:val="22"/>
          <w:lang w:val="fr-FR"/>
        </w:rPr>
        <w:instrText xml:space="preserve"> HYPERLINK "https://sinvoice.viettel.vn/ho-tro/huong-dan-su-dung/35-huong-dan-su-dung-postman-goi-api-webservice-hoa-don-dien-tu" </w:instrText>
      </w:r>
      <w:r>
        <w:rPr>
          <w:sz w:val="22"/>
          <w:szCs w:val="22"/>
        </w:rPr>
        <w:fldChar w:fldCharType="separate"/>
      </w:r>
      <w:r>
        <w:rPr>
          <w:rStyle w:val="34"/>
          <w:sz w:val="22"/>
          <w:szCs w:val="22"/>
          <w:lang w:val="fr-FR"/>
        </w:rPr>
        <w:t>https://sinvoice.viettel.vn/ho-tro/huong-dan-su-dung/35-huong-dan-su-dung-postman-goi-api-webservice-hoa-don-dien-tu</w:t>
      </w:r>
      <w:r>
        <w:rPr>
          <w:sz w:val="22"/>
          <w:szCs w:val="22"/>
        </w:rPr>
        <w:fldChar w:fldCharType="end"/>
      </w:r>
      <w:r>
        <w:rPr>
          <w:sz w:val="22"/>
          <w:szCs w:val="22"/>
          <w:lang w:val="fr-FR"/>
        </w:rPr>
        <w:t xml:space="preserve"> </w:t>
      </w:r>
    </w:p>
    <w:sectPr>
      <w:pgSz w:w="11909" w:h="16834"/>
      <w:pgMar w:top="1138" w:right="850" w:bottom="1138" w:left="1138" w:header="432" w:footer="432" w:gutter="0"/>
      <w:pgNumType w:start="1"/>
      <w:cols w:space="720" w:num="1"/>
      <w:titlePg/>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VnTime">
    <w:altName w:val="Times New Roman"/>
    <w:panose1 w:val="00000000000000000000"/>
    <w:charset w:val="00"/>
    <w:family w:val="roman"/>
    <w:pitch w:val="default"/>
    <w:sig w:usb0="00000000" w:usb1="00000000" w:usb2="00000000" w:usb3="00000000" w:csb0="00040001" w:csb1="00000000"/>
  </w:font>
  <w:font w:name=".VnTimeH">
    <w:altName w:val="Times New Roman"/>
    <w:panose1 w:val="00000000000000000000"/>
    <w:charset w:val="00"/>
    <w:family w:val="swiss"/>
    <w:pitch w:val="default"/>
    <w:sig w:usb0="00000000" w:usb1="00000000" w:usb2="00000000" w:usb3="00000000" w:csb0="00000013" w:csb1="00000000"/>
  </w:font>
  <w:font w:name=".VnArialH">
    <w:altName w:val="Calibri"/>
    <w:panose1 w:val="00000000000000000000"/>
    <w:charset w:val="00"/>
    <w:family w:val="swiss"/>
    <w:pitch w:val="default"/>
    <w:sig w:usb0="00000000" w:usb1="00000000" w:usb2="00000000" w:usb3="00000000" w:csb0="00000003" w:csb1="00000000"/>
  </w:font>
  <w:font w:name=".VnArial">
    <w:altName w:val="Courier New"/>
    <w:panose1 w:val="00000000000000000000"/>
    <w:charset w:val="00"/>
    <w:family w:val="swiss"/>
    <w:pitch w:val="default"/>
    <w:sig w:usb0="00000000" w:usb1="00000000" w:usb2="00000000" w:usb3="00000000" w:csb0="00000001" w:csb1="00000000"/>
  </w:font>
  <w:font w:name="Tahoma">
    <w:panose1 w:val="020B0604030504040204"/>
    <w:charset w:val="00"/>
    <w:family w:val="swiss"/>
    <w:pitch w:val="default"/>
    <w:sig w:usb0="E1002EFF" w:usb1="C000605B" w:usb2="00000029" w:usb3="00000000" w:csb0="200101FF" w:csb1="20280000"/>
  </w:font>
  <w:font w:name="Symbol">
    <w:panose1 w:val="05050102010706020507"/>
    <w:charset w:val="02"/>
    <w:family w:val="roman"/>
    <w:pitch w:val="default"/>
    <w:sig w:usb0="00000000" w:usb1="00000000" w:usb2="00000000" w:usb3="00000000" w:csb0="80000000" w:csb1="00000000"/>
  </w:font>
  <w:font w:name=".VnHelvetIns">
    <w:altName w:val="Calibri"/>
    <w:panose1 w:val="00000000000000000000"/>
    <w:charset w:val="00"/>
    <w:family w:val="swiss"/>
    <w:pitch w:val="default"/>
    <w:sig w:usb0="00000000" w:usb1="00000000" w:usb2="00000000" w:usb3="00000000" w:csb0="00000001" w:csb1="00000000"/>
  </w:font>
  <w:font w:name="Verdana">
    <w:panose1 w:val="020B0604030504040204"/>
    <w:charset w:val="00"/>
    <w:family w:val="swiss"/>
    <w:pitch w:val="default"/>
    <w:sig w:usb0="A00006FF" w:usb1="4000205B" w:usb2="00000010" w:usb3="00000000" w:csb0="2000019F" w:csb1="00000000"/>
  </w:font>
  <w:font w:name="MS Mincho">
    <w:altName w:val="Yu Gothic UI"/>
    <w:panose1 w:val="02020609040205080304"/>
    <w:charset w:val="80"/>
    <w:family w:val="modern"/>
    <w:pitch w:val="default"/>
    <w:sig w:usb0="00000000" w:usb1="00000000" w:usb2="08000012" w:usb3="00000000" w:csb0="0002009F" w:csb1="00000000"/>
  </w:font>
  <w:font w:name="Cambria">
    <w:panose1 w:val="02040503050406030204"/>
    <w:charset w:val="00"/>
    <w:family w:val="roman"/>
    <w:pitch w:val="default"/>
    <w:sig w:usb0="E00006FF" w:usb1="420024FF" w:usb2="02000000" w:usb3="00000000" w:csb0="2000019F" w:csb1="00000000"/>
  </w:font>
  <w:font w:name="Yu Mincho">
    <w:altName w:val="Yu Gothic"/>
    <w:panose1 w:val="00000000000000000000"/>
    <w:charset w:val="80"/>
    <w:family w:val="roman"/>
    <w:pitch w:val="default"/>
    <w:sig w:usb0="00000000" w:usb1="00000000" w:usb2="00000012" w:usb3="00000000" w:csb0="0002009F" w:csb1="00000000"/>
  </w:font>
  <w:font w:name="Droid Sans Fallback">
    <w:altName w:val="Malgun Gothic Semilight"/>
    <w:panose1 w:val="00000000000000000000"/>
    <w:charset w:val="86"/>
    <w:family w:val="auto"/>
    <w:pitch w:val="default"/>
    <w:sig w:usb0="00000000" w:usb1="00000000" w:usb2="00000036" w:usb3="00000000" w:csb0="203F01FF" w:csb1="D7FF0000"/>
  </w:font>
  <w:font w:name="Segoe UI">
    <w:panose1 w:val="020B0502040204020203"/>
    <w:charset w:val="00"/>
    <w:family w:val="auto"/>
    <w:pitch w:val="default"/>
    <w:sig w:usb0="E4002EFF" w:usb1="C000E47F" w:usb2="00000009" w:usb3="00000000" w:csb0="200001FF" w:csb1="00000000"/>
  </w:font>
  <w:font w:name="Microsoft YaHei">
    <w:panose1 w:val="020B0503020204020204"/>
    <w:charset w:val="86"/>
    <w:family w:val="auto"/>
    <w:pitch w:val="default"/>
    <w:sig w:usb0="80000287" w:usb1="2ACF3C50" w:usb2="00000016" w:usb3="00000000" w:csb0="0004001F" w:csb1="00000000"/>
  </w:font>
  <w:font w:name="Yu Gothic UI">
    <w:panose1 w:val="020B0500000000000000"/>
    <w:charset w:val="80"/>
    <w:family w:val="auto"/>
    <w:pitch w:val="default"/>
    <w:sig w:usb0="E00002FF" w:usb1="2AC7FDFF" w:usb2="00000016" w:usb3="00000000" w:csb0="2002009F" w:csb1="00000000"/>
  </w:font>
  <w:font w:name="Yu Gothic">
    <w:panose1 w:val="020B0400000000000000"/>
    <w:charset w:val="80"/>
    <w:family w:val="auto"/>
    <w:pitch w:val="default"/>
    <w:sig w:usb0="E00002FF" w:usb1="2AC7FDFF" w:usb2="00000016" w:usb3="00000000" w:csb0="2002009F" w:csb1="00000000"/>
  </w:font>
  <w:font w:name="Malgun Gothic Semilight">
    <w:panose1 w:val="020B0502040204020203"/>
    <w:charset w:val="86"/>
    <w:family w:val="auto"/>
    <w:pitch w:val="default"/>
    <w:sig w:usb0="900002AF" w:usb1="01D77CFB" w:usb2="00000012" w:usb3="00000000" w:csb0="203E01BD" w:csb1="D7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56BCF4">
    <w:pPr>
      <w:pStyle w:val="32"/>
      <w:pBdr>
        <w:bottom w:val="single" w:color="auto" w:sz="4" w:space="0"/>
      </w:pBdr>
      <w:tabs>
        <w:tab w:val="center" w:pos="4905"/>
        <w:tab w:val="clear" w:pos="4320"/>
        <w:tab w:val="clear" w:pos="8640"/>
      </w:tabs>
      <w:rPr>
        <w:szCs w:val="24"/>
      </w:rPr>
    </w:pPr>
    <w:r>
      <w:rPr>
        <w:sz w:val="22"/>
        <w:szCs w:val="22"/>
      </w:rPr>
      <w:pict>
        <v:shape id="PowerPlusWaterMarkObject3" o:spid="_x0000_s1028" o:spt="136" type="#_x0000_t136" style="position:absolute;left:0pt;height:60pt;width:750pt;mso-position-horizontal:center;mso-position-horizontal-relative:margin;mso-position-vertical:center;mso-position-vertical-relative:margin;rotation:20643840f;z-index:-251655168;mso-width-relative:page;mso-height-relative:page;" fillcolor="#C0C0C0" filled="t" stroked="f" coordsize="21600,21600" o:allowincell="f">
          <v:path/>
          <v:fill on="t" opacity="32768f" focussize="0,0"/>
          <v:stroke on="f"/>
          <v:imagedata o:title=""/>
          <o:lock v:ext="edit"/>
          <v:textpath on="t" fitshape="t" fitpath="t" trim="f" xscale="f" string="VIETTELSOFT CONFIDENTIAL" style="font-family:.VNTIME;font-size:54pt;v-text-align:center;"/>
        </v:shape>
      </w:pict>
    </w:r>
    <w:r>
      <w:rPr>
        <w:szCs w:val="24"/>
      </w:rPr>
      <w:tab/>
    </w:r>
  </w:p>
  <w:p w14:paraId="25F0D179">
    <w:pPr>
      <w:pStyle w:val="29"/>
      <w:tabs>
        <w:tab w:val="right" w:pos="9214"/>
        <w:tab w:val="clear" w:pos="8640"/>
      </w:tabs>
      <w:ind w:right="360"/>
      <w:rPr>
        <w:sz w:val="22"/>
        <w:szCs w:val="22"/>
      </w:rPr>
    </w:pPr>
    <w:r>
      <w:rPr>
        <w:sz w:val="22"/>
        <w:szCs w:val="22"/>
      </w:rPr>
      <w:t xml:space="preserve">V2.0 Sinvoice: </w:t>
    </w:r>
    <w:r>
      <w:rPr>
        <w:szCs w:val="24"/>
      </w:rPr>
      <w:t>Tài liệu mô tả webservice</w:t>
    </w:r>
    <w:r>
      <w:rPr>
        <w:sz w:val="22"/>
        <w:szCs w:val="22"/>
      </w:rPr>
      <w:t xml:space="preserve">       </w:t>
    </w:r>
    <w:r>
      <w:rPr>
        <w:sz w:val="22"/>
        <w:szCs w:val="22"/>
      </w:rPr>
      <w:tab/>
    </w:r>
    <w:r>
      <w:rPr>
        <w:sz w:val="22"/>
        <w:szCs w:val="22"/>
      </w:rPr>
      <w:tab/>
    </w:r>
    <w:r>
      <w:rPr>
        <w:rStyle w:val="37"/>
      </w:rPr>
      <w:fldChar w:fldCharType="begin"/>
    </w:r>
    <w:r>
      <w:rPr>
        <w:rStyle w:val="37"/>
      </w:rPr>
      <w:instrText xml:space="preserve"> PAGE </w:instrText>
    </w:r>
    <w:r>
      <w:rPr>
        <w:rStyle w:val="37"/>
      </w:rPr>
      <w:fldChar w:fldCharType="separate"/>
    </w:r>
    <w:r>
      <w:rPr>
        <w:rStyle w:val="37"/>
      </w:rPr>
      <w:t>7</w:t>
    </w:r>
    <w:r>
      <w:rPr>
        <w:rStyle w:val="37"/>
      </w:rPr>
      <w:fldChar w:fldCharType="end"/>
    </w:r>
    <w:r>
      <w:rPr>
        <w:rStyle w:val="37"/>
      </w:rPr>
      <w:t>/</w:t>
    </w:r>
    <w:r>
      <w:rPr>
        <w:rStyle w:val="37"/>
      </w:rPr>
      <w:fldChar w:fldCharType="begin"/>
    </w:r>
    <w:r>
      <w:rPr>
        <w:rStyle w:val="37"/>
      </w:rPr>
      <w:instrText xml:space="preserve"> NUMPAGES </w:instrText>
    </w:r>
    <w:r>
      <w:rPr>
        <w:rStyle w:val="37"/>
      </w:rPr>
      <w:fldChar w:fldCharType="separate"/>
    </w:r>
    <w:r>
      <w:rPr>
        <w:rStyle w:val="37"/>
      </w:rPr>
      <w:t>162</w:t>
    </w:r>
    <w:r>
      <w:rPr>
        <w:rStyle w:val="37"/>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CC55FD">
    <w:pPr>
      <w:pStyle w:val="29"/>
      <w:framePr w:wrap="around" w:vAnchor="text" w:hAnchor="margin" w:xAlign="right" w:y="1"/>
      <w:rPr>
        <w:rStyle w:val="37"/>
      </w:rPr>
    </w:pPr>
    <w:r>
      <w:rPr>
        <w:rStyle w:val="37"/>
      </w:rPr>
      <w:fldChar w:fldCharType="begin"/>
    </w:r>
    <w:r>
      <w:rPr>
        <w:rStyle w:val="37"/>
      </w:rPr>
      <w:instrText xml:space="preserve">PAGE  </w:instrText>
    </w:r>
    <w:r>
      <w:rPr>
        <w:rStyle w:val="37"/>
      </w:rPr>
      <w:fldChar w:fldCharType="end"/>
    </w:r>
  </w:p>
  <w:p w14:paraId="2027318B">
    <w:pPr>
      <w:pStyle w:val="29"/>
      <w:ind w:right="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95A917">
    <w:pPr>
      <w:pStyle w:val="32"/>
      <w:pBdr>
        <w:bottom w:val="single" w:color="auto" w:sz="4" w:space="0"/>
      </w:pBdr>
      <w:tabs>
        <w:tab w:val="center" w:pos="4905"/>
        <w:tab w:val="clear" w:pos="4320"/>
        <w:tab w:val="clear" w:pos="8640"/>
      </w:tabs>
      <w:rPr>
        <w:szCs w:val="24"/>
      </w:rPr>
    </w:pPr>
    <w:r>
      <w:rPr>
        <w:sz w:val="22"/>
        <w:szCs w:val="22"/>
      </w:rPr>
      <w:pict>
        <v:shape id="_x0000_s1034" o:spid="_x0000_s1034" o:spt="136" type="#_x0000_t136" style="position:absolute;left:0pt;height:60pt;width:750pt;mso-position-horizontal:center;mso-position-horizontal-relative:margin;mso-position-vertical:center;mso-position-vertical-relative:margin;rotation:20643840f;z-index:-251649024;mso-width-relative:page;mso-height-relative:page;" fillcolor="#C0C0C0" filled="t" stroked="f" coordsize="21600,21600" o:allowincell="f">
          <v:path/>
          <v:fill on="t" opacity="32768f" focussize="0,0"/>
          <v:stroke on="f"/>
          <v:imagedata o:title=""/>
          <o:lock v:ext="edit"/>
          <v:textpath on="t" fitshape="t" fitpath="t" trim="f" xscale="f" string="VIETTELSOFT CONFIDENTIAL" style="font-family:.VNTIME;font-size:54pt;v-text-align:center;"/>
        </v:shape>
      </w:pict>
    </w:r>
    <w:r>
      <w:rPr>
        <w:szCs w:val="24"/>
      </w:rPr>
      <w:tab/>
    </w:r>
  </w:p>
  <w:p w14:paraId="25C0499B">
    <w:pPr>
      <w:pStyle w:val="29"/>
      <w:tabs>
        <w:tab w:val="right" w:pos="9214"/>
        <w:tab w:val="clear" w:pos="8640"/>
      </w:tabs>
      <w:ind w:right="360"/>
      <w:rPr>
        <w:sz w:val="22"/>
        <w:szCs w:val="22"/>
      </w:rPr>
    </w:pPr>
    <w:r>
      <w:rPr>
        <w:sz w:val="22"/>
        <w:szCs w:val="22"/>
      </w:rPr>
      <w:t xml:space="preserve">V2.0 Sinvoice: </w:t>
    </w:r>
    <w:r>
      <w:rPr>
        <w:szCs w:val="24"/>
      </w:rPr>
      <w:t>Tài liệu mô tả webservice</w:t>
    </w:r>
    <w:r>
      <w:rPr>
        <w:sz w:val="22"/>
        <w:szCs w:val="22"/>
      </w:rPr>
      <w:t xml:space="preserve">       </w:t>
    </w:r>
    <w:r>
      <w:rPr>
        <w:sz w:val="22"/>
        <w:szCs w:val="22"/>
      </w:rPr>
      <w:tab/>
    </w:r>
    <w:r>
      <w:rPr>
        <w:sz w:val="22"/>
        <w:szCs w:val="22"/>
      </w:rPr>
      <w:tab/>
    </w:r>
    <w:r>
      <w:rPr>
        <w:rStyle w:val="37"/>
      </w:rPr>
      <w:fldChar w:fldCharType="begin"/>
    </w:r>
    <w:r>
      <w:rPr>
        <w:rStyle w:val="37"/>
      </w:rPr>
      <w:instrText xml:space="preserve"> PAGE </w:instrText>
    </w:r>
    <w:r>
      <w:rPr>
        <w:rStyle w:val="37"/>
      </w:rPr>
      <w:fldChar w:fldCharType="separate"/>
    </w:r>
    <w:r>
      <w:rPr>
        <w:rStyle w:val="37"/>
      </w:rPr>
      <w:t>2</w:t>
    </w:r>
    <w:r>
      <w:rPr>
        <w:rStyle w:val="37"/>
      </w:rPr>
      <w:fldChar w:fldCharType="end"/>
    </w:r>
    <w:r>
      <w:rPr>
        <w:rStyle w:val="37"/>
      </w:rPr>
      <w:t>/</w:t>
    </w:r>
    <w:r>
      <w:rPr>
        <w:rStyle w:val="37"/>
      </w:rPr>
      <w:fldChar w:fldCharType="begin"/>
    </w:r>
    <w:r>
      <w:rPr>
        <w:rStyle w:val="37"/>
      </w:rPr>
      <w:instrText xml:space="preserve"> NUMPAGES </w:instrText>
    </w:r>
    <w:r>
      <w:rPr>
        <w:rStyle w:val="37"/>
      </w:rPr>
      <w:fldChar w:fldCharType="separate"/>
    </w:r>
    <w:r>
      <w:rPr>
        <w:rStyle w:val="37"/>
      </w:rPr>
      <w:t>162</w:t>
    </w:r>
    <w:r>
      <w:rPr>
        <w:rStyle w:val="37"/>
      </w:rP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408B77">
    <w:pPr>
      <w:pStyle w:val="29"/>
      <w:framePr w:wrap="around" w:vAnchor="text" w:hAnchor="margin" w:xAlign="right" w:y="1"/>
      <w:rPr>
        <w:rStyle w:val="37"/>
      </w:rPr>
    </w:pPr>
    <w:r>
      <w:rPr>
        <w:rStyle w:val="37"/>
      </w:rPr>
      <w:fldChar w:fldCharType="begin"/>
    </w:r>
    <w:r>
      <w:rPr>
        <w:rStyle w:val="37"/>
      </w:rPr>
      <w:instrText xml:space="preserve">PAGE  </w:instrText>
    </w:r>
    <w:r>
      <w:rPr>
        <w:rStyle w:val="37"/>
      </w:rPr>
      <w:fldChar w:fldCharType="end"/>
    </w:r>
  </w:p>
  <w:p w14:paraId="3DB55E71">
    <w:pPr>
      <w:pStyle w:val="29"/>
      <w:ind w:right="36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155568">
    <w:pPr>
      <w:pStyle w:val="32"/>
      <w:pBdr>
        <w:bottom w:val="single" w:color="auto" w:sz="4" w:space="0"/>
      </w:pBdr>
      <w:tabs>
        <w:tab w:val="center" w:pos="4905"/>
        <w:tab w:val="clear" w:pos="4320"/>
        <w:tab w:val="clear" w:pos="8640"/>
      </w:tabs>
      <w:rPr>
        <w:szCs w:val="24"/>
      </w:rPr>
    </w:pPr>
    <w:r>
      <w:rPr>
        <w:sz w:val="22"/>
        <w:szCs w:val="22"/>
      </w:rPr>
      <w:pict>
        <v:shape id="_x0000_s1031" o:spid="_x0000_s1031" o:spt="136" type="#_x0000_t136" style="position:absolute;left:0pt;height:60pt;width:750pt;mso-position-horizontal:center;mso-position-horizontal-relative:margin;mso-position-vertical:center;mso-position-vertical-relative:margin;rotation:20643840f;z-index:-251652096;mso-width-relative:page;mso-height-relative:page;" fillcolor="#C0C0C0" filled="t" stroked="f" coordsize="21600,21600" o:allowincell="f">
          <v:path/>
          <v:fill on="t" opacity="32768f" focussize="0,0"/>
          <v:stroke on="f"/>
          <v:imagedata o:title=""/>
          <o:lock v:ext="edit"/>
          <v:textpath on="t" fitshape="t" fitpath="t" trim="f" xscale="f" string="VIETTELSOFT CONFIDENTIAL" style="font-family:.VNTIME;font-size:54pt;v-text-align:center;"/>
        </v:shape>
      </w:pict>
    </w:r>
    <w:r>
      <w:rPr>
        <w:szCs w:val="24"/>
      </w:rPr>
      <w:tab/>
    </w:r>
  </w:p>
  <w:p w14:paraId="63DE15C3">
    <w:pPr>
      <w:pStyle w:val="29"/>
      <w:tabs>
        <w:tab w:val="right" w:pos="9214"/>
        <w:tab w:val="clear" w:pos="8640"/>
      </w:tabs>
      <w:ind w:right="360"/>
      <w:rPr>
        <w:sz w:val="22"/>
        <w:szCs w:val="22"/>
      </w:rPr>
    </w:pPr>
    <w:r>
      <w:rPr>
        <w:sz w:val="22"/>
        <w:szCs w:val="22"/>
      </w:rPr>
      <w:t xml:space="preserve">V2.0 Sinvoice: </w:t>
    </w:r>
    <w:r>
      <w:rPr>
        <w:szCs w:val="24"/>
      </w:rPr>
      <w:t>Tài liệu mô tả webservice</w:t>
    </w:r>
    <w:r>
      <w:rPr>
        <w:sz w:val="22"/>
        <w:szCs w:val="22"/>
      </w:rPr>
      <w:t xml:space="preserve">       </w:t>
    </w:r>
    <w:r>
      <w:rPr>
        <w:sz w:val="22"/>
        <w:szCs w:val="22"/>
      </w:rPr>
      <w:tab/>
    </w:r>
    <w:r>
      <w:rPr>
        <w:sz w:val="22"/>
        <w:szCs w:val="22"/>
      </w:rPr>
      <w:tab/>
    </w:r>
    <w:r>
      <w:rPr>
        <w:rStyle w:val="37"/>
      </w:rPr>
      <w:fldChar w:fldCharType="begin"/>
    </w:r>
    <w:r>
      <w:rPr>
        <w:rStyle w:val="37"/>
      </w:rPr>
      <w:instrText xml:space="preserve"> PAGE </w:instrText>
    </w:r>
    <w:r>
      <w:rPr>
        <w:rStyle w:val="37"/>
      </w:rPr>
      <w:fldChar w:fldCharType="separate"/>
    </w:r>
    <w:r>
      <w:rPr>
        <w:rStyle w:val="37"/>
      </w:rPr>
      <w:t>2</w:t>
    </w:r>
    <w:r>
      <w:rPr>
        <w:rStyle w:val="37"/>
      </w:rPr>
      <w:fldChar w:fldCharType="end"/>
    </w:r>
    <w:r>
      <w:rPr>
        <w:rStyle w:val="37"/>
      </w:rPr>
      <w:t>/</w:t>
    </w:r>
    <w:r>
      <w:rPr>
        <w:rStyle w:val="37"/>
      </w:rPr>
      <w:fldChar w:fldCharType="begin"/>
    </w:r>
    <w:r>
      <w:rPr>
        <w:rStyle w:val="37"/>
      </w:rPr>
      <w:instrText xml:space="preserve"> NUMPAGES </w:instrText>
    </w:r>
    <w:r>
      <w:rPr>
        <w:rStyle w:val="37"/>
      </w:rPr>
      <w:fldChar w:fldCharType="separate"/>
    </w:r>
    <w:r>
      <w:rPr>
        <w:rStyle w:val="37"/>
      </w:rPr>
      <w:t>162</w:t>
    </w:r>
    <w:r>
      <w:rPr>
        <w:rStyle w:val="37"/>
      </w:rP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4215D2">
    <w:pPr>
      <w:pStyle w:val="29"/>
      <w:framePr w:wrap="around" w:vAnchor="text" w:hAnchor="margin" w:xAlign="right" w:y="1"/>
      <w:rPr>
        <w:rStyle w:val="37"/>
      </w:rPr>
    </w:pPr>
    <w:r>
      <w:rPr>
        <w:rStyle w:val="37"/>
      </w:rPr>
      <w:fldChar w:fldCharType="begin"/>
    </w:r>
    <w:r>
      <w:rPr>
        <w:rStyle w:val="37"/>
      </w:rPr>
      <w:instrText xml:space="preserve">PAGE  </w:instrText>
    </w:r>
    <w:r>
      <w:rPr>
        <w:rStyle w:val="37"/>
      </w:rPr>
      <w:fldChar w:fldCharType="end"/>
    </w:r>
  </w:p>
  <w:p w14:paraId="08F28D0F">
    <w:pPr>
      <w:pStyle w:val="29"/>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F1BFE7">
    <w:pPr>
      <w:pStyle w:val="32"/>
    </w:pPr>
    <w:r>
      <w:pict>
        <v:shape id="PowerPlusWaterMarkObject2" o:spid="_x0000_s1026" o:spt="136" type="#_x0000_t136" style="position:absolute;left:0pt;height:60pt;width:750pt;mso-position-horizontal:center;mso-position-horizontal-relative:margin;mso-position-vertical:center;mso-position-vertical-relative:margin;rotation:20643840f;z-index:-251656192;mso-width-relative:page;mso-height-relative:page;" fillcolor="#C0C0C0" filled="t" stroked="f" coordsize="21600,21600" o:allowincell="f">
          <v:path/>
          <v:fill on="t" opacity="32768f" focussize="0,0"/>
          <v:stroke on="f"/>
          <v:imagedata o:title=""/>
          <o:lock v:ext="edit"/>
          <v:textpath on="t" fitshape="t" fitpath="t" trim="f" xscale="f" string="VIETTELSOFT CONFIDENTIAL" style="font-family:.VNTIME;font-size:54pt;v-text-align:center;"/>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2B1B33">
    <w:pPr>
      <w:pStyle w:val="32"/>
    </w:pPr>
    <w:r>
      <w:pict>
        <v:shape id="PowerPlusWaterMarkObject1" o:spid="_x0000_s1025" o:spt="136" type="#_x0000_t136" style="position:absolute;left:0pt;height:60pt;width:750pt;mso-position-horizontal:center;mso-position-horizontal-relative:margin;mso-position-vertical:center;mso-position-vertical-relative:margin;rotation:20643840f;z-index:-251657216;mso-width-relative:page;mso-height-relative:page;" fillcolor="#C0C0C0" filled="t" stroked="f" coordsize="21600,21600" o:allowincell="f">
          <v:path/>
          <v:fill on="t" opacity="32768f" focussize="0,0"/>
          <v:stroke on="f"/>
          <v:imagedata o:title=""/>
          <o:lock v:ext="edit"/>
          <v:textpath on="t" fitshape="t" fitpath="t" trim="f" xscale="f" string="VIETTELSOFT CONFIDENTIAL" style="font-family:.VNTIME;font-size:54pt;v-text-align:center;"/>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1D3A67">
    <w:pPr>
      <w:pStyle w:val="32"/>
    </w:pPr>
    <w:r>
      <w:pict>
        <v:shape id="_x0000_s1033" o:spid="_x0000_s1033" o:spt="136" type="#_x0000_t136" style="position:absolute;left:0pt;height:60pt;width:750pt;mso-position-horizontal:center;mso-position-horizontal-relative:margin;mso-position-vertical:center;mso-position-vertical-relative:margin;rotation:20643840f;z-index:-251650048;mso-width-relative:page;mso-height-relative:page;" fillcolor="#C0C0C0" filled="t" stroked="f" coordsize="21600,21600" o:allowincell="f">
          <v:path/>
          <v:fill on="t" opacity="32768f" focussize="0,0"/>
          <v:stroke on="f"/>
          <v:imagedata o:title=""/>
          <o:lock v:ext="edit"/>
          <v:textpath on="t" fitshape="t" fitpath="t" trim="f" xscale="f" string="VIETTELSOFT CONFIDENTIAL" style="font-family:.VNTIME;font-size:54pt;v-text-align:center;"/>
        </v:shape>
      </w:pic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A6617A">
    <w:pPr>
      <w:pStyle w:val="32"/>
    </w:pPr>
    <w:r>
      <w:pict>
        <v:shape id="_x0000_s1032" o:spid="_x0000_s1032" o:spt="136" type="#_x0000_t136" style="position:absolute;left:0pt;height:60pt;width:750pt;mso-position-horizontal:center;mso-position-horizontal-relative:margin;mso-position-vertical:center;mso-position-vertical-relative:margin;rotation:20643840f;z-index:-251651072;mso-width-relative:page;mso-height-relative:page;" fillcolor="#C0C0C0" filled="t" stroked="f" coordsize="21600,21600" o:allowincell="f">
          <v:path/>
          <v:fill on="t" opacity="32768f" focussize="0,0"/>
          <v:stroke on="f"/>
          <v:imagedata o:title=""/>
          <o:lock v:ext="edit"/>
          <v:textpath on="t" fitshape="t" fitpath="t" trim="f" xscale="f" string="VIETTELSOFT CONFIDENTIAL" style="font-family:.VNTIME;font-size:54pt;v-text-align:center;"/>
        </v:shape>
      </w:pic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A226CD">
    <w:pPr>
      <w:pStyle w:val="32"/>
    </w:pPr>
    <w:r>
      <w:pict>
        <v:shape id="_x0000_s1030" o:spid="_x0000_s1030" o:spt="136" type="#_x0000_t136" style="position:absolute;left:0pt;height:60pt;width:750pt;mso-position-horizontal:center;mso-position-horizontal-relative:margin;mso-position-vertical:center;mso-position-vertical-relative:margin;rotation:20643840f;z-index:-251653120;mso-width-relative:page;mso-height-relative:page;" fillcolor="#C0C0C0" filled="t" stroked="f" coordsize="21600,21600" o:allowincell="f">
          <v:path/>
          <v:fill on="t" opacity="32768f" focussize="0,0"/>
          <v:stroke on="f"/>
          <v:imagedata o:title=""/>
          <o:lock v:ext="edit"/>
          <v:textpath on="t" fitshape="t" fitpath="t" trim="f" xscale="f" string="VIETTELSOFT CONFIDENTIAL" style="font-family:.VNTIME;font-size:54pt;v-text-align:center;"/>
        </v:shape>
      </w:pic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68459F">
    <w:pPr>
      <w:pStyle w:val="32"/>
    </w:pPr>
    <w:r>
      <w:pict>
        <v:shape id="_x0000_s1029" o:spid="_x0000_s1029" o:spt="136" type="#_x0000_t136" style="position:absolute;left:0pt;height:60pt;width:750pt;mso-position-horizontal:center;mso-position-horizontal-relative:margin;mso-position-vertical:center;mso-position-vertical-relative:margin;rotation:20643840f;z-index:-251654144;mso-width-relative:page;mso-height-relative:page;" fillcolor="#C0C0C0" filled="t" stroked="f" coordsize="21600,21600" o:allowincell="f">
          <v:path/>
          <v:fill on="t" opacity="32768f" focussize="0,0"/>
          <v:stroke on="f"/>
          <v:imagedata o:title=""/>
          <o:lock v:ext="edit"/>
          <v:textpath on="t" fitshape="t" fitpath="t" trim="f" xscale="f" string="VIETTELSOFT CONFIDENTIAL" style="font-family:.VNTIME;font-size:54pt;v-text-align:center;"/>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A15F00"/>
    <w:multiLevelType w:val="multilevel"/>
    <w:tmpl w:val="00A15F00"/>
    <w:lvl w:ilvl="0" w:tentative="0">
      <w:start w:val="2"/>
      <w:numFmt w:val="bullet"/>
      <w:lvlText w:val="-"/>
      <w:lvlJc w:val="left"/>
      <w:pPr>
        <w:ind w:left="720" w:hanging="360"/>
      </w:pPr>
      <w:rPr>
        <w:rFonts w:hint="default" w:ascii="Times New Roman" w:hAnsi="Times New Roman" w:eastAsia="Times New Roman" w:cs="Times New Roman"/>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06B575C6"/>
    <w:multiLevelType w:val="multilevel"/>
    <w:tmpl w:val="06B575C6"/>
    <w:lvl w:ilvl="0" w:tentative="0">
      <w:start w:val="1"/>
      <w:numFmt w:val="decimal"/>
      <w:lvlText w:val="%1."/>
      <w:lvlJc w:val="left"/>
      <w:pPr>
        <w:ind w:left="720" w:hanging="360"/>
      </w:pPr>
      <w:rPr>
        <w:rFonts w:hint="default" w:ascii="Times New Roman" w:hAnsi="Times New Roman"/>
        <w:sz w:val="24"/>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06F87D1D"/>
    <w:multiLevelType w:val="multilevel"/>
    <w:tmpl w:val="06F87D1D"/>
    <w:lvl w:ilvl="0" w:tentative="0">
      <w:start w:val="1"/>
      <w:numFmt w:val="decimal"/>
      <w:lvlText w:val="%1."/>
      <w:lvlJc w:val="left"/>
      <w:pPr>
        <w:ind w:left="720" w:hanging="360"/>
      </w:pPr>
      <w:rPr>
        <w:rFonts w:hint="default"/>
        <w:sz w:val="22"/>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07E923A8"/>
    <w:multiLevelType w:val="multilevel"/>
    <w:tmpl w:val="07E923A8"/>
    <w:lvl w:ilvl="0" w:tentative="0">
      <w:start w:val="0"/>
      <w:numFmt w:val="bullet"/>
      <w:lvlText w:val="-"/>
      <w:lvlJc w:val="left"/>
      <w:pPr>
        <w:ind w:left="720" w:hanging="360"/>
      </w:pPr>
      <w:rPr>
        <w:rFonts w:hint="default" w:ascii="Times New Roman" w:hAnsi="Times New Roman" w:eastAsia="Times New Roman" w:cs="Times New Roman"/>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11CB4EB6"/>
    <w:multiLevelType w:val="multilevel"/>
    <w:tmpl w:val="11CB4EB6"/>
    <w:lvl w:ilvl="0" w:tentative="0">
      <w:start w:val="1"/>
      <w:numFmt w:val="bullet"/>
      <w:lvlText w:val="-"/>
      <w:lvlJc w:val="left"/>
      <w:pPr>
        <w:ind w:left="900" w:hanging="360"/>
      </w:pPr>
      <w:rPr>
        <w:rFonts w:hint="default" w:ascii="Times New Roman" w:hAnsi="Times New Roman" w:eastAsia="Times New Roman" w:cs="Times New Roman"/>
      </w:rPr>
    </w:lvl>
    <w:lvl w:ilvl="1" w:tentative="0">
      <w:start w:val="1"/>
      <w:numFmt w:val="bullet"/>
      <w:lvlText w:val="o"/>
      <w:lvlJc w:val="left"/>
      <w:pPr>
        <w:ind w:left="1684" w:hanging="360"/>
      </w:pPr>
      <w:rPr>
        <w:rFonts w:hint="default" w:ascii="Courier New" w:hAnsi="Courier New" w:cs="Courier New"/>
      </w:rPr>
    </w:lvl>
    <w:lvl w:ilvl="2" w:tentative="0">
      <w:start w:val="1"/>
      <w:numFmt w:val="bullet"/>
      <w:lvlText w:val=""/>
      <w:lvlJc w:val="left"/>
      <w:pPr>
        <w:ind w:left="2404" w:hanging="360"/>
      </w:pPr>
      <w:rPr>
        <w:rFonts w:hint="default" w:ascii="Wingdings" w:hAnsi="Wingdings"/>
      </w:rPr>
    </w:lvl>
    <w:lvl w:ilvl="3" w:tentative="0">
      <w:start w:val="1"/>
      <w:numFmt w:val="bullet"/>
      <w:lvlText w:val=""/>
      <w:lvlJc w:val="left"/>
      <w:pPr>
        <w:ind w:left="3124" w:hanging="360"/>
      </w:pPr>
      <w:rPr>
        <w:rFonts w:hint="default" w:ascii="Symbol" w:hAnsi="Symbol"/>
      </w:rPr>
    </w:lvl>
    <w:lvl w:ilvl="4" w:tentative="0">
      <w:start w:val="1"/>
      <w:numFmt w:val="bullet"/>
      <w:lvlText w:val="o"/>
      <w:lvlJc w:val="left"/>
      <w:pPr>
        <w:ind w:left="3844" w:hanging="360"/>
      </w:pPr>
      <w:rPr>
        <w:rFonts w:hint="default" w:ascii="Courier New" w:hAnsi="Courier New" w:cs="Courier New"/>
      </w:rPr>
    </w:lvl>
    <w:lvl w:ilvl="5" w:tentative="0">
      <w:start w:val="1"/>
      <w:numFmt w:val="bullet"/>
      <w:lvlText w:val=""/>
      <w:lvlJc w:val="left"/>
      <w:pPr>
        <w:ind w:left="4564" w:hanging="360"/>
      </w:pPr>
      <w:rPr>
        <w:rFonts w:hint="default" w:ascii="Wingdings" w:hAnsi="Wingdings"/>
      </w:rPr>
    </w:lvl>
    <w:lvl w:ilvl="6" w:tentative="0">
      <w:start w:val="1"/>
      <w:numFmt w:val="bullet"/>
      <w:lvlText w:val=""/>
      <w:lvlJc w:val="left"/>
      <w:pPr>
        <w:ind w:left="5284" w:hanging="360"/>
      </w:pPr>
      <w:rPr>
        <w:rFonts w:hint="default" w:ascii="Symbol" w:hAnsi="Symbol"/>
      </w:rPr>
    </w:lvl>
    <w:lvl w:ilvl="7" w:tentative="0">
      <w:start w:val="1"/>
      <w:numFmt w:val="bullet"/>
      <w:lvlText w:val="o"/>
      <w:lvlJc w:val="left"/>
      <w:pPr>
        <w:ind w:left="6004" w:hanging="360"/>
      </w:pPr>
      <w:rPr>
        <w:rFonts w:hint="default" w:ascii="Courier New" w:hAnsi="Courier New" w:cs="Courier New"/>
      </w:rPr>
    </w:lvl>
    <w:lvl w:ilvl="8" w:tentative="0">
      <w:start w:val="1"/>
      <w:numFmt w:val="bullet"/>
      <w:lvlText w:val=""/>
      <w:lvlJc w:val="left"/>
      <w:pPr>
        <w:ind w:left="6724" w:hanging="360"/>
      </w:pPr>
      <w:rPr>
        <w:rFonts w:hint="default" w:ascii="Wingdings" w:hAnsi="Wingdings"/>
      </w:rPr>
    </w:lvl>
  </w:abstractNum>
  <w:abstractNum w:abstractNumId="5">
    <w:nsid w:val="1ADD432B"/>
    <w:multiLevelType w:val="multilevel"/>
    <w:tmpl w:val="1ADD432B"/>
    <w:lvl w:ilvl="0" w:tentative="0">
      <w:start w:val="7"/>
      <w:numFmt w:val="decimal"/>
      <w:lvlText w:val="%1"/>
      <w:lvlJc w:val="left"/>
      <w:pPr>
        <w:ind w:left="420" w:hanging="420"/>
      </w:pPr>
      <w:rPr>
        <w:rFonts w:hint="default"/>
      </w:rPr>
    </w:lvl>
    <w:lvl w:ilvl="1" w:tentative="0">
      <w:start w:val="31"/>
      <w:numFmt w:val="decimal"/>
      <w:lvlText w:val="%1.%2"/>
      <w:lvlJc w:val="left"/>
      <w:pPr>
        <w:ind w:left="590" w:hanging="420"/>
      </w:pPr>
      <w:rPr>
        <w:rFonts w:hint="default"/>
      </w:rPr>
    </w:lvl>
    <w:lvl w:ilvl="2" w:tentative="0">
      <w:start w:val="1"/>
      <w:numFmt w:val="decimal"/>
      <w:lvlText w:val="%1.%2.%3"/>
      <w:lvlJc w:val="left"/>
      <w:pPr>
        <w:ind w:left="1060" w:hanging="720"/>
      </w:pPr>
      <w:rPr>
        <w:rFonts w:hint="default"/>
      </w:rPr>
    </w:lvl>
    <w:lvl w:ilvl="3" w:tentative="0">
      <w:start w:val="1"/>
      <w:numFmt w:val="decimal"/>
      <w:lvlText w:val="%1.%2.%3.%4"/>
      <w:lvlJc w:val="left"/>
      <w:pPr>
        <w:ind w:left="1230" w:hanging="720"/>
      </w:pPr>
      <w:rPr>
        <w:rFonts w:hint="default"/>
      </w:rPr>
    </w:lvl>
    <w:lvl w:ilvl="4" w:tentative="0">
      <w:start w:val="1"/>
      <w:numFmt w:val="decimal"/>
      <w:lvlText w:val="%1.%2.%3.%4.%5"/>
      <w:lvlJc w:val="left"/>
      <w:pPr>
        <w:ind w:left="1760" w:hanging="1080"/>
      </w:pPr>
      <w:rPr>
        <w:rFonts w:hint="default"/>
      </w:rPr>
    </w:lvl>
    <w:lvl w:ilvl="5" w:tentative="0">
      <w:start w:val="1"/>
      <w:numFmt w:val="decimal"/>
      <w:lvlText w:val="%1.%2.%3.%4.%5.%6"/>
      <w:lvlJc w:val="left"/>
      <w:pPr>
        <w:ind w:left="1930" w:hanging="1080"/>
      </w:pPr>
      <w:rPr>
        <w:rFonts w:hint="default"/>
      </w:rPr>
    </w:lvl>
    <w:lvl w:ilvl="6" w:tentative="0">
      <w:start w:val="1"/>
      <w:numFmt w:val="decimal"/>
      <w:lvlText w:val="%1.%2.%3.%4.%5.%6.%7"/>
      <w:lvlJc w:val="left"/>
      <w:pPr>
        <w:ind w:left="2460" w:hanging="1440"/>
      </w:pPr>
      <w:rPr>
        <w:rFonts w:hint="default"/>
      </w:rPr>
    </w:lvl>
    <w:lvl w:ilvl="7" w:tentative="0">
      <w:start w:val="1"/>
      <w:numFmt w:val="decimal"/>
      <w:lvlText w:val="%1.%2.%3.%4.%5.%6.%7.%8"/>
      <w:lvlJc w:val="left"/>
      <w:pPr>
        <w:ind w:left="2630" w:hanging="1440"/>
      </w:pPr>
      <w:rPr>
        <w:rFonts w:hint="default"/>
      </w:rPr>
    </w:lvl>
    <w:lvl w:ilvl="8" w:tentative="0">
      <w:start w:val="1"/>
      <w:numFmt w:val="decimal"/>
      <w:lvlText w:val="%1.%2.%3.%4.%5.%6.%7.%8.%9"/>
      <w:lvlJc w:val="left"/>
      <w:pPr>
        <w:ind w:left="2800" w:hanging="1440"/>
      </w:pPr>
      <w:rPr>
        <w:rFonts w:hint="default"/>
      </w:rPr>
    </w:lvl>
  </w:abstractNum>
  <w:abstractNum w:abstractNumId="6">
    <w:nsid w:val="1B6C3271"/>
    <w:multiLevelType w:val="multilevel"/>
    <w:tmpl w:val="1B6C3271"/>
    <w:lvl w:ilvl="0" w:tentative="0">
      <w:start w:val="1"/>
      <w:numFmt w:val="decimal"/>
      <w:pStyle w:val="2"/>
      <w:lvlText w:val="%1."/>
      <w:lvlJc w:val="left"/>
      <w:pPr>
        <w:tabs>
          <w:tab w:val="left" w:pos="432"/>
        </w:tabs>
        <w:ind w:left="432" w:hanging="432"/>
      </w:pPr>
      <w:rPr>
        <w:rFonts w:hint="default" w:ascii="Times New Roman" w:hAnsi="Times New Roman" w:eastAsia="Times New Roman" w:cs="Times New Roman"/>
      </w:rPr>
    </w:lvl>
    <w:lvl w:ilvl="1" w:tentative="0">
      <w:start w:val="1"/>
      <w:numFmt w:val="decimal"/>
      <w:pStyle w:val="3"/>
      <w:lvlText w:val="%1.%2"/>
      <w:lvlJc w:val="left"/>
      <w:pPr>
        <w:tabs>
          <w:tab w:val="left" w:pos="2278"/>
        </w:tabs>
        <w:ind w:left="2278" w:hanging="576"/>
      </w:pPr>
      <w:rPr>
        <w:rFonts w:hint="default"/>
      </w:rPr>
    </w:lvl>
    <w:lvl w:ilvl="2" w:tentative="0">
      <w:start w:val="1"/>
      <w:numFmt w:val="decimal"/>
      <w:pStyle w:val="5"/>
      <w:lvlText w:val="5.2.%3"/>
      <w:lvlJc w:val="left"/>
      <w:pPr>
        <w:tabs>
          <w:tab w:val="left" w:pos="720"/>
        </w:tabs>
        <w:ind w:left="720" w:hanging="720"/>
      </w:pPr>
      <w:rPr>
        <w:rFonts w:hint="default"/>
        <w:b/>
      </w:rPr>
    </w:lvl>
    <w:lvl w:ilvl="3" w:tentative="0">
      <w:start w:val="1"/>
      <w:numFmt w:val="decimal"/>
      <w:pStyle w:val="6"/>
      <w:lvlText w:val="5.2.%4"/>
      <w:lvlJc w:val="left"/>
      <w:pPr>
        <w:tabs>
          <w:tab w:val="left" w:pos="864"/>
        </w:tabs>
        <w:ind w:left="864" w:hanging="864"/>
      </w:pPr>
      <w:rPr>
        <w:rFonts w:hint="default" w:ascii="Times New Roman" w:hAnsi="Times New Roman" w:cs="Times New Roman"/>
      </w:rPr>
    </w:lvl>
    <w:lvl w:ilvl="4" w:tentative="0">
      <w:start w:val="1"/>
      <w:numFmt w:val="decimal"/>
      <w:pStyle w:val="7"/>
      <w:lvlText w:val="%1.%2.%3.%4.%5"/>
      <w:lvlJc w:val="left"/>
      <w:pPr>
        <w:tabs>
          <w:tab w:val="left" w:pos="1008"/>
        </w:tabs>
        <w:ind w:left="1008" w:hanging="1008"/>
      </w:pPr>
      <w:rPr>
        <w:rFonts w:hint="default"/>
      </w:rPr>
    </w:lvl>
    <w:lvl w:ilvl="5" w:tentative="0">
      <w:start w:val="1"/>
      <w:numFmt w:val="decimal"/>
      <w:pStyle w:val="8"/>
      <w:lvlText w:val="%1.%2.%3.%4.%5.%6"/>
      <w:lvlJc w:val="left"/>
      <w:pPr>
        <w:tabs>
          <w:tab w:val="left" w:pos="1152"/>
        </w:tabs>
        <w:ind w:left="1152" w:hanging="1152"/>
      </w:pPr>
      <w:rPr>
        <w:rFonts w:hint="default"/>
      </w:rPr>
    </w:lvl>
    <w:lvl w:ilvl="6" w:tentative="0">
      <w:start w:val="1"/>
      <w:numFmt w:val="decimal"/>
      <w:pStyle w:val="9"/>
      <w:lvlText w:val="%1.%2.%3.%4.%5.%6.%7"/>
      <w:lvlJc w:val="left"/>
      <w:pPr>
        <w:tabs>
          <w:tab w:val="left" w:pos="1296"/>
        </w:tabs>
        <w:ind w:left="1296" w:hanging="1296"/>
      </w:pPr>
      <w:rPr>
        <w:rFonts w:hint="default"/>
      </w:rPr>
    </w:lvl>
    <w:lvl w:ilvl="7" w:tentative="0">
      <w:start w:val="1"/>
      <w:numFmt w:val="decimal"/>
      <w:pStyle w:val="10"/>
      <w:lvlText w:val="%1.%2.%3.%4.%5.%6.%7.%8"/>
      <w:lvlJc w:val="left"/>
      <w:pPr>
        <w:tabs>
          <w:tab w:val="left" w:pos="1440"/>
        </w:tabs>
        <w:ind w:left="1440" w:hanging="1440"/>
      </w:pPr>
      <w:rPr>
        <w:rFonts w:hint="default"/>
      </w:rPr>
    </w:lvl>
    <w:lvl w:ilvl="8" w:tentative="0">
      <w:start w:val="1"/>
      <w:numFmt w:val="decimal"/>
      <w:pStyle w:val="11"/>
      <w:lvlText w:val="%1.%2.%3.%4.%5.%6.%7.%8.%9"/>
      <w:lvlJc w:val="left"/>
      <w:pPr>
        <w:tabs>
          <w:tab w:val="left" w:pos="1584"/>
        </w:tabs>
        <w:ind w:left="1584" w:hanging="1584"/>
      </w:pPr>
      <w:rPr>
        <w:rFonts w:hint="default"/>
      </w:rPr>
    </w:lvl>
  </w:abstractNum>
  <w:abstractNum w:abstractNumId="7">
    <w:nsid w:val="1DFB5EAC"/>
    <w:multiLevelType w:val="multilevel"/>
    <w:tmpl w:val="1DFB5EAC"/>
    <w:lvl w:ilvl="0" w:tentative="0">
      <w:start w:val="1"/>
      <w:numFmt w:val="bullet"/>
      <w:pStyle w:val="87"/>
      <w:lvlText w:val=""/>
      <w:lvlJc w:val="left"/>
      <w:pPr>
        <w:tabs>
          <w:tab w:val="left" w:pos="1440"/>
        </w:tabs>
        <w:ind w:left="1440" w:hanging="360"/>
      </w:pPr>
      <w:rPr>
        <w:rFonts w:hint="default" w:ascii="Symbol" w:hAnsi="Symbol"/>
      </w:rPr>
    </w:lvl>
    <w:lvl w:ilvl="1" w:tentative="0">
      <w:start w:val="1"/>
      <w:numFmt w:val="bullet"/>
      <w:lvlText w:val="o"/>
      <w:lvlJc w:val="left"/>
      <w:pPr>
        <w:tabs>
          <w:tab w:val="left" w:pos="2160"/>
        </w:tabs>
        <w:ind w:left="2160" w:hanging="360"/>
      </w:pPr>
      <w:rPr>
        <w:rFonts w:hint="default" w:ascii="Courier New" w:hAnsi="Courier New"/>
      </w:rPr>
    </w:lvl>
    <w:lvl w:ilvl="2" w:tentative="0">
      <w:start w:val="1"/>
      <w:numFmt w:val="bullet"/>
      <w:lvlText w:val=""/>
      <w:lvlJc w:val="left"/>
      <w:pPr>
        <w:tabs>
          <w:tab w:val="left" w:pos="2880"/>
        </w:tabs>
        <w:ind w:left="2880" w:hanging="360"/>
      </w:pPr>
      <w:rPr>
        <w:rFonts w:hint="default" w:ascii="Wingdings" w:hAnsi="Wingdings"/>
      </w:rPr>
    </w:lvl>
    <w:lvl w:ilvl="3" w:tentative="0">
      <w:start w:val="1"/>
      <w:numFmt w:val="bullet"/>
      <w:lvlText w:val=""/>
      <w:lvlJc w:val="left"/>
      <w:pPr>
        <w:tabs>
          <w:tab w:val="left" w:pos="3600"/>
        </w:tabs>
        <w:ind w:left="3600" w:hanging="360"/>
      </w:pPr>
      <w:rPr>
        <w:rFonts w:hint="default" w:ascii="Symbol" w:hAnsi="Symbol"/>
      </w:rPr>
    </w:lvl>
    <w:lvl w:ilvl="4" w:tentative="0">
      <w:start w:val="1"/>
      <w:numFmt w:val="bullet"/>
      <w:lvlText w:val="o"/>
      <w:lvlJc w:val="left"/>
      <w:pPr>
        <w:tabs>
          <w:tab w:val="left" w:pos="4320"/>
        </w:tabs>
        <w:ind w:left="4320" w:hanging="360"/>
      </w:pPr>
      <w:rPr>
        <w:rFonts w:hint="default" w:ascii="Courier New" w:hAnsi="Courier New"/>
      </w:rPr>
    </w:lvl>
    <w:lvl w:ilvl="5" w:tentative="0">
      <w:start w:val="1"/>
      <w:numFmt w:val="bullet"/>
      <w:lvlText w:val=""/>
      <w:lvlJc w:val="left"/>
      <w:pPr>
        <w:tabs>
          <w:tab w:val="left" w:pos="5040"/>
        </w:tabs>
        <w:ind w:left="5040" w:hanging="360"/>
      </w:pPr>
      <w:rPr>
        <w:rFonts w:hint="default" w:ascii="Wingdings" w:hAnsi="Wingdings"/>
      </w:rPr>
    </w:lvl>
    <w:lvl w:ilvl="6" w:tentative="0">
      <w:start w:val="1"/>
      <w:numFmt w:val="bullet"/>
      <w:lvlText w:val=""/>
      <w:lvlJc w:val="left"/>
      <w:pPr>
        <w:tabs>
          <w:tab w:val="left" w:pos="5760"/>
        </w:tabs>
        <w:ind w:left="5760" w:hanging="360"/>
      </w:pPr>
      <w:rPr>
        <w:rFonts w:hint="default" w:ascii="Symbol" w:hAnsi="Symbol"/>
      </w:rPr>
    </w:lvl>
    <w:lvl w:ilvl="7" w:tentative="0">
      <w:start w:val="1"/>
      <w:numFmt w:val="bullet"/>
      <w:lvlText w:val="o"/>
      <w:lvlJc w:val="left"/>
      <w:pPr>
        <w:tabs>
          <w:tab w:val="left" w:pos="6480"/>
        </w:tabs>
        <w:ind w:left="6480" w:hanging="360"/>
      </w:pPr>
      <w:rPr>
        <w:rFonts w:hint="default" w:ascii="Courier New" w:hAnsi="Courier New"/>
      </w:rPr>
    </w:lvl>
    <w:lvl w:ilvl="8" w:tentative="0">
      <w:start w:val="1"/>
      <w:numFmt w:val="bullet"/>
      <w:lvlText w:val=""/>
      <w:lvlJc w:val="left"/>
      <w:pPr>
        <w:tabs>
          <w:tab w:val="left" w:pos="7200"/>
        </w:tabs>
        <w:ind w:left="7200" w:hanging="360"/>
      </w:pPr>
      <w:rPr>
        <w:rFonts w:hint="default" w:ascii="Wingdings" w:hAnsi="Wingdings"/>
      </w:rPr>
    </w:lvl>
  </w:abstractNum>
  <w:abstractNum w:abstractNumId="8">
    <w:nsid w:val="1EE20DE3"/>
    <w:multiLevelType w:val="multilevel"/>
    <w:tmpl w:val="1EE20DE3"/>
    <w:lvl w:ilvl="0" w:tentative="0">
      <w:start w:val="1"/>
      <w:numFmt w:val="bullet"/>
      <w:lvlText w:val=""/>
      <w:lvlJc w:val="left"/>
      <w:pPr>
        <w:ind w:left="904" w:hanging="360"/>
      </w:pPr>
      <w:rPr>
        <w:rFonts w:hint="default" w:ascii="Symbol" w:hAnsi="Symbol" w:eastAsia="Times New Roman" w:cs="Times New Roman"/>
      </w:rPr>
    </w:lvl>
    <w:lvl w:ilvl="1" w:tentative="0">
      <w:start w:val="1"/>
      <w:numFmt w:val="bullet"/>
      <w:lvlText w:val="o"/>
      <w:lvlJc w:val="left"/>
      <w:pPr>
        <w:ind w:left="1624" w:hanging="360"/>
      </w:pPr>
      <w:rPr>
        <w:rFonts w:hint="default" w:ascii="Courier New" w:hAnsi="Courier New" w:cs="Courier New"/>
      </w:rPr>
    </w:lvl>
    <w:lvl w:ilvl="2" w:tentative="0">
      <w:start w:val="1"/>
      <w:numFmt w:val="bullet"/>
      <w:lvlText w:val=""/>
      <w:lvlJc w:val="left"/>
      <w:pPr>
        <w:ind w:left="2344" w:hanging="360"/>
      </w:pPr>
      <w:rPr>
        <w:rFonts w:hint="default" w:ascii="Wingdings" w:hAnsi="Wingdings"/>
      </w:rPr>
    </w:lvl>
    <w:lvl w:ilvl="3" w:tentative="0">
      <w:start w:val="1"/>
      <w:numFmt w:val="bullet"/>
      <w:lvlText w:val=""/>
      <w:lvlJc w:val="left"/>
      <w:pPr>
        <w:ind w:left="3064" w:hanging="360"/>
      </w:pPr>
      <w:rPr>
        <w:rFonts w:hint="default" w:ascii="Symbol" w:hAnsi="Symbol"/>
      </w:rPr>
    </w:lvl>
    <w:lvl w:ilvl="4" w:tentative="0">
      <w:start w:val="1"/>
      <w:numFmt w:val="bullet"/>
      <w:lvlText w:val="o"/>
      <w:lvlJc w:val="left"/>
      <w:pPr>
        <w:ind w:left="3784" w:hanging="360"/>
      </w:pPr>
      <w:rPr>
        <w:rFonts w:hint="default" w:ascii="Courier New" w:hAnsi="Courier New" w:cs="Courier New"/>
      </w:rPr>
    </w:lvl>
    <w:lvl w:ilvl="5" w:tentative="0">
      <w:start w:val="1"/>
      <w:numFmt w:val="bullet"/>
      <w:lvlText w:val=""/>
      <w:lvlJc w:val="left"/>
      <w:pPr>
        <w:ind w:left="4504" w:hanging="360"/>
      </w:pPr>
      <w:rPr>
        <w:rFonts w:hint="default" w:ascii="Wingdings" w:hAnsi="Wingdings"/>
      </w:rPr>
    </w:lvl>
    <w:lvl w:ilvl="6" w:tentative="0">
      <w:start w:val="1"/>
      <w:numFmt w:val="bullet"/>
      <w:lvlText w:val=""/>
      <w:lvlJc w:val="left"/>
      <w:pPr>
        <w:ind w:left="5224" w:hanging="360"/>
      </w:pPr>
      <w:rPr>
        <w:rFonts w:hint="default" w:ascii="Symbol" w:hAnsi="Symbol"/>
      </w:rPr>
    </w:lvl>
    <w:lvl w:ilvl="7" w:tentative="0">
      <w:start w:val="1"/>
      <w:numFmt w:val="bullet"/>
      <w:lvlText w:val="o"/>
      <w:lvlJc w:val="left"/>
      <w:pPr>
        <w:ind w:left="5944" w:hanging="360"/>
      </w:pPr>
      <w:rPr>
        <w:rFonts w:hint="default" w:ascii="Courier New" w:hAnsi="Courier New" w:cs="Courier New"/>
      </w:rPr>
    </w:lvl>
    <w:lvl w:ilvl="8" w:tentative="0">
      <w:start w:val="1"/>
      <w:numFmt w:val="bullet"/>
      <w:lvlText w:val=""/>
      <w:lvlJc w:val="left"/>
      <w:pPr>
        <w:ind w:left="6664" w:hanging="360"/>
      </w:pPr>
      <w:rPr>
        <w:rFonts w:hint="default" w:ascii="Wingdings" w:hAnsi="Wingdings"/>
      </w:rPr>
    </w:lvl>
  </w:abstractNum>
  <w:abstractNum w:abstractNumId="9">
    <w:nsid w:val="1FD26F47"/>
    <w:multiLevelType w:val="multilevel"/>
    <w:tmpl w:val="1FD26F47"/>
    <w:lvl w:ilvl="0" w:tentative="0">
      <w:start w:val="1"/>
      <w:numFmt w:val="decimal"/>
      <w:lvlText w:val="%1."/>
      <w:lvlJc w:val="left"/>
      <w:pPr>
        <w:ind w:left="720" w:hanging="360"/>
      </w:pPr>
      <w:rPr>
        <w:rFonts w:hint="default" w:ascii="Times New Roman" w:hAnsi="Times New Roman"/>
        <w:sz w:val="24"/>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
    <w:nsid w:val="22A84906"/>
    <w:multiLevelType w:val="multilevel"/>
    <w:tmpl w:val="22A84906"/>
    <w:lvl w:ilvl="0" w:tentative="0">
      <w:start w:val="2"/>
      <w:numFmt w:val="bullet"/>
      <w:lvlText w:val="-"/>
      <w:lvlJc w:val="left"/>
      <w:pPr>
        <w:ind w:left="720" w:hanging="360"/>
      </w:pPr>
      <w:rPr>
        <w:rFonts w:hint="default" w:ascii="Times New Roman" w:hAnsi="Times New Roman" w:eastAsia="Times New Roman" w:cs="Times New Roman"/>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1">
    <w:nsid w:val="254A4F5E"/>
    <w:multiLevelType w:val="singleLevel"/>
    <w:tmpl w:val="254A4F5E"/>
    <w:lvl w:ilvl="0" w:tentative="0">
      <w:start w:val="0"/>
      <w:numFmt w:val="bullet"/>
      <w:pStyle w:val="76"/>
      <w:lvlText w:val="-"/>
      <w:lvlJc w:val="left"/>
      <w:pPr>
        <w:tabs>
          <w:tab w:val="left" w:pos="795"/>
        </w:tabs>
        <w:ind w:left="795" w:hanging="360"/>
      </w:pPr>
      <w:rPr>
        <w:rFonts w:hint="default"/>
      </w:rPr>
    </w:lvl>
  </w:abstractNum>
  <w:abstractNum w:abstractNumId="12">
    <w:nsid w:val="28EC175C"/>
    <w:multiLevelType w:val="multilevel"/>
    <w:tmpl w:val="28EC175C"/>
    <w:lvl w:ilvl="0" w:tentative="0">
      <w:start w:val="0"/>
      <w:numFmt w:val="bullet"/>
      <w:lvlText w:val=""/>
      <w:lvlJc w:val="left"/>
      <w:pPr>
        <w:ind w:left="720" w:hanging="360"/>
      </w:pPr>
      <w:rPr>
        <w:rFonts w:hint="default" w:ascii="Symbol" w:hAnsi="Symbol" w:eastAsia="Calibri" w:cs="Times New Roman"/>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3">
    <w:nsid w:val="35467A38"/>
    <w:multiLevelType w:val="multilevel"/>
    <w:tmpl w:val="35467A38"/>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4">
    <w:nsid w:val="369834A3"/>
    <w:multiLevelType w:val="multilevel"/>
    <w:tmpl w:val="369834A3"/>
    <w:lvl w:ilvl="0" w:tentative="0">
      <w:start w:val="2"/>
      <w:numFmt w:val="bullet"/>
      <w:suff w:val="space"/>
      <w:lvlText w:val="-"/>
      <w:lvlJc w:val="left"/>
      <w:pPr>
        <w:ind w:left="360" w:hanging="360"/>
      </w:pPr>
      <w:rPr>
        <w:rFonts w:hint="default" w:ascii="Times New Roman" w:hAnsi="Times New Roman" w:eastAsia="Times New Roman" w:cs="Times New Roman"/>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15">
    <w:nsid w:val="375D3A6F"/>
    <w:multiLevelType w:val="multilevel"/>
    <w:tmpl w:val="375D3A6F"/>
    <w:lvl w:ilvl="0" w:tentative="0">
      <w:start w:val="1"/>
      <w:numFmt w:val="decimal"/>
      <w:pStyle w:val="109"/>
      <w:suff w:val="space"/>
      <w:lvlText w:val="%1."/>
      <w:lvlJc w:val="left"/>
      <w:pPr>
        <w:ind w:left="284" w:hanging="284"/>
      </w:pPr>
      <w:rPr>
        <w:rFonts w:ascii="Times New Roman" w:hAnsi="Times New Roman" w:cs="Times New Roman"/>
        <w:b w:val="0"/>
        <w:bCs w:val="0"/>
        <w:i w:val="0"/>
        <w:iCs w:val="0"/>
        <w:caps w:val="0"/>
        <w:smallCaps w:val="0"/>
        <w:strike w:val="0"/>
        <w:dstrike w:val="0"/>
        <w:outline w:val="0"/>
        <w:shadow w:val="0"/>
        <w:emboss w:val="0"/>
        <w:imprint w:val="0"/>
        <w:snapToGrid w:val="0"/>
        <w:vanish w:val="0"/>
        <w:color w:val="000000"/>
        <w:spacing w:val="0"/>
        <w:w w:val="0"/>
        <w:kern w:val="0"/>
        <w:position w:val="0"/>
        <w:szCs w:val="0"/>
        <w:u w:val="none"/>
        <w:vertAlign w:val="baseline"/>
      </w:rPr>
    </w:lvl>
    <w:lvl w:ilvl="1" w:tentative="0">
      <w:start w:val="1"/>
      <w:numFmt w:val="lowerLetter"/>
      <w:suff w:val="space"/>
      <w:lvlText w:val="%2."/>
      <w:lvlJc w:val="left"/>
      <w:pPr>
        <w:ind w:left="567" w:hanging="283"/>
      </w:pPr>
      <w:rPr>
        <w:rFonts w:hint="default"/>
      </w:rPr>
    </w:lvl>
    <w:lvl w:ilvl="2" w:tentative="0">
      <w:start w:val="1"/>
      <w:numFmt w:val="lowerRoman"/>
      <w:suff w:val="space"/>
      <w:lvlText w:val="%3."/>
      <w:lvlJc w:val="left"/>
      <w:pPr>
        <w:ind w:left="851" w:hanging="284"/>
      </w:pPr>
      <w:rPr>
        <w:rFonts w:hint="default"/>
      </w:rPr>
    </w:lvl>
    <w:lvl w:ilvl="3" w:tentative="0">
      <w:start w:val="1"/>
      <w:numFmt w:val="decimal"/>
      <w:lvlText w:val="%4."/>
      <w:lvlJc w:val="left"/>
      <w:pPr>
        <w:tabs>
          <w:tab w:val="left" w:pos="2880"/>
        </w:tabs>
        <w:ind w:left="2880" w:hanging="360"/>
      </w:pPr>
      <w:rPr>
        <w:rFonts w:hint="default"/>
      </w:rPr>
    </w:lvl>
    <w:lvl w:ilvl="4" w:tentative="0">
      <w:start w:val="1"/>
      <w:numFmt w:val="lowerLetter"/>
      <w:lvlText w:val="%5."/>
      <w:lvlJc w:val="left"/>
      <w:pPr>
        <w:tabs>
          <w:tab w:val="left" w:pos="3600"/>
        </w:tabs>
        <w:ind w:left="3600" w:hanging="360"/>
      </w:pPr>
      <w:rPr>
        <w:rFonts w:hint="default"/>
      </w:rPr>
    </w:lvl>
    <w:lvl w:ilvl="5" w:tentative="0">
      <w:start w:val="1"/>
      <w:numFmt w:val="lowerRoman"/>
      <w:lvlText w:val="%6."/>
      <w:lvlJc w:val="right"/>
      <w:pPr>
        <w:tabs>
          <w:tab w:val="left" w:pos="4320"/>
        </w:tabs>
        <w:ind w:left="4320" w:hanging="180"/>
      </w:pPr>
      <w:rPr>
        <w:rFonts w:hint="default"/>
      </w:rPr>
    </w:lvl>
    <w:lvl w:ilvl="6" w:tentative="0">
      <w:start w:val="1"/>
      <w:numFmt w:val="decimal"/>
      <w:lvlText w:val="%7."/>
      <w:lvlJc w:val="left"/>
      <w:pPr>
        <w:tabs>
          <w:tab w:val="left" w:pos="5040"/>
        </w:tabs>
        <w:ind w:left="5040" w:hanging="360"/>
      </w:pPr>
      <w:rPr>
        <w:rFonts w:hint="default"/>
      </w:rPr>
    </w:lvl>
    <w:lvl w:ilvl="7" w:tentative="0">
      <w:start w:val="1"/>
      <w:numFmt w:val="lowerLetter"/>
      <w:lvlText w:val="%8."/>
      <w:lvlJc w:val="left"/>
      <w:pPr>
        <w:tabs>
          <w:tab w:val="left" w:pos="5760"/>
        </w:tabs>
        <w:ind w:left="5760" w:hanging="360"/>
      </w:pPr>
      <w:rPr>
        <w:rFonts w:hint="default"/>
      </w:rPr>
    </w:lvl>
    <w:lvl w:ilvl="8" w:tentative="0">
      <w:start w:val="1"/>
      <w:numFmt w:val="lowerRoman"/>
      <w:lvlText w:val="%9."/>
      <w:lvlJc w:val="right"/>
      <w:pPr>
        <w:tabs>
          <w:tab w:val="left" w:pos="6480"/>
        </w:tabs>
        <w:ind w:left="6480" w:hanging="180"/>
      </w:pPr>
      <w:rPr>
        <w:rFonts w:hint="default"/>
      </w:rPr>
    </w:lvl>
  </w:abstractNum>
  <w:abstractNum w:abstractNumId="16">
    <w:nsid w:val="3CD922D9"/>
    <w:multiLevelType w:val="singleLevel"/>
    <w:tmpl w:val="3CD922D9"/>
    <w:lvl w:ilvl="0" w:tentative="0">
      <w:start w:val="1"/>
      <w:numFmt w:val="bullet"/>
      <w:pStyle w:val="73"/>
      <w:lvlText w:val=""/>
      <w:lvlJc w:val="left"/>
      <w:pPr>
        <w:tabs>
          <w:tab w:val="left" w:pos="360"/>
        </w:tabs>
        <w:ind w:left="360" w:hanging="360"/>
      </w:pPr>
      <w:rPr>
        <w:rFonts w:hint="default" w:ascii="Wingdings" w:hAnsi="Wingdings"/>
      </w:rPr>
    </w:lvl>
  </w:abstractNum>
  <w:abstractNum w:abstractNumId="17">
    <w:nsid w:val="3F4C76AB"/>
    <w:multiLevelType w:val="multilevel"/>
    <w:tmpl w:val="3F4C76AB"/>
    <w:lvl w:ilvl="0" w:tentative="0">
      <w:start w:val="1"/>
      <w:numFmt w:val="decimal"/>
      <w:lvlText w:val="%1."/>
      <w:lvlJc w:val="left"/>
      <w:pPr>
        <w:ind w:left="720" w:hanging="360"/>
      </w:pPr>
      <w:rPr>
        <w:rFonts w:hint="default" w:ascii="Times New Roman" w:hAnsi="Times New Roman"/>
        <w:sz w:val="24"/>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8">
    <w:nsid w:val="40F65D06"/>
    <w:multiLevelType w:val="multilevel"/>
    <w:tmpl w:val="40F65D06"/>
    <w:lvl w:ilvl="0" w:tentative="0">
      <w:start w:val="2"/>
      <w:numFmt w:val="bullet"/>
      <w:lvlText w:val=""/>
      <w:lvlJc w:val="left"/>
      <w:pPr>
        <w:ind w:left="720" w:hanging="360"/>
      </w:pPr>
      <w:rPr>
        <w:rFonts w:hint="default" w:ascii="Wingdings" w:hAnsi="Wingdings" w:eastAsia="Times New Roman" w:cs="Times New Roman"/>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9">
    <w:nsid w:val="464E5DDB"/>
    <w:multiLevelType w:val="multilevel"/>
    <w:tmpl w:val="464E5DDB"/>
    <w:lvl w:ilvl="0" w:tentative="0">
      <w:start w:val="0"/>
      <w:numFmt w:val="bullet"/>
      <w:lvlText w:val="-"/>
      <w:lvlJc w:val="left"/>
      <w:pPr>
        <w:ind w:left="720" w:hanging="360"/>
      </w:pPr>
      <w:rPr>
        <w:rFonts w:hint="default" w:ascii="Times New Roman" w:hAnsi="Times New Roman" w:eastAsia="Times New Roman" w:cs="Times New Roman"/>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0">
    <w:nsid w:val="533737A9"/>
    <w:multiLevelType w:val="multilevel"/>
    <w:tmpl w:val="533737A9"/>
    <w:lvl w:ilvl="0" w:tentative="0">
      <w:start w:val="1"/>
      <w:numFmt w:val="bullet"/>
      <w:pStyle w:val="89"/>
      <w:lvlText w:val="o"/>
      <w:lvlJc w:val="left"/>
      <w:pPr>
        <w:tabs>
          <w:tab w:val="left" w:pos="1440"/>
        </w:tabs>
        <w:ind w:left="1440" w:hanging="360"/>
      </w:pPr>
      <w:rPr>
        <w:rFonts w:hint="default" w:ascii="Courier New" w:hAnsi="Courier New"/>
      </w:rPr>
    </w:lvl>
    <w:lvl w:ilvl="1" w:tentative="0">
      <w:start w:val="1"/>
      <w:numFmt w:val="bullet"/>
      <w:lvlText w:val="o"/>
      <w:lvlJc w:val="left"/>
      <w:pPr>
        <w:tabs>
          <w:tab w:val="left" w:pos="2160"/>
        </w:tabs>
        <w:ind w:left="2160" w:hanging="360"/>
      </w:pPr>
      <w:rPr>
        <w:rFonts w:hint="default" w:ascii="Courier New" w:hAnsi="Courier New"/>
      </w:rPr>
    </w:lvl>
    <w:lvl w:ilvl="2" w:tentative="0">
      <w:start w:val="1"/>
      <w:numFmt w:val="bullet"/>
      <w:lvlText w:val=""/>
      <w:lvlJc w:val="left"/>
      <w:pPr>
        <w:tabs>
          <w:tab w:val="left" w:pos="2880"/>
        </w:tabs>
        <w:ind w:left="2880" w:hanging="360"/>
      </w:pPr>
      <w:rPr>
        <w:rFonts w:hint="default" w:ascii="Wingdings" w:hAnsi="Wingdings"/>
      </w:rPr>
    </w:lvl>
    <w:lvl w:ilvl="3" w:tentative="0">
      <w:start w:val="1"/>
      <w:numFmt w:val="bullet"/>
      <w:lvlText w:val=""/>
      <w:lvlJc w:val="left"/>
      <w:pPr>
        <w:tabs>
          <w:tab w:val="left" w:pos="3600"/>
        </w:tabs>
        <w:ind w:left="3600" w:hanging="360"/>
      </w:pPr>
      <w:rPr>
        <w:rFonts w:hint="default" w:ascii="Symbol" w:hAnsi="Symbol"/>
      </w:rPr>
    </w:lvl>
    <w:lvl w:ilvl="4" w:tentative="0">
      <w:start w:val="1"/>
      <w:numFmt w:val="bullet"/>
      <w:lvlText w:val="o"/>
      <w:lvlJc w:val="left"/>
      <w:pPr>
        <w:tabs>
          <w:tab w:val="left" w:pos="4320"/>
        </w:tabs>
        <w:ind w:left="4320" w:hanging="360"/>
      </w:pPr>
      <w:rPr>
        <w:rFonts w:hint="default" w:ascii="Courier New" w:hAnsi="Courier New"/>
      </w:rPr>
    </w:lvl>
    <w:lvl w:ilvl="5" w:tentative="0">
      <w:start w:val="1"/>
      <w:numFmt w:val="bullet"/>
      <w:lvlText w:val=""/>
      <w:lvlJc w:val="left"/>
      <w:pPr>
        <w:tabs>
          <w:tab w:val="left" w:pos="5040"/>
        </w:tabs>
        <w:ind w:left="5040" w:hanging="360"/>
      </w:pPr>
      <w:rPr>
        <w:rFonts w:hint="default" w:ascii="Wingdings" w:hAnsi="Wingdings"/>
      </w:rPr>
    </w:lvl>
    <w:lvl w:ilvl="6" w:tentative="0">
      <w:start w:val="1"/>
      <w:numFmt w:val="bullet"/>
      <w:lvlText w:val=""/>
      <w:lvlJc w:val="left"/>
      <w:pPr>
        <w:tabs>
          <w:tab w:val="left" w:pos="5760"/>
        </w:tabs>
        <w:ind w:left="5760" w:hanging="360"/>
      </w:pPr>
      <w:rPr>
        <w:rFonts w:hint="default" w:ascii="Symbol" w:hAnsi="Symbol"/>
      </w:rPr>
    </w:lvl>
    <w:lvl w:ilvl="7" w:tentative="0">
      <w:start w:val="1"/>
      <w:numFmt w:val="bullet"/>
      <w:lvlText w:val="o"/>
      <w:lvlJc w:val="left"/>
      <w:pPr>
        <w:tabs>
          <w:tab w:val="left" w:pos="6480"/>
        </w:tabs>
        <w:ind w:left="6480" w:hanging="360"/>
      </w:pPr>
      <w:rPr>
        <w:rFonts w:hint="default" w:ascii="Courier New" w:hAnsi="Courier New"/>
      </w:rPr>
    </w:lvl>
    <w:lvl w:ilvl="8" w:tentative="0">
      <w:start w:val="1"/>
      <w:numFmt w:val="bullet"/>
      <w:lvlText w:val=""/>
      <w:lvlJc w:val="left"/>
      <w:pPr>
        <w:tabs>
          <w:tab w:val="left" w:pos="7200"/>
        </w:tabs>
        <w:ind w:left="7200" w:hanging="360"/>
      </w:pPr>
      <w:rPr>
        <w:rFonts w:hint="default" w:ascii="Wingdings" w:hAnsi="Wingdings"/>
      </w:rPr>
    </w:lvl>
  </w:abstractNum>
  <w:abstractNum w:abstractNumId="21">
    <w:nsid w:val="5E7A44CB"/>
    <w:multiLevelType w:val="singleLevel"/>
    <w:tmpl w:val="5E7A44CB"/>
    <w:lvl w:ilvl="0" w:tentative="0">
      <w:start w:val="1"/>
      <w:numFmt w:val="decimal"/>
      <w:pStyle w:val="74"/>
      <w:lvlText w:val="%1."/>
      <w:lvlJc w:val="left"/>
      <w:pPr>
        <w:tabs>
          <w:tab w:val="left" w:pos="360"/>
        </w:tabs>
        <w:ind w:left="360" w:hanging="360"/>
      </w:pPr>
    </w:lvl>
  </w:abstractNum>
  <w:abstractNum w:abstractNumId="22">
    <w:nsid w:val="5F3E1C8F"/>
    <w:multiLevelType w:val="multilevel"/>
    <w:tmpl w:val="5F3E1C8F"/>
    <w:lvl w:ilvl="0" w:tentative="0">
      <w:start w:val="1"/>
      <w:numFmt w:val="bullet"/>
      <w:lvlText w:val="-"/>
      <w:lvlJc w:val="left"/>
      <w:pPr>
        <w:ind w:left="360" w:hanging="360"/>
      </w:pPr>
      <w:rPr>
        <w:rFonts w:hint="default" w:ascii="Times New Roman" w:hAnsi="Times New Roman" w:cs="Times New Roman"/>
        <w:b w:val="0"/>
        <w:i w:val="0"/>
        <w:sz w:val="26"/>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23">
    <w:nsid w:val="5F4F366A"/>
    <w:multiLevelType w:val="singleLevel"/>
    <w:tmpl w:val="5F4F366A"/>
    <w:lvl w:ilvl="0" w:tentative="0">
      <w:start w:val="1"/>
      <w:numFmt w:val="decimal"/>
      <w:pStyle w:val="85"/>
      <w:lvlText w:val="B¶ng %1:"/>
      <w:lvlJc w:val="left"/>
      <w:pPr>
        <w:tabs>
          <w:tab w:val="left" w:pos="1080"/>
        </w:tabs>
        <w:ind w:left="0" w:firstLine="0"/>
      </w:pPr>
      <w:rPr>
        <w:rFonts w:hint="default" w:ascii=".VnTime" w:hAnsi=".VnTime"/>
        <w:sz w:val="24"/>
      </w:rPr>
    </w:lvl>
  </w:abstractNum>
  <w:abstractNum w:abstractNumId="24">
    <w:nsid w:val="60810734"/>
    <w:multiLevelType w:val="multilevel"/>
    <w:tmpl w:val="60810734"/>
    <w:lvl w:ilvl="0" w:tentative="0">
      <w:start w:val="1"/>
      <w:numFmt w:val="decimal"/>
      <w:lvlText w:val="%1."/>
      <w:lvlJc w:val="left"/>
      <w:pPr>
        <w:ind w:left="720" w:hanging="360"/>
      </w:pPr>
      <w:rPr>
        <w:rFonts w:hint="default" w:ascii="Times New Roman" w:hAnsi="Times New Roman"/>
        <w:sz w:val="24"/>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5">
    <w:nsid w:val="61682739"/>
    <w:multiLevelType w:val="multilevel"/>
    <w:tmpl w:val="61682739"/>
    <w:lvl w:ilvl="0" w:tentative="0">
      <w:start w:val="0"/>
      <w:numFmt w:val="bullet"/>
      <w:lvlText w:val=""/>
      <w:lvlJc w:val="left"/>
      <w:pPr>
        <w:ind w:left="720" w:hanging="360"/>
      </w:pPr>
      <w:rPr>
        <w:rFonts w:hint="default" w:ascii="Wingdings" w:hAnsi="Wingdings" w:eastAsia="Calibri" w:cs="Times New Roman"/>
        <w:b w:val="0"/>
        <w:color w:val="000000"/>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6">
    <w:nsid w:val="6A191A3F"/>
    <w:multiLevelType w:val="multilevel"/>
    <w:tmpl w:val="6A191A3F"/>
    <w:lvl w:ilvl="0" w:tentative="0">
      <w:start w:val="1"/>
      <w:numFmt w:val="decimal"/>
      <w:lvlText w:val="%1."/>
      <w:lvlJc w:val="left"/>
      <w:pPr>
        <w:ind w:left="401" w:hanging="360"/>
      </w:pPr>
      <w:rPr>
        <w:rFonts w:hint="default"/>
      </w:rPr>
    </w:lvl>
    <w:lvl w:ilvl="1" w:tentative="0">
      <w:start w:val="1"/>
      <w:numFmt w:val="lowerLetter"/>
      <w:lvlText w:val="%2."/>
      <w:lvlJc w:val="left"/>
      <w:pPr>
        <w:ind w:left="1121" w:hanging="360"/>
      </w:pPr>
    </w:lvl>
    <w:lvl w:ilvl="2" w:tentative="0">
      <w:start w:val="1"/>
      <w:numFmt w:val="lowerRoman"/>
      <w:lvlText w:val="%3."/>
      <w:lvlJc w:val="right"/>
      <w:pPr>
        <w:ind w:left="1841" w:hanging="180"/>
      </w:pPr>
    </w:lvl>
    <w:lvl w:ilvl="3" w:tentative="0">
      <w:start w:val="1"/>
      <w:numFmt w:val="decimal"/>
      <w:lvlText w:val="%4."/>
      <w:lvlJc w:val="left"/>
      <w:pPr>
        <w:ind w:left="2561" w:hanging="360"/>
      </w:pPr>
    </w:lvl>
    <w:lvl w:ilvl="4" w:tentative="0">
      <w:start w:val="1"/>
      <w:numFmt w:val="lowerLetter"/>
      <w:lvlText w:val="%5."/>
      <w:lvlJc w:val="left"/>
      <w:pPr>
        <w:ind w:left="3281" w:hanging="360"/>
      </w:pPr>
    </w:lvl>
    <w:lvl w:ilvl="5" w:tentative="0">
      <w:start w:val="1"/>
      <w:numFmt w:val="lowerRoman"/>
      <w:lvlText w:val="%6."/>
      <w:lvlJc w:val="right"/>
      <w:pPr>
        <w:ind w:left="4001" w:hanging="180"/>
      </w:pPr>
    </w:lvl>
    <w:lvl w:ilvl="6" w:tentative="0">
      <w:start w:val="1"/>
      <w:numFmt w:val="decimal"/>
      <w:lvlText w:val="%7."/>
      <w:lvlJc w:val="left"/>
      <w:pPr>
        <w:ind w:left="4721" w:hanging="360"/>
      </w:pPr>
    </w:lvl>
    <w:lvl w:ilvl="7" w:tentative="0">
      <w:start w:val="1"/>
      <w:numFmt w:val="lowerLetter"/>
      <w:lvlText w:val="%8."/>
      <w:lvlJc w:val="left"/>
      <w:pPr>
        <w:ind w:left="5441" w:hanging="360"/>
      </w:pPr>
    </w:lvl>
    <w:lvl w:ilvl="8" w:tentative="0">
      <w:start w:val="1"/>
      <w:numFmt w:val="lowerRoman"/>
      <w:lvlText w:val="%9."/>
      <w:lvlJc w:val="right"/>
      <w:pPr>
        <w:ind w:left="6161" w:hanging="180"/>
      </w:pPr>
    </w:lvl>
  </w:abstractNum>
  <w:abstractNum w:abstractNumId="27">
    <w:nsid w:val="6A256929"/>
    <w:multiLevelType w:val="multilevel"/>
    <w:tmpl w:val="6A256929"/>
    <w:lvl w:ilvl="0" w:tentative="0">
      <w:start w:val="5"/>
      <w:numFmt w:val="bullet"/>
      <w:lvlText w:val=""/>
      <w:lvlJc w:val="left"/>
      <w:pPr>
        <w:ind w:left="1080" w:hanging="360"/>
      </w:pPr>
      <w:rPr>
        <w:rFonts w:hint="default" w:ascii="Wingdings" w:hAnsi="Wingdings" w:eastAsia="Times New Roman" w:cs="Times New Roman"/>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28">
    <w:nsid w:val="6B933E00"/>
    <w:multiLevelType w:val="multilevel"/>
    <w:tmpl w:val="6B933E00"/>
    <w:lvl w:ilvl="0" w:tentative="0">
      <w:start w:val="1"/>
      <w:numFmt w:val="bullet"/>
      <w:lvlText w:val=""/>
      <w:lvlJc w:val="left"/>
      <w:pPr>
        <w:ind w:left="1264" w:hanging="360"/>
      </w:pPr>
      <w:rPr>
        <w:rFonts w:hint="default" w:ascii="Wingdings" w:hAnsi="Wingdings"/>
      </w:rPr>
    </w:lvl>
    <w:lvl w:ilvl="1" w:tentative="0">
      <w:start w:val="1"/>
      <w:numFmt w:val="bullet"/>
      <w:lvlText w:val="o"/>
      <w:lvlJc w:val="left"/>
      <w:pPr>
        <w:ind w:left="1984" w:hanging="360"/>
      </w:pPr>
      <w:rPr>
        <w:rFonts w:hint="default" w:ascii="Courier New" w:hAnsi="Courier New" w:cs="Courier New"/>
      </w:rPr>
    </w:lvl>
    <w:lvl w:ilvl="2" w:tentative="0">
      <w:start w:val="1"/>
      <w:numFmt w:val="bullet"/>
      <w:lvlText w:val=""/>
      <w:lvlJc w:val="left"/>
      <w:pPr>
        <w:ind w:left="2704" w:hanging="360"/>
      </w:pPr>
      <w:rPr>
        <w:rFonts w:hint="default" w:ascii="Wingdings" w:hAnsi="Wingdings"/>
      </w:rPr>
    </w:lvl>
    <w:lvl w:ilvl="3" w:tentative="0">
      <w:start w:val="1"/>
      <w:numFmt w:val="bullet"/>
      <w:lvlText w:val=""/>
      <w:lvlJc w:val="left"/>
      <w:pPr>
        <w:ind w:left="3424" w:hanging="360"/>
      </w:pPr>
      <w:rPr>
        <w:rFonts w:hint="default" w:ascii="Symbol" w:hAnsi="Symbol"/>
      </w:rPr>
    </w:lvl>
    <w:lvl w:ilvl="4" w:tentative="0">
      <w:start w:val="1"/>
      <w:numFmt w:val="bullet"/>
      <w:lvlText w:val="o"/>
      <w:lvlJc w:val="left"/>
      <w:pPr>
        <w:ind w:left="4144" w:hanging="360"/>
      </w:pPr>
      <w:rPr>
        <w:rFonts w:hint="default" w:ascii="Courier New" w:hAnsi="Courier New" w:cs="Courier New"/>
      </w:rPr>
    </w:lvl>
    <w:lvl w:ilvl="5" w:tentative="0">
      <w:start w:val="1"/>
      <w:numFmt w:val="bullet"/>
      <w:lvlText w:val=""/>
      <w:lvlJc w:val="left"/>
      <w:pPr>
        <w:ind w:left="4864" w:hanging="360"/>
      </w:pPr>
      <w:rPr>
        <w:rFonts w:hint="default" w:ascii="Wingdings" w:hAnsi="Wingdings"/>
      </w:rPr>
    </w:lvl>
    <w:lvl w:ilvl="6" w:tentative="0">
      <w:start w:val="1"/>
      <w:numFmt w:val="bullet"/>
      <w:lvlText w:val=""/>
      <w:lvlJc w:val="left"/>
      <w:pPr>
        <w:ind w:left="5584" w:hanging="360"/>
      </w:pPr>
      <w:rPr>
        <w:rFonts w:hint="default" w:ascii="Symbol" w:hAnsi="Symbol"/>
      </w:rPr>
    </w:lvl>
    <w:lvl w:ilvl="7" w:tentative="0">
      <w:start w:val="1"/>
      <w:numFmt w:val="bullet"/>
      <w:lvlText w:val="o"/>
      <w:lvlJc w:val="left"/>
      <w:pPr>
        <w:ind w:left="6304" w:hanging="360"/>
      </w:pPr>
      <w:rPr>
        <w:rFonts w:hint="default" w:ascii="Courier New" w:hAnsi="Courier New" w:cs="Courier New"/>
      </w:rPr>
    </w:lvl>
    <w:lvl w:ilvl="8" w:tentative="0">
      <w:start w:val="1"/>
      <w:numFmt w:val="bullet"/>
      <w:lvlText w:val=""/>
      <w:lvlJc w:val="left"/>
      <w:pPr>
        <w:ind w:left="7024" w:hanging="360"/>
      </w:pPr>
      <w:rPr>
        <w:rFonts w:hint="default" w:ascii="Wingdings" w:hAnsi="Wingdings"/>
      </w:rPr>
    </w:lvl>
  </w:abstractNum>
  <w:abstractNum w:abstractNumId="29">
    <w:nsid w:val="71BB7563"/>
    <w:multiLevelType w:val="singleLevel"/>
    <w:tmpl w:val="71BB7563"/>
    <w:lvl w:ilvl="0" w:tentative="0">
      <w:start w:val="1"/>
      <w:numFmt w:val="decimal"/>
      <w:pStyle w:val="81"/>
      <w:lvlText w:val="B¶ng %1:"/>
      <w:lvlJc w:val="left"/>
      <w:pPr>
        <w:tabs>
          <w:tab w:val="left" w:pos="1080"/>
        </w:tabs>
      </w:pPr>
    </w:lvl>
  </w:abstractNum>
  <w:abstractNum w:abstractNumId="30">
    <w:nsid w:val="7B6770A8"/>
    <w:multiLevelType w:val="multilevel"/>
    <w:tmpl w:val="7B6770A8"/>
    <w:lvl w:ilvl="0" w:tentative="0">
      <w:start w:val="1"/>
      <w:numFmt w:val="decimal"/>
      <w:lvlText w:val="%1."/>
      <w:lvlJc w:val="left"/>
      <w:pPr>
        <w:ind w:left="720" w:hanging="360"/>
      </w:pPr>
      <w:rPr>
        <w:rFonts w:hint="default" w:ascii="Times New Roman" w:hAnsi="Times New Roman"/>
        <w:sz w:val="24"/>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1">
    <w:nsid w:val="7C1920B2"/>
    <w:multiLevelType w:val="singleLevel"/>
    <w:tmpl w:val="7C1920B2"/>
    <w:lvl w:ilvl="0" w:tentative="0">
      <w:start w:val="1"/>
      <w:numFmt w:val="bullet"/>
      <w:pStyle w:val="72"/>
      <w:lvlText w:val=""/>
      <w:lvlJc w:val="left"/>
      <w:pPr>
        <w:tabs>
          <w:tab w:val="left" w:pos="360"/>
        </w:tabs>
        <w:ind w:left="360" w:hanging="360"/>
      </w:pPr>
      <w:rPr>
        <w:rFonts w:hint="default" w:ascii="Symbol" w:hAnsi="Symbol"/>
      </w:rPr>
    </w:lvl>
  </w:abstractNum>
  <w:abstractNum w:abstractNumId="32">
    <w:nsid w:val="7C6C7FE2"/>
    <w:multiLevelType w:val="multilevel"/>
    <w:tmpl w:val="7C6C7FE2"/>
    <w:lvl w:ilvl="0" w:tentative="0">
      <w:start w:val="7"/>
      <w:numFmt w:val="decimal"/>
      <w:lvlText w:val="%1"/>
      <w:lvlJc w:val="left"/>
      <w:pPr>
        <w:ind w:left="420" w:hanging="420"/>
      </w:pPr>
      <w:rPr>
        <w:rFonts w:hint="default"/>
      </w:rPr>
    </w:lvl>
    <w:lvl w:ilvl="1" w:tentative="0">
      <w:start w:val="30"/>
      <w:numFmt w:val="decimal"/>
      <w:lvlText w:val="%1.%2"/>
      <w:lvlJc w:val="left"/>
      <w:pPr>
        <w:ind w:left="590" w:hanging="420"/>
      </w:pPr>
      <w:rPr>
        <w:rFonts w:hint="default"/>
      </w:rPr>
    </w:lvl>
    <w:lvl w:ilvl="2" w:tentative="0">
      <w:start w:val="1"/>
      <w:numFmt w:val="decimal"/>
      <w:lvlText w:val="%1.%2.%3"/>
      <w:lvlJc w:val="left"/>
      <w:pPr>
        <w:ind w:left="1060" w:hanging="720"/>
      </w:pPr>
      <w:rPr>
        <w:rFonts w:hint="default"/>
      </w:rPr>
    </w:lvl>
    <w:lvl w:ilvl="3" w:tentative="0">
      <w:start w:val="1"/>
      <w:numFmt w:val="decimal"/>
      <w:lvlText w:val="%1.%2.%3.%4"/>
      <w:lvlJc w:val="left"/>
      <w:pPr>
        <w:ind w:left="1230" w:hanging="720"/>
      </w:pPr>
      <w:rPr>
        <w:rFonts w:hint="default"/>
      </w:rPr>
    </w:lvl>
    <w:lvl w:ilvl="4" w:tentative="0">
      <w:start w:val="1"/>
      <w:numFmt w:val="decimal"/>
      <w:lvlText w:val="%1.%2.%3.%4.%5"/>
      <w:lvlJc w:val="left"/>
      <w:pPr>
        <w:ind w:left="1760" w:hanging="1080"/>
      </w:pPr>
      <w:rPr>
        <w:rFonts w:hint="default"/>
      </w:rPr>
    </w:lvl>
    <w:lvl w:ilvl="5" w:tentative="0">
      <w:start w:val="1"/>
      <w:numFmt w:val="decimal"/>
      <w:lvlText w:val="%1.%2.%3.%4.%5.%6"/>
      <w:lvlJc w:val="left"/>
      <w:pPr>
        <w:ind w:left="1930" w:hanging="1080"/>
      </w:pPr>
      <w:rPr>
        <w:rFonts w:hint="default"/>
      </w:rPr>
    </w:lvl>
    <w:lvl w:ilvl="6" w:tentative="0">
      <w:start w:val="1"/>
      <w:numFmt w:val="decimal"/>
      <w:lvlText w:val="%1.%2.%3.%4.%5.%6.%7"/>
      <w:lvlJc w:val="left"/>
      <w:pPr>
        <w:ind w:left="2460" w:hanging="1440"/>
      </w:pPr>
      <w:rPr>
        <w:rFonts w:hint="default"/>
      </w:rPr>
    </w:lvl>
    <w:lvl w:ilvl="7" w:tentative="0">
      <w:start w:val="1"/>
      <w:numFmt w:val="decimal"/>
      <w:lvlText w:val="%1.%2.%3.%4.%5.%6.%7.%8"/>
      <w:lvlJc w:val="left"/>
      <w:pPr>
        <w:ind w:left="2630" w:hanging="1440"/>
      </w:pPr>
      <w:rPr>
        <w:rFonts w:hint="default"/>
      </w:rPr>
    </w:lvl>
    <w:lvl w:ilvl="8" w:tentative="0">
      <w:start w:val="1"/>
      <w:numFmt w:val="decimal"/>
      <w:lvlText w:val="%1.%2.%3.%4.%5.%6.%7.%8.%9"/>
      <w:lvlJc w:val="left"/>
      <w:pPr>
        <w:ind w:left="2800" w:hanging="1440"/>
      </w:pPr>
      <w:rPr>
        <w:rFonts w:hint="default"/>
      </w:rPr>
    </w:lvl>
  </w:abstractNum>
  <w:abstractNum w:abstractNumId="33">
    <w:nsid w:val="7E6D7EFE"/>
    <w:multiLevelType w:val="multilevel"/>
    <w:tmpl w:val="7E6D7EFE"/>
    <w:lvl w:ilvl="0" w:tentative="0">
      <w:start w:val="0"/>
      <w:numFmt w:val="bullet"/>
      <w:lvlText w:val="-"/>
      <w:lvlJc w:val="left"/>
      <w:pPr>
        <w:ind w:left="792" w:hanging="360"/>
      </w:pPr>
      <w:rPr>
        <w:rFonts w:hint="default" w:ascii="Times New Roman" w:hAnsi="Times New Roman" w:eastAsia="Times New Roman" w:cs="Times New Roman"/>
      </w:rPr>
    </w:lvl>
    <w:lvl w:ilvl="1" w:tentative="0">
      <w:start w:val="1"/>
      <w:numFmt w:val="bullet"/>
      <w:lvlText w:val="o"/>
      <w:lvlJc w:val="left"/>
      <w:pPr>
        <w:ind w:left="1512" w:hanging="360"/>
      </w:pPr>
      <w:rPr>
        <w:rFonts w:hint="default" w:ascii="Courier New" w:hAnsi="Courier New" w:cs="Courier New"/>
      </w:rPr>
    </w:lvl>
    <w:lvl w:ilvl="2" w:tentative="0">
      <w:start w:val="1"/>
      <w:numFmt w:val="bullet"/>
      <w:lvlText w:val=""/>
      <w:lvlJc w:val="left"/>
      <w:pPr>
        <w:ind w:left="2232" w:hanging="360"/>
      </w:pPr>
      <w:rPr>
        <w:rFonts w:hint="default" w:ascii="Wingdings" w:hAnsi="Wingdings"/>
      </w:rPr>
    </w:lvl>
    <w:lvl w:ilvl="3" w:tentative="0">
      <w:start w:val="1"/>
      <w:numFmt w:val="bullet"/>
      <w:lvlText w:val=""/>
      <w:lvlJc w:val="left"/>
      <w:pPr>
        <w:ind w:left="2952" w:hanging="360"/>
      </w:pPr>
      <w:rPr>
        <w:rFonts w:hint="default" w:ascii="Symbol" w:hAnsi="Symbol"/>
      </w:rPr>
    </w:lvl>
    <w:lvl w:ilvl="4" w:tentative="0">
      <w:start w:val="1"/>
      <w:numFmt w:val="bullet"/>
      <w:lvlText w:val="o"/>
      <w:lvlJc w:val="left"/>
      <w:pPr>
        <w:ind w:left="3672" w:hanging="360"/>
      </w:pPr>
      <w:rPr>
        <w:rFonts w:hint="default" w:ascii="Courier New" w:hAnsi="Courier New" w:cs="Courier New"/>
      </w:rPr>
    </w:lvl>
    <w:lvl w:ilvl="5" w:tentative="0">
      <w:start w:val="1"/>
      <w:numFmt w:val="bullet"/>
      <w:lvlText w:val=""/>
      <w:lvlJc w:val="left"/>
      <w:pPr>
        <w:ind w:left="4392" w:hanging="360"/>
      </w:pPr>
      <w:rPr>
        <w:rFonts w:hint="default" w:ascii="Wingdings" w:hAnsi="Wingdings"/>
      </w:rPr>
    </w:lvl>
    <w:lvl w:ilvl="6" w:tentative="0">
      <w:start w:val="1"/>
      <w:numFmt w:val="bullet"/>
      <w:lvlText w:val=""/>
      <w:lvlJc w:val="left"/>
      <w:pPr>
        <w:ind w:left="5112" w:hanging="360"/>
      </w:pPr>
      <w:rPr>
        <w:rFonts w:hint="default" w:ascii="Symbol" w:hAnsi="Symbol"/>
      </w:rPr>
    </w:lvl>
    <w:lvl w:ilvl="7" w:tentative="0">
      <w:start w:val="1"/>
      <w:numFmt w:val="bullet"/>
      <w:lvlText w:val="o"/>
      <w:lvlJc w:val="left"/>
      <w:pPr>
        <w:ind w:left="5832" w:hanging="360"/>
      </w:pPr>
      <w:rPr>
        <w:rFonts w:hint="default" w:ascii="Courier New" w:hAnsi="Courier New" w:cs="Courier New"/>
      </w:rPr>
    </w:lvl>
    <w:lvl w:ilvl="8" w:tentative="0">
      <w:start w:val="1"/>
      <w:numFmt w:val="bullet"/>
      <w:lvlText w:val=""/>
      <w:lvlJc w:val="left"/>
      <w:pPr>
        <w:ind w:left="6552" w:hanging="360"/>
      </w:pPr>
      <w:rPr>
        <w:rFonts w:hint="default" w:ascii="Wingdings" w:hAnsi="Wingdings"/>
      </w:rPr>
    </w:lvl>
  </w:abstractNum>
  <w:num w:numId="1">
    <w:abstractNumId w:val="6"/>
  </w:num>
  <w:num w:numId="2">
    <w:abstractNumId w:val="31"/>
  </w:num>
  <w:num w:numId="3">
    <w:abstractNumId w:val="16"/>
  </w:num>
  <w:num w:numId="4">
    <w:abstractNumId w:val="21"/>
  </w:num>
  <w:num w:numId="5">
    <w:abstractNumId w:val="11"/>
  </w:num>
  <w:num w:numId="6">
    <w:abstractNumId w:val="29"/>
  </w:num>
  <w:num w:numId="7">
    <w:abstractNumId w:val="23"/>
  </w:num>
  <w:num w:numId="8">
    <w:abstractNumId w:val="7"/>
  </w:num>
  <w:num w:numId="9">
    <w:abstractNumId w:val="20"/>
  </w:num>
  <w:num w:numId="10">
    <w:abstractNumId w:val="15"/>
  </w:num>
  <w:num w:numId="11">
    <w:abstractNumId w:val="14"/>
  </w:num>
  <w:num w:numId="12">
    <w:abstractNumId w:val="18"/>
  </w:num>
  <w:num w:numId="13">
    <w:abstractNumId w:val="10"/>
  </w:num>
  <w:num w:numId="14">
    <w:abstractNumId w:val="0"/>
  </w:num>
  <w:num w:numId="15">
    <w:abstractNumId w:val="33"/>
  </w:num>
  <w:num w:numId="16">
    <w:abstractNumId w:val="8"/>
  </w:num>
  <w:num w:numId="17">
    <w:abstractNumId w:val="3"/>
  </w:num>
  <w:num w:numId="18">
    <w:abstractNumId w:val="2"/>
  </w:num>
  <w:num w:numId="19">
    <w:abstractNumId w:val="26"/>
  </w:num>
  <w:num w:numId="20">
    <w:abstractNumId w:val="4"/>
  </w:num>
  <w:num w:numId="21">
    <w:abstractNumId w:val="28"/>
  </w:num>
  <w:num w:numId="22">
    <w:abstractNumId w:val="30"/>
  </w:num>
  <w:num w:numId="23">
    <w:abstractNumId w:val="27"/>
  </w:num>
  <w:num w:numId="24">
    <w:abstractNumId w:val="13"/>
  </w:num>
  <w:num w:numId="25">
    <w:abstractNumId w:val="25"/>
  </w:num>
  <w:num w:numId="26">
    <w:abstractNumId w:val="22"/>
  </w:num>
  <w:num w:numId="27">
    <w:abstractNumId w:val="12"/>
  </w:num>
  <w:num w:numId="28">
    <w:abstractNumId w:val="9"/>
  </w:num>
  <w:num w:numId="29">
    <w:abstractNumId w:val="17"/>
  </w:num>
  <w:num w:numId="30">
    <w:abstractNumId w:val="6"/>
    <w:lvlOverride w:ilvl="0">
      <w:startOverride w:val="7"/>
    </w:lvlOverride>
    <w:lvlOverride w:ilvl="1">
      <w:startOverride w:val="23"/>
    </w:lvlOverride>
  </w:num>
  <w:num w:numId="31">
    <w:abstractNumId w:val="24"/>
  </w:num>
  <w:num w:numId="32">
    <w:abstractNumId w:val="1"/>
  </w:num>
  <w:num w:numId="33">
    <w:abstractNumId w:val="32"/>
  </w:num>
  <w:num w:numId="34">
    <w:abstractNumId w:val="5"/>
  </w:num>
  <w:num w:numId="35">
    <w:abstractNumId w:val="19"/>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cntt_linhntk">
    <w15:presenceInfo w15:providerId="None" w15:userId="cntt_linhntk"/>
  </w15:person>
  <w15:person w15:author="os">
    <w15:presenceInfo w15:providerId="None" w15:userId="o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attachedTemplate r:id="rId1"/>
  <w:documentProtection w:enforcement="0"/>
  <w:defaultTabStop w:val="720"/>
  <w:hyphenationZone w:val="360"/>
  <w:doNotHyphenateCaps/>
  <w:drawingGridHorizontalSpacing w:val="0"/>
  <w:drawingGridVerticalSpacing w:val="0"/>
  <w:displayHorizontalDrawingGridEvery w:val="0"/>
  <w:displayVerticalDrawingGridEvery w:val="0"/>
  <w:doNotUseMarginsForDrawingGridOrigin w:val="1"/>
  <w:drawingGridHorizontalOrigin w:val="0"/>
  <w:drawingGridVerticalOrigin w:val="0"/>
  <w:noPunctuationKerning w:val="1"/>
  <w:characterSpacingControl w:val="doNotCompress"/>
  <w:hdrShapeDefaults>
    <o:shapelayout v:ext="edit">
      <o:idmap v:ext="edit" data="1"/>
    </o:shapelayout>
  </w:hdrShapeDefault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C1E8D"/>
    <w:rsid w:val="0000036C"/>
    <w:rsid w:val="000008B2"/>
    <w:rsid w:val="00000C48"/>
    <w:rsid w:val="00000F75"/>
    <w:rsid w:val="00000FDB"/>
    <w:rsid w:val="00001E7A"/>
    <w:rsid w:val="000020F4"/>
    <w:rsid w:val="000022EB"/>
    <w:rsid w:val="00002E6B"/>
    <w:rsid w:val="00003218"/>
    <w:rsid w:val="00003B48"/>
    <w:rsid w:val="00003CC1"/>
    <w:rsid w:val="00003D3B"/>
    <w:rsid w:val="00004370"/>
    <w:rsid w:val="00004814"/>
    <w:rsid w:val="00004B11"/>
    <w:rsid w:val="00005171"/>
    <w:rsid w:val="0000540E"/>
    <w:rsid w:val="00005A5E"/>
    <w:rsid w:val="00005AFD"/>
    <w:rsid w:val="00005C80"/>
    <w:rsid w:val="000061D4"/>
    <w:rsid w:val="000066C7"/>
    <w:rsid w:val="00006987"/>
    <w:rsid w:val="00006F76"/>
    <w:rsid w:val="00007031"/>
    <w:rsid w:val="0000708B"/>
    <w:rsid w:val="00007946"/>
    <w:rsid w:val="00007B4F"/>
    <w:rsid w:val="00007F7F"/>
    <w:rsid w:val="0001026A"/>
    <w:rsid w:val="00010628"/>
    <w:rsid w:val="0001089B"/>
    <w:rsid w:val="00010E9F"/>
    <w:rsid w:val="00010FD3"/>
    <w:rsid w:val="000111DC"/>
    <w:rsid w:val="000112CD"/>
    <w:rsid w:val="00011A7D"/>
    <w:rsid w:val="00011AAB"/>
    <w:rsid w:val="00011D93"/>
    <w:rsid w:val="00012167"/>
    <w:rsid w:val="000123F1"/>
    <w:rsid w:val="00012514"/>
    <w:rsid w:val="00012DC0"/>
    <w:rsid w:val="00013E48"/>
    <w:rsid w:val="00013EA9"/>
    <w:rsid w:val="00014167"/>
    <w:rsid w:val="0001418D"/>
    <w:rsid w:val="00014403"/>
    <w:rsid w:val="0001473B"/>
    <w:rsid w:val="0001493B"/>
    <w:rsid w:val="00014DCB"/>
    <w:rsid w:val="00016303"/>
    <w:rsid w:val="000165EA"/>
    <w:rsid w:val="000166EF"/>
    <w:rsid w:val="00016B4B"/>
    <w:rsid w:val="00016CD9"/>
    <w:rsid w:val="00016F1F"/>
    <w:rsid w:val="00017742"/>
    <w:rsid w:val="0001785E"/>
    <w:rsid w:val="00017DD3"/>
    <w:rsid w:val="0002029D"/>
    <w:rsid w:val="000206DE"/>
    <w:rsid w:val="000208FC"/>
    <w:rsid w:val="0002096C"/>
    <w:rsid w:val="00020BCC"/>
    <w:rsid w:val="000210E0"/>
    <w:rsid w:val="0002126E"/>
    <w:rsid w:val="000213D0"/>
    <w:rsid w:val="000213F9"/>
    <w:rsid w:val="00021449"/>
    <w:rsid w:val="00021FFC"/>
    <w:rsid w:val="000220D1"/>
    <w:rsid w:val="000222E6"/>
    <w:rsid w:val="00022336"/>
    <w:rsid w:val="000228B0"/>
    <w:rsid w:val="00022A5F"/>
    <w:rsid w:val="00022FAC"/>
    <w:rsid w:val="0002309D"/>
    <w:rsid w:val="00023541"/>
    <w:rsid w:val="00023695"/>
    <w:rsid w:val="00024102"/>
    <w:rsid w:val="000241EC"/>
    <w:rsid w:val="000242A4"/>
    <w:rsid w:val="00024921"/>
    <w:rsid w:val="00024A26"/>
    <w:rsid w:val="00024CC6"/>
    <w:rsid w:val="00024DE5"/>
    <w:rsid w:val="00024EB5"/>
    <w:rsid w:val="000254FB"/>
    <w:rsid w:val="000258A5"/>
    <w:rsid w:val="000258B0"/>
    <w:rsid w:val="00025C22"/>
    <w:rsid w:val="00025D94"/>
    <w:rsid w:val="00026420"/>
    <w:rsid w:val="0002748F"/>
    <w:rsid w:val="000275EB"/>
    <w:rsid w:val="00027815"/>
    <w:rsid w:val="00027857"/>
    <w:rsid w:val="00027AE9"/>
    <w:rsid w:val="00027EA5"/>
    <w:rsid w:val="0003001F"/>
    <w:rsid w:val="000302A2"/>
    <w:rsid w:val="00030338"/>
    <w:rsid w:val="000305B0"/>
    <w:rsid w:val="00030A5D"/>
    <w:rsid w:val="00030C3A"/>
    <w:rsid w:val="00030C6E"/>
    <w:rsid w:val="00030E9A"/>
    <w:rsid w:val="00030E9B"/>
    <w:rsid w:val="000310E0"/>
    <w:rsid w:val="0003146C"/>
    <w:rsid w:val="00031C5F"/>
    <w:rsid w:val="00031FF2"/>
    <w:rsid w:val="000320BC"/>
    <w:rsid w:val="000320C1"/>
    <w:rsid w:val="0003259A"/>
    <w:rsid w:val="00032A14"/>
    <w:rsid w:val="00032C89"/>
    <w:rsid w:val="0003323F"/>
    <w:rsid w:val="0003333B"/>
    <w:rsid w:val="00033986"/>
    <w:rsid w:val="00033A35"/>
    <w:rsid w:val="00033C6C"/>
    <w:rsid w:val="00033EB2"/>
    <w:rsid w:val="000341D4"/>
    <w:rsid w:val="00034416"/>
    <w:rsid w:val="000344A9"/>
    <w:rsid w:val="00034598"/>
    <w:rsid w:val="00034CBF"/>
    <w:rsid w:val="00034F74"/>
    <w:rsid w:val="00035548"/>
    <w:rsid w:val="000355BE"/>
    <w:rsid w:val="00035790"/>
    <w:rsid w:val="000359A5"/>
    <w:rsid w:val="00035A41"/>
    <w:rsid w:val="00035CC9"/>
    <w:rsid w:val="00035CCD"/>
    <w:rsid w:val="000361C2"/>
    <w:rsid w:val="000361CE"/>
    <w:rsid w:val="000361FF"/>
    <w:rsid w:val="0003639F"/>
    <w:rsid w:val="0003653D"/>
    <w:rsid w:val="00036C4D"/>
    <w:rsid w:val="00036F1C"/>
    <w:rsid w:val="000375D6"/>
    <w:rsid w:val="0003791E"/>
    <w:rsid w:val="000379F1"/>
    <w:rsid w:val="00037C41"/>
    <w:rsid w:val="00037E42"/>
    <w:rsid w:val="000405C0"/>
    <w:rsid w:val="0004096B"/>
    <w:rsid w:val="00040C89"/>
    <w:rsid w:val="000412FC"/>
    <w:rsid w:val="00041322"/>
    <w:rsid w:val="0004154B"/>
    <w:rsid w:val="0004179E"/>
    <w:rsid w:val="000418EF"/>
    <w:rsid w:val="00042958"/>
    <w:rsid w:val="0004318E"/>
    <w:rsid w:val="00043663"/>
    <w:rsid w:val="00043CF1"/>
    <w:rsid w:val="00043D50"/>
    <w:rsid w:val="00043E43"/>
    <w:rsid w:val="000442CD"/>
    <w:rsid w:val="000442ED"/>
    <w:rsid w:val="000446CC"/>
    <w:rsid w:val="00044BC8"/>
    <w:rsid w:val="00044FC1"/>
    <w:rsid w:val="0004508E"/>
    <w:rsid w:val="000453EC"/>
    <w:rsid w:val="00045D02"/>
    <w:rsid w:val="00045E50"/>
    <w:rsid w:val="00046098"/>
    <w:rsid w:val="00046205"/>
    <w:rsid w:val="000473DF"/>
    <w:rsid w:val="00047495"/>
    <w:rsid w:val="00047E39"/>
    <w:rsid w:val="00047EF3"/>
    <w:rsid w:val="00047F52"/>
    <w:rsid w:val="00047F61"/>
    <w:rsid w:val="00051823"/>
    <w:rsid w:val="000520F4"/>
    <w:rsid w:val="000522B8"/>
    <w:rsid w:val="0005238F"/>
    <w:rsid w:val="00052DB4"/>
    <w:rsid w:val="00052DDC"/>
    <w:rsid w:val="0005362D"/>
    <w:rsid w:val="0005394D"/>
    <w:rsid w:val="00053A32"/>
    <w:rsid w:val="00053BAE"/>
    <w:rsid w:val="0005404B"/>
    <w:rsid w:val="000541EA"/>
    <w:rsid w:val="00054222"/>
    <w:rsid w:val="0005448F"/>
    <w:rsid w:val="00054650"/>
    <w:rsid w:val="000547E0"/>
    <w:rsid w:val="00054D3F"/>
    <w:rsid w:val="00055018"/>
    <w:rsid w:val="00055161"/>
    <w:rsid w:val="00055242"/>
    <w:rsid w:val="000553A0"/>
    <w:rsid w:val="0005586A"/>
    <w:rsid w:val="000559B9"/>
    <w:rsid w:val="00055FA5"/>
    <w:rsid w:val="00056007"/>
    <w:rsid w:val="00056510"/>
    <w:rsid w:val="000566E0"/>
    <w:rsid w:val="00056A4E"/>
    <w:rsid w:val="00056B04"/>
    <w:rsid w:val="00056BF1"/>
    <w:rsid w:val="00056EA9"/>
    <w:rsid w:val="00056FA1"/>
    <w:rsid w:val="00057309"/>
    <w:rsid w:val="000573A1"/>
    <w:rsid w:val="00057601"/>
    <w:rsid w:val="0005760D"/>
    <w:rsid w:val="00057697"/>
    <w:rsid w:val="000602A9"/>
    <w:rsid w:val="000609BA"/>
    <w:rsid w:val="00060B39"/>
    <w:rsid w:val="00060C42"/>
    <w:rsid w:val="00060CCA"/>
    <w:rsid w:val="00061500"/>
    <w:rsid w:val="00061845"/>
    <w:rsid w:val="000618C1"/>
    <w:rsid w:val="000619DA"/>
    <w:rsid w:val="00061C63"/>
    <w:rsid w:val="00061DD0"/>
    <w:rsid w:val="00061F7F"/>
    <w:rsid w:val="00062134"/>
    <w:rsid w:val="000628DD"/>
    <w:rsid w:val="00062DAF"/>
    <w:rsid w:val="00063389"/>
    <w:rsid w:val="000637DD"/>
    <w:rsid w:val="00063885"/>
    <w:rsid w:val="00063D41"/>
    <w:rsid w:val="00063ED6"/>
    <w:rsid w:val="00063FE9"/>
    <w:rsid w:val="00064223"/>
    <w:rsid w:val="00064948"/>
    <w:rsid w:val="0006494D"/>
    <w:rsid w:val="00064A8C"/>
    <w:rsid w:val="00064DE1"/>
    <w:rsid w:val="00064EBC"/>
    <w:rsid w:val="00065223"/>
    <w:rsid w:val="00065363"/>
    <w:rsid w:val="00065A95"/>
    <w:rsid w:val="00065F1F"/>
    <w:rsid w:val="000667AF"/>
    <w:rsid w:val="00066FA2"/>
    <w:rsid w:val="00067134"/>
    <w:rsid w:val="0006723A"/>
    <w:rsid w:val="000677D6"/>
    <w:rsid w:val="000679D6"/>
    <w:rsid w:val="00067E9C"/>
    <w:rsid w:val="000706E8"/>
    <w:rsid w:val="00070CFB"/>
    <w:rsid w:val="00071454"/>
    <w:rsid w:val="000715D4"/>
    <w:rsid w:val="000716B9"/>
    <w:rsid w:val="000717E4"/>
    <w:rsid w:val="00071E4F"/>
    <w:rsid w:val="00071E8A"/>
    <w:rsid w:val="000720F3"/>
    <w:rsid w:val="00072283"/>
    <w:rsid w:val="00072368"/>
    <w:rsid w:val="000726A2"/>
    <w:rsid w:val="000729C2"/>
    <w:rsid w:val="0007348E"/>
    <w:rsid w:val="000734DB"/>
    <w:rsid w:val="00073819"/>
    <w:rsid w:val="000738DC"/>
    <w:rsid w:val="00073A40"/>
    <w:rsid w:val="00073ABD"/>
    <w:rsid w:val="00074307"/>
    <w:rsid w:val="00074479"/>
    <w:rsid w:val="000745E3"/>
    <w:rsid w:val="00074798"/>
    <w:rsid w:val="00074E2C"/>
    <w:rsid w:val="00074E6B"/>
    <w:rsid w:val="00076126"/>
    <w:rsid w:val="0007636A"/>
    <w:rsid w:val="00076574"/>
    <w:rsid w:val="000766D6"/>
    <w:rsid w:val="00076D6F"/>
    <w:rsid w:val="00076E7C"/>
    <w:rsid w:val="00076EC6"/>
    <w:rsid w:val="000770E0"/>
    <w:rsid w:val="000775B0"/>
    <w:rsid w:val="00077923"/>
    <w:rsid w:val="00077CE2"/>
    <w:rsid w:val="00077E4E"/>
    <w:rsid w:val="0008009A"/>
    <w:rsid w:val="0008015E"/>
    <w:rsid w:val="0008061A"/>
    <w:rsid w:val="000807D2"/>
    <w:rsid w:val="0008088F"/>
    <w:rsid w:val="00080AB3"/>
    <w:rsid w:val="00080E9F"/>
    <w:rsid w:val="00081814"/>
    <w:rsid w:val="000818F0"/>
    <w:rsid w:val="00082283"/>
    <w:rsid w:val="000823C8"/>
    <w:rsid w:val="000827B3"/>
    <w:rsid w:val="00082853"/>
    <w:rsid w:val="00082EBF"/>
    <w:rsid w:val="00082F27"/>
    <w:rsid w:val="000830EE"/>
    <w:rsid w:val="000837EA"/>
    <w:rsid w:val="000840DF"/>
    <w:rsid w:val="00084646"/>
    <w:rsid w:val="0008465D"/>
    <w:rsid w:val="000849E8"/>
    <w:rsid w:val="00084DE1"/>
    <w:rsid w:val="00085503"/>
    <w:rsid w:val="00085848"/>
    <w:rsid w:val="00085E17"/>
    <w:rsid w:val="00085E64"/>
    <w:rsid w:val="00085F40"/>
    <w:rsid w:val="00086319"/>
    <w:rsid w:val="00086771"/>
    <w:rsid w:val="0008729A"/>
    <w:rsid w:val="00087603"/>
    <w:rsid w:val="0008785F"/>
    <w:rsid w:val="00087B5E"/>
    <w:rsid w:val="00087F7B"/>
    <w:rsid w:val="000909CC"/>
    <w:rsid w:val="00090BE9"/>
    <w:rsid w:val="00090CC1"/>
    <w:rsid w:val="00090D07"/>
    <w:rsid w:val="0009120F"/>
    <w:rsid w:val="00091FF6"/>
    <w:rsid w:val="0009240D"/>
    <w:rsid w:val="00092BB6"/>
    <w:rsid w:val="00092D99"/>
    <w:rsid w:val="0009300B"/>
    <w:rsid w:val="000938AD"/>
    <w:rsid w:val="00093E5A"/>
    <w:rsid w:val="000945C4"/>
    <w:rsid w:val="0009481C"/>
    <w:rsid w:val="00094CEE"/>
    <w:rsid w:val="00094E49"/>
    <w:rsid w:val="000958A2"/>
    <w:rsid w:val="000958B9"/>
    <w:rsid w:val="00095DD8"/>
    <w:rsid w:val="00096163"/>
    <w:rsid w:val="000961F0"/>
    <w:rsid w:val="00096624"/>
    <w:rsid w:val="00096961"/>
    <w:rsid w:val="00096F1C"/>
    <w:rsid w:val="000972CB"/>
    <w:rsid w:val="000973CD"/>
    <w:rsid w:val="00097532"/>
    <w:rsid w:val="00097B38"/>
    <w:rsid w:val="00097DDF"/>
    <w:rsid w:val="00097FB7"/>
    <w:rsid w:val="000A0255"/>
    <w:rsid w:val="000A0415"/>
    <w:rsid w:val="000A0F54"/>
    <w:rsid w:val="000A0FBE"/>
    <w:rsid w:val="000A1123"/>
    <w:rsid w:val="000A1638"/>
    <w:rsid w:val="000A226B"/>
    <w:rsid w:val="000A22A1"/>
    <w:rsid w:val="000A28A1"/>
    <w:rsid w:val="000A2A3B"/>
    <w:rsid w:val="000A33D8"/>
    <w:rsid w:val="000A38A8"/>
    <w:rsid w:val="000A3A54"/>
    <w:rsid w:val="000A4124"/>
    <w:rsid w:val="000A422E"/>
    <w:rsid w:val="000A4C72"/>
    <w:rsid w:val="000A53C5"/>
    <w:rsid w:val="000A561F"/>
    <w:rsid w:val="000A5871"/>
    <w:rsid w:val="000A591F"/>
    <w:rsid w:val="000A5C85"/>
    <w:rsid w:val="000A5D2B"/>
    <w:rsid w:val="000A5F1A"/>
    <w:rsid w:val="000A60C4"/>
    <w:rsid w:val="000A6107"/>
    <w:rsid w:val="000A610B"/>
    <w:rsid w:val="000A640A"/>
    <w:rsid w:val="000A6485"/>
    <w:rsid w:val="000A6498"/>
    <w:rsid w:val="000A64F9"/>
    <w:rsid w:val="000A6930"/>
    <w:rsid w:val="000A740B"/>
    <w:rsid w:val="000A7571"/>
    <w:rsid w:val="000A79EC"/>
    <w:rsid w:val="000A7DD0"/>
    <w:rsid w:val="000A7FE5"/>
    <w:rsid w:val="000B0237"/>
    <w:rsid w:val="000B04B1"/>
    <w:rsid w:val="000B0BB2"/>
    <w:rsid w:val="000B10D7"/>
    <w:rsid w:val="000B1358"/>
    <w:rsid w:val="000B1BF5"/>
    <w:rsid w:val="000B2080"/>
    <w:rsid w:val="000B282D"/>
    <w:rsid w:val="000B28C6"/>
    <w:rsid w:val="000B2CAD"/>
    <w:rsid w:val="000B31BA"/>
    <w:rsid w:val="000B3A08"/>
    <w:rsid w:val="000B3A9B"/>
    <w:rsid w:val="000B43B5"/>
    <w:rsid w:val="000B483A"/>
    <w:rsid w:val="000B4949"/>
    <w:rsid w:val="000B49F5"/>
    <w:rsid w:val="000B4C5F"/>
    <w:rsid w:val="000B4CA7"/>
    <w:rsid w:val="000B4F49"/>
    <w:rsid w:val="000B5D83"/>
    <w:rsid w:val="000B609C"/>
    <w:rsid w:val="000B6567"/>
    <w:rsid w:val="000B6604"/>
    <w:rsid w:val="000B71BC"/>
    <w:rsid w:val="000B749B"/>
    <w:rsid w:val="000B752E"/>
    <w:rsid w:val="000B7535"/>
    <w:rsid w:val="000B79C7"/>
    <w:rsid w:val="000B7C13"/>
    <w:rsid w:val="000B7C62"/>
    <w:rsid w:val="000B7EC4"/>
    <w:rsid w:val="000B7F12"/>
    <w:rsid w:val="000C0002"/>
    <w:rsid w:val="000C0165"/>
    <w:rsid w:val="000C03C8"/>
    <w:rsid w:val="000C08F0"/>
    <w:rsid w:val="000C0A66"/>
    <w:rsid w:val="000C0C9B"/>
    <w:rsid w:val="000C1494"/>
    <w:rsid w:val="000C1C0F"/>
    <w:rsid w:val="000C2744"/>
    <w:rsid w:val="000C27DF"/>
    <w:rsid w:val="000C2A03"/>
    <w:rsid w:val="000C2A8E"/>
    <w:rsid w:val="000C313D"/>
    <w:rsid w:val="000C31AE"/>
    <w:rsid w:val="000C35D3"/>
    <w:rsid w:val="000C3635"/>
    <w:rsid w:val="000C36EB"/>
    <w:rsid w:val="000C3743"/>
    <w:rsid w:val="000C3AA3"/>
    <w:rsid w:val="000C3BC9"/>
    <w:rsid w:val="000C3D73"/>
    <w:rsid w:val="000C3FAE"/>
    <w:rsid w:val="000C43D6"/>
    <w:rsid w:val="000C4557"/>
    <w:rsid w:val="000C4589"/>
    <w:rsid w:val="000C46A1"/>
    <w:rsid w:val="000C4D3E"/>
    <w:rsid w:val="000C4D8E"/>
    <w:rsid w:val="000C51B8"/>
    <w:rsid w:val="000C51D5"/>
    <w:rsid w:val="000C5474"/>
    <w:rsid w:val="000C5E2A"/>
    <w:rsid w:val="000C614D"/>
    <w:rsid w:val="000C615C"/>
    <w:rsid w:val="000C653F"/>
    <w:rsid w:val="000C68B5"/>
    <w:rsid w:val="000C7004"/>
    <w:rsid w:val="000C7388"/>
    <w:rsid w:val="000D01DB"/>
    <w:rsid w:val="000D042C"/>
    <w:rsid w:val="000D1155"/>
    <w:rsid w:val="000D15D8"/>
    <w:rsid w:val="000D17BD"/>
    <w:rsid w:val="000D18AB"/>
    <w:rsid w:val="000D1A3D"/>
    <w:rsid w:val="000D1A9E"/>
    <w:rsid w:val="000D2046"/>
    <w:rsid w:val="000D2257"/>
    <w:rsid w:val="000D2864"/>
    <w:rsid w:val="000D28FD"/>
    <w:rsid w:val="000D2ECE"/>
    <w:rsid w:val="000D32BF"/>
    <w:rsid w:val="000D38BE"/>
    <w:rsid w:val="000D41FC"/>
    <w:rsid w:val="000D44DC"/>
    <w:rsid w:val="000D4537"/>
    <w:rsid w:val="000D4B2B"/>
    <w:rsid w:val="000D4B4C"/>
    <w:rsid w:val="000D4D59"/>
    <w:rsid w:val="000D4F7F"/>
    <w:rsid w:val="000D5254"/>
    <w:rsid w:val="000D595B"/>
    <w:rsid w:val="000D599C"/>
    <w:rsid w:val="000D63C7"/>
    <w:rsid w:val="000D6516"/>
    <w:rsid w:val="000D6745"/>
    <w:rsid w:val="000D67DC"/>
    <w:rsid w:val="000D6A4F"/>
    <w:rsid w:val="000D705D"/>
    <w:rsid w:val="000D769D"/>
    <w:rsid w:val="000D788F"/>
    <w:rsid w:val="000D7BAA"/>
    <w:rsid w:val="000E01E0"/>
    <w:rsid w:val="000E03F1"/>
    <w:rsid w:val="000E063C"/>
    <w:rsid w:val="000E1088"/>
    <w:rsid w:val="000E1B29"/>
    <w:rsid w:val="000E1BC4"/>
    <w:rsid w:val="000E32E3"/>
    <w:rsid w:val="000E3CCC"/>
    <w:rsid w:val="000E41CE"/>
    <w:rsid w:val="000E422A"/>
    <w:rsid w:val="000E457B"/>
    <w:rsid w:val="000E45BF"/>
    <w:rsid w:val="000E497D"/>
    <w:rsid w:val="000E4CBC"/>
    <w:rsid w:val="000E4DB4"/>
    <w:rsid w:val="000E4DDF"/>
    <w:rsid w:val="000E4F1A"/>
    <w:rsid w:val="000E4F50"/>
    <w:rsid w:val="000E4F81"/>
    <w:rsid w:val="000E5057"/>
    <w:rsid w:val="000E50BD"/>
    <w:rsid w:val="000E55B6"/>
    <w:rsid w:val="000E5669"/>
    <w:rsid w:val="000E6576"/>
    <w:rsid w:val="000E7012"/>
    <w:rsid w:val="000E7150"/>
    <w:rsid w:val="000E7612"/>
    <w:rsid w:val="000E767A"/>
    <w:rsid w:val="000E7795"/>
    <w:rsid w:val="000E790D"/>
    <w:rsid w:val="000E791D"/>
    <w:rsid w:val="000E7930"/>
    <w:rsid w:val="000E7C14"/>
    <w:rsid w:val="000E7F5B"/>
    <w:rsid w:val="000E7F8A"/>
    <w:rsid w:val="000F016E"/>
    <w:rsid w:val="000F0807"/>
    <w:rsid w:val="000F099C"/>
    <w:rsid w:val="000F0AE3"/>
    <w:rsid w:val="000F0F2B"/>
    <w:rsid w:val="000F16FF"/>
    <w:rsid w:val="000F1836"/>
    <w:rsid w:val="000F2223"/>
    <w:rsid w:val="000F227B"/>
    <w:rsid w:val="000F2436"/>
    <w:rsid w:val="000F2480"/>
    <w:rsid w:val="000F2606"/>
    <w:rsid w:val="000F293A"/>
    <w:rsid w:val="000F2CC5"/>
    <w:rsid w:val="000F2CD9"/>
    <w:rsid w:val="000F3085"/>
    <w:rsid w:val="000F3892"/>
    <w:rsid w:val="000F3EFC"/>
    <w:rsid w:val="000F4199"/>
    <w:rsid w:val="000F4E61"/>
    <w:rsid w:val="000F5007"/>
    <w:rsid w:val="000F50CE"/>
    <w:rsid w:val="000F55F6"/>
    <w:rsid w:val="000F58D7"/>
    <w:rsid w:val="000F5B3F"/>
    <w:rsid w:val="000F5EB2"/>
    <w:rsid w:val="000F5ED1"/>
    <w:rsid w:val="000F6261"/>
    <w:rsid w:val="000F6699"/>
    <w:rsid w:val="000F7570"/>
    <w:rsid w:val="000F764B"/>
    <w:rsid w:val="000F797C"/>
    <w:rsid w:val="000F79C7"/>
    <w:rsid w:val="000F7AE2"/>
    <w:rsid w:val="000F7C43"/>
    <w:rsid w:val="000F7E81"/>
    <w:rsid w:val="00100319"/>
    <w:rsid w:val="001004AE"/>
    <w:rsid w:val="00100829"/>
    <w:rsid w:val="001014A8"/>
    <w:rsid w:val="001016AB"/>
    <w:rsid w:val="00101DDE"/>
    <w:rsid w:val="00102AD6"/>
    <w:rsid w:val="00102AEB"/>
    <w:rsid w:val="00102AF3"/>
    <w:rsid w:val="00102EB2"/>
    <w:rsid w:val="00102F0D"/>
    <w:rsid w:val="00102FD4"/>
    <w:rsid w:val="001030CE"/>
    <w:rsid w:val="0010362C"/>
    <w:rsid w:val="00103CB5"/>
    <w:rsid w:val="00103E9C"/>
    <w:rsid w:val="00104085"/>
    <w:rsid w:val="001040C6"/>
    <w:rsid w:val="001041B9"/>
    <w:rsid w:val="00104357"/>
    <w:rsid w:val="00104625"/>
    <w:rsid w:val="001048BE"/>
    <w:rsid w:val="00104ACF"/>
    <w:rsid w:val="00104C3F"/>
    <w:rsid w:val="00104F48"/>
    <w:rsid w:val="00105401"/>
    <w:rsid w:val="00105538"/>
    <w:rsid w:val="00105C36"/>
    <w:rsid w:val="00105F9D"/>
    <w:rsid w:val="00106127"/>
    <w:rsid w:val="001066A4"/>
    <w:rsid w:val="001070FB"/>
    <w:rsid w:val="00107110"/>
    <w:rsid w:val="0010747B"/>
    <w:rsid w:val="00107691"/>
    <w:rsid w:val="00107A8A"/>
    <w:rsid w:val="00107EDB"/>
    <w:rsid w:val="0011022C"/>
    <w:rsid w:val="001102AB"/>
    <w:rsid w:val="00110629"/>
    <w:rsid w:val="00110B72"/>
    <w:rsid w:val="00110C6C"/>
    <w:rsid w:val="00110E10"/>
    <w:rsid w:val="00110E15"/>
    <w:rsid w:val="00111BAD"/>
    <w:rsid w:val="00111EB7"/>
    <w:rsid w:val="00112169"/>
    <w:rsid w:val="00112185"/>
    <w:rsid w:val="00112218"/>
    <w:rsid w:val="001125C7"/>
    <w:rsid w:val="00112981"/>
    <w:rsid w:val="00112BC2"/>
    <w:rsid w:val="00112C05"/>
    <w:rsid w:val="00112C3D"/>
    <w:rsid w:val="00112CDC"/>
    <w:rsid w:val="00112D6F"/>
    <w:rsid w:val="00112DBA"/>
    <w:rsid w:val="00113757"/>
    <w:rsid w:val="00113D42"/>
    <w:rsid w:val="00113F65"/>
    <w:rsid w:val="00115044"/>
    <w:rsid w:val="00115407"/>
    <w:rsid w:val="00115E5C"/>
    <w:rsid w:val="00115ED4"/>
    <w:rsid w:val="00115FE8"/>
    <w:rsid w:val="00116076"/>
    <w:rsid w:val="001161B7"/>
    <w:rsid w:val="00116210"/>
    <w:rsid w:val="00116383"/>
    <w:rsid w:val="00116525"/>
    <w:rsid w:val="001168DB"/>
    <w:rsid w:val="00116A1E"/>
    <w:rsid w:val="00116B92"/>
    <w:rsid w:val="00116C3F"/>
    <w:rsid w:val="00116DC7"/>
    <w:rsid w:val="00117390"/>
    <w:rsid w:val="00117707"/>
    <w:rsid w:val="001200CB"/>
    <w:rsid w:val="00120B5A"/>
    <w:rsid w:val="0012135A"/>
    <w:rsid w:val="0012145A"/>
    <w:rsid w:val="00121999"/>
    <w:rsid w:val="00121ABB"/>
    <w:rsid w:val="00121BAD"/>
    <w:rsid w:val="001225B6"/>
    <w:rsid w:val="001225ED"/>
    <w:rsid w:val="001227C4"/>
    <w:rsid w:val="00122F05"/>
    <w:rsid w:val="001230FA"/>
    <w:rsid w:val="00123846"/>
    <w:rsid w:val="0012469B"/>
    <w:rsid w:val="001248A2"/>
    <w:rsid w:val="001249C0"/>
    <w:rsid w:val="001250B9"/>
    <w:rsid w:val="00125529"/>
    <w:rsid w:val="00125A44"/>
    <w:rsid w:val="00125F8C"/>
    <w:rsid w:val="0012607B"/>
    <w:rsid w:val="0012609C"/>
    <w:rsid w:val="00126373"/>
    <w:rsid w:val="00126855"/>
    <w:rsid w:val="00126E51"/>
    <w:rsid w:val="001271E4"/>
    <w:rsid w:val="0012774F"/>
    <w:rsid w:val="00127D9C"/>
    <w:rsid w:val="00130401"/>
    <w:rsid w:val="00130B42"/>
    <w:rsid w:val="00130C70"/>
    <w:rsid w:val="00130CAF"/>
    <w:rsid w:val="0013124B"/>
    <w:rsid w:val="00131793"/>
    <w:rsid w:val="001319BE"/>
    <w:rsid w:val="00131EBC"/>
    <w:rsid w:val="0013208B"/>
    <w:rsid w:val="001322F7"/>
    <w:rsid w:val="001323EF"/>
    <w:rsid w:val="001324C0"/>
    <w:rsid w:val="001328A0"/>
    <w:rsid w:val="00132BBA"/>
    <w:rsid w:val="00132D27"/>
    <w:rsid w:val="00132E15"/>
    <w:rsid w:val="00133626"/>
    <w:rsid w:val="0013384E"/>
    <w:rsid w:val="00133F14"/>
    <w:rsid w:val="00134320"/>
    <w:rsid w:val="00134416"/>
    <w:rsid w:val="00134447"/>
    <w:rsid w:val="0013468A"/>
    <w:rsid w:val="00134828"/>
    <w:rsid w:val="00134A8B"/>
    <w:rsid w:val="00135105"/>
    <w:rsid w:val="0013568B"/>
    <w:rsid w:val="001356CF"/>
    <w:rsid w:val="00135EEE"/>
    <w:rsid w:val="00136512"/>
    <w:rsid w:val="001365DB"/>
    <w:rsid w:val="00137056"/>
    <w:rsid w:val="0013706B"/>
    <w:rsid w:val="00137214"/>
    <w:rsid w:val="00137680"/>
    <w:rsid w:val="0013792B"/>
    <w:rsid w:val="00137F9C"/>
    <w:rsid w:val="00140F93"/>
    <w:rsid w:val="00141178"/>
    <w:rsid w:val="00141350"/>
    <w:rsid w:val="0014166E"/>
    <w:rsid w:val="00141A6E"/>
    <w:rsid w:val="00141AF4"/>
    <w:rsid w:val="0014238F"/>
    <w:rsid w:val="00142476"/>
    <w:rsid w:val="00142997"/>
    <w:rsid w:val="00142D81"/>
    <w:rsid w:val="00143334"/>
    <w:rsid w:val="0014357F"/>
    <w:rsid w:val="001435CB"/>
    <w:rsid w:val="00143665"/>
    <w:rsid w:val="0014369D"/>
    <w:rsid w:val="00143756"/>
    <w:rsid w:val="00143915"/>
    <w:rsid w:val="00143B9E"/>
    <w:rsid w:val="00143C61"/>
    <w:rsid w:val="001441E0"/>
    <w:rsid w:val="00144347"/>
    <w:rsid w:val="001443AA"/>
    <w:rsid w:val="001448A2"/>
    <w:rsid w:val="00144F5E"/>
    <w:rsid w:val="001450F0"/>
    <w:rsid w:val="001452BD"/>
    <w:rsid w:val="0014565A"/>
    <w:rsid w:val="001458E3"/>
    <w:rsid w:val="001459D3"/>
    <w:rsid w:val="00145BBC"/>
    <w:rsid w:val="00145DE9"/>
    <w:rsid w:val="00146783"/>
    <w:rsid w:val="001473F1"/>
    <w:rsid w:val="001474E3"/>
    <w:rsid w:val="00147732"/>
    <w:rsid w:val="00147907"/>
    <w:rsid w:val="0015016C"/>
    <w:rsid w:val="001507DE"/>
    <w:rsid w:val="00150950"/>
    <w:rsid w:val="001510CC"/>
    <w:rsid w:val="001518C4"/>
    <w:rsid w:val="00151E0C"/>
    <w:rsid w:val="00151F2A"/>
    <w:rsid w:val="00152124"/>
    <w:rsid w:val="00152630"/>
    <w:rsid w:val="00152788"/>
    <w:rsid w:val="00152D9F"/>
    <w:rsid w:val="001537E9"/>
    <w:rsid w:val="00153B54"/>
    <w:rsid w:val="00153BED"/>
    <w:rsid w:val="00154360"/>
    <w:rsid w:val="001544C7"/>
    <w:rsid w:val="00154723"/>
    <w:rsid w:val="001551D8"/>
    <w:rsid w:val="001554CB"/>
    <w:rsid w:val="001556E1"/>
    <w:rsid w:val="001559F5"/>
    <w:rsid w:val="00155C97"/>
    <w:rsid w:val="00156389"/>
    <w:rsid w:val="00156AC5"/>
    <w:rsid w:val="00156D3F"/>
    <w:rsid w:val="00157125"/>
    <w:rsid w:val="001572B4"/>
    <w:rsid w:val="001572C4"/>
    <w:rsid w:val="0015734E"/>
    <w:rsid w:val="00157407"/>
    <w:rsid w:val="00157B08"/>
    <w:rsid w:val="00157E07"/>
    <w:rsid w:val="001601FE"/>
    <w:rsid w:val="001603C1"/>
    <w:rsid w:val="0016079A"/>
    <w:rsid w:val="001609CE"/>
    <w:rsid w:val="00160A07"/>
    <w:rsid w:val="00160E9E"/>
    <w:rsid w:val="00161060"/>
    <w:rsid w:val="001612B8"/>
    <w:rsid w:val="00161531"/>
    <w:rsid w:val="001615FD"/>
    <w:rsid w:val="0016175F"/>
    <w:rsid w:val="0016177F"/>
    <w:rsid w:val="00161984"/>
    <w:rsid w:val="00161A9D"/>
    <w:rsid w:val="00161F1F"/>
    <w:rsid w:val="0016223D"/>
    <w:rsid w:val="001622C9"/>
    <w:rsid w:val="00162786"/>
    <w:rsid w:val="001627B2"/>
    <w:rsid w:val="0016293C"/>
    <w:rsid w:val="00162AF7"/>
    <w:rsid w:val="0016316A"/>
    <w:rsid w:val="00163644"/>
    <w:rsid w:val="001638F0"/>
    <w:rsid w:val="00163971"/>
    <w:rsid w:val="00163D73"/>
    <w:rsid w:val="0016402D"/>
    <w:rsid w:val="001640B1"/>
    <w:rsid w:val="00164471"/>
    <w:rsid w:val="001647E5"/>
    <w:rsid w:val="001647EA"/>
    <w:rsid w:val="0016485E"/>
    <w:rsid w:val="00164CCE"/>
    <w:rsid w:val="00164D5A"/>
    <w:rsid w:val="00164DF2"/>
    <w:rsid w:val="00164F77"/>
    <w:rsid w:val="00165031"/>
    <w:rsid w:val="0016551E"/>
    <w:rsid w:val="00165782"/>
    <w:rsid w:val="00165DA3"/>
    <w:rsid w:val="001663C7"/>
    <w:rsid w:val="001666FB"/>
    <w:rsid w:val="001668E0"/>
    <w:rsid w:val="00166906"/>
    <w:rsid w:val="00166CBB"/>
    <w:rsid w:val="00166CC5"/>
    <w:rsid w:val="00166EB5"/>
    <w:rsid w:val="00167525"/>
    <w:rsid w:val="001676AA"/>
    <w:rsid w:val="001677FE"/>
    <w:rsid w:val="00167887"/>
    <w:rsid w:val="00167C0B"/>
    <w:rsid w:val="00167D66"/>
    <w:rsid w:val="00167FDF"/>
    <w:rsid w:val="00170482"/>
    <w:rsid w:val="00170518"/>
    <w:rsid w:val="001710E9"/>
    <w:rsid w:val="00171255"/>
    <w:rsid w:val="00171729"/>
    <w:rsid w:val="00171D39"/>
    <w:rsid w:val="00171F45"/>
    <w:rsid w:val="001720AA"/>
    <w:rsid w:val="0017230F"/>
    <w:rsid w:val="0017233E"/>
    <w:rsid w:val="00172454"/>
    <w:rsid w:val="0017260B"/>
    <w:rsid w:val="00172E9B"/>
    <w:rsid w:val="00172F0B"/>
    <w:rsid w:val="001736B3"/>
    <w:rsid w:val="001736CE"/>
    <w:rsid w:val="00173840"/>
    <w:rsid w:val="00173B58"/>
    <w:rsid w:val="00173F4A"/>
    <w:rsid w:val="001747B4"/>
    <w:rsid w:val="00174813"/>
    <w:rsid w:val="0017527C"/>
    <w:rsid w:val="001755FD"/>
    <w:rsid w:val="001757B4"/>
    <w:rsid w:val="001758F5"/>
    <w:rsid w:val="00175A83"/>
    <w:rsid w:val="00175EEC"/>
    <w:rsid w:val="0017613C"/>
    <w:rsid w:val="00176640"/>
    <w:rsid w:val="00176949"/>
    <w:rsid w:val="00176A0D"/>
    <w:rsid w:val="00176DD7"/>
    <w:rsid w:val="00176F9D"/>
    <w:rsid w:val="00177426"/>
    <w:rsid w:val="0017752F"/>
    <w:rsid w:val="00177A3E"/>
    <w:rsid w:val="001807ED"/>
    <w:rsid w:val="001818C2"/>
    <w:rsid w:val="001818FB"/>
    <w:rsid w:val="00181D9A"/>
    <w:rsid w:val="00182075"/>
    <w:rsid w:val="0018214C"/>
    <w:rsid w:val="001827D1"/>
    <w:rsid w:val="00182816"/>
    <w:rsid w:val="00182E17"/>
    <w:rsid w:val="001831AD"/>
    <w:rsid w:val="00183360"/>
    <w:rsid w:val="00183704"/>
    <w:rsid w:val="00183799"/>
    <w:rsid w:val="0018390C"/>
    <w:rsid w:val="00183C96"/>
    <w:rsid w:val="00183EFE"/>
    <w:rsid w:val="00184213"/>
    <w:rsid w:val="00184483"/>
    <w:rsid w:val="001845B6"/>
    <w:rsid w:val="00184A42"/>
    <w:rsid w:val="00184DB4"/>
    <w:rsid w:val="001850E3"/>
    <w:rsid w:val="00185259"/>
    <w:rsid w:val="001857CE"/>
    <w:rsid w:val="00185F7D"/>
    <w:rsid w:val="0018601A"/>
    <w:rsid w:val="00186398"/>
    <w:rsid w:val="0018665C"/>
    <w:rsid w:val="001867CD"/>
    <w:rsid w:val="00186D22"/>
    <w:rsid w:val="0018749D"/>
    <w:rsid w:val="001900AD"/>
    <w:rsid w:val="001900ED"/>
    <w:rsid w:val="001901BD"/>
    <w:rsid w:val="001908A1"/>
    <w:rsid w:val="00190D53"/>
    <w:rsid w:val="00190FF3"/>
    <w:rsid w:val="00191378"/>
    <w:rsid w:val="00191421"/>
    <w:rsid w:val="00191447"/>
    <w:rsid w:val="00191B57"/>
    <w:rsid w:val="001926CA"/>
    <w:rsid w:val="001927F8"/>
    <w:rsid w:val="001928AA"/>
    <w:rsid w:val="00192C45"/>
    <w:rsid w:val="00192E15"/>
    <w:rsid w:val="00193213"/>
    <w:rsid w:val="00193669"/>
    <w:rsid w:val="00193BC2"/>
    <w:rsid w:val="00193D3B"/>
    <w:rsid w:val="00193F99"/>
    <w:rsid w:val="00194A3F"/>
    <w:rsid w:val="00194D3F"/>
    <w:rsid w:val="00194E78"/>
    <w:rsid w:val="001950A5"/>
    <w:rsid w:val="00195105"/>
    <w:rsid w:val="0019513C"/>
    <w:rsid w:val="00195946"/>
    <w:rsid w:val="00195A17"/>
    <w:rsid w:val="0019615A"/>
    <w:rsid w:val="001961B4"/>
    <w:rsid w:val="0019637C"/>
    <w:rsid w:val="00196521"/>
    <w:rsid w:val="001968BD"/>
    <w:rsid w:val="00196B66"/>
    <w:rsid w:val="00196D3A"/>
    <w:rsid w:val="001974AE"/>
    <w:rsid w:val="00197734"/>
    <w:rsid w:val="00197CE7"/>
    <w:rsid w:val="00197D52"/>
    <w:rsid w:val="001A0C4E"/>
    <w:rsid w:val="001A0FEF"/>
    <w:rsid w:val="001A0FFF"/>
    <w:rsid w:val="001A179E"/>
    <w:rsid w:val="001A1A1A"/>
    <w:rsid w:val="001A1AB8"/>
    <w:rsid w:val="001A2001"/>
    <w:rsid w:val="001A21E6"/>
    <w:rsid w:val="001A26E6"/>
    <w:rsid w:val="001A2981"/>
    <w:rsid w:val="001A2AE6"/>
    <w:rsid w:val="001A2B36"/>
    <w:rsid w:val="001A33E0"/>
    <w:rsid w:val="001A3693"/>
    <w:rsid w:val="001A3E6F"/>
    <w:rsid w:val="001A40C5"/>
    <w:rsid w:val="001A40ED"/>
    <w:rsid w:val="001A497A"/>
    <w:rsid w:val="001A4A75"/>
    <w:rsid w:val="001A4ECC"/>
    <w:rsid w:val="001A53B9"/>
    <w:rsid w:val="001A5671"/>
    <w:rsid w:val="001A574D"/>
    <w:rsid w:val="001A62AA"/>
    <w:rsid w:val="001A641B"/>
    <w:rsid w:val="001A6427"/>
    <w:rsid w:val="001A68C5"/>
    <w:rsid w:val="001A6AEB"/>
    <w:rsid w:val="001A70C9"/>
    <w:rsid w:val="001A7139"/>
    <w:rsid w:val="001A765B"/>
    <w:rsid w:val="001A76FA"/>
    <w:rsid w:val="001A774A"/>
    <w:rsid w:val="001A78EE"/>
    <w:rsid w:val="001A79CE"/>
    <w:rsid w:val="001A7C16"/>
    <w:rsid w:val="001A7CE0"/>
    <w:rsid w:val="001B055E"/>
    <w:rsid w:val="001B0FAE"/>
    <w:rsid w:val="001B10CC"/>
    <w:rsid w:val="001B122A"/>
    <w:rsid w:val="001B13AF"/>
    <w:rsid w:val="001B1947"/>
    <w:rsid w:val="001B1F26"/>
    <w:rsid w:val="001B2679"/>
    <w:rsid w:val="001B2851"/>
    <w:rsid w:val="001B2FDF"/>
    <w:rsid w:val="001B31DC"/>
    <w:rsid w:val="001B3A37"/>
    <w:rsid w:val="001B3DC5"/>
    <w:rsid w:val="001B3E7E"/>
    <w:rsid w:val="001B3ED1"/>
    <w:rsid w:val="001B495C"/>
    <w:rsid w:val="001B4F2D"/>
    <w:rsid w:val="001B52B6"/>
    <w:rsid w:val="001B5974"/>
    <w:rsid w:val="001B5C0E"/>
    <w:rsid w:val="001B6004"/>
    <w:rsid w:val="001B62C8"/>
    <w:rsid w:val="001B673B"/>
    <w:rsid w:val="001B6CB7"/>
    <w:rsid w:val="001B6CBA"/>
    <w:rsid w:val="001B6CE8"/>
    <w:rsid w:val="001B703A"/>
    <w:rsid w:val="001B7278"/>
    <w:rsid w:val="001B72A6"/>
    <w:rsid w:val="001B7583"/>
    <w:rsid w:val="001B768D"/>
    <w:rsid w:val="001B7C80"/>
    <w:rsid w:val="001C0430"/>
    <w:rsid w:val="001C058B"/>
    <w:rsid w:val="001C05F6"/>
    <w:rsid w:val="001C093A"/>
    <w:rsid w:val="001C12A3"/>
    <w:rsid w:val="001C12B3"/>
    <w:rsid w:val="001C1518"/>
    <w:rsid w:val="001C1DBE"/>
    <w:rsid w:val="001C1E15"/>
    <w:rsid w:val="001C2002"/>
    <w:rsid w:val="001C2560"/>
    <w:rsid w:val="001C28B0"/>
    <w:rsid w:val="001C28CC"/>
    <w:rsid w:val="001C2C7E"/>
    <w:rsid w:val="001C3018"/>
    <w:rsid w:val="001C31BB"/>
    <w:rsid w:val="001C340D"/>
    <w:rsid w:val="001C3BD6"/>
    <w:rsid w:val="001C3D42"/>
    <w:rsid w:val="001C3E20"/>
    <w:rsid w:val="001C3EC8"/>
    <w:rsid w:val="001C40CE"/>
    <w:rsid w:val="001C45EF"/>
    <w:rsid w:val="001C5025"/>
    <w:rsid w:val="001C5092"/>
    <w:rsid w:val="001C5500"/>
    <w:rsid w:val="001C5507"/>
    <w:rsid w:val="001C5594"/>
    <w:rsid w:val="001C5709"/>
    <w:rsid w:val="001C594E"/>
    <w:rsid w:val="001C5B3F"/>
    <w:rsid w:val="001C60E7"/>
    <w:rsid w:val="001C625F"/>
    <w:rsid w:val="001C62E0"/>
    <w:rsid w:val="001C64C5"/>
    <w:rsid w:val="001C6921"/>
    <w:rsid w:val="001C6BA5"/>
    <w:rsid w:val="001C73DA"/>
    <w:rsid w:val="001C744C"/>
    <w:rsid w:val="001C75D7"/>
    <w:rsid w:val="001C76E7"/>
    <w:rsid w:val="001C7A2F"/>
    <w:rsid w:val="001C7D06"/>
    <w:rsid w:val="001D081E"/>
    <w:rsid w:val="001D0E67"/>
    <w:rsid w:val="001D160B"/>
    <w:rsid w:val="001D1845"/>
    <w:rsid w:val="001D1CE8"/>
    <w:rsid w:val="001D1DFF"/>
    <w:rsid w:val="001D21A1"/>
    <w:rsid w:val="001D2784"/>
    <w:rsid w:val="001D36A9"/>
    <w:rsid w:val="001D380C"/>
    <w:rsid w:val="001D421D"/>
    <w:rsid w:val="001D4F48"/>
    <w:rsid w:val="001D500F"/>
    <w:rsid w:val="001D5243"/>
    <w:rsid w:val="001D57C7"/>
    <w:rsid w:val="001D597C"/>
    <w:rsid w:val="001D5A6B"/>
    <w:rsid w:val="001D5D27"/>
    <w:rsid w:val="001D644D"/>
    <w:rsid w:val="001D677A"/>
    <w:rsid w:val="001D6AA5"/>
    <w:rsid w:val="001D6B59"/>
    <w:rsid w:val="001D7A25"/>
    <w:rsid w:val="001D7C9D"/>
    <w:rsid w:val="001E06D6"/>
    <w:rsid w:val="001E0CA9"/>
    <w:rsid w:val="001E10F5"/>
    <w:rsid w:val="001E121F"/>
    <w:rsid w:val="001E127C"/>
    <w:rsid w:val="001E1324"/>
    <w:rsid w:val="001E147B"/>
    <w:rsid w:val="001E1564"/>
    <w:rsid w:val="001E1A38"/>
    <w:rsid w:val="001E1ACC"/>
    <w:rsid w:val="001E1B23"/>
    <w:rsid w:val="001E1B63"/>
    <w:rsid w:val="001E1C2C"/>
    <w:rsid w:val="001E24B4"/>
    <w:rsid w:val="001E258A"/>
    <w:rsid w:val="001E27B0"/>
    <w:rsid w:val="001E2B62"/>
    <w:rsid w:val="001E2BC5"/>
    <w:rsid w:val="001E3350"/>
    <w:rsid w:val="001E3B8B"/>
    <w:rsid w:val="001E3F66"/>
    <w:rsid w:val="001E428B"/>
    <w:rsid w:val="001E4586"/>
    <w:rsid w:val="001E45BB"/>
    <w:rsid w:val="001E4CA3"/>
    <w:rsid w:val="001E60F4"/>
    <w:rsid w:val="001E6109"/>
    <w:rsid w:val="001E632E"/>
    <w:rsid w:val="001E675D"/>
    <w:rsid w:val="001E6C8E"/>
    <w:rsid w:val="001E6F6D"/>
    <w:rsid w:val="001E6FCE"/>
    <w:rsid w:val="001E7107"/>
    <w:rsid w:val="001E7610"/>
    <w:rsid w:val="001E7BA3"/>
    <w:rsid w:val="001E7DB4"/>
    <w:rsid w:val="001E7F8A"/>
    <w:rsid w:val="001F0065"/>
    <w:rsid w:val="001F036E"/>
    <w:rsid w:val="001F0577"/>
    <w:rsid w:val="001F06B4"/>
    <w:rsid w:val="001F0782"/>
    <w:rsid w:val="001F095D"/>
    <w:rsid w:val="001F0A42"/>
    <w:rsid w:val="001F10D0"/>
    <w:rsid w:val="001F1171"/>
    <w:rsid w:val="001F1E94"/>
    <w:rsid w:val="001F24A2"/>
    <w:rsid w:val="001F2C01"/>
    <w:rsid w:val="001F3081"/>
    <w:rsid w:val="001F3114"/>
    <w:rsid w:val="001F339F"/>
    <w:rsid w:val="001F3749"/>
    <w:rsid w:val="001F3F7A"/>
    <w:rsid w:val="001F40F3"/>
    <w:rsid w:val="001F43EA"/>
    <w:rsid w:val="001F4561"/>
    <w:rsid w:val="001F4732"/>
    <w:rsid w:val="001F4746"/>
    <w:rsid w:val="001F4C5C"/>
    <w:rsid w:val="001F4C5F"/>
    <w:rsid w:val="001F56FE"/>
    <w:rsid w:val="001F57C7"/>
    <w:rsid w:val="001F582C"/>
    <w:rsid w:val="001F5BC7"/>
    <w:rsid w:val="001F5F00"/>
    <w:rsid w:val="001F5F83"/>
    <w:rsid w:val="001F62F8"/>
    <w:rsid w:val="001F6614"/>
    <w:rsid w:val="001F6618"/>
    <w:rsid w:val="001F71EF"/>
    <w:rsid w:val="001F741A"/>
    <w:rsid w:val="001F7441"/>
    <w:rsid w:val="001F760E"/>
    <w:rsid w:val="001F7A2C"/>
    <w:rsid w:val="00200044"/>
    <w:rsid w:val="00200620"/>
    <w:rsid w:val="00200CD6"/>
    <w:rsid w:val="00200E03"/>
    <w:rsid w:val="00201367"/>
    <w:rsid w:val="00201527"/>
    <w:rsid w:val="0020168E"/>
    <w:rsid w:val="00201707"/>
    <w:rsid w:val="002017FC"/>
    <w:rsid w:val="00201EEF"/>
    <w:rsid w:val="00203320"/>
    <w:rsid w:val="002033F4"/>
    <w:rsid w:val="00203442"/>
    <w:rsid w:val="0020371B"/>
    <w:rsid w:val="002038E7"/>
    <w:rsid w:val="0020393B"/>
    <w:rsid w:val="00203971"/>
    <w:rsid w:val="00203C5C"/>
    <w:rsid w:val="00203C77"/>
    <w:rsid w:val="00204A15"/>
    <w:rsid w:val="00204A2E"/>
    <w:rsid w:val="00204B7C"/>
    <w:rsid w:val="00204BAE"/>
    <w:rsid w:val="00204E19"/>
    <w:rsid w:val="00205126"/>
    <w:rsid w:val="0020541F"/>
    <w:rsid w:val="002057B6"/>
    <w:rsid w:val="00205C5B"/>
    <w:rsid w:val="00205D14"/>
    <w:rsid w:val="00205D85"/>
    <w:rsid w:val="0020647D"/>
    <w:rsid w:val="00206B73"/>
    <w:rsid w:val="00207816"/>
    <w:rsid w:val="00207935"/>
    <w:rsid w:val="002079CA"/>
    <w:rsid w:val="00207D6E"/>
    <w:rsid w:val="00210B6E"/>
    <w:rsid w:val="00210FFB"/>
    <w:rsid w:val="0021106E"/>
    <w:rsid w:val="0021182A"/>
    <w:rsid w:val="00211AFC"/>
    <w:rsid w:val="002120C1"/>
    <w:rsid w:val="002121B7"/>
    <w:rsid w:val="002123FD"/>
    <w:rsid w:val="0021271D"/>
    <w:rsid w:val="00212C21"/>
    <w:rsid w:val="0021305C"/>
    <w:rsid w:val="00213066"/>
    <w:rsid w:val="002133F6"/>
    <w:rsid w:val="00213657"/>
    <w:rsid w:val="00213A31"/>
    <w:rsid w:val="00213A81"/>
    <w:rsid w:val="00213AF1"/>
    <w:rsid w:val="00213B54"/>
    <w:rsid w:val="00213D2D"/>
    <w:rsid w:val="00213DCB"/>
    <w:rsid w:val="002144A7"/>
    <w:rsid w:val="00214501"/>
    <w:rsid w:val="00214598"/>
    <w:rsid w:val="002148EB"/>
    <w:rsid w:val="002149E6"/>
    <w:rsid w:val="00214A0B"/>
    <w:rsid w:val="00215113"/>
    <w:rsid w:val="0021517A"/>
    <w:rsid w:val="00215208"/>
    <w:rsid w:val="002154E3"/>
    <w:rsid w:val="0021571F"/>
    <w:rsid w:val="002158E8"/>
    <w:rsid w:val="00215A74"/>
    <w:rsid w:val="00215F1C"/>
    <w:rsid w:val="0021629C"/>
    <w:rsid w:val="002169FF"/>
    <w:rsid w:val="00217094"/>
    <w:rsid w:val="0021720E"/>
    <w:rsid w:val="002176B4"/>
    <w:rsid w:val="00217D1C"/>
    <w:rsid w:val="00217E9C"/>
    <w:rsid w:val="00220A18"/>
    <w:rsid w:val="00220C3E"/>
    <w:rsid w:val="00220DB1"/>
    <w:rsid w:val="00220F48"/>
    <w:rsid w:val="00221052"/>
    <w:rsid w:val="002218B4"/>
    <w:rsid w:val="00221F6E"/>
    <w:rsid w:val="00221FC2"/>
    <w:rsid w:val="00222052"/>
    <w:rsid w:val="002221D8"/>
    <w:rsid w:val="0022226F"/>
    <w:rsid w:val="00222511"/>
    <w:rsid w:val="0022274F"/>
    <w:rsid w:val="00222C6E"/>
    <w:rsid w:val="00222D1B"/>
    <w:rsid w:val="0022310D"/>
    <w:rsid w:val="002232C1"/>
    <w:rsid w:val="002233B1"/>
    <w:rsid w:val="00223465"/>
    <w:rsid w:val="002238A6"/>
    <w:rsid w:val="00223E45"/>
    <w:rsid w:val="0022402B"/>
    <w:rsid w:val="002246F4"/>
    <w:rsid w:val="002247BB"/>
    <w:rsid w:val="00224816"/>
    <w:rsid w:val="00224B8B"/>
    <w:rsid w:val="00224D63"/>
    <w:rsid w:val="00224EAA"/>
    <w:rsid w:val="00224F3E"/>
    <w:rsid w:val="002250FD"/>
    <w:rsid w:val="00225393"/>
    <w:rsid w:val="0022554B"/>
    <w:rsid w:val="002255B1"/>
    <w:rsid w:val="00225E78"/>
    <w:rsid w:val="00226155"/>
    <w:rsid w:val="00226A70"/>
    <w:rsid w:val="00226E3A"/>
    <w:rsid w:val="0022710F"/>
    <w:rsid w:val="002271C6"/>
    <w:rsid w:val="0022734F"/>
    <w:rsid w:val="0022744F"/>
    <w:rsid w:val="0022765C"/>
    <w:rsid w:val="00227734"/>
    <w:rsid w:val="00227ACC"/>
    <w:rsid w:val="00230480"/>
    <w:rsid w:val="0023066C"/>
    <w:rsid w:val="002307A2"/>
    <w:rsid w:val="00231808"/>
    <w:rsid w:val="002319BC"/>
    <w:rsid w:val="00231AF1"/>
    <w:rsid w:val="00232424"/>
    <w:rsid w:val="00232499"/>
    <w:rsid w:val="00232A43"/>
    <w:rsid w:val="00232C77"/>
    <w:rsid w:val="00232D7E"/>
    <w:rsid w:val="0023318E"/>
    <w:rsid w:val="00233557"/>
    <w:rsid w:val="002335F1"/>
    <w:rsid w:val="00233879"/>
    <w:rsid w:val="002339DA"/>
    <w:rsid w:val="002341D9"/>
    <w:rsid w:val="002343F0"/>
    <w:rsid w:val="00234804"/>
    <w:rsid w:val="002348D1"/>
    <w:rsid w:val="00234A12"/>
    <w:rsid w:val="00235139"/>
    <w:rsid w:val="00235519"/>
    <w:rsid w:val="0023553B"/>
    <w:rsid w:val="002359FA"/>
    <w:rsid w:val="00235F97"/>
    <w:rsid w:val="00236639"/>
    <w:rsid w:val="00236AE2"/>
    <w:rsid w:val="00236B86"/>
    <w:rsid w:val="00236C26"/>
    <w:rsid w:val="00236CFB"/>
    <w:rsid w:val="002371D5"/>
    <w:rsid w:val="00237262"/>
    <w:rsid w:val="00237437"/>
    <w:rsid w:val="0023778D"/>
    <w:rsid w:val="00237810"/>
    <w:rsid w:val="00237850"/>
    <w:rsid w:val="00237F19"/>
    <w:rsid w:val="00237FE6"/>
    <w:rsid w:val="00240880"/>
    <w:rsid w:val="00240E5E"/>
    <w:rsid w:val="0024106B"/>
    <w:rsid w:val="002410A1"/>
    <w:rsid w:val="0024150E"/>
    <w:rsid w:val="00241560"/>
    <w:rsid w:val="00241D69"/>
    <w:rsid w:val="00242380"/>
    <w:rsid w:val="00242F8E"/>
    <w:rsid w:val="0024300E"/>
    <w:rsid w:val="0024310E"/>
    <w:rsid w:val="002431E0"/>
    <w:rsid w:val="002436E8"/>
    <w:rsid w:val="00243B91"/>
    <w:rsid w:val="00243E2A"/>
    <w:rsid w:val="0024439D"/>
    <w:rsid w:val="002445EA"/>
    <w:rsid w:val="00244821"/>
    <w:rsid w:val="002449D7"/>
    <w:rsid w:val="00244A5D"/>
    <w:rsid w:val="0024548B"/>
    <w:rsid w:val="00245989"/>
    <w:rsid w:val="00245C93"/>
    <w:rsid w:val="00245DCF"/>
    <w:rsid w:val="00246C12"/>
    <w:rsid w:val="00246CDE"/>
    <w:rsid w:val="00246DE8"/>
    <w:rsid w:val="00246E7C"/>
    <w:rsid w:val="002479CC"/>
    <w:rsid w:val="00247D1B"/>
    <w:rsid w:val="00247E20"/>
    <w:rsid w:val="00247E9A"/>
    <w:rsid w:val="00247F39"/>
    <w:rsid w:val="0025002D"/>
    <w:rsid w:val="002503E6"/>
    <w:rsid w:val="0025071F"/>
    <w:rsid w:val="00250840"/>
    <w:rsid w:val="00250E09"/>
    <w:rsid w:val="00251046"/>
    <w:rsid w:val="002520A7"/>
    <w:rsid w:val="002522FB"/>
    <w:rsid w:val="0025233F"/>
    <w:rsid w:val="002523B8"/>
    <w:rsid w:val="002524CD"/>
    <w:rsid w:val="0025287F"/>
    <w:rsid w:val="0025306C"/>
    <w:rsid w:val="002530D7"/>
    <w:rsid w:val="002531F6"/>
    <w:rsid w:val="0025344C"/>
    <w:rsid w:val="00253CC1"/>
    <w:rsid w:val="002545FE"/>
    <w:rsid w:val="002548C6"/>
    <w:rsid w:val="00254B51"/>
    <w:rsid w:val="00255789"/>
    <w:rsid w:val="00255959"/>
    <w:rsid w:val="00255D45"/>
    <w:rsid w:val="00256B50"/>
    <w:rsid w:val="00256E17"/>
    <w:rsid w:val="00256F04"/>
    <w:rsid w:val="002577E7"/>
    <w:rsid w:val="00257A12"/>
    <w:rsid w:val="00257E26"/>
    <w:rsid w:val="00257EFA"/>
    <w:rsid w:val="0026048F"/>
    <w:rsid w:val="00260720"/>
    <w:rsid w:val="00260835"/>
    <w:rsid w:val="00260B2E"/>
    <w:rsid w:val="00260CA6"/>
    <w:rsid w:val="002616F2"/>
    <w:rsid w:val="00261C46"/>
    <w:rsid w:val="00261D2A"/>
    <w:rsid w:val="00261F20"/>
    <w:rsid w:val="00262885"/>
    <w:rsid w:val="00262A6C"/>
    <w:rsid w:val="0026315B"/>
    <w:rsid w:val="002632B5"/>
    <w:rsid w:val="0026336C"/>
    <w:rsid w:val="00263C04"/>
    <w:rsid w:val="00263C0C"/>
    <w:rsid w:val="002640A6"/>
    <w:rsid w:val="00264301"/>
    <w:rsid w:val="0026440E"/>
    <w:rsid w:val="00264844"/>
    <w:rsid w:val="00264A64"/>
    <w:rsid w:val="00264B97"/>
    <w:rsid w:val="00265A6B"/>
    <w:rsid w:val="00265AF7"/>
    <w:rsid w:val="00265D88"/>
    <w:rsid w:val="002661D6"/>
    <w:rsid w:val="002667E1"/>
    <w:rsid w:val="00266BCD"/>
    <w:rsid w:val="00266C82"/>
    <w:rsid w:val="00266D7F"/>
    <w:rsid w:val="00266E2F"/>
    <w:rsid w:val="002673DE"/>
    <w:rsid w:val="002673F2"/>
    <w:rsid w:val="002676C9"/>
    <w:rsid w:val="00267863"/>
    <w:rsid w:val="00267AA6"/>
    <w:rsid w:val="00267C0F"/>
    <w:rsid w:val="00267C34"/>
    <w:rsid w:val="00267D47"/>
    <w:rsid w:val="00270340"/>
    <w:rsid w:val="002706F7"/>
    <w:rsid w:val="00270B22"/>
    <w:rsid w:val="00270C80"/>
    <w:rsid w:val="002710E0"/>
    <w:rsid w:val="0027162E"/>
    <w:rsid w:val="00271A87"/>
    <w:rsid w:val="00271B3A"/>
    <w:rsid w:val="00271C4C"/>
    <w:rsid w:val="00271FEE"/>
    <w:rsid w:val="002721F9"/>
    <w:rsid w:val="00272C07"/>
    <w:rsid w:val="00273052"/>
    <w:rsid w:val="0027316A"/>
    <w:rsid w:val="00273202"/>
    <w:rsid w:val="00273A69"/>
    <w:rsid w:val="002743E3"/>
    <w:rsid w:val="0027445B"/>
    <w:rsid w:val="00274A61"/>
    <w:rsid w:val="00274CFB"/>
    <w:rsid w:val="00274E2A"/>
    <w:rsid w:val="002751A8"/>
    <w:rsid w:val="002752A8"/>
    <w:rsid w:val="00276A9C"/>
    <w:rsid w:val="00276FAF"/>
    <w:rsid w:val="00277069"/>
    <w:rsid w:val="002773B8"/>
    <w:rsid w:val="00277D6F"/>
    <w:rsid w:val="00277EBD"/>
    <w:rsid w:val="00277F66"/>
    <w:rsid w:val="002800AE"/>
    <w:rsid w:val="00280410"/>
    <w:rsid w:val="002809DE"/>
    <w:rsid w:val="00280D01"/>
    <w:rsid w:val="00280E8E"/>
    <w:rsid w:val="00281349"/>
    <w:rsid w:val="0028156A"/>
    <w:rsid w:val="00281C5B"/>
    <w:rsid w:val="00281C65"/>
    <w:rsid w:val="002821E3"/>
    <w:rsid w:val="00282897"/>
    <w:rsid w:val="002828EE"/>
    <w:rsid w:val="00282A7E"/>
    <w:rsid w:val="00283350"/>
    <w:rsid w:val="00283353"/>
    <w:rsid w:val="00283554"/>
    <w:rsid w:val="002835E6"/>
    <w:rsid w:val="00283876"/>
    <w:rsid w:val="00283F02"/>
    <w:rsid w:val="002844BC"/>
    <w:rsid w:val="00284834"/>
    <w:rsid w:val="002848FE"/>
    <w:rsid w:val="00284D15"/>
    <w:rsid w:val="00284FFD"/>
    <w:rsid w:val="00285626"/>
    <w:rsid w:val="002857F4"/>
    <w:rsid w:val="002859F3"/>
    <w:rsid w:val="00285DD8"/>
    <w:rsid w:val="00285E82"/>
    <w:rsid w:val="00286100"/>
    <w:rsid w:val="00286476"/>
    <w:rsid w:val="002869F7"/>
    <w:rsid w:val="00286A71"/>
    <w:rsid w:val="00287471"/>
    <w:rsid w:val="00287BC4"/>
    <w:rsid w:val="00287E8F"/>
    <w:rsid w:val="002901BC"/>
    <w:rsid w:val="00290770"/>
    <w:rsid w:val="002907C6"/>
    <w:rsid w:val="00290992"/>
    <w:rsid w:val="00290D2C"/>
    <w:rsid w:val="00290EB9"/>
    <w:rsid w:val="002910C7"/>
    <w:rsid w:val="0029136E"/>
    <w:rsid w:val="0029172C"/>
    <w:rsid w:val="00291AAD"/>
    <w:rsid w:val="00291E19"/>
    <w:rsid w:val="00291E2B"/>
    <w:rsid w:val="00292433"/>
    <w:rsid w:val="00292460"/>
    <w:rsid w:val="0029247F"/>
    <w:rsid w:val="00293308"/>
    <w:rsid w:val="00293668"/>
    <w:rsid w:val="00293672"/>
    <w:rsid w:val="00293AED"/>
    <w:rsid w:val="002940E0"/>
    <w:rsid w:val="00294405"/>
    <w:rsid w:val="002947B9"/>
    <w:rsid w:val="00294B6A"/>
    <w:rsid w:val="00295320"/>
    <w:rsid w:val="002953A8"/>
    <w:rsid w:val="00295569"/>
    <w:rsid w:val="0029573B"/>
    <w:rsid w:val="002959A8"/>
    <w:rsid w:val="00295A28"/>
    <w:rsid w:val="00295AEA"/>
    <w:rsid w:val="00295B5F"/>
    <w:rsid w:val="0029608A"/>
    <w:rsid w:val="002966C8"/>
    <w:rsid w:val="00296860"/>
    <w:rsid w:val="00296B5B"/>
    <w:rsid w:val="00296E1F"/>
    <w:rsid w:val="00297082"/>
    <w:rsid w:val="0029724F"/>
    <w:rsid w:val="00297743"/>
    <w:rsid w:val="00297771"/>
    <w:rsid w:val="002977D3"/>
    <w:rsid w:val="00297FDD"/>
    <w:rsid w:val="00297FFA"/>
    <w:rsid w:val="002A1705"/>
    <w:rsid w:val="002A195B"/>
    <w:rsid w:val="002A1EB4"/>
    <w:rsid w:val="002A23D0"/>
    <w:rsid w:val="002A2B20"/>
    <w:rsid w:val="002A2C45"/>
    <w:rsid w:val="002A2ECC"/>
    <w:rsid w:val="002A38C2"/>
    <w:rsid w:val="002A3D69"/>
    <w:rsid w:val="002A41D6"/>
    <w:rsid w:val="002A43DC"/>
    <w:rsid w:val="002A4DFF"/>
    <w:rsid w:val="002A50BD"/>
    <w:rsid w:val="002A53D6"/>
    <w:rsid w:val="002A5815"/>
    <w:rsid w:val="002A5EBE"/>
    <w:rsid w:val="002A66AD"/>
    <w:rsid w:val="002A6D2B"/>
    <w:rsid w:val="002A745B"/>
    <w:rsid w:val="002A7789"/>
    <w:rsid w:val="002A795B"/>
    <w:rsid w:val="002A7B63"/>
    <w:rsid w:val="002B06DA"/>
    <w:rsid w:val="002B0703"/>
    <w:rsid w:val="002B095A"/>
    <w:rsid w:val="002B1595"/>
    <w:rsid w:val="002B18FC"/>
    <w:rsid w:val="002B2883"/>
    <w:rsid w:val="002B299A"/>
    <w:rsid w:val="002B29E7"/>
    <w:rsid w:val="002B2BC4"/>
    <w:rsid w:val="002B2FB3"/>
    <w:rsid w:val="002B31C8"/>
    <w:rsid w:val="002B3830"/>
    <w:rsid w:val="002B3833"/>
    <w:rsid w:val="002B38A8"/>
    <w:rsid w:val="002B3D1E"/>
    <w:rsid w:val="002B46A4"/>
    <w:rsid w:val="002B46CD"/>
    <w:rsid w:val="002B47D5"/>
    <w:rsid w:val="002B4ABB"/>
    <w:rsid w:val="002B4D81"/>
    <w:rsid w:val="002B4E34"/>
    <w:rsid w:val="002B5A42"/>
    <w:rsid w:val="002B6703"/>
    <w:rsid w:val="002B67D5"/>
    <w:rsid w:val="002B6944"/>
    <w:rsid w:val="002B6F35"/>
    <w:rsid w:val="002B6FAC"/>
    <w:rsid w:val="002B71DC"/>
    <w:rsid w:val="002B7262"/>
    <w:rsid w:val="002B76D2"/>
    <w:rsid w:val="002B76D5"/>
    <w:rsid w:val="002B7997"/>
    <w:rsid w:val="002B7B1A"/>
    <w:rsid w:val="002B7E12"/>
    <w:rsid w:val="002C031D"/>
    <w:rsid w:val="002C04A6"/>
    <w:rsid w:val="002C09F6"/>
    <w:rsid w:val="002C12FC"/>
    <w:rsid w:val="002C1592"/>
    <w:rsid w:val="002C256E"/>
    <w:rsid w:val="002C2703"/>
    <w:rsid w:val="002C28B0"/>
    <w:rsid w:val="002C2B79"/>
    <w:rsid w:val="002C2C2E"/>
    <w:rsid w:val="002C2CD1"/>
    <w:rsid w:val="002C32B5"/>
    <w:rsid w:val="002C3660"/>
    <w:rsid w:val="002C3831"/>
    <w:rsid w:val="002C4578"/>
    <w:rsid w:val="002C4583"/>
    <w:rsid w:val="002C48B7"/>
    <w:rsid w:val="002C4A5F"/>
    <w:rsid w:val="002C4FCB"/>
    <w:rsid w:val="002C53A3"/>
    <w:rsid w:val="002C53C2"/>
    <w:rsid w:val="002C562B"/>
    <w:rsid w:val="002C5CE6"/>
    <w:rsid w:val="002C62F3"/>
    <w:rsid w:val="002C6565"/>
    <w:rsid w:val="002C6583"/>
    <w:rsid w:val="002C6585"/>
    <w:rsid w:val="002C6CF0"/>
    <w:rsid w:val="002C6D7E"/>
    <w:rsid w:val="002C724D"/>
    <w:rsid w:val="002C732A"/>
    <w:rsid w:val="002C733E"/>
    <w:rsid w:val="002C7820"/>
    <w:rsid w:val="002D017B"/>
    <w:rsid w:val="002D0247"/>
    <w:rsid w:val="002D070A"/>
    <w:rsid w:val="002D113F"/>
    <w:rsid w:val="002D14D0"/>
    <w:rsid w:val="002D1C38"/>
    <w:rsid w:val="002D1ED3"/>
    <w:rsid w:val="002D201E"/>
    <w:rsid w:val="002D249D"/>
    <w:rsid w:val="002D260E"/>
    <w:rsid w:val="002D28CD"/>
    <w:rsid w:val="002D2A3F"/>
    <w:rsid w:val="002D2C1D"/>
    <w:rsid w:val="002D2C35"/>
    <w:rsid w:val="002D2C94"/>
    <w:rsid w:val="002D2CC0"/>
    <w:rsid w:val="002D2CC5"/>
    <w:rsid w:val="002D2CE4"/>
    <w:rsid w:val="002D2FA5"/>
    <w:rsid w:val="002D2FD2"/>
    <w:rsid w:val="002D310B"/>
    <w:rsid w:val="002D312D"/>
    <w:rsid w:val="002D31A0"/>
    <w:rsid w:val="002D33CC"/>
    <w:rsid w:val="002D385D"/>
    <w:rsid w:val="002D3B4F"/>
    <w:rsid w:val="002D413E"/>
    <w:rsid w:val="002D47AF"/>
    <w:rsid w:val="002D48C4"/>
    <w:rsid w:val="002D4B68"/>
    <w:rsid w:val="002D4D85"/>
    <w:rsid w:val="002D4E08"/>
    <w:rsid w:val="002D4ECC"/>
    <w:rsid w:val="002D53C3"/>
    <w:rsid w:val="002D5726"/>
    <w:rsid w:val="002D5963"/>
    <w:rsid w:val="002D59F0"/>
    <w:rsid w:val="002D5BFF"/>
    <w:rsid w:val="002D6072"/>
    <w:rsid w:val="002D6863"/>
    <w:rsid w:val="002D7031"/>
    <w:rsid w:val="002D7548"/>
    <w:rsid w:val="002D7E55"/>
    <w:rsid w:val="002E0325"/>
    <w:rsid w:val="002E0AE2"/>
    <w:rsid w:val="002E0B6C"/>
    <w:rsid w:val="002E1624"/>
    <w:rsid w:val="002E1C20"/>
    <w:rsid w:val="002E1D22"/>
    <w:rsid w:val="002E1D4F"/>
    <w:rsid w:val="002E2180"/>
    <w:rsid w:val="002E2376"/>
    <w:rsid w:val="002E2439"/>
    <w:rsid w:val="002E29F8"/>
    <w:rsid w:val="002E2A67"/>
    <w:rsid w:val="002E2B0B"/>
    <w:rsid w:val="002E2F00"/>
    <w:rsid w:val="002E3109"/>
    <w:rsid w:val="002E333C"/>
    <w:rsid w:val="002E353C"/>
    <w:rsid w:val="002E35F3"/>
    <w:rsid w:val="002E42B4"/>
    <w:rsid w:val="002E437D"/>
    <w:rsid w:val="002E4934"/>
    <w:rsid w:val="002E4A38"/>
    <w:rsid w:val="002E4C4B"/>
    <w:rsid w:val="002E52C9"/>
    <w:rsid w:val="002E535F"/>
    <w:rsid w:val="002E556B"/>
    <w:rsid w:val="002E557E"/>
    <w:rsid w:val="002E5ED3"/>
    <w:rsid w:val="002E5F41"/>
    <w:rsid w:val="002E61C8"/>
    <w:rsid w:val="002E6929"/>
    <w:rsid w:val="002E69D6"/>
    <w:rsid w:val="002E6BD9"/>
    <w:rsid w:val="002E6CE3"/>
    <w:rsid w:val="002E6F9F"/>
    <w:rsid w:val="002E7129"/>
    <w:rsid w:val="002E738C"/>
    <w:rsid w:val="002E7690"/>
    <w:rsid w:val="002E7F3A"/>
    <w:rsid w:val="002E7FE1"/>
    <w:rsid w:val="002F06C6"/>
    <w:rsid w:val="002F08B8"/>
    <w:rsid w:val="002F0CF2"/>
    <w:rsid w:val="002F0DED"/>
    <w:rsid w:val="002F0E80"/>
    <w:rsid w:val="002F0F8A"/>
    <w:rsid w:val="002F146F"/>
    <w:rsid w:val="002F2044"/>
    <w:rsid w:val="002F2052"/>
    <w:rsid w:val="002F20EC"/>
    <w:rsid w:val="002F23D0"/>
    <w:rsid w:val="002F27FA"/>
    <w:rsid w:val="002F290A"/>
    <w:rsid w:val="002F382B"/>
    <w:rsid w:val="002F4003"/>
    <w:rsid w:val="002F4007"/>
    <w:rsid w:val="002F43FA"/>
    <w:rsid w:val="002F4699"/>
    <w:rsid w:val="002F4BCB"/>
    <w:rsid w:val="002F4FC0"/>
    <w:rsid w:val="002F57DF"/>
    <w:rsid w:val="002F58C4"/>
    <w:rsid w:val="002F5AB5"/>
    <w:rsid w:val="002F5B03"/>
    <w:rsid w:val="002F5C29"/>
    <w:rsid w:val="002F5FAD"/>
    <w:rsid w:val="002F61CE"/>
    <w:rsid w:val="002F63EB"/>
    <w:rsid w:val="002F64E8"/>
    <w:rsid w:val="002F6BEA"/>
    <w:rsid w:val="002F6E6A"/>
    <w:rsid w:val="002F74E5"/>
    <w:rsid w:val="002F74E7"/>
    <w:rsid w:val="002F764F"/>
    <w:rsid w:val="002F7666"/>
    <w:rsid w:val="002F7886"/>
    <w:rsid w:val="002F7937"/>
    <w:rsid w:val="002F7A54"/>
    <w:rsid w:val="002F7C75"/>
    <w:rsid w:val="002F7F9B"/>
    <w:rsid w:val="00300321"/>
    <w:rsid w:val="0030037A"/>
    <w:rsid w:val="0030041E"/>
    <w:rsid w:val="00301128"/>
    <w:rsid w:val="0030138A"/>
    <w:rsid w:val="00301B80"/>
    <w:rsid w:val="00301CDB"/>
    <w:rsid w:val="003022C5"/>
    <w:rsid w:val="00302621"/>
    <w:rsid w:val="00302693"/>
    <w:rsid w:val="00302A45"/>
    <w:rsid w:val="00302A47"/>
    <w:rsid w:val="00302CD5"/>
    <w:rsid w:val="00302D67"/>
    <w:rsid w:val="003030DC"/>
    <w:rsid w:val="00303777"/>
    <w:rsid w:val="003038B8"/>
    <w:rsid w:val="0030432E"/>
    <w:rsid w:val="00304643"/>
    <w:rsid w:val="00304827"/>
    <w:rsid w:val="00304DE2"/>
    <w:rsid w:val="00304E06"/>
    <w:rsid w:val="00304EFF"/>
    <w:rsid w:val="00305407"/>
    <w:rsid w:val="003054F0"/>
    <w:rsid w:val="0030559C"/>
    <w:rsid w:val="003074CB"/>
    <w:rsid w:val="0030790C"/>
    <w:rsid w:val="003079FD"/>
    <w:rsid w:val="00307E8F"/>
    <w:rsid w:val="003106BB"/>
    <w:rsid w:val="00310704"/>
    <w:rsid w:val="003108F6"/>
    <w:rsid w:val="00310B09"/>
    <w:rsid w:val="00310EF4"/>
    <w:rsid w:val="00311211"/>
    <w:rsid w:val="003112D5"/>
    <w:rsid w:val="00311471"/>
    <w:rsid w:val="00311670"/>
    <w:rsid w:val="00311789"/>
    <w:rsid w:val="00312015"/>
    <w:rsid w:val="00312362"/>
    <w:rsid w:val="00312599"/>
    <w:rsid w:val="003126AE"/>
    <w:rsid w:val="00313288"/>
    <w:rsid w:val="00313EBC"/>
    <w:rsid w:val="003140CB"/>
    <w:rsid w:val="00314392"/>
    <w:rsid w:val="0031482F"/>
    <w:rsid w:val="003148C7"/>
    <w:rsid w:val="00314CBA"/>
    <w:rsid w:val="00314FEA"/>
    <w:rsid w:val="00315E12"/>
    <w:rsid w:val="00315EB8"/>
    <w:rsid w:val="00315FA8"/>
    <w:rsid w:val="003168C0"/>
    <w:rsid w:val="00316BCC"/>
    <w:rsid w:val="0031724C"/>
    <w:rsid w:val="00317809"/>
    <w:rsid w:val="00317BE1"/>
    <w:rsid w:val="00317F47"/>
    <w:rsid w:val="00317FD8"/>
    <w:rsid w:val="003207D1"/>
    <w:rsid w:val="00321206"/>
    <w:rsid w:val="003216F2"/>
    <w:rsid w:val="00321763"/>
    <w:rsid w:val="00321835"/>
    <w:rsid w:val="00321A77"/>
    <w:rsid w:val="00321D0B"/>
    <w:rsid w:val="00321E70"/>
    <w:rsid w:val="00321F5C"/>
    <w:rsid w:val="00322132"/>
    <w:rsid w:val="003221F8"/>
    <w:rsid w:val="00322229"/>
    <w:rsid w:val="00322332"/>
    <w:rsid w:val="0032260D"/>
    <w:rsid w:val="00322742"/>
    <w:rsid w:val="003227DA"/>
    <w:rsid w:val="00322CD3"/>
    <w:rsid w:val="00322F1C"/>
    <w:rsid w:val="003238E2"/>
    <w:rsid w:val="00323EA0"/>
    <w:rsid w:val="00323F25"/>
    <w:rsid w:val="00324017"/>
    <w:rsid w:val="0032425D"/>
    <w:rsid w:val="0032426C"/>
    <w:rsid w:val="00324B9F"/>
    <w:rsid w:val="00324D97"/>
    <w:rsid w:val="00324E11"/>
    <w:rsid w:val="00324E50"/>
    <w:rsid w:val="00325704"/>
    <w:rsid w:val="00325CE0"/>
    <w:rsid w:val="00325F92"/>
    <w:rsid w:val="0032605D"/>
    <w:rsid w:val="003260C5"/>
    <w:rsid w:val="003262F8"/>
    <w:rsid w:val="0032677A"/>
    <w:rsid w:val="003268F8"/>
    <w:rsid w:val="00326D89"/>
    <w:rsid w:val="00327007"/>
    <w:rsid w:val="0032763F"/>
    <w:rsid w:val="003277E9"/>
    <w:rsid w:val="00327E7F"/>
    <w:rsid w:val="0033029F"/>
    <w:rsid w:val="003304E6"/>
    <w:rsid w:val="00330A51"/>
    <w:rsid w:val="00330A64"/>
    <w:rsid w:val="00330A90"/>
    <w:rsid w:val="003310CE"/>
    <w:rsid w:val="003313AE"/>
    <w:rsid w:val="00331459"/>
    <w:rsid w:val="00331F2C"/>
    <w:rsid w:val="00332A36"/>
    <w:rsid w:val="00332D8E"/>
    <w:rsid w:val="0033320F"/>
    <w:rsid w:val="0033353B"/>
    <w:rsid w:val="003342D9"/>
    <w:rsid w:val="00334C40"/>
    <w:rsid w:val="00334E7E"/>
    <w:rsid w:val="00334EE9"/>
    <w:rsid w:val="003351E5"/>
    <w:rsid w:val="00335580"/>
    <w:rsid w:val="003355A0"/>
    <w:rsid w:val="003357B5"/>
    <w:rsid w:val="00335836"/>
    <w:rsid w:val="00335AC5"/>
    <w:rsid w:val="00335B35"/>
    <w:rsid w:val="00335F43"/>
    <w:rsid w:val="00336207"/>
    <w:rsid w:val="00336C0D"/>
    <w:rsid w:val="00336C7E"/>
    <w:rsid w:val="00336CE5"/>
    <w:rsid w:val="00337228"/>
    <w:rsid w:val="003374FE"/>
    <w:rsid w:val="00337559"/>
    <w:rsid w:val="003376EA"/>
    <w:rsid w:val="0033787F"/>
    <w:rsid w:val="00337ACD"/>
    <w:rsid w:val="0034005F"/>
    <w:rsid w:val="00340B1C"/>
    <w:rsid w:val="00341C75"/>
    <w:rsid w:val="003424A0"/>
    <w:rsid w:val="003436A9"/>
    <w:rsid w:val="00343DB5"/>
    <w:rsid w:val="003449A7"/>
    <w:rsid w:val="00344F80"/>
    <w:rsid w:val="00345153"/>
    <w:rsid w:val="0034518A"/>
    <w:rsid w:val="00345399"/>
    <w:rsid w:val="003457D4"/>
    <w:rsid w:val="00345867"/>
    <w:rsid w:val="00345B4C"/>
    <w:rsid w:val="00345E5C"/>
    <w:rsid w:val="00346187"/>
    <w:rsid w:val="00346680"/>
    <w:rsid w:val="00346914"/>
    <w:rsid w:val="00346B2B"/>
    <w:rsid w:val="00346B7F"/>
    <w:rsid w:val="00346D24"/>
    <w:rsid w:val="00347B55"/>
    <w:rsid w:val="00347FDA"/>
    <w:rsid w:val="003501A9"/>
    <w:rsid w:val="00350415"/>
    <w:rsid w:val="0035059E"/>
    <w:rsid w:val="003505C1"/>
    <w:rsid w:val="00350D41"/>
    <w:rsid w:val="00351090"/>
    <w:rsid w:val="003513E6"/>
    <w:rsid w:val="00351C89"/>
    <w:rsid w:val="00351F33"/>
    <w:rsid w:val="00351FDF"/>
    <w:rsid w:val="003522F9"/>
    <w:rsid w:val="00352481"/>
    <w:rsid w:val="00352A2F"/>
    <w:rsid w:val="00352C4E"/>
    <w:rsid w:val="00352EFC"/>
    <w:rsid w:val="003537F9"/>
    <w:rsid w:val="0035433E"/>
    <w:rsid w:val="00354373"/>
    <w:rsid w:val="00354761"/>
    <w:rsid w:val="0035497F"/>
    <w:rsid w:val="00354B67"/>
    <w:rsid w:val="00354CC7"/>
    <w:rsid w:val="00354CF2"/>
    <w:rsid w:val="00355179"/>
    <w:rsid w:val="003556F5"/>
    <w:rsid w:val="00355856"/>
    <w:rsid w:val="003558AA"/>
    <w:rsid w:val="00355ADD"/>
    <w:rsid w:val="00355CE2"/>
    <w:rsid w:val="00355D7D"/>
    <w:rsid w:val="00355E55"/>
    <w:rsid w:val="003561F4"/>
    <w:rsid w:val="003562EC"/>
    <w:rsid w:val="003565DA"/>
    <w:rsid w:val="003567CF"/>
    <w:rsid w:val="00356B89"/>
    <w:rsid w:val="00356E2E"/>
    <w:rsid w:val="0035734E"/>
    <w:rsid w:val="00357574"/>
    <w:rsid w:val="003577D8"/>
    <w:rsid w:val="00357A14"/>
    <w:rsid w:val="00357D53"/>
    <w:rsid w:val="00357E2F"/>
    <w:rsid w:val="00360353"/>
    <w:rsid w:val="00360AAF"/>
    <w:rsid w:val="00360AFB"/>
    <w:rsid w:val="00360DCE"/>
    <w:rsid w:val="0036103D"/>
    <w:rsid w:val="0036132B"/>
    <w:rsid w:val="00361707"/>
    <w:rsid w:val="0036172C"/>
    <w:rsid w:val="00361949"/>
    <w:rsid w:val="00361BF9"/>
    <w:rsid w:val="003621B3"/>
    <w:rsid w:val="00362CCA"/>
    <w:rsid w:val="0036303C"/>
    <w:rsid w:val="003635CD"/>
    <w:rsid w:val="00363663"/>
    <w:rsid w:val="00363677"/>
    <w:rsid w:val="003637A0"/>
    <w:rsid w:val="00363B14"/>
    <w:rsid w:val="00363DC1"/>
    <w:rsid w:val="0036490A"/>
    <w:rsid w:val="00364C33"/>
    <w:rsid w:val="00364FFD"/>
    <w:rsid w:val="00365AE5"/>
    <w:rsid w:val="00366016"/>
    <w:rsid w:val="0036685E"/>
    <w:rsid w:val="0036689F"/>
    <w:rsid w:val="00366C68"/>
    <w:rsid w:val="00366D94"/>
    <w:rsid w:val="0036793C"/>
    <w:rsid w:val="00367BFA"/>
    <w:rsid w:val="00367C26"/>
    <w:rsid w:val="003702D5"/>
    <w:rsid w:val="0037078C"/>
    <w:rsid w:val="0037089D"/>
    <w:rsid w:val="00370A7C"/>
    <w:rsid w:val="0037111F"/>
    <w:rsid w:val="0037119F"/>
    <w:rsid w:val="00371208"/>
    <w:rsid w:val="00371CC3"/>
    <w:rsid w:val="00371CF2"/>
    <w:rsid w:val="00371D25"/>
    <w:rsid w:val="00371DB4"/>
    <w:rsid w:val="003727C0"/>
    <w:rsid w:val="00372DA7"/>
    <w:rsid w:val="00372DC5"/>
    <w:rsid w:val="00372ED3"/>
    <w:rsid w:val="00373097"/>
    <w:rsid w:val="00374311"/>
    <w:rsid w:val="00374365"/>
    <w:rsid w:val="003744E2"/>
    <w:rsid w:val="003746A0"/>
    <w:rsid w:val="0037482E"/>
    <w:rsid w:val="0037490C"/>
    <w:rsid w:val="00374BF6"/>
    <w:rsid w:val="00374DB4"/>
    <w:rsid w:val="00374FA0"/>
    <w:rsid w:val="0037504A"/>
    <w:rsid w:val="00375098"/>
    <w:rsid w:val="003750ED"/>
    <w:rsid w:val="00375289"/>
    <w:rsid w:val="0037574A"/>
    <w:rsid w:val="003758B9"/>
    <w:rsid w:val="003765BE"/>
    <w:rsid w:val="003765E8"/>
    <w:rsid w:val="00376A2F"/>
    <w:rsid w:val="00376D82"/>
    <w:rsid w:val="00377485"/>
    <w:rsid w:val="00377AD3"/>
    <w:rsid w:val="00377AE7"/>
    <w:rsid w:val="00377D25"/>
    <w:rsid w:val="00377D98"/>
    <w:rsid w:val="00380027"/>
    <w:rsid w:val="00380061"/>
    <w:rsid w:val="003806EB"/>
    <w:rsid w:val="00380B4B"/>
    <w:rsid w:val="00380EA4"/>
    <w:rsid w:val="00380F20"/>
    <w:rsid w:val="003814C4"/>
    <w:rsid w:val="00381753"/>
    <w:rsid w:val="0038184E"/>
    <w:rsid w:val="00381A49"/>
    <w:rsid w:val="00381CFA"/>
    <w:rsid w:val="00381F6D"/>
    <w:rsid w:val="00382108"/>
    <w:rsid w:val="00382522"/>
    <w:rsid w:val="003826F6"/>
    <w:rsid w:val="00382A8E"/>
    <w:rsid w:val="00382DE2"/>
    <w:rsid w:val="00382F33"/>
    <w:rsid w:val="00383765"/>
    <w:rsid w:val="00383C1A"/>
    <w:rsid w:val="00384769"/>
    <w:rsid w:val="00384B35"/>
    <w:rsid w:val="0038545D"/>
    <w:rsid w:val="0038546C"/>
    <w:rsid w:val="003854E2"/>
    <w:rsid w:val="0038566B"/>
    <w:rsid w:val="00385CEC"/>
    <w:rsid w:val="0038633E"/>
    <w:rsid w:val="003869B1"/>
    <w:rsid w:val="00386FA5"/>
    <w:rsid w:val="003870DB"/>
    <w:rsid w:val="00387285"/>
    <w:rsid w:val="0038735E"/>
    <w:rsid w:val="003874F1"/>
    <w:rsid w:val="0038753B"/>
    <w:rsid w:val="0038768C"/>
    <w:rsid w:val="00387C65"/>
    <w:rsid w:val="00390694"/>
    <w:rsid w:val="00390EB1"/>
    <w:rsid w:val="00390F6D"/>
    <w:rsid w:val="00390FC5"/>
    <w:rsid w:val="003910DF"/>
    <w:rsid w:val="00391560"/>
    <w:rsid w:val="003918C3"/>
    <w:rsid w:val="00391C99"/>
    <w:rsid w:val="00392118"/>
    <w:rsid w:val="00392312"/>
    <w:rsid w:val="00392487"/>
    <w:rsid w:val="003924B7"/>
    <w:rsid w:val="003925A1"/>
    <w:rsid w:val="003925E2"/>
    <w:rsid w:val="0039292F"/>
    <w:rsid w:val="00392955"/>
    <w:rsid w:val="00392A5E"/>
    <w:rsid w:val="00392C12"/>
    <w:rsid w:val="0039300D"/>
    <w:rsid w:val="003932F6"/>
    <w:rsid w:val="00393582"/>
    <w:rsid w:val="003935F3"/>
    <w:rsid w:val="003937BB"/>
    <w:rsid w:val="00394204"/>
    <w:rsid w:val="0039473B"/>
    <w:rsid w:val="003949ED"/>
    <w:rsid w:val="00394B4E"/>
    <w:rsid w:val="00394D1F"/>
    <w:rsid w:val="00394D33"/>
    <w:rsid w:val="0039506D"/>
    <w:rsid w:val="00395203"/>
    <w:rsid w:val="00395863"/>
    <w:rsid w:val="003958CB"/>
    <w:rsid w:val="00395925"/>
    <w:rsid w:val="00395975"/>
    <w:rsid w:val="003959A0"/>
    <w:rsid w:val="00395D7E"/>
    <w:rsid w:val="003962FB"/>
    <w:rsid w:val="003964B3"/>
    <w:rsid w:val="003966E0"/>
    <w:rsid w:val="003977A1"/>
    <w:rsid w:val="003978B8"/>
    <w:rsid w:val="0039799E"/>
    <w:rsid w:val="00397E36"/>
    <w:rsid w:val="003A0147"/>
    <w:rsid w:val="003A0B24"/>
    <w:rsid w:val="003A0D21"/>
    <w:rsid w:val="003A10DD"/>
    <w:rsid w:val="003A1348"/>
    <w:rsid w:val="003A1FC4"/>
    <w:rsid w:val="003A20C9"/>
    <w:rsid w:val="003A28AA"/>
    <w:rsid w:val="003A2F23"/>
    <w:rsid w:val="003A3101"/>
    <w:rsid w:val="003A38E1"/>
    <w:rsid w:val="003A3F62"/>
    <w:rsid w:val="003A4033"/>
    <w:rsid w:val="003A46B7"/>
    <w:rsid w:val="003A4EA4"/>
    <w:rsid w:val="003A54A0"/>
    <w:rsid w:val="003A54C2"/>
    <w:rsid w:val="003A5774"/>
    <w:rsid w:val="003A588C"/>
    <w:rsid w:val="003A5C19"/>
    <w:rsid w:val="003A5CEE"/>
    <w:rsid w:val="003A69A9"/>
    <w:rsid w:val="003A6B8D"/>
    <w:rsid w:val="003A6EF7"/>
    <w:rsid w:val="003A76B5"/>
    <w:rsid w:val="003A78A9"/>
    <w:rsid w:val="003A7BDC"/>
    <w:rsid w:val="003A7C00"/>
    <w:rsid w:val="003B02F2"/>
    <w:rsid w:val="003B0327"/>
    <w:rsid w:val="003B0D95"/>
    <w:rsid w:val="003B104A"/>
    <w:rsid w:val="003B113C"/>
    <w:rsid w:val="003B177B"/>
    <w:rsid w:val="003B2213"/>
    <w:rsid w:val="003B24EE"/>
    <w:rsid w:val="003B2BB9"/>
    <w:rsid w:val="003B3CA9"/>
    <w:rsid w:val="003B421C"/>
    <w:rsid w:val="003B4AC2"/>
    <w:rsid w:val="003B4D7B"/>
    <w:rsid w:val="003B4DB1"/>
    <w:rsid w:val="003B4DC0"/>
    <w:rsid w:val="003B4F31"/>
    <w:rsid w:val="003B4F4A"/>
    <w:rsid w:val="003B5084"/>
    <w:rsid w:val="003B50B5"/>
    <w:rsid w:val="003B5139"/>
    <w:rsid w:val="003B5148"/>
    <w:rsid w:val="003B58AC"/>
    <w:rsid w:val="003B5B74"/>
    <w:rsid w:val="003B5E07"/>
    <w:rsid w:val="003B5EC2"/>
    <w:rsid w:val="003B62D7"/>
    <w:rsid w:val="003B6956"/>
    <w:rsid w:val="003B7008"/>
    <w:rsid w:val="003B75CA"/>
    <w:rsid w:val="003B7892"/>
    <w:rsid w:val="003B7D8A"/>
    <w:rsid w:val="003C07D6"/>
    <w:rsid w:val="003C0A5E"/>
    <w:rsid w:val="003C0DEF"/>
    <w:rsid w:val="003C11FE"/>
    <w:rsid w:val="003C18F3"/>
    <w:rsid w:val="003C1FD2"/>
    <w:rsid w:val="003C2031"/>
    <w:rsid w:val="003C204A"/>
    <w:rsid w:val="003C2241"/>
    <w:rsid w:val="003C22BE"/>
    <w:rsid w:val="003C2603"/>
    <w:rsid w:val="003C26AA"/>
    <w:rsid w:val="003C28AB"/>
    <w:rsid w:val="003C2E19"/>
    <w:rsid w:val="003C3613"/>
    <w:rsid w:val="003C36EB"/>
    <w:rsid w:val="003C4500"/>
    <w:rsid w:val="003C4ACB"/>
    <w:rsid w:val="003C4F7D"/>
    <w:rsid w:val="003C5267"/>
    <w:rsid w:val="003C5B35"/>
    <w:rsid w:val="003C5BE3"/>
    <w:rsid w:val="003C5C8C"/>
    <w:rsid w:val="003C5D30"/>
    <w:rsid w:val="003C609C"/>
    <w:rsid w:val="003C6138"/>
    <w:rsid w:val="003C6464"/>
    <w:rsid w:val="003C6731"/>
    <w:rsid w:val="003C6AF1"/>
    <w:rsid w:val="003C6B90"/>
    <w:rsid w:val="003C6E41"/>
    <w:rsid w:val="003C7119"/>
    <w:rsid w:val="003C711C"/>
    <w:rsid w:val="003C7D8F"/>
    <w:rsid w:val="003C7F3C"/>
    <w:rsid w:val="003D01D0"/>
    <w:rsid w:val="003D0282"/>
    <w:rsid w:val="003D038A"/>
    <w:rsid w:val="003D07A5"/>
    <w:rsid w:val="003D08EB"/>
    <w:rsid w:val="003D1385"/>
    <w:rsid w:val="003D13D8"/>
    <w:rsid w:val="003D13FC"/>
    <w:rsid w:val="003D1400"/>
    <w:rsid w:val="003D15BC"/>
    <w:rsid w:val="003D1A10"/>
    <w:rsid w:val="003D1B2F"/>
    <w:rsid w:val="003D1B3D"/>
    <w:rsid w:val="003D1CF6"/>
    <w:rsid w:val="003D1DD9"/>
    <w:rsid w:val="003D1F5C"/>
    <w:rsid w:val="003D2493"/>
    <w:rsid w:val="003D2CC4"/>
    <w:rsid w:val="003D2D1C"/>
    <w:rsid w:val="003D2EDA"/>
    <w:rsid w:val="003D2F7C"/>
    <w:rsid w:val="003D330E"/>
    <w:rsid w:val="003D3998"/>
    <w:rsid w:val="003D3F5D"/>
    <w:rsid w:val="003D44EC"/>
    <w:rsid w:val="003D490C"/>
    <w:rsid w:val="003D4CBC"/>
    <w:rsid w:val="003D4E5E"/>
    <w:rsid w:val="003D4ED2"/>
    <w:rsid w:val="003D4FDE"/>
    <w:rsid w:val="003D50E6"/>
    <w:rsid w:val="003D535B"/>
    <w:rsid w:val="003D5759"/>
    <w:rsid w:val="003D5AD3"/>
    <w:rsid w:val="003D6901"/>
    <w:rsid w:val="003D6AC0"/>
    <w:rsid w:val="003D7323"/>
    <w:rsid w:val="003D76F9"/>
    <w:rsid w:val="003D79ED"/>
    <w:rsid w:val="003D7B2A"/>
    <w:rsid w:val="003D7DAC"/>
    <w:rsid w:val="003E02A3"/>
    <w:rsid w:val="003E0383"/>
    <w:rsid w:val="003E04C0"/>
    <w:rsid w:val="003E0525"/>
    <w:rsid w:val="003E096C"/>
    <w:rsid w:val="003E0B1A"/>
    <w:rsid w:val="003E0D42"/>
    <w:rsid w:val="003E0DBB"/>
    <w:rsid w:val="003E0E15"/>
    <w:rsid w:val="003E10FA"/>
    <w:rsid w:val="003E15A6"/>
    <w:rsid w:val="003E16DC"/>
    <w:rsid w:val="003E1789"/>
    <w:rsid w:val="003E1D9E"/>
    <w:rsid w:val="003E2046"/>
    <w:rsid w:val="003E20A2"/>
    <w:rsid w:val="003E21E2"/>
    <w:rsid w:val="003E2535"/>
    <w:rsid w:val="003E2F86"/>
    <w:rsid w:val="003E310A"/>
    <w:rsid w:val="003E3A79"/>
    <w:rsid w:val="003E3CC6"/>
    <w:rsid w:val="003E413B"/>
    <w:rsid w:val="003E415C"/>
    <w:rsid w:val="003E4233"/>
    <w:rsid w:val="003E48C8"/>
    <w:rsid w:val="003E4A58"/>
    <w:rsid w:val="003E4D74"/>
    <w:rsid w:val="003E504A"/>
    <w:rsid w:val="003E6171"/>
    <w:rsid w:val="003E689C"/>
    <w:rsid w:val="003E6B23"/>
    <w:rsid w:val="003E6F8B"/>
    <w:rsid w:val="003E70FB"/>
    <w:rsid w:val="003E724B"/>
    <w:rsid w:val="003E7350"/>
    <w:rsid w:val="003E74A9"/>
    <w:rsid w:val="003E76F9"/>
    <w:rsid w:val="003E786F"/>
    <w:rsid w:val="003E7AF9"/>
    <w:rsid w:val="003E7B8D"/>
    <w:rsid w:val="003E7EA5"/>
    <w:rsid w:val="003F00A1"/>
    <w:rsid w:val="003F0163"/>
    <w:rsid w:val="003F0414"/>
    <w:rsid w:val="003F0415"/>
    <w:rsid w:val="003F055F"/>
    <w:rsid w:val="003F06B1"/>
    <w:rsid w:val="003F078F"/>
    <w:rsid w:val="003F07DD"/>
    <w:rsid w:val="003F0967"/>
    <w:rsid w:val="003F1628"/>
    <w:rsid w:val="003F217B"/>
    <w:rsid w:val="003F2B67"/>
    <w:rsid w:val="003F2BE9"/>
    <w:rsid w:val="003F2E3F"/>
    <w:rsid w:val="003F30B4"/>
    <w:rsid w:val="003F3A63"/>
    <w:rsid w:val="003F3D2C"/>
    <w:rsid w:val="003F3D55"/>
    <w:rsid w:val="003F4233"/>
    <w:rsid w:val="003F45C1"/>
    <w:rsid w:val="003F46B2"/>
    <w:rsid w:val="003F4816"/>
    <w:rsid w:val="003F4BCC"/>
    <w:rsid w:val="003F50CC"/>
    <w:rsid w:val="003F534D"/>
    <w:rsid w:val="003F5479"/>
    <w:rsid w:val="003F569D"/>
    <w:rsid w:val="003F5854"/>
    <w:rsid w:val="003F598C"/>
    <w:rsid w:val="003F5F13"/>
    <w:rsid w:val="003F649F"/>
    <w:rsid w:val="003F6819"/>
    <w:rsid w:val="003F6A3A"/>
    <w:rsid w:val="003F6CDF"/>
    <w:rsid w:val="003F6E08"/>
    <w:rsid w:val="003F6EAE"/>
    <w:rsid w:val="003F7090"/>
    <w:rsid w:val="003F738D"/>
    <w:rsid w:val="003F7510"/>
    <w:rsid w:val="003F77AC"/>
    <w:rsid w:val="004004AF"/>
    <w:rsid w:val="0040066E"/>
    <w:rsid w:val="0040079F"/>
    <w:rsid w:val="00400C89"/>
    <w:rsid w:val="00401353"/>
    <w:rsid w:val="00401551"/>
    <w:rsid w:val="00401EC2"/>
    <w:rsid w:val="00402133"/>
    <w:rsid w:val="00402681"/>
    <w:rsid w:val="00402AFB"/>
    <w:rsid w:val="004032EC"/>
    <w:rsid w:val="004035FD"/>
    <w:rsid w:val="004036B7"/>
    <w:rsid w:val="00403E20"/>
    <w:rsid w:val="004045D4"/>
    <w:rsid w:val="0040468A"/>
    <w:rsid w:val="00404EC2"/>
    <w:rsid w:val="0040548F"/>
    <w:rsid w:val="00405B66"/>
    <w:rsid w:val="00405DAA"/>
    <w:rsid w:val="004064B6"/>
    <w:rsid w:val="004065A3"/>
    <w:rsid w:val="00406A6B"/>
    <w:rsid w:val="00406D3E"/>
    <w:rsid w:val="00406FC5"/>
    <w:rsid w:val="00406FDF"/>
    <w:rsid w:val="00407204"/>
    <w:rsid w:val="00407297"/>
    <w:rsid w:val="00407347"/>
    <w:rsid w:val="004075DE"/>
    <w:rsid w:val="004077C3"/>
    <w:rsid w:val="00407E0E"/>
    <w:rsid w:val="00407E3A"/>
    <w:rsid w:val="00407F57"/>
    <w:rsid w:val="0041078F"/>
    <w:rsid w:val="00411297"/>
    <w:rsid w:val="0041148B"/>
    <w:rsid w:val="004117FE"/>
    <w:rsid w:val="00411E5F"/>
    <w:rsid w:val="004121C7"/>
    <w:rsid w:val="00413053"/>
    <w:rsid w:val="0041316D"/>
    <w:rsid w:val="004131B2"/>
    <w:rsid w:val="00413779"/>
    <w:rsid w:val="00413930"/>
    <w:rsid w:val="0041395C"/>
    <w:rsid w:val="00413D5D"/>
    <w:rsid w:val="00413E7F"/>
    <w:rsid w:val="00413F3E"/>
    <w:rsid w:val="00414617"/>
    <w:rsid w:val="0041463F"/>
    <w:rsid w:val="00414D88"/>
    <w:rsid w:val="00415278"/>
    <w:rsid w:val="004154E1"/>
    <w:rsid w:val="004155FD"/>
    <w:rsid w:val="00415629"/>
    <w:rsid w:val="00415E4E"/>
    <w:rsid w:val="00415FD4"/>
    <w:rsid w:val="004160D7"/>
    <w:rsid w:val="00416559"/>
    <w:rsid w:val="00416603"/>
    <w:rsid w:val="00416654"/>
    <w:rsid w:val="00416BD4"/>
    <w:rsid w:val="00417023"/>
    <w:rsid w:val="0041724F"/>
    <w:rsid w:val="004174EE"/>
    <w:rsid w:val="004175AA"/>
    <w:rsid w:val="004178DE"/>
    <w:rsid w:val="00417DB8"/>
    <w:rsid w:val="00417FE0"/>
    <w:rsid w:val="00420176"/>
    <w:rsid w:val="004202BC"/>
    <w:rsid w:val="004204B2"/>
    <w:rsid w:val="00420702"/>
    <w:rsid w:val="00420A30"/>
    <w:rsid w:val="00420A8B"/>
    <w:rsid w:val="0042146D"/>
    <w:rsid w:val="00421882"/>
    <w:rsid w:val="00421A19"/>
    <w:rsid w:val="00421D3A"/>
    <w:rsid w:val="00421EFB"/>
    <w:rsid w:val="00421F06"/>
    <w:rsid w:val="00422000"/>
    <w:rsid w:val="0042202E"/>
    <w:rsid w:val="00422166"/>
    <w:rsid w:val="0042256B"/>
    <w:rsid w:val="004227DB"/>
    <w:rsid w:val="00422C49"/>
    <w:rsid w:val="00422D42"/>
    <w:rsid w:val="004232F1"/>
    <w:rsid w:val="004233FC"/>
    <w:rsid w:val="00423838"/>
    <w:rsid w:val="00423C29"/>
    <w:rsid w:val="00423F24"/>
    <w:rsid w:val="004240D2"/>
    <w:rsid w:val="00424437"/>
    <w:rsid w:val="00424779"/>
    <w:rsid w:val="00424A39"/>
    <w:rsid w:val="00424C9D"/>
    <w:rsid w:val="00424DF8"/>
    <w:rsid w:val="0042534B"/>
    <w:rsid w:val="004257A5"/>
    <w:rsid w:val="004257CA"/>
    <w:rsid w:val="004258E6"/>
    <w:rsid w:val="004258F2"/>
    <w:rsid w:val="00425A9B"/>
    <w:rsid w:val="0042659A"/>
    <w:rsid w:val="00426863"/>
    <w:rsid w:val="00426AC4"/>
    <w:rsid w:val="00426DE7"/>
    <w:rsid w:val="00426EFE"/>
    <w:rsid w:val="0042713D"/>
    <w:rsid w:val="004274FF"/>
    <w:rsid w:val="004276BE"/>
    <w:rsid w:val="0042790C"/>
    <w:rsid w:val="00427A80"/>
    <w:rsid w:val="0043023C"/>
    <w:rsid w:val="00430433"/>
    <w:rsid w:val="0043049B"/>
    <w:rsid w:val="0043052F"/>
    <w:rsid w:val="004306EF"/>
    <w:rsid w:val="004309D3"/>
    <w:rsid w:val="00430FD3"/>
    <w:rsid w:val="00431080"/>
    <w:rsid w:val="004311A9"/>
    <w:rsid w:val="00431A4E"/>
    <w:rsid w:val="00431BC1"/>
    <w:rsid w:val="00432330"/>
    <w:rsid w:val="00433361"/>
    <w:rsid w:val="0043357E"/>
    <w:rsid w:val="0043364F"/>
    <w:rsid w:val="00433B94"/>
    <w:rsid w:val="00433D2A"/>
    <w:rsid w:val="00433E85"/>
    <w:rsid w:val="004345F5"/>
    <w:rsid w:val="004348AB"/>
    <w:rsid w:val="00434A45"/>
    <w:rsid w:val="00434AA5"/>
    <w:rsid w:val="00434D81"/>
    <w:rsid w:val="00435008"/>
    <w:rsid w:val="004350EB"/>
    <w:rsid w:val="00435138"/>
    <w:rsid w:val="0043529E"/>
    <w:rsid w:val="004357FF"/>
    <w:rsid w:val="004369FA"/>
    <w:rsid w:val="00436B8B"/>
    <w:rsid w:val="00436CEB"/>
    <w:rsid w:val="00436D5E"/>
    <w:rsid w:val="0043743F"/>
    <w:rsid w:val="00437665"/>
    <w:rsid w:val="00437C38"/>
    <w:rsid w:val="00437E1A"/>
    <w:rsid w:val="00437F51"/>
    <w:rsid w:val="00440DC8"/>
    <w:rsid w:val="00441032"/>
    <w:rsid w:val="00441124"/>
    <w:rsid w:val="00441D2B"/>
    <w:rsid w:val="00441DE4"/>
    <w:rsid w:val="00442727"/>
    <w:rsid w:val="0044278B"/>
    <w:rsid w:val="00442E6C"/>
    <w:rsid w:val="00443062"/>
    <w:rsid w:val="00443931"/>
    <w:rsid w:val="0044393F"/>
    <w:rsid w:val="00443A42"/>
    <w:rsid w:val="00443DF7"/>
    <w:rsid w:val="0044422F"/>
    <w:rsid w:val="00444234"/>
    <w:rsid w:val="0044439F"/>
    <w:rsid w:val="00444435"/>
    <w:rsid w:val="00444A9C"/>
    <w:rsid w:val="00444F8C"/>
    <w:rsid w:val="00445045"/>
    <w:rsid w:val="0044632C"/>
    <w:rsid w:val="0044645A"/>
    <w:rsid w:val="00446A69"/>
    <w:rsid w:val="00446AE9"/>
    <w:rsid w:val="00446C05"/>
    <w:rsid w:val="00446CFD"/>
    <w:rsid w:val="00446D22"/>
    <w:rsid w:val="00447153"/>
    <w:rsid w:val="00447773"/>
    <w:rsid w:val="00447791"/>
    <w:rsid w:val="00447983"/>
    <w:rsid w:val="0045074F"/>
    <w:rsid w:val="00450908"/>
    <w:rsid w:val="004510ED"/>
    <w:rsid w:val="0045127C"/>
    <w:rsid w:val="0045141B"/>
    <w:rsid w:val="004514E7"/>
    <w:rsid w:val="00451624"/>
    <w:rsid w:val="00451740"/>
    <w:rsid w:val="0045193A"/>
    <w:rsid w:val="00451B94"/>
    <w:rsid w:val="00451F96"/>
    <w:rsid w:val="0045251E"/>
    <w:rsid w:val="004528B7"/>
    <w:rsid w:val="00452A02"/>
    <w:rsid w:val="00452BB2"/>
    <w:rsid w:val="00452D22"/>
    <w:rsid w:val="00453053"/>
    <w:rsid w:val="004530C9"/>
    <w:rsid w:val="004539F3"/>
    <w:rsid w:val="00453A80"/>
    <w:rsid w:val="00453CE3"/>
    <w:rsid w:val="00454374"/>
    <w:rsid w:val="00454A5C"/>
    <w:rsid w:val="00455088"/>
    <w:rsid w:val="0045509C"/>
    <w:rsid w:val="0045529B"/>
    <w:rsid w:val="004552A0"/>
    <w:rsid w:val="00455305"/>
    <w:rsid w:val="004555DF"/>
    <w:rsid w:val="0045577E"/>
    <w:rsid w:val="00455940"/>
    <w:rsid w:val="004559F4"/>
    <w:rsid w:val="00455B5A"/>
    <w:rsid w:val="00455BA6"/>
    <w:rsid w:val="00455D4A"/>
    <w:rsid w:val="004561D0"/>
    <w:rsid w:val="00456679"/>
    <w:rsid w:val="00456915"/>
    <w:rsid w:val="00456FA5"/>
    <w:rsid w:val="0045708C"/>
    <w:rsid w:val="00457B59"/>
    <w:rsid w:val="00457FCB"/>
    <w:rsid w:val="00460045"/>
    <w:rsid w:val="00460169"/>
    <w:rsid w:val="00460C92"/>
    <w:rsid w:val="0046100B"/>
    <w:rsid w:val="00461180"/>
    <w:rsid w:val="00461578"/>
    <w:rsid w:val="00461948"/>
    <w:rsid w:val="00461BAD"/>
    <w:rsid w:val="00461CD6"/>
    <w:rsid w:val="00461DBB"/>
    <w:rsid w:val="004620AB"/>
    <w:rsid w:val="00462E22"/>
    <w:rsid w:val="00463093"/>
    <w:rsid w:val="0046327D"/>
    <w:rsid w:val="004633DB"/>
    <w:rsid w:val="004636A5"/>
    <w:rsid w:val="00463B75"/>
    <w:rsid w:val="00463E57"/>
    <w:rsid w:val="00464036"/>
    <w:rsid w:val="004649D0"/>
    <w:rsid w:val="00465158"/>
    <w:rsid w:val="004656C4"/>
    <w:rsid w:val="004657D0"/>
    <w:rsid w:val="00465F5B"/>
    <w:rsid w:val="00466058"/>
    <w:rsid w:val="00466389"/>
    <w:rsid w:val="004663FF"/>
    <w:rsid w:val="0046664E"/>
    <w:rsid w:val="00466A23"/>
    <w:rsid w:val="00466E22"/>
    <w:rsid w:val="00467283"/>
    <w:rsid w:val="00467480"/>
    <w:rsid w:val="004674B3"/>
    <w:rsid w:val="004700FB"/>
    <w:rsid w:val="00470317"/>
    <w:rsid w:val="004704E2"/>
    <w:rsid w:val="00470905"/>
    <w:rsid w:val="00470D5A"/>
    <w:rsid w:val="00470FBF"/>
    <w:rsid w:val="0047140A"/>
    <w:rsid w:val="0047180E"/>
    <w:rsid w:val="00471FB7"/>
    <w:rsid w:val="00471FF7"/>
    <w:rsid w:val="00472286"/>
    <w:rsid w:val="00472564"/>
    <w:rsid w:val="00472934"/>
    <w:rsid w:val="0047295A"/>
    <w:rsid w:val="00472A0A"/>
    <w:rsid w:val="00472D15"/>
    <w:rsid w:val="00473536"/>
    <w:rsid w:val="0047399F"/>
    <w:rsid w:val="00473A6A"/>
    <w:rsid w:val="00473FE7"/>
    <w:rsid w:val="00474492"/>
    <w:rsid w:val="004745C4"/>
    <w:rsid w:val="00474620"/>
    <w:rsid w:val="0047467C"/>
    <w:rsid w:val="0047477E"/>
    <w:rsid w:val="00474C0F"/>
    <w:rsid w:val="00474E58"/>
    <w:rsid w:val="00475474"/>
    <w:rsid w:val="00475817"/>
    <w:rsid w:val="00475DC0"/>
    <w:rsid w:val="004765DB"/>
    <w:rsid w:val="004766F2"/>
    <w:rsid w:val="0047677B"/>
    <w:rsid w:val="004776EE"/>
    <w:rsid w:val="004778FC"/>
    <w:rsid w:val="0048002D"/>
    <w:rsid w:val="00480130"/>
    <w:rsid w:val="0048067B"/>
    <w:rsid w:val="004806CE"/>
    <w:rsid w:val="00480704"/>
    <w:rsid w:val="00480917"/>
    <w:rsid w:val="004809DA"/>
    <w:rsid w:val="00480BD3"/>
    <w:rsid w:val="0048158B"/>
    <w:rsid w:val="00481696"/>
    <w:rsid w:val="00481975"/>
    <w:rsid w:val="00481C3B"/>
    <w:rsid w:val="00481F94"/>
    <w:rsid w:val="00482002"/>
    <w:rsid w:val="00482158"/>
    <w:rsid w:val="00482370"/>
    <w:rsid w:val="004823C6"/>
    <w:rsid w:val="004827F8"/>
    <w:rsid w:val="00482855"/>
    <w:rsid w:val="00482AAB"/>
    <w:rsid w:val="004831AA"/>
    <w:rsid w:val="004836B5"/>
    <w:rsid w:val="00483AD0"/>
    <w:rsid w:val="00484061"/>
    <w:rsid w:val="00484072"/>
    <w:rsid w:val="004848D5"/>
    <w:rsid w:val="00485800"/>
    <w:rsid w:val="004858A9"/>
    <w:rsid w:val="00485DD3"/>
    <w:rsid w:val="00486098"/>
    <w:rsid w:val="00486112"/>
    <w:rsid w:val="004862D7"/>
    <w:rsid w:val="0048668C"/>
    <w:rsid w:val="00486717"/>
    <w:rsid w:val="004868BF"/>
    <w:rsid w:val="0048697C"/>
    <w:rsid w:val="0048713D"/>
    <w:rsid w:val="004873C6"/>
    <w:rsid w:val="0048745C"/>
    <w:rsid w:val="0048771E"/>
    <w:rsid w:val="00487E5F"/>
    <w:rsid w:val="00490541"/>
    <w:rsid w:val="00490BC8"/>
    <w:rsid w:val="0049112A"/>
    <w:rsid w:val="004913DD"/>
    <w:rsid w:val="004914BE"/>
    <w:rsid w:val="0049155C"/>
    <w:rsid w:val="00491701"/>
    <w:rsid w:val="0049200D"/>
    <w:rsid w:val="00492241"/>
    <w:rsid w:val="00492283"/>
    <w:rsid w:val="00492705"/>
    <w:rsid w:val="0049292A"/>
    <w:rsid w:val="00492D35"/>
    <w:rsid w:val="00492D60"/>
    <w:rsid w:val="00493589"/>
    <w:rsid w:val="0049390A"/>
    <w:rsid w:val="00493BF3"/>
    <w:rsid w:val="00494000"/>
    <w:rsid w:val="0049443F"/>
    <w:rsid w:val="0049447D"/>
    <w:rsid w:val="00494881"/>
    <w:rsid w:val="00494B38"/>
    <w:rsid w:val="00495254"/>
    <w:rsid w:val="0049570F"/>
    <w:rsid w:val="004959D6"/>
    <w:rsid w:val="004964AB"/>
    <w:rsid w:val="00496522"/>
    <w:rsid w:val="00496530"/>
    <w:rsid w:val="0049655B"/>
    <w:rsid w:val="00496B24"/>
    <w:rsid w:val="00496FC2"/>
    <w:rsid w:val="00497037"/>
    <w:rsid w:val="004973E6"/>
    <w:rsid w:val="004974C2"/>
    <w:rsid w:val="00497687"/>
    <w:rsid w:val="00497726"/>
    <w:rsid w:val="00497D57"/>
    <w:rsid w:val="004A00F6"/>
    <w:rsid w:val="004A024B"/>
    <w:rsid w:val="004A03D9"/>
    <w:rsid w:val="004A0F2F"/>
    <w:rsid w:val="004A1284"/>
    <w:rsid w:val="004A13B9"/>
    <w:rsid w:val="004A175A"/>
    <w:rsid w:val="004A178A"/>
    <w:rsid w:val="004A1D8D"/>
    <w:rsid w:val="004A24FE"/>
    <w:rsid w:val="004A2670"/>
    <w:rsid w:val="004A285F"/>
    <w:rsid w:val="004A2FCD"/>
    <w:rsid w:val="004A3257"/>
    <w:rsid w:val="004A3A2E"/>
    <w:rsid w:val="004A42BA"/>
    <w:rsid w:val="004A45EF"/>
    <w:rsid w:val="004A4C50"/>
    <w:rsid w:val="004A5029"/>
    <w:rsid w:val="004A5988"/>
    <w:rsid w:val="004A5995"/>
    <w:rsid w:val="004A5CD5"/>
    <w:rsid w:val="004A6531"/>
    <w:rsid w:val="004A655A"/>
    <w:rsid w:val="004A6AFF"/>
    <w:rsid w:val="004A6D4B"/>
    <w:rsid w:val="004A6DFF"/>
    <w:rsid w:val="004A6E33"/>
    <w:rsid w:val="004A7235"/>
    <w:rsid w:val="004A7FA5"/>
    <w:rsid w:val="004B0875"/>
    <w:rsid w:val="004B12BF"/>
    <w:rsid w:val="004B1510"/>
    <w:rsid w:val="004B19C0"/>
    <w:rsid w:val="004B1BDC"/>
    <w:rsid w:val="004B2650"/>
    <w:rsid w:val="004B2734"/>
    <w:rsid w:val="004B2AD6"/>
    <w:rsid w:val="004B2D41"/>
    <w:rsid w:val="004B3715"/>
    <w:rsid w:val="004B37F3"/>
    <w:rsid w:val="004B3B7D"/>
    <w:rsid w:val="004B3CFE"/>
    <w:rsid w:val="004B3D2D"/>
    <w:rsid w:val="004B435C"/>
    <w:rsid w:val="004B465C"/>
    <w:rsid w:val="004B4ABE"/>
    <w:rsid w:val="004B4B85"/>
    <w:rsid w:val="004B5BAB"/>
    <w:rsid w:val="004B5ECD"/>
    <w:rsid w:val="004B6AD9"/>
    <w:rsid w:val="004B6C25"/>
    <w:rsid w:val="004B6CD6"/>
    <w:rsid w:val="004B6D02"/>
    <w:rsid w:val="004B6E35"/>
    <w:rsid w:val="004B6EC7"/>
    <w:rsid w:val="004B71E4"/>
    <w:rsid w:val="004B7236"/>
    <w:rsid w:val="004B751D"/>
    <w:rsid w:val="004B7E84"/>
    <w:rsid w:val="004C0547"/>
    <w:rsid w:val="004C0C09"/>
    <w:rsid w:val="004C0E44"/>
    <w:rsid w:val="004C0E77"/>
    <w:rsid w:val="004C0EDB"/>
    <w:rsid w:val="004C197F"/>
    <w:rsid w:val="004C1A6B"/>
    <w:rsid w:val="004C1B7F"/>
    <w:rsid w:val="004C1FF7"/>
    <w:rsid w:val="004C21A7"/>
    <w:rsid w:val="004C22A9"/>
    <w:rsid w:val="004C2497"/>
    <w:rsid w:val="004C2580"/>
    <w:rsid w:val="004C27E6"/>
    <w:rsid w:val="004C2AE7"/>
    <w:rsid w:val="004C3492"/>
    <w:rsid w:val="004C3643"/>
    <w:rsid w:val="004C3A4B"/>
    <w:rsid w:val="004C432C"/>
    <w:rsid w:val="004C4B49"/>
    <w:rsid w:val="004C4CBE"/>
    <w:rsid w:val="004C4D63"/>
    <w:rsid w:val="004C585A"/>
    <w:rsid w:val="004C5B72"/>
    <w:rsid w:val="004C5C72"/>
    <w:rsid w:val="004C6611"/>
    <w:rsid w:val="004C75A5"/>
    <w:rsid w:val="004C773B"/>
    <w:rsid w:val="004C7889"/>
    <w:rsid w:val="004C7A4F"/>
    <w:rsid w:val="004C7C1E"/>
    <w:rsid w:val="004C7C95"/>
    <w:rsid w:val="004C7C9A"/>
    <w:rsid w:val="004C7F88"/>
    <w:rsid w:val="004D0469"/>
    <w:rsid w:val="004D0C27"/>
    <w:rsid w:val="004D156E"/>
    <w:rsid w:val="004D1772"/>
    <w:rsid w:val="004D2B89"/>
    <w:rsid w:val="004D2F80"/>
    <w:rsid w:val="004D333A"/>
    <w:rsid w:val="004D333E"/>
    <w:rsid w:val="004D33D5"/>
    <w:rsid w:val="004D34C1"/>
    <w:rsid w:val="004D35B5"/>
    <w:rsid w:val="004D3AA1"/>
    <w:rsid w:val="004D3AF1"/>
    <w:rsid w:val="004D3B00"/>
    <w:rsid w:val="004D4188"/>
    <w:rsid w:val="004D4ADC"/>
    <w:rsid w:val="004D53C5"/>
    <w:rsid w:val="004D578B"/>
    <w:rsid w:val="004D7099"/>
    <w:rsid w:val="004D7377"/>
    <w:rsid w:val="004D762E"/>
    <w:rsid w:val="004D780C"/>
    <w:rsid w:val="004D7812"/>
    <w:rsid w:val="004D7DCE"/>
    <w:rsid w:val="004E00A5"/>
    <w:rsid w:val="004E01B5"/>
    <w:rsid w:val="004E041D"/>
    <w:rsid w:val="004E065E"/>
    <w:rsid w:val="004E1042"/>
    <w:rsid w:val="004E13E4"/>
    <w:rsid w:val="004E174A"/>
    <w:rsid w:val="004E17F4"/>
    <w:rsid w:val="004E1F56"/>
    <w:rsid w:val="004E1FD6"/>
    <w:rsid w:val="004E222F"/>
    <w:rsid w:val="004E2303"/>
    <w:rsid w:val="004E28BE"/>
    <w:rsid w:val="004E2988"/>
    <w:rsid w:val="004E2B9D"/>
    <w:rsid w:val="004E2BAE"/>
    <w:rsid w:val="004E3657"/>
    <w:rsid w:val="004E36FA"/>
    <w:rsid w:val="004E3C92"/>
    <w:rsid w:val="004E3E9A"/>
    <w:rsid w:val="004E41F4"/>
    <w:rsid w:val="004E4255"/>
    <w:rsid w:val="004E4262"/>
    <w:rsid w:val="004E47FA"/>
    <w:rsid w:val="004E4F70"/>
    <w:rsid w:val="004E4FF3"/>
    <w:rsid w:val="004E50E2"/>
    <w:rsid w:val="004E5405"/>
    <w:rsid w:val="004E5DE3"/>
    <w:rsid w:val="004E63F6"/>
    <w:rsid w:val="004E68F6"/>
    <w:rsid w:val="004E6974"/>
    <w:rsid w:val="004E6B1D"/>
    <w:rsid w:val="004E6E98"/>
    <w:rsid w:val="004E72D4"/>
    <w:rsid w:val="004E7867"/>
    <w:rsid w:val="004E7B2D"/>
    <w:rsid w:val="004F020F"/>
    <w:rsid w:val="004F0297"/>
    <w:rsid w:val="004F093B"/>
    <w:rsid w:val="004F0C93"/>
    <w:rsid w:val="004F100F"/>
    <w:rsid w:val="004F11D2"/>
    <w:rsid w:val="004F136D"/>
    <w:rsid w:val="004F1468"/>
    <w:rsid w:val="004F1593"/>
    <w:rsid w:val="004F185C"/>
    <w:rsid w:val="004F1F1D"/>
    <w:rsid w:val="004F2A42"/>
    <w:rsid w:val="004F2C3E"/>
    <w:rsid w:val="004F2EBC"/>
    <w:rsid w:val="004F35EA"/>
    <w:rsid w:val="004F3974"/>
    <w:rsid w:val="004F39B6"/>
    <w:rsid w:val="004F40C0"/>
    <w:rsid w:val="004F4A2B"/>
    <w:rsid w:val="004F4EE2"/>
    <w:rsid w:val="004F4F68"/>
    <w:rsid w:val="004F546A"/>
    <w:rsid w:val="004F5672"/>
    <w:rsid w:val="004F59BF"/>
    <w:rsid w:val="004F5A2F"/>
    <w:rsid w:val="004F5BD4"/>
    <w:rsid w:val="004F5C68"/>
    <w:rsid w:val="004F620D"/>
    <w:rsid w:val="004F6237"/>
    <w:rsid w:val="004F64B2"/>
    <w:rsid w:val="004F6570"/>
    <w:rsid w:val="004F65CB"/>
    <w:rsid w:val="004F68C0"/>
    <w:rsid w:val="004F697B"/>
    <w:rsid w:val="004F6AF6"/>
    <w:rsid w:val="004F7B4E"/>
    <w:rsid w:val="004F7B70"/>
    <w:rsid w:val="005002ED"/>
    <w:rsid w:val="005003FC"/>
    <w:rsid w:val="0050053B"/>
    <w:rsid w:val="005006BF"/>
    <w:rsid w:val="0050097B"/>
    <w:rsid w:val="00500CCC"/>
    <w:rsid w:val="005014C1"/>
    <w:rsid w:val="00501C13"/>
    <w:rsid w:val="00501F9B"/>
    <w:rsid w:val="00502666"/>
    <w:rsid w:val="0050280A"/>
    <w:rsid w:val="0050316A"/>
    <w:rsid w:val="005031D5"/>
    <w:rsid w:val="005031EE"/>
    <w:rsid w:val="0050340A"/>
    <w:rsid w:val="005034FE"/>
    <w:rsid w:val="00503670"/>
    <w:rsid w:val="00503742"/>
    <w:rsid w:val="00503B56"/>
    <w:rsid w:val="005040D4"/>
    <w:rsid w:val="005042A1"/>
    <w:rsid w:val="00504C5B"/>
    <w:rsid w:val="00504F5E"/>
    <w:rsid w:val="00504FD4"/>
    <w:rsid w:val="0050509E"/>
    <w:rsid w:val="005053D0"/>
    <w:rsid w:val="00505924"/>
    <w:rsid w:val="00505DEC"/>
    <w:rsid w:val="0050604A"/>
    <w:rsid w:val="005064AD"/>
    <w:rsid w:val="00506A4B"/>
    <w:rsid w:val="00506A7D"/>
    <w:rsid w:val="00506CA3"/>
    <w:rsid w:val="0050769D"/>
    <w:rsid w:val="005076B9"/>
    <w:rsid w:val="00507A68"/>
    <w:rsid w:val="00507AED"/>
    <w:rsid w:val="00507F43"/>
    <w:rsid w:val="0051003C"/>
    <w:rsid w:val="00510250"/>
    <w:rsid w:val="005104A9"/>
    <w:rsid w:val="00510639"/>
    <w:rsid w:val="005108B3"/>
    <w:rsid w:val="00510C3A"/>
    <w:rsid w:val="005118AB"/>
    <w:rsid w:val="00511B09"/>
    <w:rsid w:val="00512177"/>
    <w:rsid w:val="00512A84"/>
    <w:rsid w:val="0051320D"/>
    <w:rsid w:val="0051391D"/>
    <w:rsid w:val="00513F94"/>
    <w:rsid w:val="00514102"/>
    <w:rsid w:val="0051477F"/>
    <w:rsid w:val="00514E9F"/>
    <w:rsid w:val="00515269"/>
    <w:rsid w:val="00515449"/>
    <w:rsid w:val="0051617E"/>
    <w:rsid w:val="0051667A"/>
    <w:rsid w:val="00516D47"/>
    <w:rsid w:val="00516DC2"/>
    <w:rsid w:val="005175E0"/>
    <w:rsid w:val="0051782A"/>
    <w:rsid w:val="00517B5B"/>
    <w:rsid w:val="00517EB2"/>
    <w:rsid w:val="00520B0F"/>
    <w:rsid w:val="0052104A"/>
    <w:rsid w:val="0052122F"/>
    <w:rsid w:val="005215C7"/>
    <w:rsid w:val="005217DD"/>
    <w:rsid w:val="005217E6"/>
    <w:rsid w:val="00521830"/>
    <w:rsid w:val="00521D47"/>
    <w:rsid w:val="005227D9"/>
    <w:rsid w:val="00522AE9"/>
    <w:rsid w:val="0052321C"/>
    <w:rsid w:val="005232D6"/>
    <w:rsid w:val="0052340D"/>
    <w:rsid w:val="0052364C"/>
    <w:rsid w:val="005238A6"/>
    <w:rsid w:val="005238EB"/>
    <w:rsid w:val="00523ABA"/>
    <w:rsid w:val="00523E12"/>
    <w:rsid w:val="00523FF6"/>
    <w:rsid w:val="00524109"/>
    <w:rsid w:val="0052428D"/>
    <w:rsid w:val="00524602"/>
    <w:rsid w:val="005248D5"/>
    <w:rsid w:val="00524E1F"/>
    <w:rsid w:val="00524F2F"/>
    <w:rsid w:val="00524F9A"/>
    <w:rsid w:val="005251B0"/>
    <w:rsid w:val="00525228"/>
    <w:rsid w:val="00525363"/>
    <w:rsid w:val="005253DB"/>
    <w:rsid w:val="0052558F"/>
    <w:rsid w:val="005255B5"/>
    <w:rsid w:val="00525CE9"/>
    <w:rsid w:val="00525E8B"/>
    <w:rsid w:val="00526041"/>
    <w:rsid w:val="005260A0"/>
    <w:rsid w:val="005261C2"/>
    <w:rsid w:val="00526858"/>
    <w:rsid w:val="00526AE0"/>
    <w:rsid w:val="00526E83"/>
    <w:rsid w:val="005273B8"/>
    <w:rsid w:val="005278C7"/>
    <w:rsid w:val="0053018F"/>
    <w:rsid w:val="00530378"/>
    <w:rsid w:val="00530F7E"/>
    <w:rsid w:val="00531322"/>
    <w:rsid w:val="00531373"/>
    <w:rsid w:val="00531501"/>
    <w:rsid w:val="00531C21"/>
    <w:rsid w:val="00531D38"/>
    <w:rsid w:val="00531FEB"/>
    <w:rsid w:val="00532083"/>
    <w:rsid w:val="00532A54"/>
    <w:rsid w:val="00533565"/>
    <w:rsid w:val="00533ABA"/>
    <w:rsid w:val="00533EE9"/>
    <w:rsid w:val="00533F40"/>
    <w:rsid w:val="005342AF"/>
    <w:rsid w:val="00534A28"/>
    <w:rsid w:val="00534F63"/>
    <w:rsid w:val="00535690"/>
    <w:rsid w:val="005356A4"/>
    <w:rsid w:val="0053582B"/>
    <w:rsid w:val="005358C9"/>
    <w:rsid w:val="00535D76"/>
    <w:rsid w:val="00535EAB"/>
    <w:rsid w:val="00536129"/>
    <w:rsid w:val="00536C69"/>
    <w:rsid w:val="00536C70"/>
    <w:rsid w:val="00536E7F"/>
    <w:rsid w:val="00537039"/>
    <w:rsid w:val="00537820"/>
    <w:rsid w:val="0053784E"/>
    <w:rsid w:val="005379BD"/>
    <w:rsid w:val="00537AC3"/>
    <w:rsid w:val="00537BF2"/>
    <w:rsid w:val="0054046C"/>
    <w:rsid w:val="00540484"/>
    <w:rsid w:val="005404DE"/>
    <w:rsid w:val="00540574"/>
    <w:rsid w:val="005405E6"/>
    <w:rsid w:val="00540778"/>
    <w:rsid w:val="00540D8F"/>
    <w:rsid w:val="00540ECC"/>
    <w:rsid w:val="005416C0"/>
    <w:rsid w:val="005417BE"/>
    <w:rsid w:val="005417F3"/>
    <w:rsid w:val="005422E6"/>
    <w:rsid w:val="005425D1"/>
    <w:rsid w:val="00543628"/>
    <w:rsid w:val="005436FB"/>
    <w:rsid w:val="00543705"/>
    <w:rsid w:val="00543DE0"/>
    <w:rsid w:val="00543ED3"/>
    <w:rsid w:val="00543FF1"/>
    <w:rsid w:val="005445D3"/>
    <w:rsid w:val="0054527C"/>
    <w:rsid w:val="0054532F"/>
    <w:rsid w:val="005453BE"/>
    <w:rsid w:val="00545462"/>
    <w:rsid w:val="00545ADF"/>
    <w:rsid w:val="005461F9"/>
    <w:rsid w:val="00546311"/>
    <w:rsid w:val="00546F75"/>
    <w:rsid w:val="0054742C"/>
    <w:rsid w:val="00547B3E"/>
    <w:rsid w:val="00547C9C"/>
    <w:rsid w:val="0055055F"/>
    <w:rsid w:val="0055057D"/>
    <w:rsid w:val="00550BCE"/>
    <w:rsid w:val="00550C7F"/>
    <w:rsid w:val="00550D50"/>
    <w:rsid w:val="00551160"/>
    <w:rsid w:val="00551E16"/>
    <w:rsid w:val="00551E8C"/>
    <w:rsid w:val="0055251C"/>
    <w:rsid w:val="00552911"/>
    <w:rsid w:val="00552958"/>
    <w:rsid w:val="00552D8E"/>
    <w:rsid w:val="00552E40"/>
    <w:rsid w:val="005532DB"/>
    <w:rsid w:val="00553B56"/>
    <w:rsid w:val="00553D0A"/>
    <w:rsid w:val="00553D60"/>
    <w:rsid w:val="0055401B"/>
    <w:rsid w:val="005544E3"/>
    <w:rsid w:val="00554642"/>
    <w:rsid w:val="005548A7"/>
    <w:rsid w:val="00554A98"/>
    <w:rsid w:val="00554E80"/>
    <w:rsid w:val="00554FAE"/>
    <w:rsid w:val="00555726"/>
    <w:rsid w:val="00555CE2"/>
    <w:rsid w:val="00555D78"/>
    <w:rsid w:val="00555E7D"/>
    <w:rsid w:val="00555F82"/>
    <w:rsid w:val="00556107"/>
    <w:rsid w:val="00556488"/>
    <w:rsid w:val="00556A9A"/>
    <w:rsid w:val="00556B32"/>
    <w:rsid w:val="00557C84"/>
    <w:rsid w:val="005601ED"/>
    <w:rsid w:val="005601F6"/>
    <w:rsid w:val="00561128"/>
    <w:rsid w:val="0056150C"/>
    <w:rsid w:val="005618AC"/>
    <w:rsid w:val="005626BC"/>
    <w:rsid w:val="005627C7"/>
    <w:rsid w:val="005628C1"/>
    <w:rsid w:val="00562B96"/>
    <w:rsid w:val="0056318B"/>
    <w:rsid w:val="005631DE"/>
    <w:rsid w:val="005632C6"/>
    <w:rsid w:val="005634CE"/>
    <w:rsid w:val="005636D1"/>
    <w:rsid w:val="005640FD"/>
    <w:rsid w:val="00564108"/>
    <w:rsid w:val="005641D2"/>
    <w:rsid w:val="00564852"/>
    <w:rsid w:val="00564E91"/>
    <w:rsid w:val="00565224"/>
    <w:rsid w:val="00565292"/>
    <w:rsid w:val="00565387"/>
    <w:rsid w:val="00565AD7"/>
    <w:rsid w:val="00565B7B"/>
    <w:rsid w:val="00565E10"/>
    <w:rsid w:val="005666CE"/>
    <w:rsid w:val="005668E0"/>
    <w:rsid w:val="00566C4D"/>
    <w:rsid w:val="00566F27"/>
    <w:rsid w:val="0056715B"/>
    <w:rsid w:val="00567838"/>
    <w:rsid w:val="00567A88"/>
    <w:rsid w:val="00567B4F"/>
    <w:rsid w:val="00567D3B"/>
    <w:rsid w:val="0057084A"/>
    <w:rsid w:val="00570943"/>
    <w:rsid w:val="00570971"/>
    <w:rsid w:val="005709D1"/>
    <w:rsid w:val="00570CB2"/>
    <w:rsid w:val="00570CCB"/>
    <w:rsid w:val="0057110B"/>
    <w:rsid w:val="00571286"/>
    <w:rsid w:val="0057153C"/>
    <w:rsid w:val="00571F78"/>
    <w:rsid w:val="0057204D"/>
    <w:rsid w:val="005729BD"/>
    <w:rsid w:val="00572B86"/>
    <w:rsid w:val="00572FEF"/>
    <w:rsid w:val="00573743"/>
    <w:rsid w:val="00573FA4"/>
    <w:rsid w:val="00574067"/>
    <w:rsid w:val="00574259"/>
    <w:rsid w:val="0057431D"/>
    <w:rsid w:val="0057437E"/>
    <w:rsid w:val="005748D7"/>
    <w:rsid w:val="005750FA"/>
    <w:rsid w:val="005750FB"/>
    <w:rsid w:val="00575490"/>
    <w:rsid w:val="0057595C"/>
    <w:rsid w:val="00575D31"/>
    <w:rsid w:val="00575E3D"/>
    <w:rsid w:val="00576043"/>
    <w:rsid w:val="0057649E"/>
    <w:rsid w:val="005765DF"/>
    <w:rsid w:val="00576AD9"/>
    <w:rsid w:val="00576AF0"/>
    <w:rsid w:val="00576B3C"/>
    <w:rsid w:val="00576E86"/>
    <w:rsid w:val="00577994"/>
    <w:rsid w:val="005800BB"/>
    <w:rsid w:val="00580199"/>
    <w:rsid w:val="005803E1"/>
    <w:rsid w:val="005804AB"/>
    <w:rsid w:val="00580E00"/>
    <w:rsid w:val="0058120B"/>
    <w:rsid w:val="0058138D"/>
    <w:rsid w:val="005813D7"/>
    <w:rsid w:val="00581740"/>
    <w:rsid w:val="005817D7"/>
    <w:rsid w:val="005819EE"/>
    <w:rsid w:val="00581A54"/>
    <w:rsid w:val="00582100"/>
    <w:rsid w:val="00582879"/>
    <w:rsid w:val="00582B31"/>
    <w:rsid w:val="00582BE6"/>
    <w:rsid w:val="00582F03"/>
    <w:rsid w:val="005841ED"/>
    <w:rsid w:val="00584920"/>
    <w:rsid w:val="00584D4B"/>
    <w:rsid w:val="00585020"/>
    <w:rsid w:val="0058516E"/>
    <w:rsid w:val="00585639"/>
    <w:rsid w:val="00585C4A"/>
    <w:rsid w:val="00585F9C"/>
    <w:rsid w:val="00586F05"/>
    <w:rsid w:val="00587176"/>
    <w:rsid w:val="00587DF5"/>
    <w:rsid w:val="00587F33"/>
    <w:rsid w:val="005903A6"/>
    <w:rsid w:val="0059050C"/>
    <w:rsid w:val="00590568"/>
    <w:rsid w:val="00590916"/>
    <w:rsid w:val="00590D78"/>
    <w:rsid w:val="00591082"/>
    <w:rsid w:val="0059149D"/>
    <w:rsid w:val="00591537"/>
    <w:rsid w:val="00591EA8"/>
    <w:rsid w:val="00591F5E"/>
    <w:rsid w:val="0059232F"/>
    <w:rsid w:val="00592940"/>
    <w:rsid w:val="00592947"/>
    <w:rsid w:val="00592ED5"/>
    <w:rsid w:val="005934B6"/>
    <w:rsid w:val="00593532"/>
    <w:rsid w:val="005944FB"/>
    <w:rsid w:val="0059451D"/>
    <w:rsid w:val="005949CB"/>
    <w:rsid w:val="00594B76"/>
    <w:rsid w:val="00594CDE"/>
    <w:rsid w:val="00594E90"/>
    <w:rsid w:val="00594EC8"/>
    <w:rsid w:val="005950EC"/>
    <w:rsid w:val="005951C6"/>
    <w:rsid w:val="005951D0"/>
    <w:rsid w:val="00595425"/>
    <w:rsid w:val="00595437"/>
    <w:rsid w:val="00595696"/>
    <w:rsid w:val="0059585D"/>
    <w:rsid w:val="00595ED7"/>
    <w:rsid w:val="00596016"/>
    <w:rsid w:val="00596381"/>
    <w:rsid w:val="00596520"/>
    <w:rsid w:val="00596722"/>
    <w:rsid w:val="005971C3"/>
    <w:rsid w:val="00597636"/>
    <w:rsid w:val="00597992"/>
    <w:rsid w:val="005A0217"/>
    <w:rsid w:val="005A060D"/>
    <w:rsid w:val="005A0BA7"/>
    <w:rsid w:val="005A0EFF"/>
    <w:rsid w:val="005A12FC"/>
    <w:rsid w:val="005A1498"/>
    <w:rsid w:val="005A1A63"/>
    <w:rsid w:val="005A1A9E"/>
    <w:rsid w:val="005A1B53"/>
    <w:rsid w:val="005A1C18"/>
    <w:rsid w:val="005A24FB"/>
    <w:rsid w:val="005A258F"/>
    <w:rsid w:val="005A26C0"/>
    <w:rsid w:val="005A2D56"/>
    <w:rsid w:val="005A30EA"/>
    <w:rsid w:val="005A31A2"/>
    <w:rsid w:val="005A341C"/>
    <w:rsid w:val="005A3746"/>
    <w:rsid w:val="005A38E5"/>
    <w:rsid w:val="005A3994"/>
    <w:rsid w:val="005A400E"/>
    <w:rsid w:val="005A4049"/>
    <w:rsid w:val="005A426C"/>
    <w:rsid w:val="005A49CA"/>
    <w:rsid w:val="005A4E63"/>
    <w:rsid w:val="005A4FBB"/>
    <w:rsid w:val="005A5838"/>
    <w:rsid w:val="005A58F8"/>
    <w:rsid w:val="005A5B11"/>
    <w:rsid w:val="005A5B25"/>
    <w:rsid w:val="005A5D4D"/>
    <w:rsid w:val="005A5F12"/>
    <w:rsid w:val="005A5FCB"/>
    <w:rsid w:val="005A6721"/>
    <w:rsid w:val="005A6A7D"/>
    <w:rsid w:val="005A6E47"/>
    <w:rsid w:val="005A708E"/>
    <w:rsid w:val="005A7489"/>
    <w:rsid w:val="005A7712"/>
    <w:rsid w:val="005A78BC"/>
    <w:rsid w:val="005A79C2"/>
    <w:rsid w:val="005A7B7B"/>
    <w:rsid w:val="005A7E5B"/>
    <w:rsid w:val="005A7ED3"/>
    <w:rsid w:val="005B0530"/>
    <w:rsid w:val="005B06AB"/>
    <w:rsid w:val="005B0721"/>
    <w:rsid w:val="005B072A"/>
    <w:rsid w:val="005B0747"/>
    <w:rsid w:val="005B0EE7"/>
    <w:rsid w:val="005B10B5"/>
    <w:rsid w:val="005B1388"/>
    <w:rsid w:val="005B13BB"/>
    <w:rsid w:val="005B1BC8"/>
    <w:rsid w:val="005B1D0F"/>
    <w:rsid w:val="005B1D82"/>
    <w:rsid w:val="005B1E0A"/>
    <w:rsid w:val="005B239E"/>
    <w:rsid w:val="005B265E"/>
    <w:rsid w:val="005B289F"/>
    <w:rsid w:val="005B28FC"/>
    <w:rsid w:val="005B294B"/>
    <w:rsid w:val="005B2D9F"/>
    <w:rsid w:val="005B30F7"/>
    <w:rsid w:val="005B4416"/>
    <w:rsid w:val="005B4668"/>
    <w:rsid w:val="005B4676"/>
    <w:rsid w:val="005B4F96"/>
    <w:rsid w:val="005B54E5"/>
    <w:rsid w:val="005B55DE"/>
    <w:rsid w:val="005B593B"/>
    <w:rsid w:val="005B5B8F"/>
    <w:rsid w:val="005B5C4F"/>
    <w:rsid w:val="005B60E6"/>
    <w:rsid w:val="005B61CB"/>
    <w:rsid w:val="005B6A62"/>
    <w:rsid w:val="005B7A57"/>
    <w:rsid w:val="005B7B47"/>
    <w:rsid w:val="005B7ECB"/>
    <w:rsid w:val="005C01ED"/>
    <w:rsid w:val="005C0261"/>
    <w:rsid w:val="005C0480"/>
    <w:rsid w:val="005C07E0"/>
    <w:rsid w:val="005C0FA1"/>
    <w:rsid w:val="005C1582"/>
    <w:rsid w:val="005C17F4"/>
    <w:rsid w:val="005C1A8D"/>
    <w:rsid w:val="005C1E0F"/>
    <w:rsid w:val="005C1E8D"/>
    <w:rsid w:val="005C2B9F"/>
    <w:rsid w:val="005C2FD6"/>
    <w:rsid w:val="005C3570"/>
    <w:rsid w:val="005C3977"/>
    <w:rsid w:val="005C3A6C"/>
    <w:rsid w:val="005C3BF4"/>
    <w:rsid w:val="005C3DB2"/>
    <w:rsid w:val="005C3EAF"/>
    <w:rsid w:val="005C419A"/>
    <w:rsid w:val="005C443A"/>
    <w:rsid w:val="005C456A"/>
    <w:rsid w:val="005C45C7"/>
    <w:rsid w:val="005C4A11"/>
    <w:rsid w:val="005C4AA7"/>
    <w:rsid w:val="005C54F7"/>
    <w:rsid w:val="005C56D2"/>
    <w:rsid w:val="005C571D"/>
    <w:rsid w:val="005C5D8C"/>
    <w:rsid w:val="005C6002"/>
    <w:rsid w:val="005C6556"/>
    <w:rsid w:val="005C66E8"/>
    <w:rsid w:val="005C68AB"/>
    <w:rsid w:val="005C6B8B"/>
    <w:rsid w:val="005C6C82"/>
    <w:rsid w:val="005C6DE0"/>
    <w:rsid w:val="005C6F11"/>
    <w:rsid w:val="005C751A"/>
    <w:rsid w:val="005C7BFF"/>
    <w:rsid w:val="005D040D"/>
    <w:rsid w:val="005D0438"/>
    <w:rsid w:val="005D04F2"/>
    <w:rsid w:val="005D0524"/>
    <w:rsid w:val="005D0880"/>
    <w:rsid w:val="005D0F01"/>
    <w:rsid w:val="005D1246"/>
    <w:rsid w:val="005D161F"/>
    <w:rsid w:val="005D1772"/>
    <w:rsid w:val="005D189A"/>
    <w:rsid w:val="005D1A4F"/>
    <w:rsid w:val="005D1BCE"/>
    <w:rsid w:val="005D1D0A"/>
    <w:rsid w:val="005D205E"/>
    <w:rsid w:val="005D212C"/>
    <w:rsid w:val="005D2432"/>
    <w:rsid w:val="005D26E4"/>
    <w:rsid w:val="005D2F0F"/>
    <w:rsid w:val="005D3333"/>
    <w:rsid w:val="005D3819"/>
    <w:rsid w:val="005D3F33"/>
    <w:rsid w:val="005D4478"/>
    <w:rsid w:val="005D4517"/>
    <w:rsid w:val="005D4C00"/>
    <w:rsid w:val="005D55B8"/>
    <w:rsid w:val="005D55BD"/>
    <w:rsid w:val="005D5BF0"/>
    <w:rsid w:val="005D6098"/>
    <w:rsid w:val="005D6431"/>
    <w:rsid w:val="005D701C"/>
    <w:rsid w:val="005D709D"/>
    <w:rsid w:val="005D739A"/>
    <w:rsid w:val="005D7627"/>
    <w:rsid w:val="005E0132"/>
    <w:rsid w:val="005E02A5"/>
    <w:rsid w:val="005E034F"/>
    <w:rsid w:val="005E0AF7"/>
    <w:rsid w:val="005E0DBE"/>
    <w:rsid w:val="005E12BB"/>
    <w:rsid w:val="005E1D67"/>
    <w:rsid w:val="005E22E2"/>
    <w:rsid w:val="005E23DE"/>
    <w:rsid w:val="005E2556"/>
    <w:rsid w:val="005E2872"/>
    <w:rsid w:val="005E2F1D"/>
    <w:rsid w:val="005E313B"/>
    <w:rsid w:val="005E329E"/>
    <w:rsid w:val="005E331D"/>
    <w:rsid w:val="005E36E8"/>
    <w:rsid w:val="005E3939"/>
    <w:rsid w:val="005E437B"/>
    <w:rsid w:val="005E4446"/>
    <w:rsid w:val="005E4A21"/>
    <w:rsid w:val="005E514B"/>
    <w:rsid w:val="005E53DF"/>
    <w:rsid w:val="005E5534"/>
    <w:rsid w:val="005E5E0E"/>
    <w:rsid w:val="005E5FCF"/>
    <w:rsid w:val="005E62FD"/>
    <w:rsid w:val="005E64E7"/>
    <w:rsid w:val="005E6673"/>
    <w:rsid w:val="005E69ED"/>
    <w:rsid w:val="005E6EAB"/>
    <w:rsid w:val="005E6F93"/>
    <w:rsid w:val="005E70B3"/>
    <w:rsid w:val="005E7748"/>
    <w:rsid w:val="005E7CFB"/>
    <w:rsid w:val="005E7EEE"/>
    <w:rsid w:val="005F0402"/>
    <w:rsid w:val="005F0941"/>
    <w:rsid w:val="005F0EDF"/>
    <w:rsid w:val="005F10C2"/>
    <w:rsid w:val="005F1173"/>
    <w:rsid w:val="005F139B"/>
    <w:rsid w:val="005F145C"/>
    <w:rsid w:val="005F1528"/>
    <w:rsid w:val="005F1543"/>
    <w:rsid w:val="005F17FC"/>
    <w:rsid w:val="005F19B5"/>
    <w:rsid w:val="005F22ED"/>
    <w:rsid w:val="005F23C2"/>
    <w:rsid w:val="005F2C46"/>
    <w:rsid w:val="005F2E8B"/>
    <w:rsid w:val="005F2F7E"/>
    <w:rsid w:val="005F36BE"/>
    <w:rsid w:val="005F3CB6"/>
    <w:rsid w:val="005F3F9F"/>
    <w:rsid w:val="005F43F6"/>
    <w:rsid w:val="005F458F"/>
    <w:rsid w:val="005F46AC"/>
    <w:rsid w:val="005F479D"/>
    <w:rsid w:val="005F493E"/>
    <w:rsid w:val="005F4AE1"/>
    <w:rsid w:val="005F4FFD"/>
    <w:rsid w:val="005F5432"/>
    <w:rsid w:val="005F54C1"/>
    <w:rsid w:val="005F5ADD"/>
    <w:rsid w:val="005F5B17"/>
    <w:rsid w:val="005F5D37"/>
    <w:rsid w:val="005F5D6F"/>
    <w:rsid w:val="005F5FFE"/>
    <w:rsid w:val="005F64B0"/>
    <w:rsid w:val="005F6608"/>
    <w:rsid w:val="005F6664"/>
    <w:rsid w:val="005F6E57"/>
    <w:rsid w:val="005F7628"/>
    <w:rsid w:val="005F7905"/>
    <w:rsid w:val="005F7DDE"/>
    <w:rsid w:val="00600722"/>
    <w:rsid w:val="00600DC6"/>
    <w:rsid w:val="00600F31"/>
    <w:rsid w:val="00601088"/>
    <w:rsid w:val="006011C5"/>
    <w:rsid w:val="006018BA"/>
    <w:rsid w:val="00601DCF"/>
    <w:rsid w:val="00601DF7"/>
    <w:rsid w:val="00602662"/>
    <w:rsid w:val="006031B7"/>
    <w:rsid w:val="006035E5"/>
    <w:rsid w:val="0060368C"/>
    <w:rsid w:val="006037AD"/>
    <w:rsid w:val="0060397C"/>
    <w:rsid w:val="00603A5E"/>
    <w:rsid w:val="00603FFD"/>
    <w:rsid w:val="006040E5"/>
    <w:rsid w:val="00604106"/>
    <w:rsid w:val="00604664"/>
    <w:rsid w:val="0060474B"/>
    <w:rsid w:val="00604B6E"/>
    <w:rsid w:val="006055E2"/>
    <w:rsid w:val="006058F3"/>
    <w:rsid w:val="006063A1"/>
    <w:rsid w:val="0060670A"/>
    <w:rsid w:val="0060740C"/>
    <w:rsid w:val="006074D5"/>
    <w:rsid w:val="00607DF2"/>
    <w:rsid w:val="00607EBB"/>
    <w:rsid w:val="006103CD"/>
    <w:rsid w:val="00610690"/>
    <w:rsid w:val="00610891"/>
    <w:rsid w:val="00610975"/>
    <w:rsid w:val="00610CC0"/>
    <w:rsid w:val="00610D61"/>
    <w:rsid w:val="00611147"/>
    <w:rsid w:val="006111C6"/>
    <w:rsid w:val="00611611"/>
    <w:rsid w:val="006119EB"/>
    <w:rsid w:val="00611BF8"/>
    <w:rsid w:val="00611C00"/>
    <w:rsid w:val="00611D49"/>
    <w:rsid w:val="00611FF7"/>
    <w:rsid w:val="00612F3B"/>
    <w:rsid w:val="00613014"/>
    <w:rsid w:val="0061332C"/>
    <w:rsid w:val="00613F8B"/>
    <w:rsid w:val="00614130"/>
    <w:rsid w:val="006153F1"/>
    <w:rsid w:val="00615564"/>
    <w:rsid w:val="00615F79"/>
    <w:rsid w:val="00616110"/>
    <w:rsid w:val="0061696E"/>
    <w:rsid w:val="00616988"/>
    <w:rsid w:val="00616DA1"/>
    <w:rsid w:val="00616EA0"/>
    <w:rsid w:val="00616FF6"/>
    <w:rsid w:val="006170A7"/>
    <w:rsid w:val="006170F0"/>
    <w:rsid w:val="00617185"/>
    <w:rsid w:val="006171BD"/>
    <w:rsid w:val="006172D3"/>
    <w:rsid w:val="0061766E"/>
    <w:rsid w:val="00617BE9"/>
    <w:rsid w:val="006201B4"/>
    <w:rsid w:val="00620643"/>
    <w:rsid w:val="00620DE2"/>
    <w:rsid w:val="00621598"/>
    <w:rsid w:val="00621986"/>
    <w:rsid w:val="00621A6C"/>
    <w:rsid w:val="00621BE5"/>
    <w:rsid w:val="00621C4F"/>
    <w:rsid w:val="0062227E"/>
    <w:rsid w:val="006223BA"/>
    <w:rsid w:val="00622663"/>
    <w:rsid w:val="00623142"/>
    <w:rsid w:val="006235DD"/>
    <w:rsid w:val="00623715"/>
    <w:rsid w:val="00623A91"/>
    <w:rsid w:val="00623B2C"/>
    <w:rsid w:val="00624097"/>
    <w:rsid w:val="00624575"/>
    <w:rsid w:val="006247D3"/>
    <w:rsid w:val="0062484A"/>
    <w:rsid w:val="00624C65"/>
    <w:rsid w:val="00624E6B"/>
    <w:rsid w:val="00624E79"/>
    <w:rsid w:val="0062539E"/>
    <w:rsid w:val="00625431"/>
    <w:rsid w:val="0062577E"/>
    <w:rsid w:val="00625C48"/>
    <w:rsid w:val="00625E66"/>
    <w:rsid w:val="00626009"/>
    <w:rsid w:val="00626314"/>
    <w:rsid w:val="0062655C"/>
    <w:rsid w:val="00627363"/>
    <w:rsid w:val="00627A95"/>
    <w:rsid w:val="00627C01"/>
    <w:rsid w:val="0063014C"/>
    <w:rsid w:val="00631205"/>
    <w:rsid w:val="006314FE"/>
    <w:rsid w:val="006316C0"/>
    <w:rsid w:val="006317D7"/>
    <w:rsid w:val="00631873"/>
    <w:rsid w:val="00631AE0"/>
    <w:rsid w:val="00631E33"/>
    <w:rsid w:val="006322F2"/>
    <w:rsid w:val="00632320"/>
    <w:rsid w:val="006323F3"/>
    <w:rsid w:val="00632C5B"/>
    <w:rsid w:val="00633826"/>
    <w:rsid w:val="00633AA2"/>
    <w:rsid w:val="006343A6"/>
    <w:rsid w:val="006348BC"/>
    <w:rsid w:val="00634D6C"/>
    <w:rsid w:val="006352A0"/>
    <w:rsid w:val="0063555B"/>
    <w:rsid w:val="0063597B"/>
    <w:rsid w:val="00635B47"/>
    <w:rsid w:val="00635C59"/>
    <w:rsid w:val="0063649C"/>
    <w:rsid w:val="00636677"/>
    <w:rsid w:val="00636690"/>
    <w:rsid w:val="00636AED"/>
    <w:rsid w:val="00636C65"/>
    <w:rsid w:val="006370B7"/>
    <w:rsid w:val="00637155"/>
    <w:rsid w:val="00637535"/>
    <w:rsid w:val="00637555"/>
    <w:rsid w:val="00637607"/>
    <w:rsid w:val="0064009E"/>
    <w:rsid w:val="00640206"/>
    <w:rsid w:val="0064154A"/>
    <w:rsid w:val="00641F14"/>
    <w:rsid w:val="00642012"/>
    <w:rsid w:val="00642139"/>
    <w:rsid w:val="0064262E"/>
    <w:rsid w:val="006427E2"/>
    <w:rsid w:val="00642880"/>
    <w:rsid w:val="006428CB"/>
    <w:rsid w:val="00642BB2"/>
    <w:rsid w:val="00642F13"/>
    <w:rsid w:val="00643451"/>
    <w:rsid w:val="006448B0"/>
    <w:rsid w:val="00644A79"/>
    <w:rsid w:val="00644B49"/>
    <w:rsid w:val="00644B63"/>
    <w:rsid w:val="00645668"/>
    <w:rsid w:val="00645B3A"/>
    <w:rsid w:val="0064662C"/>
    <w:rsid w:val="006466CE"/>
    <w:rsid w:val="006469F7"/>
    <w:rsid w:val="006469FE"/>
    <w:rsid w:val="00646C4E"/>
    <w:rsid w:val="00646CF7"/>
    <w:rsid w:val="0064704F"/>
    <w:rsid w:val="00647895"/>
    <w:rsid w:val="00647A73"/>
    <w:rsid w:val="00647EE1"/>
    <w:rsid w:val="006501E6"/>
    <w:rsid w:val="0065064F"/>
    <w:rsid w:val="00650B89"/>
    <w:rsid w:val="00650D7D"/>
    <w:rsid w:val="00651BAA"/>
    <w:rsid w:val="00651BE2"/>
    <w:rsid w:val="006520E3"/>
    <w:rsid w:val="006521F4"/>
    <w:rsid w:val="0065230F"/>
    <w:rsid w:val="006523DC"/>
    <w:rsid w:val="00652A98"/>
    <w:rsid w:val="00652AB0"/>
    <w:rsid w:val="00652EAA"/>
    <w:rsid w:val="0065342B"/>
    <w:rsid w:val="00653836"/>
    <w:rsid w:val="00653C57"/>
    <w:rsid w:val="00653DD9"/>
    <w:rsid w:val="006542A0"/>
    <w:rsid w:val="006542B2"/>
    <w:rsid w:val="00654399"/>
    <w:rsid w:val="006547DF"/>
    <w:rsid w:val="00654C12"/>
    <w:rsid w:val="00654DA2"/>
    <w:rsid w:val="00654DC3"/>
    <w:rsid w:val="006558FE"/>
    <w:rsid w:val="00657F28"/>
    <w:rsid w:val="0066001D"/>
    <w:rsid w:val="00660EA3"/>
    <w:rsid w:val="0066130A"/>
    <w:rsid w:val="0066166E"/>
    <w:rsid w:val="006617E7"/>
    <w:rsid w:val="006618F0"/>
    <w:rsid w:val="00661DDF"/>
    <w:rsid w:val="00661F6C"/>
    <w:rsid w:val="00662A98"/>
    <w:rsid w:val="00662DD1"/>
    <w:rsid w:val="00663063"/>
    <w:rsid w:val="006634B2"/>
    <w:rsid w:val="006636E3"/>
    <w:rsid w:val="006637AF"/>
    <w:rsid w:val="006638F1"/>
    <w:rsid w:val="00663A17"/>
    <w:rsid w:val="00663CA5"/>
    <w:rsid w:val="00663F15"/>
    <w:rsid w:val="006642C2"/>
    <w:rsid w:val="00664443"/>
    <w:rsid w:val="0066445E"/>
    <w:rsid w:val="00664906"/>
    <w:rsid w:val="00664997"/>
    <w:rsid w:val="006649D8"/>
    <w:rsid w:val="00664B73"/>
    <w:rsid w:val="00664B94"/>
    <w:rsid w:val="0066512E"/>
    <w:rsid w:val="00665689"/>
    <w:rsid w:val="00666052"/>
    <w:rsid w:val="0066614D"/>
    <w:rsid w:val="00666251"/>
    <w:rsid w:val="00666603"/>
    <w:rsid w:val="00667259"/>
    <w:rsid w:val="006674C2"/>
    <w:rsid w:val="00667721"/>
    <w:rsid w:val="00667E8D"/>
    <w:rsid w:val="00670243"/>
    <w:rsid w:val="006709F8"/>
    <w:rsid w:val="00670EE7"/>
    <w:rsid w:val="006710D4"/>
    <w:rsid w:val="006714B3"/>
    <w:rsid w:val="006715EB"/>
    <w:rsid w:val="00671724"/>
    <w:rsid w:val="006717C4"/>
    <w:rsid w:val="00671B92"/>
    <w:rsid w:val="00671FD1"/>
    <w:rsid w:val="0067211D"/>
    <w:rsid w:val="00672520"/>
    <w:rsid w:val="00673496"/>
    <w:rsid w:val="006734D6"/>
    <w:rsid w:val="00673720"/>
    <w:rsid w:val="00673B30"/>
    <w:rsid w:val="00673D73"/>
    <w:rsid w:val="00674943"/>
    <w:rsid w:val="006749BE"/>
    <w:rsid w:val="0067548A"/>
    <w:rsid w:val="00675734"/>
    <w:rsid w:val="00676190"/>
    <w:rsid w:val="006761F8"/>
    <w:rsid w:val="0067627F"/>
    <w:rsid w:val="00676A01"/>
    <w:rsid w:val="00676A04"/>
    <w:rsid w:val="00676AA6"/>
    <w:rsid w:val="00676BF9"/>
    <w:rsid w:val="00676FB8"/>
    <w:rsid w:val="006776DE"/>
    <w:rsid w:val="006779F6"/>
    <w:rsid w:val="00677EAD"/>
    <w:rsid w:val="0068004A"/>
    <w:rsid w:val="006800D7"/>
    <w:rsid w:val="0068061A"/>
    <w:rsid w:val="006808AA"/>
    <w:rsid w:val="00680BB6"/>
    <w:rsid w:val="00680CD2"/>
    <w:rsid w:val="00682145"/>
    <w:rsid w:val="006821CB"/>
    <w:rsid w:val="006829FD"/>
    <w:rsid w:val="006831E7"/>
    <w:rsid w:val="006833D1"/>
    <w:rsid w:val="006834C7"/>
    <w:rsid w:val="0068359A"/>
    <w:rsid w:val="006836EF"/>
    <w:rsid w:val="00683B7E"/>
    <w:rsid w:val="00683F83"/>
    <w:rsid w:val="00684494"/>
    <w:rsid w:val="006844C5"/>
    <w:rsid w:val="00684612"/>
    <w:rsid w:val="0068465C"/>
    <w:rsid w:val="00684A71"/>
    <w:rsid w:val="00684C84"/>
    <w:rsid w:val="00684CD7"/>
    <w:rsid w:val="00684ED9"/>
    <w:rsid w:val="006850BD"/>
    <w:rsid w:val="006855E0"/>
    <w:rsid w:val="00685974"/>
    <w:rsid w:val="0068661D"/>
    <w:rsid w:val="006867D4"/>
    <w:rsid w:val="00686A3E"/>
    <w:rsid w:val="00686C64"/>
    <w:rsid w:val="00686EA3"/>
    <w:rsid w:val="006870E0"/>
    <w:rsid w:val="006878BA"/>
    <w:rsid w:val="006879C7"/>
    <w:rsid w:val="00687E2E"/>
    <w:rsid w:val="006909DA"/>
    <w:rsid w:val="00691478"/>
    <w:rsid w:val="006915B8"/>
    <w:rsid w:val="00692538"/>
    <w:rsid w:val="0069253C"/>
    <w:rsid w:val="0069272D"/>
    <w:rsid w:val="006928F7"/>
    <w:rsid w:val="00692B7F"/>
    <w:rsid w:val="00692E92"/>
    <w:rsid w:val="00693018"/>
    <w:rsid w:val="006934DB"/>
    <w:rsid w:val="00693646"/>
    <w:rsid w:val="00693791"/>
    <w:rsid w:val="00693B09"/>
    <w:rsid w:val="00693D65"/>
    <w:rsid w:val="006945BD"/>
    <w:rsid w:val="00694884"/>
    <w:rsid w:val="00694B31"/>
    <w:rsid w:val="00694B3D"/>
    <w:rsid w:val="00695633"/>
    <w:rsid w:val="006956D9"/>
    <w:rsid w:val="00695839"/>
    <w:rsid w:val="00695A7D"/>
    <w:rsid w:val="00695E89"/>
    <w:rsid w:val="006961D4"/>
    <w:rsid w:val="006964FF"/>
    <w:rsid w:val="0069654D"/>
    <w:rsid w:val="006965CC"/>
    <w:rsid w:val="0069679E"/>
    <w:rsid w:val="00696D24"/>
    <w:rsid w:val="00696F43"/>
    <w:rsid w:val="0069723D"/>
    <w:rsid w:val="00697F34"/>
    <w:rsid w:val="006A053A"/>
    <w:rsid w:val="006A05E6"/>
    <w:rsid w:val="006A0E60"/>
    <w:rsid w:val="006A1A55"/>
    <w:rsid w:val="006A1B29"/>
    <w:rsid w:val="006A1EEC"/>
    <w:rsid w:val="006A1F11"/>
    <w:rsid w:val="006A1F6C"/>
    <w:rsid w:val="006A21AD"/>
    <w:rsid w:val="006A230D"/>
    <w:rsid w:val="006A28A8"/>
    <w:rsid w:val="006A2F02"/>
    <w:rsid w:val="006A2F66"/>
    <w:rsid w:val="006A2FD6"/>
    <w:rsid w:val="006A34E1"/>
    <w:rsid w:val="006A352F"/>
    <w:rsid w:val="006A373E"/>
    <w:rsid w:val="006A3D0A"/>
    <w:rsid w:val="006A3E70"/>
    <w:rsid w:val="006A45D9"/>
    <w:rsid w:val="006A4727"/>
    <w:rsid w:val="006A476F"/>
    <w:rsid w:val="006A516F"/>
    <w:rsid w:val="006A5307"/>
    <w:rsid w:val="006A5654"/>
    <w:rsid w:val="006A5EC4"/>
    <w:rsid w:val="006A5EC8"/>
    <w:rsid w:val="006A6555"/>
    <w:rsid w:val="006A6822"/>
    <w:rsid w:val="006A6A5B"/>
    <w:rsid w:val="006A6C68"/>
    <w:rsid w:val="006A760A"/>
    <w:rsid w:val="006A78FE"/>
    <w:rsid w:val="006A7B60"/>
    <w:rsid w:val="006A7BE9"/>
    <w:rsid w:val="006A7EB7"/>
    <w:rsid w:val="006B01BC"/>
    <w:rsid w:val="006B02B5"/>
    <w:rsid w:val="006B033C"/>
    <w:rsid w:val="006B095D"/>
    <w:rsid w:val="006B0981"/>
    <w:rsid w:val="006B0A61"/>
    <w:rsid w:val="006B0BBF"/>
    <w:rsid w:val="006B0BC9"/>
    <w:rsid w:val="006B0C5F"/>
    <w:rsid w:val="006B103F"/>
    <w:rsid w:val="006B13EB"/>
    <w:rsid w:val="006B1D92"/>
    <w:rsid w:val="006B250C"/>
    <w:rsid w:val="006B2822"/>
    <w:rsid w:val="006B2A32"/>
    <w:rsid w:val="006B31E5"/>
    <w:rsid w:val="006B33A1"/>
    <w:rsid w:val="006B355D"/>
    <w:rsid w:val="006B35AA"/>
    <w:rsid w:val="006B3E28"/>
    <w:rsid w:val="006B43F4"/>
    <w:rsid w:val="006B4510"/>
    <w:rsid w:val="006B4C11"/>
    <w:rsid w:val="006B4CDD"/>
    <w:rsid w:val="006B4E78"/>
    <w:rsid w:val="006B54BB"/>
    <w:rsid w:val="006B580E"/>
    <w:rsid w:val="006B58DA"/>
    <w:rsid w:val="006B5B74"/>
    <w:rsid w:val="006B5E3A"/>
    <w:rsid w:val="006B65FB"/>
    <w:rsid w:val="006B6C38"/>
    <w:rsid w:val="006B6F6A"/>
    <w:rsid w:val="006B6F73"/>
    <w:rsid w:val="006B7A99"/>
    <w:rsid w:val="006B7B6D"/>
    <w:rsid w:val="006B7D8A"/>
    <w:rsid w:val="006B7F2D"/>
    <w:rsid w:val="006C017C"/>
    <w:rsid w:val="006C03D6"/>
    <w:rsid w:val="006C089D"/>
    <w:rsid w:val="006C0B9C"/>
    <w:rsid w:val="006C0EE8"/>
    <w:rsid w:val="006C0F31"/>
    <w:rsid w:val="006C2093"/>
    <w:rsid w:val="006C2430"/>
    <w:rsid w:val="006C2D86"/>
    <w:rsid w:val="006C2FA3"/>
    <w:rsid w:val="006C396B"/>
    <w:rsid w:val="006C3A7E"/>
    <w:rsid w:val="006C3F8F"/>
    <w:rsid w:val="006C4597"/>
    <w:rsid w:val="006C4636"/>
    <w:rsid w:val="006C5075"/>
    <w:rsid w:val="006C5458"/>
    <w:rsid w:val="006C54CD"/>
    <w:rsid w:val="006C54DD"/>
    <w:rsid w:val="006C5CD9"/>
    <w:rsid w:val="006C5F1B"/>
    <w:rsid w:val="006C6083"/>
    <w:rsid w:val="006C622C"/>
    <w:rsid w:val="006C671C"/>
    <w:rsid w:val="006C6A4B"/>
    <w:rsid w:val="006C6E3F"/>
    <w:rsid w:val="006C71D0"/>
    <w:rsid w:val="006C7578"/>
    <w:rsid w:val="006C7D5C"/>
    <w:rsid w:val="006D02D5"/>
    <w:rsid w:val="006D036F"/>
    <w:rsid w:val="006D0384"/>
    <w:rsid w:val="006D0487"/>
    <w:rsid w:val="006D057E"/>
    <w:rsid w:val="006D06AE"/>
    <w:rsid w:val="006D0806"/>
    <w:rsid w:val="006D0810"/>
    <w:rsid w:val="006D0A1C"/>
    <w:rsid w:val="006D0DB8"/>
    <w:rsid w:val="006D1501"/>
    <w:rsid w:val="006D1C06"/>
    <w:rsid w:val="006D1F2A"/>
    <w:rsid w:val="006D2233"/>
    <w:rsid w:val="006D23FD"/>
    <w:rsid w:val="006D29DD"/>
    <w:rsid w:val="006D33C4"/>
    <w:rsid w:val="006D3475"/>
    <w:rsid w:val="006D3593"/>
    <w:rsid w:val="006D373E"/>
    <w:rsid w:val="006D3B56"/>
    <w:rsid w:val="006D41BF"/>
    <w:rsid w:val="006D43D0"/>
    <w:rsid w:val="006D46BE"/>
    <w:rsid w:val="006D4789"/>
    <w:rsid w:val="006D49B3"/>
    <w:rsid w:val="006D4C85"/>
    <w:rsid w:val="006D4CB1"/>
    <w:rsid w:val="006D5409"/>
    <w:rsid w:val="006D5948"/>
    <w:rsid w:val="006D6000"/>
    <w:rsid w:val="006D6BE7"/>
    <w:rsid w:val="006D6F12"/>
    <w:rsid w:val="006D7168"/>
    <w:rsid w:val="006D7459"/>
    <w:rsid w:val="006D7495"/>
    <w:rsid w:val="006D749D"/>
    <w:rsid w:val="006D7823"/>
    <w:rsid w:val="006D78D5"/>
    <w:rsid w:val="006D7960"/>
    <w:rsid w:val="006E0402"/>
    <w:rsid w:val="006E083D"/>
    <w:rsid w:val="006E09A1"/>
    <w:rsid w:val="006E0CD3"/>
    <w:rsid w:val="006E0DDD"/>
    <w:rsid w:val="006E0E92"/>
    <w:rsid w:val="006E0F65"/>
    <w:rsid w:val="006E1152"/>
    <w:rsid w:val="006E123C"/>
    <w:rsid w:val="006E1742"/>
    <w:rsid w:val="006E1ADD"/>
    <w:rsid w:val="006E1CC9"/>
    <w:rsid w:val="006E1F66"/>
    <w:rsid w:val="006E24D3"/>
    <w:rsid w:val="006E2753"/>
    <w:rsid w:val="006E2EEA"/>
    <w:rsid w:val="006E2FDD"/>
    <w:rsid w:val="006E30A9"/>
    <w:rsid w:val="006E30E8"/>
    <w:rsid w:val="006E3293"/>
    <w:rsid w:val="006E333C"/>
    <w:rsid w:val="006E347E"/>
    <w:rsid w:val="006E3513"/>
    <w:rsid w:val="006E3D29"/>
    <w:rsid w:val="006E3E61"/>
    <w:rsid w:val="006E402E"/>
    <w:rsid w:val="006E4126"/>
    <w:rsid w:val="006E4359"/>
    <w:rsid w:val="006E45C4"/>
    <w:rsid w:val="006E45DB"/>
    <w:rsid w:val="006E4879"/>
    <w:rsid w:val="006E495E"/>
    <w:rsid w:val="006E53A9"/>
    <w:rsid w:val="006E5522"/>
    <w:rsid w:val="006E5D7A"/>
    <w:rsid w:val="006E5EEA"/>
    <w:rsid w:val="006E6C8A"/>
    <w:rsid w:val="006E708B"/>
    <w:rsid w:val="006E74CA"/>
    <w:rsid w:val="006E7B2B"/>
    <w:rsid w:val="006F0466"/>
    <w:rsid w:val="006F04AF"/>
    <w:rsid w:val="006F06A7"/>
    <w:rsid w:val="006F077B"/>
    <w:rsid w:val="006F0B84"/>
    <w:rsid w:val="006F0BF9"/>
    <w:rsid w:val="006F0C16"/>
    <w:rsid w:val="006F0DF0"/>
    <w:rsid w:val="006F1292"/>
    <w:rsid w:val="006F13F4"/>
    <w:rsid w:val="006F15AE"/>
    <w:rsid w:val="006F21B3"/>
    <w:rsid w:val="006F226C"/>
    <w:rsid w:val="006F23FC"/>
    <w:rsid w:val="006F275C"/>
    <w:rsid w:val="006F29AA"/>
    <w:rsid w:val="006F29BD"/>
    <w:rsid w:val="006F2ADF"/>
    <w:rsid w:val="006F2BC8"/>
    <w:rsid w:val="006F2C67"/>
    <w:rsid w:val="006F2E5C"/>
    <w:rsid w:val="006F3A68"/>
    <w:rsid w:val="006F3F82"/>
    <w:rsid w:val="006F441C"/>
    <w:rsid w:val="006F4D83"/>
    <w:rsid w:val="006F53C3"/>
    <w:rsid w:val="006F54F3"/>
    <w:rsid w:val="006F5F0F"/>
    <w:rsid w:val="006F6171"/>
    <w:rsid w:val="006F6480"/>
    <w:rsid w:val="006F686D"/>
    <w:rsid w:val="006F6D11"/>
    <w:rsid w:val="006F732A"/>
    <w:rsid w:val="006F7BAD"/>
    <w:rsid w:val="006F7DB2"/>
    <w:rsid w:val="006F7DC1"/>
    <w:rsid w:val="006F7FB8"/>
    <w:rsid w:val="006F7FFB"/>
    <w:rsid w:val="00700163"/>
    <w:rsid w:val="00700FA6"/>
    <w:rsid w:val="0070106D"/>
    <w:rsid w:val="007011CE"/>
    <w:rsid w:val="007017CA"/>
    <w:rsid w:val="00701BD6"/>
    <w:rsid w:val="00701F9B"/>
    <w:rsid w:val="007020FA"/>
    <w:rsid w:val="0070238E"/>
    <w:rsid w:val="007023D1"/>
    <w:rsid w:val="00702511"/>
    <w:rsid w:val="0070269A"/>
    <w:rsid w:val="007029BB"/>
    <w:rsid w:val="00702D65"/>
    <w:rsid w:val="007035E7"/>
    <w:rsid w:val="007041FA"/>
    <w:rsid w:val="007041FF"/>
    <w:rsid w:val="007043BE"/>
    <w:rsid w:val="00704555"/>
    <w:rsid w:val="0070505F"/>
    <w:rsid w:val="007056F7"/>
    <w:rsid w:val="00705EA9"/>
    <w:rsid w:val="007063D6"/>
    <w:rsid w:val="0070650B"/>
    <w:rsid w:val="007066A1"/>
    <w:rsid w:val="00706D71"/>
    <w:rsid w:val="007070B5"/>
    <w:rsid w:val="0070744A"/>
    <w:rsid w:val="00707868"/>
    <w:rsid w:val="00707DF2"/>
    <w:rsid w:val="00707E5D"/>
    <w:rsid w:val="00710224"/>
    <w:rsid w:val="007105F4"/>
    <w:rsid w:val="00710707"/>
    <w:rsid w:val="007108B4"/>
    <w:rsid w:val="00710A16"/>
    <w:rsid w:val="00710AA4"/>
    <w:rsid w:val="00710B70"/>
    <w:rsid w:val="00710B90"/>
    <w:rsid w:val="00710CB8"/>
    <w:rsid w:val="00710D16"/>
    <w:rsid w:val="00710EFF"/>
    <w:rsid w:val="00711574"/>
    <w:rsid w:val="00711768"/>
    <w:rsid w:val="00711851"/>
    <w:rsid w:val="007131E7"/>
    <w:rsid w:val="0071375A"/>
    <w:rsid w:val="0071378F"/>
    <w:rsid w:val="007139DD"/>
    <w:rsid w:val="00714789"/>
    <w:rsid w:val="007147E7"/>
    <w:rsid w:val="007157FF"/>
    <w:rsid w:val="007158EF"/>
    <w:rsid w:val="00715F8A"/>
    <w:rsid w:val="00715FA6"/>
    <w:rsid w:val="007161C4"/>
    <w:rsid w:val="0071645C"/>
    <w:rsid w:val="007167DA"/>
    <w:rsid w:val="00716813"/>
    <w:rsid w:val="00716FC2"/>
    <w:rsid w:val="0071759D"/>
    <w:rsid w:val="00717785"/>
    <w:rsid w:val="00717CA8"/>
    <w:rsid w:val="00720F0A"/>
    <w:rsid w:val="00720F0D"/>
    <w:rsid w:val="00721164"/>
    <w:rsid w:val="007212F1"/>
    <w:rsid w:val="00721B97"/>
    <w:rsid w:val="00721D83"/>
    <w:rsid w:val="00721F5A"/>
    <w:rsid w:val="00722046"/>
    <w:rsid w:val="0072239C"/>
    <w:rsid w:val="00722BB3"/>
    <w:rsid w:val="00722ED4"/>
    <w:rsid w:val="00722EEE"/>
    <w:rsid w:val="00723240"/>
    <w:rsid w:val="00723C34"/>
    <w:rsid w:val="00723D79"/>
    <w:rsid w:val="007241F8"/>
    <w:rsid w:val="0072429E"/>
    <w:rsid w:val="007243A8"/>
    <w:rsid w:val="007257C6"/>
    <w:rsid w:val="00725892"/>
    <w:rsid w:val="0072631F"/>
    <w:rsid w:val="007270D2"/>
    <w:rsid w:val="00727121"/>
    <w:rsid w:val="00727859"/>
    <w:rsid w:val="00727885"/>
    <w:rsid w:val="0073054F"/>
    <w:rsid w:val="00730956"/>
    <w:rsid w:val="00730B82"/>
    <w:rsid w:val="00730CD9"/>
    <w:rsid w:val="00730DCC"/>
    <w:rsid w:val="0073109D"/>
    <w:rsid w:val="00731181"/>
    <w:rsid w:val="007312E8"/>
    <w:rsid w:val="00731358"/>
    <w:rsid w:val="00731A97"/>
    <w:rsid w:val="0073214D"/>
    <w:rsid w:val="0073222D"/>
    <w:rsid w:val="00732309"/>
    <w:rsid w:val="00732539"/>
    <w:rsid w:val="00733331"/>
    <w:rsid w:val="00733889"/>
    <w:rsid w:val="00733D57"/>
    <w:rsid w:val="00734137"/>
    <w:rsid w:val="007341B5"/>
    <w:rsid w:val="00734491"/>
    <w:rsid w:val="007350CB"/>
    <w:rsid w:val="00735278"/>
    <w:rsid w:val="007355CC"/>
    <w:rsid w:val="00735747"/>
    <w:rsid w:val="00735872"/>
    <w:rsid w:val="007358D3"/>
    <w:rsid w:val="00735C9A"/>
    <w:rsid w:val="0073608F"/>
    <w:rsid w:val="00736278"/>
    <w:rsid w:val="007362E2"/>
    <w:rsid w:val="0073642D"/>
    <w:rsid w:val="00736B0A"/>
    <w:rsid w:val="00736B8E"/>
    <w:rsid w:val="00736D6E"/>
    <w:rsid w:val="00737390"/>
    <w:rsid w:val="007373DB"/>
    <w:rsid w:val="007375EC"/>
    <w:rsid w:val="00737AEF"/>
    <w:rsid w:val="00737BF8"/>
    <w:rsid w:val="00737CE6"/>
    <w:rsid w:val="00740224"/>
    <w:rsid w:val="007414D1"/>
    <w:rsid w:val="007415DA"/>
    <w:rsid w:val="00741C36"/>
    <w:rsid w:val="00741C5A"/>
    <w:rsid w:val="007424B1"/>
    <w:rsid w:val="007424B9"/>
    <w:rsid w:val="007436C9"/>
    <w:rsid w:val="0074389F"/>
    <w:rsid w:val="007438CE"/>
    <w:rsid w:val="00743C11"/>
    <w:rsid w:val="00743D9F"/>
    <w:rsid w:val="00744012"/>
    <w:rsid w:val="0074406C"/>
    <w:rsid w:val="00744AE3"/>
    <w:rsid w:val="00744DDF"/>
    <w:rsid w:val="00744EEC"/>
    <w:rsid w:val="007451F6"/>
    <w:rsid w:val="00745DC0"/>
    <w:rsid w:val="00745E6D"/>
    <w:rsid w:val="0074633A"/>
    <w:rsid w:val="007463B2"/>
    <w:rsid w:val="007463F4"/>
    <w:rsid w:val="0074684E"/>
    <w:rsid w:val="007468C1"/>
    <w:rsid w:val="00746B64"/>
    <w:rsid w:val="00746D82"/>
    <w:rsid w:val="00746E47"/>
    <w:rsid w:val="0074716F"/>
    <w:rsid w:val="00747425"/>
    <w:rsid w:val="007475F3"/>
    <w:rsid w:val="00750F66"/>
    <w:rsid w:val="0075121E"/>
    <w:rsid w:val="00751478"/>
    <w:rsid w:val="0075157F"/>
    <w:rsid w:val="00751812"/>
    <w:rsid w:val="00751A93"/>
    <w:rsid w:val="00751E3E"/>
    <w:rsid w:val="00751ECD"/>
    <w:rsid w:val="007521F4"/>
    <w:rsid w:val="00752580"/>
    <w:rsid w:val="007525A3"/>
    <w:rsid w:val="00752999"/>
    <w:rsid w:val="00752C4F"/>
    <w:rsid w:val="00752D5C"/>
    <w:rsid w:val="007531C5"/>
    <w:rsid w:val="007536D8"/>
    <w:rsid w:val="0075377D"/>
    <w:rsid w:val="007538C0"/>
    <w:rsid w:val="00753DC5"/>
    <w:rsid w:val="00754182"/>
    <w:rsid w:val="007541AF"/>
    <w:rsid w:val="00754594"/>
    <w:rsid w:val="007550BA"/>
    <w:rsid w:val="0075564F"/>
    <w:rsid w:val="00755AEF"/>
    <w:rsid w:val="0075620E"/>
    <w:rsid w:val="007563E6"/>
    <w:rsid w:val="007565AF"/>
    <w:rsid w:val="007566EE"/>
    <w:rsid w:val="00756C7E"/>
    <w:rsid w:val="00756E2F"/>
    <w:rsid w:val="007572D2"/>
    <w:rsid w:val="007576BE"/>
    <w:rsid w:val="00757ACF"/>
    <w:rsid w:val="00757C75"/>
    <w:rsid w:val="00757F55"/>
    <w:rsid w:val="00757F72"/>
    <w:rsid w:val="007603F5"/>
    <w:rsid w:val="0076049A"/>
    <w:rsid w:val="00760984"/>
    <w:rsid w:val="00760A62"/>
    <w:rsid w:val="00760CD9"/>
    <w:rsid w:val="00760D9D"/>
    <w:rsid w:val="007614B5"/>
    <w:rsid w:val="00761DA9"/>
    <w:rsid w:val="00761E1A"/>
    <w:rsid w:val="00761EDA"/>
    <w:rsid w:val="007626B3"/>
    <w:rsid w:val="00762958"/>
    <w:rsid w:val="00762AE2"/>
    <w:rsid w:val="00763353"/>
    <w:rsid w:val="00763450"/>
    <w:rsid w:val="0076350D"/>
    <w:rsid w:val="00763535"/>
    <w:rsid w:val="00763576"/>
    <w:rsid w:val="00763675"/>
    <w:rsid w:val="007639F3"/>
    <w:rsid w:val="00763AFA"/>
    <w:rsid w:val="00763BA5"/>
    <w:rsid w:val="00763E89"/>
    <w:rsid w:val="00764269"/>
    <w:rsid w:val="00764685"/>
    <w:rsid w:val="007646FA"/>
    <w:rsid w:val="00764E91"/>
    <w:rsid w:val="00765226"/>
    <w:rsid w:val="00765528"/>
    <w:rsid w:val="007655B0"/>
    <w:rsid w:val="00765DB7"/>
    <w:rsid w:val="007663D1"/>
    <w:rsid w:val="007663FF"/>
    <w:rsid w:val="00766694"/>
    <w:rsid w:val="007668A2"/>
    <w:rsid w:val="00766C97"/>
    <w:rsid w:val="00767330"/>
    <w:rsid w:val="007676B2"/>
    <w:rsid w:val="00767712"/>
    <w:rsid w:val="007677A1"/>
    <w:rsid w:val="007677AE"/>
    <w:rsid w:val="007677ED"/>
    <w:rsid w:val="0076787E"/>
    <w:rsid w:val="00767D20"/>
    <w:rsid w:val="00767F82"/>
    <w:rsid w:val="00770B44"/>
    <w:rsid w:val="00771C4C"/>
    <w:rsid w:val="00771CC2"/>
    <w:rsid w:val="00772217"/>
    <w:rsid w:val="00772251"/>
    <w:rsid w:val="0077269C"/>
    <w:rsid w:val="007727EA"/>
    <w:rsid w:val="00772A5D"/>
    <w:rsid w:val="00773582"/>
    <w:rsid w:val="007737F1"/>
    <w:rsid w:val="00773E13"/>
    <w:rsid w:val="007744A0"/>
    <w:rsid w:val="00774782"/>
    <w:rsid w:val="00774AEC"/>
    <w:rsid w:val="00774C1C"/>
    <w:rsid w:val="00775406"/>
    <w:rsid w:val="00775F6A"/>
    <w:rsid w:val="007760F7"/>
    <w:rsid w:val="00776B9D"/>
    <w:rsid w:val="0077772C"/>
    <w:rsid w:val="00777D37"/>
    <w:rsid w:val="00777EC6"/>
    <w:rsid w:val="00777FF6"/>
    <w:rsid w:val="00780A5E"/>
    <w:rsid w:val="007816EC"/>
    <w:rsid w:val="00781E56"/>
    <w:rsid w:val="00781F3D"/>
    <w:rsid w:val="00781F77"/>
    <w:rsid w:val="007820DF"/>
    <w:rsid w:val="007821F6"/>
    <w:rsid w:val="00782280"/>
    <w:rsid w:val="00782762"/>
    <w:rsid w:val="00782ACC"/>
    <w:rsid w:val="00783526"/>
    <w:rsid w:val="0078497A"/>
    <w:rsid w:val="00784BE0"/>
    <w:rsid w:val="00784D08"/>
    <w:rsid w:val="00784DAA"/>
    <w:rsid w:val="0078533C"/>
    <w:rsid w:val="00785B70"/>
    <w:rsid w:val="00785EF6"/>
    <w:rsid w:val="0078677D"/>
    <w:rsid w:val="00786971"/>
    <w:rsid w:val="00786FD2"/>
    <w:rsid w:val="00787765"/>
    <w:rsid w:val="007877FE"/>
    <w:rsid w:val="00787974"/>
    <w:rsid w:val="00787B02"/>
    <w:rsid w:val="007902F9"/>
    <w:rsid w:val="007902FD"/>
    <w:rsid w:val="007905AE"/>
    <w:rsid w:val="00790695"/>
    <w:rsid w:val="0079083E"/>
    <w:rsid w:val="00790A43"/>
    <w:rsid w:val="00790DC8"/>
    <w:rsid w:val="00791152"/>
    <w:rsid w:val="00791203"/>
    <w:rsid w:val="00791292"/>
    <w:rsid w:val="00791356"/>
    <w:rsid w:val="00791B4F"/>
    <w:rsid w:val="00791DB5"/>
    <w:rsid w:val="0079285F"/>
    <w:rsid w:val="007939E0"/>
    <w:rsid w:val="0079457C"/>
    <w:rsid w:val="007952D0"/>
    <w:rsid w:val="007959F1"/>
    <w:rsid w:val="00795B48"/>
    <w:rsid w:val="00795C7F"/>
    <w:rsid w:val="00795DA3"/>
    <w:rsid w:val="007964FA"/>
    <w:rsid w:val="00797476"/>
    <w:rsid w:val="00797C37"/>
    <w:rsid w:val="00797C8E"/>
    <w:rsid w:val="007A06C2"/>
    <w:rsid w:val="007A0ADA"/>
    <w:rsid w:val="007A102F"/>
    <w:rsid w:val="007A16A9"/>
    <w:rsid w:val="007A1950"/>
    <w:rsid w:val="007A1D1D"/>
    <w:rsid w:val="007A21AF"/>
    <w:rsid w:val="007A22EC"/>
    <w:rsid w:val="007A22FD"/>
    <w:rsid w:val="007A251F"/>
    <w:rsid w:val="007A2C40"/>
    <w:rsid w:val="007A3500"/>
    <w:rsid w:val="007A368F"/>
    <w:rsid w:val="007A3902"/>
    <w:rsid w:val="007A3ACF"/>
    <w:rsid w:val="007A409A"/>
    <w:rsid w:val="007A479D"/>
    <w:rsid w:val="007A47E0"/>
    <w:rsid w:val="007A4878"/>
    <w:rsid w:val="007A48CF"/>
    <w:rsid w:val="007A4D4C"/>
    <w:rsid w:val="007A582F"/>
    <w:rsid w:val="007A5876"/>
    <w:rsid w:val="007A5B7F"/>
    <w:rsid w:val="007A5BA9"/>
    <w:rsid w:val="007A629D"/>
    <w:rsid w:val="007A634B"/>
    <w:rsid w:val="007A6553"/>
    <w:rsid w:val="007A663D"/>
    <w:rsid w:val="007A67FB"/>
    <w:rsid w:val="007A6CDB"/>
    <w:rsid w:val="007A7498"/>
    <w:rsid w:val="007A7668"/>
    <w:rsid w:val="007A76F2"/>
    <w:rsid w:val="007A7FDE"/>
    <w:rsid w:val="007B027A"/>
    <w:rsid w:val="007B05ED"/>
    <w:rsid w:val="007B0604"/>
    <w:rsid w:val="007B14E1"/>
    <w:rsid w:val="007B1B17"/>
    <w:rsid w:val="007B1DD5"/>
    <w:rsid w:val="007B21FE"/>
    <w:rsid w:val="007B2232"/>
    <w:rsid w:val="007B23B0"/>
    <w:rsid w:val="007B266E"/>
    <w:rsid w:val="007B2828"/>
    <w:rsid w:val="007B2A33"/>
    <w:rsid w:val="007B2B77"/>
    <w:rsid w:val="007B2B86"/>
    <w:rsid w:val="007B2C38"/>
    <w:rsid w:val="007B2CA0"/>
    <w:rsid w:val="007B2D81"/>
    <w:rsid w:val="007B324C"/>
    <w:rsid w:val="007B3471"/>
    <w:rsid w:val="007B352E"/>
    <w:rsid w:val="007B3D97"/>
    <w:rsid w:val="007B3DF0"/>
    <w:rsid w:val="007B3F1A"/>
    <w:rsid w:val="007B4FC0"/>
    <w:rsid w:val="007B57A0"/>
    <w:rsid w:val="007B599B"/>
    <w:rsid w:val="007B59F8"/>
    <w:rsid w:val="007B5B7B"/>
    <w:rsid w:val="007B5C36"/>
    <w:rsid w:val="007B623A"/>
    <w:rsid w:val="007B6B67"/>
    <w:rsid w:val="007B7574"/>
    <w:rsid w:val="007C0095"/>
    <w:rsid w:val="007C0195"/>
    <w:rsid w:val="007C02FE"/>
    <w:rsid w:val="007C0A2E"/>
    <w:rsid w:val="007C0B9B"/>
    <w:rsid w:val="007C0F82"/>
    <w:rsid w:val="007C1486"/>
    <w:rsid w:val="007C1A2A"/>
    <w:rsid w:val="007C1B67"/>
    <w:rsid w:val="007C1D73"/>
    <w:rsid w:val="007C20A6"/>
    <w:rsid w:val="007C21A7"/>
    <w:rsid w:val="007C30B6"/>
    <w:rsid w:val="007C3166"/>
    <w:rsid w:val="007C3286"/>
    <w:rsid w:val="007C3374"/>
    <w:rsid w:val="007C3801"/>
    <w:rsid w:val="007C3A68"/>
    <w:rsid w:val="007C3DAA"/>
    <w:rsid w:val="007C4B50"/>
    <w:rsid w:val="007C4F71"/>
    <w:rsid w:val="007C50E8"/>
    <w:rsid w:val="007C59F4"/>
    <w:rsid w:val="007C5B78"/>
    <w:rsid w:val="007C62A2"/>
    <w:rsid w:val="007C6448"/>
    <w:rsid w:val="007C653C"/>
    <w:rsid w:val="007C67EE"/>
    <w:rsid w:val="007C6EDA"/>
    <w:rsid w:val="007C7160"/>
    <w:rsid w:val="007C7772"/>
    <w:rsid w:val="007C7950"/>
    <w:rsid w:val="007C7CF3"/>
    <w:rsid w:val="007D029C"/>
    <w:rsid w:val="007D0ED4"/>
    <w:rsid w:val="007D18B3"/>
    <w:rsid w:val="007D1EE6"/>
    <w:rsid w:val="007D2208"/>
    <w:rsid w:val="007D29D7"/>
    <w:rsid w:val="007D2A70"/>
    <w:rsid w:val="007D3749"/>
    <w:rsid w:val="007D3C02"/>
    <w:rsid w:val="007D3D28"/>
    <w:rsid w:val="007D40BB"/>
    <w:rsid w:val="007D454F"/>
    <w:rsid w:val="007D46D4"/>
    <w:rsid w:val="007D50BD"/>
    <w:rsid w:val="007D5308"/>
    <w:rsid w:val="007D600B"/>
    <w:rsid w:val="007D607E"/>
    <w:rsid w:val="007D6091"/>
    <w:rsid w:val="007D61A6"/>
    <w:rsid w:val="007D6C87"/>
    <w:rsid w:val="007D6D93"/>
    <w:rsid w:val="007D6EEF"/>
    <w:rsid w:val="007D7660"/>
    <w:rsid w:val="007D7700"/>
    <w:rsid w:val="007D7904"/>
    <w:rsid w:val="007E01E1"/>
    <w:rsid w:val="007E01F9"/>
    <w:rsid w:val="007E031E"/>
    <w:rsid w:val="007E04B8"/>
    <w:rsid w:val="007E0575"/>
    <w:rsid w:val="007E0B3E"/>
    <w:rsid w:val="007E0BC6"/>
    <w:rsid w:val="007E101D"/>
    <w:rsid w:val="007E11C4"/>
    <w:rsid w:val="007E16BF"/>
    <w:rsid w:val="007E19B6"/>
    <w:rsid w:val="007E1F39"/>
    <w:rsid w:val="007E20BB"/>
    <w:rsid w:val="007E253A"/>
    <w:rsid w:val="007E276D"/>
    <w:rsid w:val="007E280B"/>
    <w:rsid w:val="007E28DB"/>
    <w:rsid w:val="007E2DEF"/>
    <w:rsid w:val="007E2EC9"/>
    <w:rsid w:val="007E33DD"/>
    <w:rsid w:val="007E35B1"/>
    <w:rsid w:val="007E3E33"/>
    <w:rsid w:val="007E45DD"/>
    <w:rsid w:val="007E4732"/>
    <w:rsid w:val="007E4B7B"/>
    <w:rsid w:val="007E534E"/>
    <w:rsid w:val="007E5474"/>
    <w:rsid w:val="007E557A"/>
    <w:rsid w:val="007E57D1"/>
    <w:rsid w:val="007E58D1"/>
    <w:rsid w:val="007E5D7A"/>
    <w:rsid w:val="007E5EB1"/>
    <w:rsid w:val="007E5ED7"/>
    <w:rsid w:val="007E6C7B"/>
    <w:rsid w:val="007E7055"/>
    <w:rsid w:val="007E70F5"/>
    <w:rsid w:val="007E72E7"/>
    <w:rsid w:val="007E7C5E"/>
    <w:rsid w:val="007E7E95"/>
    <w:rsid w:val="007F04D5"/>
    <w:rsid w:val="007F0595"/>
    <w:rsid w:val="007F0598"/>
    <w:rsid w:val="007F05C1"/>
    <w:rsid w:val="007F06B9"/>
    <w:rsid w:val="007F0BFB"/>
    <w:rsid w:val="007F0E17"/>
    <w:rsid w:val="007F1085"/>
    <w:rsid w:val="007F11DC"/>
    <w:rsid w:val="007F1339"/>
    <w:rsid w:val="007F1590"/>
    <w:rsid w:val="007F183E"/>
    <w:rsid w:val="007F1C18"/>
    <w:rsid w:val="007F1D09"/>
    <w:rsid w:val="007F2369"/>
    <w:rsid w:val="007F264A"/>
    <w:rsid w:val="007F28A3"/>
    <w:rsid w:val="007F294E"/>
    <w:rsid w:val="007F2B4A"/>
    <w:rsid w:val="007F309D"/>
    <w:rsid w:val="007F347E"/>
    <w:rsid w:val="007F34D6"/>
    <w:rsid w:val="007F353A"/>
    <w:rsid w:val="007F3DD5"/>
    <w:rsid w:val="007F3DF6"/>
    <w:rsid w:val="007F41E5"/>
    <w:rsid w:val="007F4B82"/>
    <w:rsid w:val="007F50F1"/>
    <w:rsid w:val="007F5291"/>
    <w:rsid w:val="007F546B"/>
    <w:rsid w:val="007F552B"/>
    <w:rsid w:val="007F5688"/>
    <w:rsid w:val="007F5829"/>
    <w:rsid w:val="007F5F2C"/>
    <w:rsid w:val="007F6288"/>
    <w:rsid w:val="007F66BF"/>
    <w:rsid w:val="007F6811"/>
    <w:rsid w:val="007F6880"/>
    <w:rsid w:val="007F6BB6"/>
    <w:rsid w:val="007F6DAB"/>
    <w:rsid w:val="007F6F21"/>
    <w:rsid w:val="007F739D"/>
    <w:rsid w:val="00800B6E"/>
    <w:rsid w:val="00800F88"/>
    <w:rsid w:val="00801082"/>
    <w:rsid w:val="00801292"/>
    <w:rsid w:val="00801990"/>
    <w:rsid w:val="00801AED"/>
    <w:rsid w:val="00801C3B"/>
    <w:rsid w:val="00801C51"/>
    <w:rsid w:val="00802486"/>
    <w:rsid w:val="00802729"/>
    <w:rsid w:val="008028A8"/>
    <w:rsid w:val="00802AE7"/>
    <w:rsid w:val="00802BC8"/>
    <w:rsid w:val="0080319E"/>
    <w:rsid w:val="00803E88"/>
    <w:rsid w:val="0080406E"/>
    <w:rsid w:val="008040A6"/>
    <w:rsid w:val="008047C9"/>
    <w:rsid w:val="00804861"/>
    <w:rsid w:val="008049ED"/>
    <w:rsid w:val="00804C48"/>
    <w:rsid w:val="00805505"/>
    <w:rsid w:val="0080573C"/>
    <w:rsid w:val="00805A28"/>
    <w:rsid w:val="00805D49"/>
    <w:rsid w:val="008060AD"/>
    <w:rsid w:val="008063E6"/>
    <w:rsid w:val="00806631"/>
    <w:rsid w:val="008066A8"/>
    <w:rsid w:val="008069E6"/>
    <w:rsid w:val="00806C46"/>
    <w:rsid w:val="00806ED4"/>
    <w:rsid w:val="0080740F"/>
    <w:rsid w:val="0080751B"/>
    <w:rsid w:val="00807680"/>
    <w:rsid w:val="00807743"/>
    <w:rsid w:val="00807C14"/>
    <w:rsid w:val="00807DF5"/>
    <w:rsid w:val="00807F5E"/>
    <w:rsid w:val="00810367"/>
    <w:rsid w:val="00810622"/>
    <w:rsid w:val="00810AFE"/>
    <w:rsid w:val="00810C04"/>
    <w:rsid w:val="00810D45"/>
    <w:rsid w:val="008113C6"/>
    <w:rsid w:val="008114DA"/>
    <w:rsid w:val="00811660"/>
    <w:rsid w:val="0081172D"/>
    <w:rsid w:val="0081188D"/>
    <w:rsid w:val="008121B3"/>
    <w:rsid w:val="00812534"/>
    <w:rsid w:val="008127EF"/>
    <w:rsid w:val="00812BD6"/>
    <w:rsid w:val="008135CA"/>
    <w:rsid w:val="008136FE"/>
    <w:rsid w:val="008137E2"/>
    <w:rsid w:val="00814012"/>
    <w:rsid w:val="0081466E"/>
    <w:rsid w:val="00815226"/>
    <w:rsid w:val="0081640C"/>
    <w:rsid w:val="0081643C"/>
    <w:rsid w:val="008164AF"/>
    <w:rsid w:val="0081656A"/>
    <w:rsid w:val="00816842"/>
    <w:rsid w:val="00816903"/>
    <w:rsid w:val="00816BC8"/>
    <w:rsid w:val="00816CD9"/>
    <w:rsid w:val="00816D96"/>
    <w:rsid w:val="00816FBA"/>
    <w:rsid w:val="0081706E"/>
    <w:rsid w:val="0081721C"/>
    <w:rsid w:val="00817A39"/>
    <w:rsid w:val="00817F7D"/>
    <w:rsid w:val="0082059C"/>
    <w:rsid w:val="00820F64"/>
    <w:rsid w:val="00821398"/>
    <w:rsid w:val="008218BE"/>
    <w:rsid w:val="00821C9A"/>
    <w:rsid w:val="00821E05"/>
    <w:rsid w:val="00821E5B"/>
    <w:rsid w:val="00821F58"/>
    <w:rsid w:val="0082216D"/>
    <w:rsid w:val="008221C2"/>
    <w:rsid w:val="008226CF"/>
    <w:rsid w:val="00822E9C"/>
    <w:rsid w:val="00823613"/>
    <w:rsid w:val="00823C8C"/>
    <w:rsid w:val="00823D23"/>
    <w:rsid w:val="00823FE1"/>
    <w:rsid w:val="0082400B"/>
    <w:rsid w:val="008240E9"/>
    <w:rsid w:val="00824386"/>
    <w:rsid w:val="0082467C"/>
    <w:rsid w:val="0082495E"/>
    <w:rsid w:val="008249A7"/>
    <w:rsid w:val="008252DE"/>
    <w:rsid w:val="008255F8"/>
    <w:rsid w:val="00825606"/>
    <w:rsid w:val="00825999"/>
    <w:rsid w:val="00825CD8"/>
    <w:rsid w:val="0082613F"/>
    <w:rsid w:val="008261B5"/>
    <w:rsid w:val="00826226"/>
    <w:rsid w:val="008268BC"/>
    <w:rsid w:val="00826DC4"/>
    <w:rsid w:val="00827479"/>
    <w:rsid w:val="0082783C"/>
    <w:rsid w:val="00827F89"/>
    <w:rsid w:val="00830018"/>
    <w:rsid w:val="008300DB"/>
    <w:rsid w:val="008302D9"/>
    <w:rsid w:val="008302EA"/>
    <w:rsid w:val="00830596"/>
    <w:rsid w:val="008305D6"/>
    <w:rsid w:val="00830E75"/>
    <w:rsid w:val="008318AC"/>
    <w:rsid w:val="00831A88"/>
    <w:rsid w:val="00831DD1"/>
    <w:rsid w:val="00831F0E"/>
    <w:rsid w:val="0083232F"/>
    <w:rsid w:val="00832624"/>
    <w:rsid w:val="008326E8"/>
    <w:rsid w:val="00832A98"/>
    <w:rsid w:val="00832BA4"/>
    <w:rsid w:val="00832C46"/>
    <w:rsid w:val="00833145"/>
    <w:rsid w:val="00833796"/>
    <w:rsid w:val="00833C2A"/>
    <w:rsid w:val="00833EC1"/>
    <w:rsid w:val="00833EF0"/>
    <w:rsid w:val="00833FB4"/>
    <w:rsid w:val="0083419B"/>
    <w:rsid w:val="00834414"/>
    <w:rsid w:val="00834474"/>
    <w:rsid w:val="00834C38"/>
    <w:rsid w:val="00834EB6"/>
    <w:rsid w:val="008353A3"/>
    <w:rsid w:val="00835467"/>
    <w:rsid w:val="0083591C"/>
    <w:rsid w:val="00835BF2"/>
    <w:rsid w:val="00836339"/>
    <w:rsid w:val="008369DE"/>
    <w:rsid w:val="00836F7C"/>
    <w:rsid w:val="00837075"/>
    <w:rsid w:val="00837CEC"/>
    <w:rsid w:val="00837F4D"/>
    <w:rsid w:val="00837FC2"/>
    <w:rsid w:val="008402AE"/>
    <w:rsid w:val="008403CA"/>
    <w:rsid w:val="00840560"/>
    <w:rsid w:val="00840871"/>
    <w:rsid w:val="0084093D"/>
    <w:rsid w:val="00840997"/>
    <w:rsid w:val="00840FB5"/>
    <w:rsid w:val="00841046"/>
    <w:rsid w:val="008412FE"/>
    <w:rsid w:val="00841327"/>
    <w:rsid w:val="00841499"/>
    <w:rsid w:val="00841536"/>
    <w:rsid w:val="008418FC"/>
    <w:rsid w:val="00842003"/>
    <w:rsid w:val="0084206C"/>
    <w:rsid w:val="00842203"/>
    <w:rsid w:val="0084249F"/>
    <w:rsid w:val="008427F7"/>
    <w:rsid w:val="00842C1A"/>
    <w:rsid w:val="00843413"/>
    <w:rsid w:val="008436D0"/>
    <w:rsid w:val="008439E6"/>
    <w:rsid w:val="00843A17"/>
    <w:rsid w:val="00843A43"/>
    <w:rsid w:val="00843F63"/>
    <w:rsid w:val="0084431D"/>
    <w:rsid w:val="00844592"/>
    <w:rsid w:val="00844A11"/>
    <w:rsid w:val="00844DD6"/>
    <w:rsid w:val="008450A0"/>
    <w:rsid w:val="008457ED"/>
    <w:rsid w:val="00845909"/>
    <w:rsid w:val="00845E78"/>
    <w:rsid w:val="008470A7"/>
    <w:rsid w:val="008472D5"/>
    <w:rsid w:val="00847C87"/>
    <w:rsid w:val="00847FE7"/>
    <w:rsid w:val="00850192"/>
    <w:rsid w:val="00850430"/>
    <w:rsid w:val="00850638"/>
    <w:rsid w:val="00850880"/>
    <w:rsid w:val="00850AE2"/>
    <w:rsid w:val="00852869"/>
    <w:rsid w:val="00852A09"/>
    <w:rsid w:val="00853058"/>
    <w:rsid w:val="008534B5"/>
    <w:rsid w:val="008537FE"/>
    <w:rsid w:val="0085419A"/>
    <w:rsid w:val="0085486E"/>
    <w:rsid w:val="00854BD2"/>
    <w:rsid w:val="00854D5D"/>
    <w:rsid w:val="00854E1E"/>
    <w:rsid w:val="00854F3C"/>
    <w:rsid w:val="008551DB"/>
    <w:rsid w:val="00855327"/>
    <w:rsid w:val="00855D0B"/>
    <w:rsid w:val="00855E6B"/>
    <w:rsid w:val="008569BE"/>
    <w:rsid w:val="00856B41"/>
    <w:rsid w:val="00856BB0"/>
    <w:rsid w:val="0085705C"/>
    <w:rsid w:val="0085716A"/>
    <w:rsid w:val="00857645"/>
    <w:rsid w:val="00857774"/>
    <w:rsid w:val="0085791C"/>
    <w:rsid w:val="00857DDA"/>
    <w:rsid w:val="008605B8"/>
    <w:rsid w:val="008605CC"/>
    <w:rsid w:val="00860AB6"/>
    <w:rsid w:val="00860B58"/>
    <w:rsid w:val="0086156E"/>
    <w:rsid w:val="00861770"/>
    <w:rsid w:val="0086196A"/>
    <w:rsid w:val="00861A09"/>
    <w:rsid w:val="00861ED5"/>
    <w:rsid w:val="00861F0F"/>
    <w:rsid w:val="00861FA7"/>
    <w:rsid w:val="008624BE"/>
    <w:rsid w:val="008624C5"/>
    <w:rsid w:val="008628C8"/>
    <w:rsid w:val="00862F67"/>
    <w:rsid w:val="008631C2"/>
    <w:rsid w:val="00863C80"/>
    <w:rsid w:val="008642B9"/>
    <w:rsid w:val="008645D8"/>
    <w:rsid w:val="008646E7"/>
    <w:rsid w:val="00864857"/>
    <w:rsid w:val="00864C8E"/>
    <w:rsid w:val="00864D78"/>
    <w:rsid w:val="008653F5"/>
    <w:rsid w:val="00865536"/>
    <w:rsid w:val="00865F1A"/>
    <w:rsid w:val="008660CF"/>
    <w:rsid w:val="00866171"/>
    <w:rsid w:val="0086685E"/>
    <w:rsid w:val="00866B54"/>
    <w:rsid w:val="00867024"/>
    <w:rsid w:val="008678B4"/>
    <w:rsid w:val="00867E44"/>
    <w:rsid w:val="00870538"/>
    <w:rsid w:val="00870683"/>
    <w:rsid w:val="00870766"/>
    <w:rsid w:val="0087096F"/>
    <w:rsid w:val="00870988"/>
    <w:rsid w:val="00870C70"/>
    <w:rsid w:val="00870F82"/>
    <w:rsid w:val="008710B8"/>
    <w:rsid w:val="0087114E"/>
    <w:rsid w:val="008716D5"/>
    <w:rsid w:val="00871723"/>
    <w:rsid w:val="00871B16"/>
    <w:rsid w:val="00872475"/>
    <w:rsid w:val="008728B5"/>
    <w:rsid w:val="00872B61"/>
    <w:rsid w:val="00873619"/>
    <w:rsid w:val="0087376C"/>
    <w:rsid w:val="00873B0E"/>
    <w:rsid w:val="00873D17"/>
    <w:rsid w:val="00873E4B"/>
    <w:rsid w:val="00874CE7"/>
    <w:rsid w:val="00874D49"/>
    <w:rsid w:val="00874D79"/>
    <w:rsid w:val="008751DF"/>
    <w:rsid w:val="008752A1"/>
    <w:rsid w:val="00875A16"/>
    <w:rsid w:val="00875A8C"/>
    <w:rsid w:val="00875F5C"/>
    <w:rsid w:val="0087601D"/>
    <w:rsid w:val="00876175"/>
    <w:rsid w:val="00876478"/>
    <w:rsid w:val="00876C2B"/>
    <w:rsid w:val="00877051"/>
    <w:rsid w:val="00877789"/>
    <w:rsid w:val="008777A0"/>
    <w:rsid w:val="0087786B"/>
    <w:rsid w:val="00877AFA"/>
    <w:rsid w:val="00877C59"/>
    <w:rsid w:val="00877C87"/>
    <w:rsid w:val="00877D1A"/>
    <w:rsid w:val="00880CFC"/>
    <w:rsid w:val="008812B5"/>
    <w:rsid w:val="00881C9F"/>
    <w:rsid w:val="00881D48"/>
    <w:rsid w:val="008822F7"/>
    <w:rsid w:val="0088234E"/>
    <w:rsid w:val="0088285B"/>
    <w:rsid w:val="00882863"/>
    <w:rsid w:val="00882D78"/>
    <w:rsid w:val="00883A7D"/>
    <w:rsid w:val="00884411"/>
    <w:rsid w:val="00884642"/>
    <w:rsid w:val="00884872"/>
    <w:rsid w:val="008848FC"/>
    <w:rsid w:val="00884937"/>
    <w:rsid w:val="008849D2"/>
    <w:rsid w:val="00884F63"/>
    <w:rsid w:val="0088648E"/>
    <w:rsid w:val="008864B9"/>
    <w:rsid w:val="0088686B"/>
    <w:rsid w:val="008868B1"/>
    <w:rsid w:val="00886C28"/>
    <w:rsid w:val="00886E68"/>
    <w:rsid w:val="00886F5F"/>
    <w:rsid w:val="008878B6"/>
    <w:rsid w:val="00887A2D"/>
    <w:rsid w:val="00887B5E"/>
    <w:rsid w:val="00887D86"/>
    <w:rsid w:val="00887EBC"/>
    <w:rsid w:val="00887F15"/>
    <w:rsid w:val="00890330"/>
    <w:rsid w:val="00890E77"/>
    <w:rsid w:val="00891109"/>
    <w:rsid w:val="008915CB"/>
    <w:rsid w:val="00891A2F"/>
    <w:rsid w:val="00891ECA"/>
    <w:rsid w:val="0089249E"/>
    <w:rsid w:val="0089258C"/>
    <w:rsid w:val="0089278A"/>
    <w:rsid w:val="0089286F"/>
    <w:rsid w:val="00892B00"/>
    <w:rsid w:val="00892D96"/>
    <w:rsid w:val="008933E2"/>
    <w:rsid w:val="0089351D"/>
    <w:rsid w:val="00894416"/>
    <w:rsid w:val="00894507"/>
    <w:rsid w:val="008945A8"/>
    <w:rsid w:val="00894D1D"/>
    <w:rsid w:val="00894E3D"/>
    <w:rsid w:val="008951B0"/>
    <w:rsid w:val="00895385"/>
    <w:rsid w:val="00895B48"/>
    <w:rsid w:val="00895CB3"/>
    <w:rsid w:val="00895E50"/>
    <w:rsid w:val="0089643E"/>
    <w:rsid w:val="00896D87"/>
    <w:rsid w:val="008970C2"/>
    <w:rsid w:val="00897126"/>
    <w:rsid w:val="008972E5"/>
    <w:rsid w:val="00897584"/>
    <w:rsid w:val="00897735"/>
    <w:rsid w:val="008977F0"/>
    <w:rsid w:val="008978F3"/>
    <w:rsid w:val="00897BF0"/>
    <w:rsid w:val="00897C9E"/>
    <w:rsid w:val="00897F8F"/>
    <w:rsid w:val="008A0116"/>
    <w:rsid w:val="008A030D"/>
    <w:rsid w:val="008A07C2"/>
    <w:rsid w:val="008A07E2"/>
    <w:rsid w:val="008A08EB"/>
    <w:rsid w:val="008A0BA1"/>
    <w:rsid w:val="008A15F6"/>
    <w:rsid w:val="008A1E84"/>
    <w:rsid w:val="008A1F88"/>
    <w:rsid w:val="008A236B"/>
    <w:rsid w:val="008A23CD"/>
    <w:rsid w:val="008A3544"/>
    <w:rsid w:val="008A3663"/>
    <w:rsid w:val="008A4170"/>
    <w:rsid w:val="008A46DF"/>
    <w:rsid w:val="008A4C4E"/>
    <w:rsid w:val="008A4ECC"/>
    <w:rsid w:val="008A5628"/>
    <w:rsid w:val="008A58DC"/>
    <w:rsid w:val="008A5A1C"/>
    <w:rsid w:val="008A5B00"/>
    <w:rsid w:val="008A5B1E"/>
    <w:rsid w:val="008A5E45"/>
    <w:rsid w:val="008A5E8D"/>
    <w:rsid w:val="008A6297"/>
    <w:rsid w:val="008A6675"/>
    <w:rsid w:val="008A66D0"/>
    <w:rsid w:val="008A68B9"/>
    <w:rsid w:val="008A6966"/>
    <w:rsid w:val="008A6E6A"/>
    <w:rsid w:val="008A7159"/>
    <w:rsid w:val="008A71A1"/>
    <w:rsid w:val="008A73F4"/>
    <w:rsid w:val="008A77A8"/>
    <w:rsid w:val="008A7883"/>
    <w:rsid w:val="008A7C30"/>
    <w:rsid w:val="008A7D79"/>
    <w:rsid w:val="008B080D"/>
    <w:rsid w:val="008B0AB3"/>
    <w:rsid w:val="008B0BD6"/>
    <w:rsid w:val="008B108B"/>
    <w:rsid w:val="008B1240"/>
    <w:rsid w:val="008B13FD"/>
    <w:rsid w:val="008B1A98"/>
    <w:rsid w:val="008B1F13"/>
    <w:rsid w:val="008B20A7"/>
    <w:rsid w:val="008B2462"/>
    <w:rsid w:val="008B24AF"/>
    <w:rsid w:val="008B251B"/>
    <w:rsid w:val="008B2526"/>
    <w:rsid w:val="008B2B82"/>
    <w:rsid w:val="008B2C76"/>
    <w:rsid w:val="008B2CBB"/>
    <w:rsid w:val="008B31FA"/>
    <w:rsid w:val="008B32F3"/>
    <w:rsid w:val="008B331D"/>
    <w:rsid w:val="008B3367"/>
    <w:rsid w:val="008B33F2"/>
    <w:rsid w:val="008B3D42"/>
    <w:rsid w:val="008B411D"/>
    <w:rsid w:val="008B45C1"/>
    <w:rsid w:val="008B45FE"/>
    <w:rsid w:val="008B579B"/>
    <w:rsid w:val="008B5961"/>
    <w:rsid w:val="008B5D32"/>
    <w:rsid w:val="008B5DCA"/>
    <w:rsid w:val="008B64D7"/>
    <w:rsid w:val="008B67BC"/>
    <w:rsid w:val="008B6B2F"/>
    <w:rsid w:val="008B74D0"/>
    <w:rsid w:val="008B7A73"/>
    <w:rsid w:val="008B7D4B"/>
    <w:rsid w:val="008C01C8"/>
    <w:rsid w:val="008C02FE"/>
    <w:rsid w:val="008C06AB"/>
    <w:rsid w:val="008C0E4E"/>
    <w:rsid w:val="008C152A"/>
    <w:rsid w:val="008C15F5"/>
    <w:rsid w:val="008C1A15"/>
    <w:rsid w:val="008C1E84"/>
    <w:rsid w:val="008C1F3F"/>
    <w:rsid w:val="008C1F9E"/>
    <w:rsid w:val="008C2014"/>
    <w:rsid w:val="008C24CE"/>
    <w:rsid w:val="008C2513"/>
    <w:rsid w:val="008C2B9E"/>
    <w:rsid w:val="008C2C93"/>
    <w:rsid w:val="008C30D3"/>
    <w:rsid w:val="008C3180"/>
    <w:rsid w:val="008C31B9"/>
    <w:rsid w:val="008C3E7E"/>
    <w:rsid w:val="008C4499"/>
    <w:rsid w:val="008C459F"/>
    <w:rsid w:val="008C48C0"/>
    <w:rsid w:val="008C495A"/>
    <w:rsid w:val="008C4D39"/>
    <w:rsid w:val="008C57D9"/>
    <w:rsid w:val="008C67E0"/>
    <w:rsid w:val="008C6AAC"/>
    <w:rsid w:val="008C6B80"/>
    <w:rsid w:val="008C6DC3"/>
    <w:rsid w:val="008C745A"/>
    <w:rsid w:val="008C7B5B"/>
    <w:rsid w:val="008C7B63"/>
    <w:rsid w:val="008D0185"/>
    <w:rsid w:val="008D03A1"/>
    <w:rsid w:val="008D0526"/>
    <w:rsid w:val="008D0CD5"/>
    <w:rsid w:val="008D13FD"/>
    <w:rsid w:val="008D1DDC"/>
    <w:rsid w:val="008D1F35"/>
    <w:rsid w:val="008D2041"/>
    <w:rsid w:val="008D24FF"/>
    <w:rsid w:val="008D34B9"/>
    <w:rsid w:val="008D3ACD"/>
    <w:rsid w:val="008D3B50"/>
    <w:rsid w:val="008D4298"/>
    <w:rsid w:val="008D42E1"/>
    <w:rsid w:val="008D42EC"/>
    <w:rsid w:val="008D42F3"/>
    <w:rsid w:val="008D4934"/>
    <w:rsid w:val="008D4950"/>
    <w:rsid w:val="008D4A9B"/>
    <w:rsid w:val="008D50BD"/>
    <w:rsid w:val="008D5657"/>
    <w:rsid w:val="008D5A46"/>
    <w:rsid w:val="008D5BF3"/>
    <w:rsid w:val="008D601F"/>
    <w:rsid w:val="008D60BE"/>
    <w:rsid w:val="008D6153"/>
    <w:rsid w:val="008D6D21"/>
    <w:rsid w:val="008D73D4"/>
    <w:rsid w:val="008D7595"/>
    <w:rsid w:val="008D7AC4"/>
    <w:rsid w:val="008D7F71"/>
    <w:rsid w:val="008E01A7"/>
    <w:rsid w:val="008E03F5"/>
    <w:rsid w:val="008E041F"/>
    <w:rsid w:val="008E06E8"/>
    <w:rsid w:val="008E0A83"/>
    <w:rsid w:val="008E0BB7"/>
    <w:rsid w:val="008E0BEC"/>
    <w:rsid w:val="008E122E"/>
    <w:rsid w:val="008E12A2"/>
    <w:rsid w:val="008E19ED"/>
    <w:rsid w:val="008E1E4D"/>
    <w:rsid w:val="008E20AB"/>
    <w:rsid w:val="008E2297"/>
    <w:rsid w:val="008E2379"/>
    <w:rsid w:val="008E237D"/>
    <w:rsid w:val="008E293F"/>
    <w:rsid w:val="008E31B7"/>
    <w:rsid w:val="008E327B"/>
    <w:rsid w:val="008E32BB"/>
    <w:rsid w:val="008E35C5"/>
    <w:rsid w:val="008E360B"/>
    <w:rsid w:val="008E38BC"/>
    <w:rsid w:val="008E42DF"/>
    <w:rsid w:val="008E4515"/>
    <w:rsid w:val="008E4D77"/>
    <w:rsid w:val="008E5076"/>
    <w:rsid w:val="008E5268"/>
    <w:rsid w:val="008E54BE"/>
    <w:rsid w:val="008E5858"/>
    <w:rsid w:val="008E5A9E"/>
    <w:rsid w:val="008E5FBD"/>
    <w:rsid w:val="008E611D"/>
    <w:rsid w:val="008E626D"/>
    <w:rsid w:val="008E6351"/>
    <w:rsid w:val="008E647C"/>
    <w:rsid w:val="008E6549"/>
    <w:rsid w:val="008E6674"/>
    <w:rsid w:val="008E6A18"/>
    <w:rsid w:val="008E6A8C"/>
    <w:rsid w:val="008E6D12"/>
    <w:rsid w:val="008E762A"/>
    <w:rsid w:val="008E7E4D"/>
    <w:rsid w:val="008F01BC"/>
    <w:rsid w:val="008F114B"/>
    <w:rsid w:val="008F15F9"/>
    <w:rsid w:val="008F16FC"/>
    <w:rsid w:val="008F2D21"/>
    <w:rsid w:val="008F2DD6"/>
    <w:rsid w:val="008F2E2B"/>
    <w:rsid w:val="008F326A"/>
    <w:rsid w:val="008F327D"/>
    <w:rsid w:val="008F35F3"/>
    <w:rsid w:val="008F3C21"/>
    <w:rsid w:val="008F41A0"/>
    <w:rsid w:val="008F42FE"/>
    <w:rsid w:val="008F454D"/>
    <w:rsid w:val="008F4960"/>
    <w:rsid w:val="008F4A80"/>
    <w:rsid w:val="008F4C48"/>
    <w:rsid w:val="008F4DA3"/>
    <w:rsid w:val="008F4F61"/>
    <w:rsid w:val="008F5665"/>
    <w:rsid w:val="008F5984"/>
    <w:rsid w:val="008F5CCB"/>
    <w:rsid w:val="008F6553"/>
    <w:rsid w:val="008F6AF4"/>
    <w:rsid w:val="008F6CF7"/>
    <w:rsid w:val="008F6E45"/>
    <w:rsid w:val="008F7971"/>
    <w:rsid w:val="008F7A0C"/>
    <w:rsid w:val="009002C0"/>
    <w:rsid w:val="0090066A"/>
    <w:rsid w:val="00900F49"/>
    <w:rsid w:val="00901062"/>
    <w:rsid w:val="00901252"/>
    <w:rsid w:val="00901749"/>
    <w:rsid w:val="00901B9D"/>
    <w:rsid w:val="00902174"/>
    <w:rsid w:val="00902B8D"/>
    <w:rsid w:val="00902D78"/>
    <w:rsid w:val="009030F4"/>
    <w:rsid w:val="009035AA"/>
    <w:rsid w:val="0090434C"/>
    <w:rsid w:val="009044BE"/>
    <w:rsid w:val="00904554"/>
    <w:rsid w:val="00904DEC"/>
    <w:rsid w:val="00904FC3"/>
    <w:rsid w:val="0090504C"/>
    <w:rsid w:val="00905182"/>
    <w:rsid w:val="00905A89"/>
    <w:rsid w:val="00905AAD"/>
    <w:rsid w:val="00905C92"/>
    <w:rsid w:val="00906197"/>
    <w:rsid w:val="0090627E"/>
    <w:rsid w:val="00906BD6"/>
    <w:rsid w:val="00906D38"/>
    <w:rsid w:val="00906DE1"/>
    <w:rsid w:val="00906DE8"/>
    <w:rsid w:val="00907C5E"/>
    <w:rsid w:val="00907DD9"/>
    <w:rsid w:val="00907F92"/>
    <w:rsid w:val="00910275"/>
    <w:rsid w:val="0091086A"/>
    <w:rsid w:val="00910E77"/>
    <w:rsid w:val="00910F25"/>
    <w:rsid w:val="00910F98"/>
    <w:rsid w:val="0091132E"/>
    <w:rsid w:val="0091194A"/>
    <w:rsid w:val="00911CE9"/>
    <w:rsid w:val="00911F94"/>
    <w:rsid w:val="00912378"/>
    <w:rsid w:val="009125DD"/>
    <w:rsid w:val="00912A0A"/>
    <w:rsid w:val="00912CC9"/>
    <w:rsid w:val="00912F1E"/>
    <w:rsid w:val="00912F8C"/>
    <w:rsid w:val="0091311B"/>
    <w:rsid w:val="0091348B"/>
    <w:rsid w:val="00914075"/>
    <w:rsid w:val="00914636"/>
    <w:rsid w:val="009151F1"/>
    <w:rsid w:val="009152B2"/>
    <w:rsid w:val="009155C4"/>
    <w:rsid w:val="0091578A"/>
    <w:rsid w:val="009157FC"/>
    <w:rsid w:val="00915A6D"/>
    <w:rsid w:val="00915C33"/>
    <w:rsid w:val="00915F62"/>
    <w:rsid w:val="009167B8"/>
    <w:rsid w:val="00916D11"/>
    <w:rsid w:val="009174C3"/>
    <w:rsid w:val="00917549"/>
    <w:rsid w:val="00917798"/>
    <w:rsid w:val="00917C03"/>
    <w:rsid w:val="00917DC8"/>
    <w:rsid w:val="00920037"/>
    <w:rsid w:val="009201CC"/>
    <w:rsid w:val="009206C1"/>
    <w:rsid w:val="00920BEB"/>
    <w:rsid w:val="00921DD2"/>
    <w:rsid w:val="00921EB4"/>
    <w:rsid w:val="00921EDF"/>
    <w:rsid w:val="00921FD3"/>
    <w:rsid w:val="00922468"/>
    <w:rsid w:val="0092259A"/>
    <w:rsid w:val="0092274F"/>
    <w:rsid w:val="00922774"/>
    <w:rsid w:val="00922D56"/>
    <w:rsid w:val="00922DC8"/>
    <w:rsid w:val="00922F3E"/>
    <w:rsid w:val="00923568"/>
    <w:rsid w:val="009235C9"/>
    <w:rsid w:val="00923683"/>
    <w:rsid w:val="00923AA9"/>
    <w:rsid w:val="00923D47"/>
    <w:rsid w:val="00924160"/>
    <w:rsid w:val="0092418C"/>
    <w:rsid w:val="009241DE"/>
    <w:rsid w:val="009247A4"/>
    <w:rsid w:val="009247D1"/>
    <w:rsid w:val="00924A22"/>
    <w:rsid w:val="00924A99"/>
    <w:rsid w:val="0092529B"/>
    <w:rsid w:val="009258AF"/>
    <w:rsid w:val="00926980"/>
    <w:rsid w:val="00926EDC"/>
    <w:rsid w:val="00927056"/>
    <w:rsid w:val="00927451"/>
    <w:rsid w:val="0092765C"/>
    <w:rsid w:val="0092783E"/>
    <w:rsid w:val="00927F67"/>
    <w:rsid w:val="00930388"/>
    <w:rsid w:val="0093083B"/>
    <w:rsid w:val="00930F4F"/>
    <w:rsid w:val="00930F94"/>
    <w:rsid w:val="00931917"/>
    <w:rsid w:val="00931B15"/>
    <w:rsid w:val="00931C91"/>
    <w:rsid w:val="00931D81"/>
    <w:rsid w:val="0093225B"/>
    <w:rsid w:val="00932512"/>
    <w:rsid w:val="009329C0"/>
    <w:rsid w:val="0093338C"/>
    <w:rsid w:val="0093360A"/>
    <w:rsid w:val="00933C19"/>
    <w:rsid w:val="00933DB7"/>
    <w:rsid w:val="00934587"/>
    <w:rsid w:val="0093464A"/>
    <w:rsid w:val="009348A9"/>
    <w:rsid w:val="009350F3"/>
    <w:rsid w:val="009352DE"/>
    <w:rsid w:val="00935514"/>
    <w:rsid w:val="0093557E"/>
    <w:rsid w:val="00935868"/>
    <w:rsid w:val="00935C0B"/>
    <w:rsid w:val="00935C3D"/>
    <w:rsid w:val="009360BA"/>
    <w:rsid w:val="009366CF"/>
    <w:rsid w:val="00937CE0"/>
    <w:rsid w:val="00937E74"/>
    <w:rsid w:val="00937FAF"/>
    <w:rsid w:val="00937FDA"/>
    <w:rsid w:val="009401CB"/>
    <w:rsid w:val="0094046E"/>
    <w:rsid w:val="009407C6"/>
    <w:rsid w:val="0094097C"/>
    <w:rsid w:val="009412A0"/>
    <w:rsid w:val="00941321"/>
    <w:rsid w:val="009418E5"/>
    <w:rsid w:val="0094199D"/>
    <w:rsid w:val="00941C92"/>
    <w:rsid w:val="00941D36"/>
    <w:rsid w:val="00941F30"/>
    <w:rsid w:val="009423D9"/>
    <w:rsid w:val="009426B3"/>
    <w:rsid w:val="00942A10"/>
    <w:rsid w:val="00942A8F"/>
    <w:rsid w:val="00942C8D"/>
    <w:rsid w:val="00943098"/>
    <w:rsid w:val="00943302"/>
    <w:rsid w:val="009433FA"/>
    <w:rsid w:val="0094387C"/>
    <w:rsid w:val="00944545"/>
    <w:rsid w:val="00944584"/>
    <w:rsid w:val="0094487E"/>
    <w:rsid w:val="00944B1E"/>
    <w:rsid w:val="00944B62"/>
    <w:rsid w:val="00944E1E"/>
    <w:rsid w:val="00944FA3"/>
    <w:rsid w:val="009450C9"/>
    <w:rsid w:val="009453A8"/>
    <w:rsid w:val="0094578C"/>
    <w:rsid w:val="00945AB9"/>
    <w:rsid w:val="00945C2E"/>
    <w:rsid w:val="00945F70"/>
    <w:rsid w:val="009465C1"/>
    <w:rsid w:val="00946A53"/>
    <w:rsid w:val="00946C67"/>
    <w:rsid w:val="00946CDC"/>
    <w:rsid w:val="00946D52"/>
    <w:rsid w:val="00946D99"/>
    <w:rsid w:val="009471E4"/>
    <w:rsid w:val="00947886"/>
    <w:rsid w:val="00947AB0"/>
    <w:rsid w:val="00947CF1"/>
    <w:rsid w:val="00947DB5"/>
    <w:rsid w:val="00950EB9"/>
    <w:rsid w:val="009514CB"/>
    <w:rsid w:val="009515C0"/>
    <w:rsid w:val="009515F0"/>
    <w:rsid w:val="0095177F"/>
    <w:rsid w:val="00951D77"/>
    <w:rsid w:val="00952262"/>
    <w:rsid w:val="0095314A"/>
    <w:rsid w:val="0095336B"/>
    <w:rsid w:val="009533DD"/>
    <w:rsid w:val="009533DF"/>
    <w:rsid w:val="00953F0A"/>
    <w:rsid w:val="0095474A"/>
    <w:rsid w:val="00954912"/>
    <w:rsid w:val="009549D7"/>
    <w:rsid w:val="00954BCE"/>
    <w:rsid w:val="00954D31"/>
    <w:rsid w:val="00955652"/>
    <w:rsid w:val="00955748"/>
    <w:rsid w:val="009557F4"/>
    <w:rsid w:val="00955D72"/>
    <w:rsid w:val="009561E5"/>
    <w:rsid w:val="0095637C"/>
    <w:rsid w:val="009564EF"/>
    <w:rsid w:val="00956BB5"/>
    <w:rsid w:val="00957091"/>
    <w:rsid w:val="00957123"/>
    <w:rsid w:val="0095737E"/>
    <w:rsid w:val="00957522"/>
    <w:rsid w:val="009576B9"/>
    <w:rsid w:val="00957772"/>
    <w:rsid w:val="00957910"/>
    <w:rsid w:val="00957A2B"/>
    <w:rsid w:val="00957B8E"/>
    <w:rsid w:val="00957B9A"/>
    <w:rsid w:val="00957BFB"/>
    <w:rsid w:val="009600F1"/>
    <w:rsid w:val="0096049C"/>
    <w:rsid w:val="009605AA"/>
    <w:rsid w:val="00960973"/>
    <w:rsid w:val="00960A4C"/>
    <w:rsid w:val="009614E6"/>
    <w:rsid w:val="009618C0"/>
    <w:rsid w:val="009622C1"/>
    <w:rsid w:val="0096233B"/>
    <w:rsid w:val="00962674"/>
    <w:rsid w:val="00962FFC"/>
    <w:rsid w:val="00963880"/>
    <w:rsid w:val="00963936"/>
    <w:rsid w:val="00963C18"/>
    <w:rsid w:val="00963E59"/>
    <w:rsid w:val="009647A5"/>
    <w:rsid w:val="00964A4B"/>
    <w:rsid w:val="00964EB1"/>
    <w:rsid w:val="00965673"/>
    <w:rsid w:val="00965D6B"/>
    <w:rsid w:val="00965E5E"/>
    <w:rsid w:val="00966274"/>
    <w:rsid w:val="009669F1"/>
    <w:rsid w:val="00966AB3"/>
    <w:rsid w:val="00966C18"/>
    <w:rsid w:val="00966F50"/>
    <w:rsid w:val="00967142"/>
    <w:rsid w:val="00967A19"/>
    <w:rsid w:val="0097022B"/>
    <w:rsid w:val="009706B9"/>
    <w:rsid w:val="0097082D"/>
    <w:rsid w:val="00970BA6"/>
    <w:rsid w:val="00970D48"/>
    <w:rsid w:val="00970FCE"/>
    <w:rsid w:val="0097101B"/>
    <w:rsid w:val="0097122C"/>
    <w:rsid w:val="00971525"/>
    <w:rsid w:val="009715B5"/>
    <w:rsid w:val="00971AA2"/>
    <w:rsid w:val="00971B07"/>
    <w:rsid w:val="00971E63"/>
    <w:rsid w:val="00971F4D"/>
    <w:rsid w:val="009720AE"/>
    <w:rsid w:val="00972291"/>
    <w:rsid w:val="009725E1"/>
    <w:rsid w:val="00972DD0"/>
    <w:rsid w:val="00972F94"/>
    <w:rsid w:val="0097316D"/>
    <w:rsid w:val="00973BDF"/>
    <w:rsid w:val="0097403B"/>
    <w:rsid w:val="0097435C"/>
    <w:rsid w:val="00974420"/>
    <w:rsid w:val="00974475"/>
    <w:rsid w:val="00974DFD"/>
    <w:rsid w:val="00974E0D"/>
    <w:rsid w:val="009751D2"/>
    <w:rsid w:val="00975481"/>
    <w:rsid w:val="00975A76"/>
    <w:rsid w:val="00975C2C"/>
    <w:rsid w:val="009761A2"/>
    <w:rsid w:val="0097625B"/>
    <w:rsid w:val="00976513"/>
    <w:rsid w:val="00976554"/>
    <w:rsid w:val="009765A8"/>
    <w:rsid w:val="009765D8"/>
    <w:rsid w:val="00976807"/>
    <w:rsid w:val="00976E30"/>
    <w:rsid w:val="00976E7E"/>
    <w:rsid w:val="00976FEB"/>
    <w:rsid w:val="0097735C"/>
    <w:rsid w:val="0097740F"/>
    <w:rsid w:val="00977644"/>
    <w:rsid w:val="009776A4"/>
    <w:rsid w:val="00977CBC"/>
    <w:rsid w:val="00977ECF"/>
    <w:rsid w:val="009806C8"/>
    <w:rsid w:val="00980746"/>
    <w:rsid w:val="00980830"/>
    <w:rsid w:val="00980966"/>
    <w:rsid w:val="00980A85"/>
    <w:rsid w:val="00980BF6"/>
    <w:rsid w:val="00980E28"/>
    <w:rsid w:val="0098126D"/>
    <w:rsid w:val="009814C4"/>
    <w:rsid w:val="0098267E"/>
    <w:rsid w:val="0098268D"/>
    <w:rsid w:val="00982C08"/>
    <w:rsid w:val="00982D9C"/>
    <w:rsid w:val="00983090"/>
    <w:rsid w:val="0098343D"/>
    <w:rsid w:val="00983566"/>
    <w:rsid w:val="0098359A"/>
    <w:rsid w:val="00984374"/>
    <w:rsid w:val="009846A5"/>
    <w:rsid w:val="00984F56"/>
    <w:rsid w:val="0098515E"/>
    <w:rsid w:val="009858BB"/>
    <w:rsid w:val="00985F75"/>
    <w:rsid w:val="00986311"/>
    <w:rsid w:val="009866C0"/>
    <w:rsid w:val="00986738"/>
    <w:rsid w:val="0098674B"/>
    <w:rsid w:val="00986778"/>
    <w:rsid w:val="00986DCC"/>
    <w:rsid w:val="009870F2"/>
    <w:rsid w:val="00987147"/>
    <w:rsid w:val="00987493"/>
    <w:rsid w:val="00987C9E"/>
    <w:rsid w:val="009900E2"/>
    <w:rsid w:val="0099038C"/>
    <w:rsid w:val="00990722"/>
    <w:rsid w:val="00990BBF"/>
    <w:rsid w:val="00990CD6"/>
    <w:rsid w:val="00990D6D"/>
    <w:rsid w:val="00990E21"/>
    <w:rsid w:val="00990E6B"/>
    <w:rsid w:val="009914C1"/>
    <w:rsid w:val="00991A66"/>
    <w:rsid w:val="00991DC0"/>
    <w:rsid w:val="0099208E"/>
    <w:rsid w:val="009920DF"/>
    <w:rsid w:val="0099259D"/>
    <w:rsid w:val="009925F8"/>
    <w:rsid w:val="00992D47"/>
    <w:rsid w:val="00992F3B"/>
    <w:rsid w:val="00993730"/>
    <w:rsid w:val="00993CAE"/>
    <w:rsid w:val="00994177"/>
    <w:rsid w:val="00994480"/>
    <w:rsid w:val="00995205"/>
    <w:rsid w:val="0099521B"/>
    <w:rsid w:val="0099578C"/>
    <w:rsid w:val="00995862"/>
    <w:rsid w:val="00995E1F"/>
    <w:rsid w:val="0099624A"/>
    <w:rsid w:val="00996494"/>
    <w:rsid w:val="0099688E"/>
    <w:rsid w:val="00996CC9"/>
    <w:rsid w:val="009971BC"/>
    <w:rsid w:val="009976E8"/>
    <w:rsid w:val="00997FA6"/>
    <w:rsid w:val="009A0003"/>
    <w:rsid w:val="009A0407"/>
    <w:rsid w:val="009A048F"/>
    <w:rsid w:val="009A05A8"/>
    <w:rsid w:val="009A074B"/>
    <w:rsid w:val="009A096E"/>
    <w:rsid w:val="009A0A57"/>
    <w:rsid w:val="009A0BEB"/>
    <w:rsid w:val="009A0D58"/>
    <w:rsid w:val="009A0E52"/>
    <w:rsid w:val="009A1212"/>
    <w:rsid w:val="009A164D"/>
    <w:rsid w:val="009A19EC"/>
    <w:rsid w:val="009A1DF8"/>
    <w:rsid w:val="009A263F"/>
    <w:rsid w:val="009A2AB5"/>
    <w:rsid w:val="009A2F9D"/>
    <w:rsid w:val="009A30D6"/>
    <w:rsid w:val="009A384C"/>
    <w:rsid w:val="009A4001"/>
    <w:rsid w:val="009A434F"/>
    <w:rsid w:val="009A43F4"/>
    <w:rsid w:val="009A457F"/>
    <w:rsid w:val="009A465E"/>
    <w:rsid w:val="009A47BF"/>
    <w:rsid w:val="009A50C4"/>
    <w:rsid w:val="009A561F"/>
    <w:rsid w:val="009A5D24"/>
    <w:rsid w:val="009A6162"/>
    <w:rsid w:val="009A6C5D"/>
    <w:rsid w:val="009A6C68"/>
    <w:rsid w:val="009A6CEC"/>
    <w:rsid w:val="009A76DE"/>
    <w:rsid w:val="009A7BFB"/>
    <w:rsid w:val="009A7E81"/>
    <w:rsid w:val="009A7E9E"/>
    <w:rsid w:val="009A7F01"/>
    <w:rsid w:val="009B0A94"/>
    <w:rsid w:val="009B0AD1"/>
    <w:rsid w:val="009B0FC9"/>
    <w:rsid w:val="009B1122"/>
    <w:rsid w:val="009B118B"/>
    <w:rsid w:val="009B137F"/>
    <w:rsid w:val="009B1CCA"/>
    <w:rsid w:val="009B1D6D"/>
    <w:rsid w:val="009B205F"/>
    <w:rsid w:val="009B2400"/>
    <w:rsid w:val="009B29BF"/>
    <w:rsid w:val="009B2ABE"/>
    <w:rsid w:val="009B2F7C"/>
    <w:rsid w:val="009B327C"/>
    <w:rsid w:val="009B33C9"/>
    <w:rsid w:val="009B3720"/>
    <w:rsid w:val="009B3A55"/>
    <w:rsid w:val="009B3BB1"/>
    <w:rsid w:val="009B3D90"/>
    <w:rsid w:val="009B3F9B"/>
    <w:rsid w:val="009B45E3"/>
    <w:rsid w:val="009B4821"/>
    <w:rsid w:val="009B4E29"/>
    <w:rsid w:val="009B4F5C"/>
    <w:rsid w:val="009B50B7"/>
    <w:rsid w:val="009B553D"/>
    <w:rsid w:val="009B5AFF"/>
    <w:rsid w:val="009B633D"/>
    <w:rsid w:val="009B6468"/>
    <w:rsid w:val="009B6729"/>
    <w:rsid w:val="009B675D"/>
    <w:rsid w:val="009B67F0"/>
    <w:rsid w:val="009B6B21"/>
    <w:rsid w:val="009B6BD5"/>
    <w:rsid w:val="009B6E6F"/>
    <w:rsid w:val="009B7108"/>
    <w:rsid w:val="009B7236"/>
    <w:rsid w:val="009B749E"/>
    <w:rsid w:val="009B7753"/>
    <w:rsid w:val="009B78D9"/>
    <w:rsid w:val="009C01E7"/>
    <w:rsid w:val="009C02EC"/>
    <w:rsid w:val="009C02F5"/>
    <w:rsid w:val="009C0576"/>
    <w:rsid w:val="009C08CB"/>
    <w:rsid w:val="009C0BB0"/>
    <w:rsid w:val="009C15A1"/>
    <w:rsid w:val="009C1609"/>
    <w:rsid w:val="009C17A8"/>
    <w:rsid w:val="009C19F0"/>
    <w:rsid w:val="009C227E"/>
    <w:rsid w:val="009C26E1"/>
    <w:rsid w:val="009C2940"/>
    <w:rsid w:val="009C2BAB"/>
    <w:rsid w:val="009C2E70"/>
    <w:rsid w:val="009C30DF"/>
    <w:rsid w:val="009C3378"/>
    <w:rsid w:val="009C3CB4"/>
    <w:rsid w:val="009C3D63"/>
    <w:rsid w:val="009C4418"/>
    <w:rsid w:val="009C44C6"/>
    <w:rsid w:val="009C4726"/>
    <w:rsid w:val="009C4870"/>
    <w:rsid w:val="009C48A1"/>
    <w:rsid w:val="009C4A53"/>
    <w:rsid w:val="009C4E8E"/>
    <w:rsid w:val="009C5000"/>
    <w:rsid w:val="009C5038"/>
    <w:rsid w:val="009C52A6"/>
    <w:rsid w:val="009C544C"/>
    <w:rsid w:val="009C546D"/>
    <w:rsid w:val="009C54E1"/>
    <w:rsid w:val="009C588C"/>
    <w:rsid w:val="009C5C68"/>
    <w:rsid w:val="009C5D37"/>
    <w:rsid w:val="009C670E"/>
    <w:rsid w:val="009C6806"/>
    <w:rsid w:val="009C681F"/>
    <w:rsid w:val="009C6823"/>
    <w:rsid w:val="009C684C"/>
    <w:rsid w:val="009C6AFA"/>
    <w:rsid w:val="009C6C5C"/>
    <w:rsid w:val="009C7451"/>
    <w:rsid w:val="009C75F6"/>
    <w:rsid w:val="009C76A8"/>
    <w:rsid w:val="009C778C"/>
    <w:rsid w:val="009D03E3"/>
    <w:rsid w:val="009D0E06"/>
    <w:rsid w:val="009D0FF6"/>
    <w:rsid w:val="009D1123"/>
    <w:rsid w:val="009D122C"/>
    <w:rsid w:val="009D1259"/>
    <w:rsid w:val="009D1781"/>
    <w:rsid w:val="009D1B35"/>
    <w:rsid w:val="009D1D17"/>
    <w:rsid w:val="009D2093"/>
    <w:rsid w:val="009D2356"/>
    <w:rsid w:val="009D24D8"/>
    <w:rsid w:val="009D2521"/>
    <w:rsid w:val="009D2899"/>
    <w:rsid w:val="009D2DB4"/>
    <w:rsid w:val="009D2F01"/>
    <w:rsid w:val="009D39B1"/>
    <w:rsid w:val="009D3DD3"/>
    <w:rsid w:val="009D4BF6"/>
    <w:rsid w:val="009D4C9D"/>
    <w:rsid w:val="009D50A0"/>
    <w:rsid w:val="009D54CD"/>
    <w:rsid w:val="009D55C4"/>
    <w:rsid w:val="009D55E7"/>
    <w:rsid w:val="009D582C"/>
    <w:rsid w:val="009D6552"/>
    <w:rsid w:val="009D6883"/>
    <w:rsid w:val="009D6936"/>
    <w:rsid w:val="009D6A6D"/>
    <w:rsid w:val="009E036F"/>
    <w:rsid w:val="009E0B52"/>
    <w:rsid w:val="009E0EB9"/>
    <w:rsid w:val="009E102A"/>
    <w:rsid w:val="009E103F"/>
    <w:rsid w:val="009E11C1"/>
    <w:rsid w:val="009E127D"/>
    <w:rsid w:val="009E132D"/>
    <w:rsid w:val="009E142C"/>
    <w:rsid w:val="009E1568"/>
    <w:rsid w:val="009E15DA"/>
    <w:rsid w:val="009E1DC0"/>
    <w:rsid w:val="009E259D"/>
    <w:rsid w:val="009E2805"/>
    <w:rsid w:val="009E2FC3"/>
    <w:rsid w:val="009E3025"/>
    <w:rsid w:val="009E3187"/>
    <w:rsid w:val="009E368B"/>
    <w:rsid w:val="009E36AE"/>
    <w:rsid w:val="009E3832"/>
    <w:rsid w:val="009E38E6"/>
    <w:rsid w:val="009E399E"/>
    <w:rsid w:val="009E3BED"/>
    <w:rsid w:val="009E3E6C"/>
    <w:rsid w:val="009E3EBB"/>
    <w:rsid w:val="009E3FF2"/>
    <w:rsid w:val="009E430F"/>
    <w:rsid w:val="009E485E"/>
    <w:rsid w:val="009E4C5C"/>
    <w:rsid w:val="009E4F55"/>
    <w:rsid w:val="009E5292"/>
    <w:rsid w:val="009E533D"/>
    <w:rsid w:val="009E565D"/>
    <w:rsid w:val="009E5C04"/>
    <w:rsid w:val="009E5C36"/>
    <w:rsid w:val="009E5E6C"/>
    <w:rsid w:val="009E6463"/>
    <w:rsid w:val="009E6642"/>
    <w:rsid w:val="009E6D62"/>
    <w:rsid w:val="009E7204"/>
    <w:rsid w:val="009E75B6"/>
    <w:rsid w:val="009E76E7"/>
    <w:rsid w:val="009E78AF"/>
    <w:rsid w:val="009E7A3C"/>
    <w:rsid w:val="009E7CFE"/>
    <w:rsid w:val="009E7F58"/>
    <w:rsid w:val="009F0905"/>
    <w:rsid w:val="009F0D08"/>
    <w:rsid w:val="009F11F2"/>
    <w:rsid w:val="009F1883"/>
    <w:rsid w:val="009F18A2"/>
    <w:rsid w:val="009F2256"/>
    <w:rsid w:val="009F2873"/>
    <w:rsid w:val="009F2ECB"/>
    <w:rsid w:val="009F2F63"/>
    <w:rsid w:val="009F3024"/>
    <w:rsid w:val="009F392B"/>
    <w:rsid w:val="009F3948"/>
    <w:rsid w:val="009F416A"/>
    <w:rsid w:val="009F41F0"/>
    <w:rsid w:val="009F46C4"/>
    <w:rsid w:val="009F4AC9"/>
    <w:rsid w:val="009F4B6E"/>
    <w:rsid w:val="009F4D17"/>
    <w:rsid w:val="009F4D7A"/>
    <w:rsid w:val="009F4E73"/>
    <w:rsid w:val="009F4F0A"/>
    <w:rsid w:val="009F52B3"/>
    <w:rsid w:val="009F5A51"/>
    <w:rsid w:val="009F5AC3"/>
    <w:rsid w:val="009F5B19"/>
    <w:rsid w:val="009F67B1"/>
    <w:rsid w:val="009F682F"/>
    <w:rsid w:val="009F696D"/>
    <w:rsid w:val="009F6D7F"/>
    <w:rsid w:val="009F73AA"/>
    <w:rsid w:val="009F749F"/>
    <w:rsid w:val="009F74D6"/>
    <w:rsid w:val="009F7748"/>
    <w:rsid w:val="009F7818"/>
    <w:rsid w:val="00A00025"/>
    <w:rsid w:val="00A00233"/>
    <w:rsid w:val="00A00282"/>
    <w:rsid w:val="00A00B59"/>
    <w:rsid w:val="00A00C02"/>
    <w:rsid w:val="00A013D9"/>
    <w:rsid w:val="00A014EA"/>
    <w:rsid w:val="00A01691"/>
    <w:rsid w:val="00A01757"/>
    <w:rsid w:val="00A019E0"/>
    <w:rsid w:val="00A01F0B"/>
    <w:rsid w:val="00A020D4"/>
    <w:rsid w:val="00A0211F"/>
    <w:rsid w:val="00A0239B"/>
    <w:rsid w:val="00A0241E"/>
    <w:rsid w:val="00A02A65"/>
    <w:rsid w:val="00A02A7D"/>
    <w:rsid w:val="00A02E96"/>
    <w:rsid w:val="00A02F10"/>
    <w:rsid w:val="00A0350C"/>
    <w:rsid w:val="00A0351F"/>
    <w:rsid w:val="00A035DB"/>
    <w:rsid w:val="00A0397E"/>
    <w:rsid w:val="00A03EAC"/>
    <w:rsid w:val="00A03FE0"/>
    <w:rsid w:val="00A0439C"/>
    <w:rsid w:val="00A0461E"/>
    <w:rsid w:val="00A04936"/>
    <w:rsid w:val="00A04BAE"/>
    <w:rsid w:val="00A05442"/>
    <w:rsid w:val="00A05881"/>
    <w:rsid w:val="00A05C63"/>
    <w:rsid w:val="00A05D20"/>
    <w:rsid w:val="00A0618F"/>
    <w:rsid w:val="00A06C91"/>
    <w:rsid w:val="00A06D5C"/>
    <w:rsid w:val="00A06EBD"/>
    <w:rsid w:val="00A0754C"/>
    <w:rsid w:val="00A075E7"/>
    <w:rsid w:val="00A07E2C"/>
    <w:rsid w:val="00A10E63"/>
    <w:rsid w:val="00A11434"/>
    <w:rsid w:val="00A119BC"/>
    <w:rsid w:val="00A11ADE"/>
    <w:rsid w:val="00A11D09"/>
    <w:rsid w:val="00A1231C"/>
    <w:rsid w:val="00A125A8"/>
    <w:rsid w:val="00A12E5D"/>
    <w:rsid w:val="00A1304A"/>
    <w:rsid w:val="00A13AF5"/>
    <w:rsid w:val="00A13D69"/>
    <w:rsid w:val="00A13DBD"/>
    <w:rsid w:val="00A13EAE"/>
    <w:rsid w:val="00A14081"/>
    <w:rsid w:val="00A14A5B"/>
    <w:rsid w:val="00A14C97"/>
    <w:rsid w:val="00A158F9"/>
    <w:rsid w:val="00A16495"/>
    <w:rsid w:val="00A164DE"/>
    <w:rsid w:val="00A16CBC"/>
    <w:rsid w:val="00A1715C"/>
    <w:rsid w:val="00A17204"/>
    <w:rsid w:val="00A172F0"/>
    <w:rsid w:val="00A17623"/>
    <w:rsid w:val="00A179B5"/>
    <w:rsid w:val="00A17BB5"/>
    <w:rsid w:val="00A200A3"/>
    <w:rsid w:val="00A20230"/>
    <w:rsid w:val="00A202C6"/>
    <w:rsid w:val="00A2064E"/>
    <w:rsid w:val="00A20745"/>
    <w:rsid w:val="00A209B3"/>
    <w:rsid w:val="00A20B46"/>
    <w:rsid w:val="00A20B96"/>
    <w:rsid w:val="00A20C3E"/>
    <w:rsid w:val="00A20EF9"/>
    <w:rsid w:val="00A20F33"/>
    <w:rsid w:val="00A216C6"/>
    <w:rsid w:val="00A220DB"/>
    <w:rsid w:val="00A22721"/>
    <w:rsid w:val="00A227D4"/>
    <w:rsid w:val="00A22832"/>
    <w:rsid w:val="00A22EA3"/>
    <w:rsid w:val="00A22FC9"/>
    <w:rsid w:val="00A2311D"/>
    <w:rsid w:val="00A23486"/>
    <w:rsid w:val="00A2358A"/>
    <w:rsid w:val="00A23813"/>
    <w:rsid w:val="00A23883"/>
    <w:rsid w:val="00A23CC9"/>
    <w:rsid w:val="00A24217"/>
    <w:rsid w:val="00A2442B"/>
    <w:rsid w:val="00A24483"/>
    <w:rsid w:val="00A2473F"/>
    <w:rsid w:val="00A2479D"/>
    <w:rsid w:val="00A24A14"/>
    <w:rsid w:val="00A24AF9"/>
    <w:rsid w:val="00A24B85"/>
    <w:rsid w:val="00A24B96"/>
    <w:rsid w:val="00A256F1"/>
    <w:rsid w:val="00A2582F"/>
    <w:rsid w:val="00A25C01"/>
    <w:rsid w:val="00A25C58"/>
    <w:rsid w:val="00A25C7F"/>
    <w:rsid w:val="00A25CC8"/>
    <w:rsid w:val="00A26523"/>
    <w:rsid w:val="00A2674C"/>
    <w:rsid w:val="00A26801"/>
    <w:rsid w:val="00A26863"/>
    <w:rsid w:val="00A26BA7"/>
    <w:rsid w:val="00A26BE1"/>
    <w:rsid w:val="00A26CB3"/>
    <w:rsid w:val="00A27045"/>
    <w:rsid w:val="00A27270"/>
    <w:rsid w:val="00A27275"/>
    <w:rsid w:val="00A276A3"/>
    <w:rsid w:val="00A278F2"/>
    <w:rsid w:val="00A30018"/>
    <w:rsid w:val="00A30410"/>
    <w:rsid w:val="00A306C2"/>
    <w:rsid w:val="00A313FD"/>
    <w:rsid w:val="00A315CD"/>
    <w:rsid w:val="00A316ED"/>
    <w:rsid w:val="00A3177C"/>
    <w:rsid w:val="00A31A13"/>
    <w:rsid w:val="00A31D18"/>
    <w:rsid w:val="00A31F25"/>
    <w:rsid w:val="00A31FCF"/>
    <w:rsid w:val="00A327C8"/>
    <w:rsid w:val="00A32BA1"/>
    <w:rsid w:val="00A32CA3"/>
    <w:rsid w:val="00A32E59"/>
    <w:rsid w:val="00A33040"/>
    <w:rsid w:val="00A334DF"/>
    <w:rsid w:val="00A336C6"/>
    <w:rsid w:val="00A336DE"/>
    <w:rsid w:val="00A34528"/>
    <w:rsid w:val="00A347AC"/>
    <w:rsid w:val="00A34F93"/>
    <w:rsid w:val="00A35108"/>
    <w:rsid w:val="00A35143"/>
    <w:rsid w:val="00A3527E"/>
    <w:rsid w:val="00A3539E"/>
    <w:rsid w:val="00A3565E"/>
    <w:rsid w:val="00A35C21"/>
    <w:rsid w:val="00A35C84"/>
    <w:rsid w:val="00A35FC7"/>
    <w:rsid w:val="00A365EA"/>
    <w:rsid w:val="00A36999"/>
    <w:rsid w:val="00A36BB8"/>
    <w:rsid w:val="00A36E45"/>
    <w:rsid w:val="00A36FB7"/>
    <w:rsid w:val="00A36FEB"/>
    <w:rsid w:val="00A37619"/>
    <w:rsid w:val="00A37B47"/>
    <w:rsid w:val="00A37D9E"/>
    <w:rsid w:val="00A37EB7"/>
    <w:rsid w:val="00A37F07"/>
    <w:rsid w:val="00A37FF9"/>
    <w:rsid w:val="00A401D7"/>
    <w:rsid w:val="00A405A7"/>
    <w:rsid w:val="00A40745"/>
    <w:rsid w:val="00A40D4F"/>
    <w:rsid w:val="00A40E16"/>
    <w:rsid w:val="00A41434"/>
    <w:rsid w:val="00A41D9D"/>
    <w:rsid w:val="00A4207B"/>
    <w:rsid w:val="00A422EF"/>
    <w:rsid w:val="00A4289B"/>
    <w:rsid w:val="00A42971"/>
    <w:rsid w:val="00A42D13"/>
    <w:rsid w:val="00A42E57"/>
    <w:rsid w:val="00A43A68"/>
    <w:rsid w:val="00A441CB"/>
    <w:rsid w:val="00A442FE"/>
    <w:rsid w:val="00A446A4"/>
    <w:rsid w:val="00A44964"/>
    <w:rsid w:val="00A456BF"/>
    <w:rsid w:val="00A45786"/>
    <w:rsid w:val="00A45886"/>
    <w:rsid w:val="00A45A81"/>
    <w:rsid w:val="00A45FA7"/>
    <w:rsid w:val="00A460A5"/>
    <w:rsid w:val="00A46165"/>
    <w:rsid w:val="00A463AC"/>
    <w:rsid w:val="00A46523"/>
    <w:rsid w:val="00A466AC"/>
    <w:rsid w:val="00A46A93"/>
    <w:rsid w:val="00A46D4C"/>
    <w:rsid w:val="00A46FF4"/>
    <w:rsid w:val="00A4722B"/>
    <w:rsid w:val="00A4758D"/>
    <w:rsid w:val="00A5001A"/>
    <w:rsid w:val="00A500EA"/>
    <w:rsid w:val="00A50244"/>
    <w:rsid w:val="00A50796"/>
    <w:rsid w:val="00A507D2"/>
    <w:rsid w:val="00A507EB"/>
    <w:rsid w:val="00A50BBD"/>
    <w:rsid w:val="00A5151E"/>
    <w:rsid w:val="00A51540"/>
    <w:rsid w:val="00A521C0"/>
    <w:rsid w:val="00A52290"/>
    <w:rsid w:val="00A52481"/>
    <w:rsid w:val="00A52540"/>
    <w:rsid w:val="00A530A5"/>
    <w:rsid w:val="00A531EB"/>
    <w:rsid w:val="00A53299"/>
    <w:rsid w:val="00A53491"/>
    <w:rsid w:val="00A535C2"/>
    <w:rsid w:val="00A537D9"/>
    <w:rsid w:val="00A53B54"/>
    <w:rsid w:val="00A547C9"/>
    <w:rsid w:val="00A549AC"/>
    <w:rsid w:val="00A54B06"/>
    <w:rsid w:val="00A54E83"/>
    <w:rsid w:val="00A55032"/>
    <w:rsid w:val="00A55850"/>
    <w:rsid w:val="00A55902"/>
    <w:rsid w:val="00A566B2"/>
    <w:rsid w:val="00A5680A"/>
    <w:rsid w:val="00A56AC4"/>
    <w:rsid w:val="00A57043"/>
    <w:rsid w:val="00A5716F"/>
    <w:rsid w:val="00A575A9"/>
    <w:rsid w:val="00A57A3F"/>
    <w:rsid w:val="00A57A49"/>
    <w:rsid w:val="00A60028"/>
    <w:rsid w:val="00A60073"/>
    <w:rsid w:val="00A601F2"/>
    <w:rsid w:val="00A60563"/>
    <w:rsid w:val="00A605E8"/>
    <w:rsid w:val="00A607FB"/>
    <w:rsid w:val="00A60BBE"/>
    <w:rsid w:val="00A60EF8"/>
    <w:rsid w:val="00A6151B"/>
    <w:rsid w:val="00A616CD"/>
    <w:rsid w:val="00A61857"/>
    <w:rsid w:val="00A61A4B"/>
    <w:rsid w:val="00A61A8C"/>
    <w:rsid w:val="00A61DE0"/>
    <w:rsid w:val="00A62C57"/>
    <w:rsid w:val="00A62E4C"/>
    <w:rsid w:val="00A6355E"/>
    <w:rsid w:val="00A6356E"/>
    <w:rsid w:val="00A635A5"/>
    <w:rsid w:val="00A6362A"/>
    <w:rsid w:val="00A6376E"/>
    <w:rsid w:val="00A63CE0"/>
    <w:rsid w:val="00A64035"/>
    <w:rsid w:val="00A64591"/>
    <w:rsid w:val="00A645A6"/>
    <w:rsid w:val="00A648CC"/>
    <w:rsid w:val="00A64D8F"/>
    <w:rsid w:val="00A64E34"/>
    <w:rsid w:val="00A6527B"/>
    <w:rsid w:val="00A65AA7"/>
    <w:rsid w:val="00A6624E"/>
    <w:rsid w:val="00A662D5"/>
    <w:rsid w:val="00A6631A"/>
    <w:rsid w:val="00A66424"/>
    <w:rsid w:val="00A66600"/>
    <w:rsid w:val="00A66913"/>
    <w:rsid w:val="00A66958"/>
    <w:rsid w:val="00A66A3D"/>
    <w:rsid w:val="00A66BED"/>
    <w:rsid w:val="00A66CC5"/>
    <w:rsid w:val="00A66E8E"/>
    <w:rsid w:val="00A67018"/>
    <w:rsid w:val="00A670D7"/>
    <w:rsid w:val="00A6735A"/>
    <w:rsid w:val="00A67A09"/>
    <w:rsid w:val="00A67B5F"/>
    <w:rsid w:val="00A67E12"/>
    <w:rsid w:val="00A67E7B"/>
    <w:rsid w:val="00A67E9B"/>
    <w:rsid w:val="00A67FC7"/>
    <w:rsid w:val="00A70252"/>
    <w:rsid w:val="00A706F0"/>
    <w:rsid w:val="00A70C54"/>
    <w:rsid w:val="00A70F44"/>
    <w:rsid w:val="00A71044"/>
    <w:rsid w:val="00A710B0"/>
    <w:rsid w:val="00A7115A"/>
    <w:rsid w:val="00A712D8"/>
    <w:rsid w:val="00A712E7"/>
    <w:rsid w:val="00A71836"/>
    <w:rsid w:val="00A71D01"/>
    <w:rsid w:val="00A72214"/>
    <w:rsid w:val="00A722D8"/>
    <w:rsid w:val="00A724A8"/>
    <w:rsid w:val="00A73072"/>
    <w:rsid w:val="00A730DA"/>
    <w:rsid w:val="00A73604"/>
    <w:rsid w:val="00A7372A"/>
    <w:rsid w:val="00A73BFD"/>
    <w:rsid w:val="00A73C14"/>
    <w:rsid w:val="00A74C35"/>
    <w:rsid w:val="00A74D8D"/>
    <w:rsid w:val="00A75211"/>
    <w:rsid w:val="00A753C0"/>
    <w:rsid w:val="00A753F2"/>
    <w:rsid w:val="00A7558D"/>
    <w:rsid w:val="00A75764"/>
    <w:rsid w:val="00A75960"/>
    <w:rsid w:val="00A75B1E"/>
    <w:rsid w:val="00A75B1F"/>
    <w:rsid w:val="00A75EFD"/>
    <w:rsid w:val="00A76092"/>
    <w:rsid w:val="00A768BD"/>
    <w:rsid w:val="00A76AD7"/>
    <w:rsid w:val="00A76AFA"/>
    <w:rsid w:val="00A76D11"/>
    <w:rsid w:val="00A77784"/>
    <w:rsid w:val="00A77794"/>
    <w:rsid w:val="00A777BB"/>
    <w:rsid w:val="00A77A5E"/>
    <w:rsid w:val="00A80443"/>
    <w:rsid w:val="00A80941"/>
    <w:rsid w:val="00A80A6D"/>
    <w:rsid w:val="00A8154D"/>
    <w:rsid w:val="00A81934"/>
    <w:rsid w:val="00A81FAB"/>
    <w:rsid w:val="00A81FD7"/>
    <w:rsid w:val="00A823D5"/>
    <w:rsid w:val="00A82507"/>
    <w:rsid w:val="00A82B1B"/>
    <w:rsid w:val="00A83127"/>
    <w:rsid w:val="00A831AD"/>
    <w:rsid w:val="00A83FF2"/>
    <w:rsid w:val="00A84029"/>
    <w:rsid w:val="00A84641"/>
    <w:rsid w:val="00A846A3"/>
    <w:rsid w:val="00A84E7E"/>
    <w:rsid w:val="00A84F01"/>
    <w:rsid w:val="00A84F4D"/>
    <w:rsid w:val="00A84FEE"/>
    <w:rsid w:val="00A85177"/>
    <w:rsid w:val="00A85334"/>
    <w:rsid w:val="00A85665"/>
    <w:rsid w:val="00A85A64"/>
    <w:rsid w:val="00A869BE"/>
    <w:rsid w:val="00A86C48"/>
    <w:rsid w:val="00A86E8A"/>
    <w:rsid w:val="00A874F0"/>
    <w:rsid w:val="00A87559"/>
    <w:rsid w:val="00A877F9"/>
    <w:rsid w:val="00A90341"/>
    <w:rsid w:val="00A908E1"/>
    <w:rsid w:val="00A91198"/>
    <w:rsid w:val="00A91A12"/>
    <w:rsid w:val="00A91A4A"/>
    <w:rsid w:val="00A91A9E"/>
    <w:rsid w:val="00A91CF9"/>
    <w:rsid w:val="00A91FCF"/>
    <w:rsid w:val="00A923D8"/>
    <w:rsid w:val="00A9265A"/>
    <w:rsid w:val="00A92757"/>
    <w:rsid w:val="00A928D0"/>
    <w:rsid w:val="00A92CAC"/>
    <w:rsid w:val="00A9301B"/>
    <w:rsid w:val="00A93389"/>
    <w:rsid w:val="00A93B50"/>
    <w:rsid w:val="00A93D44"/>
    <w:rsid w:val="00A93DC9"/>
    <w:rsid w:val="00A94463"/>
    <w:rsid w:val="00A9456D"/>
    <w:rsid w:val="00A949F2"/>
    <w:rsid w:val="00A94D30"/>
    <w:rsid w:val="00A9509D"/>
    <w:rsid w:val="00A950C2"/>
    <w:rsid w:val="00A95640"/>
    <w:rsid w:val="00A9564E"/>
    <w:rsid w:val="00A95B24"/>
    <w:rsid w:val="00A96246"/>
    <w:rsid w:val="00A962C0"/>
    <w:rsid w:val="00A96452"/>
    <w:rsid w:val="00A96D6D"/>
    <w:rsid w:val="00A97B3A"/>
    <w:rsid w:val="00AA01AA"/>
    <w:rsid w:val="00AA12A6"/>
    <w:rsid w:val="00AA1591"/>
    <w:rsid w:val="00AA16E4"/>
    <w:rsid w:val="00AA1C18"/>
    <w:rsid w:val="00AA1E51"/>
    <w:rsid w:val="00AA2078"/>
    <w:rsid w:val="00AA2136"/>
    <w:rsid w:val="00AA215D"/>
    <w:rsid w:val="00AA22FE"/>
    <w:rsid w:val="00AA2970"/>
    <w:rsid w:val="00AA29F2"/>
    <w:rsid w:val="00AA2CC3"/>
    <w:rsid w:val="00AA2F3B"/>
    <w:rsid w:val="00AA30A2"/>
    <w:rsid w:val="00AA3191"/>
    <w:rsid w:val="00AA3AFD"/>
    <w:rsid w:val="00AA4C76"/>
    <w:rsid w:val="00AA52BB"/>
    <w:rsid w:val="00AA52DB"/>
    <w:rsid w:val="00AA549A"/>
    <w:rsid w:val="00AA57E4"/>
    <w:rsid w:val="00AA5FAC"/>
    <w:rsid w:val="00AA6329"/>
    <w:rsid w:val="00AA6762"/>
    <w:rsid w:val="00AA7106"/>
    <w:rsid w:val="00AA7179"/>
    <w:rsid w:val="00AA756C"/>
    <w:rsid w:val="00AA79D7"/>
    <w:rsid w:val="00AA7FA9"/>
    <w:rsid w:val="00AB04C6"/>
    <w:rsid w:val="00AB050D"/>
    <w:rsid w:val="00AB07A7"/>
    <w:rsid w:val="00AB1405"/>
    <w:rsid w:val="00AB1538"/>
    <w:rsid w:val="00AB1AC8"/>
    <w:rsid w:val="00AB2670"/>
    <w:rsid w:val="00AB2A40"/>
    <w:rsid w:val="00AB2B32"/>
    <w:rsid w:val="00AB329E"/>
    <w:rsid w:val="00AB33C4"/>
    <w:rsid w:val="00AB360B"/>
    <w:rsid w:val="00AB3AFC"/>
    <w:rsid w:val="00AB40B0"/>
    <w:rsid w:val="00AB422E"/>
    <w:rsid w:val="00AB43BC"/>
    <w:rsid w:val="00AB49C1"/>
    <w:rsid w:val="00AB54D6"/>
    <w:rsid w:val="00AB5FD4"/>
    <w:rsid w:val="00AB6444"/>
    <w:rsid w:val="00AB6DC8"/>
    <w:rsid w:val="00AB7845"/>
    <w:rsid w:val="00AB7D06"/>
    <w:rsid w:val="00AB7D51"/>
    <w:rsid w:val="00AB7D88"/>
    <w:rsid w:val="00AC069A"/>
    <w:rsid w:val="00AC0C20"/>
    <w:rsid w:val="00AC0C73"/>
    <w:rsid w:val="00AC1D6D"/>
    <w:rsid w:val="00AC1E03"/>
    <w:rsid w:val="00AC20DA"/>
    <w:rsid w:val="00AC23FA"/>
    <w:rsid w:val="00AC2430"/>
    <w:rsid w:val="00AC2998"/>
    <w:rsid w:val="00AC2EA8"/>
    <w:rsid w:val="00AC335F"/>
    <w:rsid w:val="00AC374E"/>
    <w:rsid w:val="00AC3880"/>
    <w:rsid w:val="00AC3965"/>
    <w:rsid w:val="00AC3C10"/>
    <w:rsid w:val="00AC3C53"/>
    <w:rsid w:val="00AC41D4"/>
    <w:rsid w:val="00AC46A4"/>
    <w:rsid w:val="00AC49F2"/>
    <w:rsid w:val="00AC4D89"/>
    <w:rsid w:val="00AC514C"/>
    <w:rsid w:val="00AC594D"/>
    <w:rsid w:val="00AC5E66"/>
    <w:rsid w:val="00AC6647"/>
    <w:rsid w:val="00AC6790"/>
    <w:rsid w:val="00AC7490"/>
    <w:rsid w:val="00AC76C3"/>
    <w:rsid w:val="00AC7AAC"/>
    <w:rsid w:val="00AC7D11"/>
    <w:rsid w:val="00AC7DF1"/>
    <w:rsid w:val="00AD01E9"/>
    <w:rsid w:val="00AD04B7"/>
    <w:rsid w:val="00AD0616"/>
    <w:rsid w:val="00AD090F"/>
    <w:rsid w:val="00AD0AB3"/>
    <w:rsid w:val="00AD1033"/>
    <w:rsid w:val="00AD138A"/>
    <w:rsid w:val="00AD13AE"/>
    <w:rsid w:val="00AD17C4"/>
    <w:rsid w:val="00AD1CB2"/>
    <w:rsid w:val="00AD2148"/>
    <w:rsid w:val="00AD27A0"/>
    <w:rsid w:val="00AD2ACE"/>
    <w:rsid w:val="00AD2DB4"/>
    <w:rsid w:val="00AD3063"/>
    <w:rsid w:val="00AD3634"/>
    <w:rsid w:val="00AD3685"/>
    <w:rsid w:val="00AD37B4"/>
    <w:rsid w:val="00AD4188"/>
    <w:rsid w:val="00AD4467"/>
    <w:rsid w:val="00AD468E"/>
    <w:rsid w:val="00AD49B4"/>
    <w:rsid w:val="00AD546D"/>
    <w:rsid w:val="00AD5764"/>
    <w:rsid w:val="00AD58E4"/>
    <w:rsid w:val="00AD5E8B"/>
    <w:rsid w:val="00AD6689"/>
    <w:rsid w:val="00AD6730"/>
    <w:rsid w:val="00AD685D"/>
    <w:rsid w:val="00AD6B6D"/>
    <w:rsid w:val="00AD6E1D"/>
    <w:rsid w:val="00AD715D"/>
    <w:rsid w:val="00AD7591"/>
    <w:rsid w:val="00AD7859"/>
    <w:rsid w:val="00AD7949"/>
    <w:rsid w:val="00AD79BE"/>
    <w:rsid w:val="00AD7F00"/>
    <w:rsid w:val="00AE01A4"/>
    <w:rsid w:val="00AE055F"/>
    <w:rsid w:val="00AE06D6"/>
    <w:rsid w:val="00AE06E9"/>
    <w:rsid w:val="00AE06EF"/>
    <w:rsid w:val="00AE07A3"/>
    <w:rsid w:val="00AE0839"/>
    <w:rsid w:val="00AE0BE2"/>
    <w:rsid w:val="00AE0FA5"/>
    <w:rsid w:val="00AE1653"/>
    <w:rsid w:val="00AE1809"/>
    <w:rsid w:val="00AE1B1E"/>
    <w:rsid w:val="00AE1C40"/>
    <w:rsid w:val="00AE1CE1"/>
    <w:rsid w:val="00AE2433"/>
    <w:rsid w:val="00AE2F7B"/>
    <w:rsid w:val="00AE30BA"/>
    <w:rsid w:val="00AE37EF"/>
    <w:rsid w:val="00AE3C16"/>
    <w:rsid w:val="00AE3E97"/>
    <w:rsid w:val="00AE40B4"/>
    <w:rsid w:val="00AE4176"/>
    <w:rsid w:val="00AE42AD"/>
    <w:rsid w:val="00AE47C2"/>
    <w:rsid w:val="00AE49AC"/>
    <w:rsid w:val="00AE4AE9"/>
    <w:rsid w:val="00AE4D29"/>
    <w:rsid w:val="00AE5325"/>
    <w:rsid w:val="00AE5436"/>
    <w:rsid w:val="00AE581A"/>
    <w:rsid w:val="00AE5825"/>
    <w:rsid w:val="00AE5E38"/>
    <w:rsid w:val="00AE6805"/>
    <w:rsid w:val="00AE686B"/>
    <w:rsid w:val="00AE6DFE"/>
    <w:rsid w:val="00AE731C"/>
    <w:rsid w:val="00AE75FD"/>
    <w:rsid w:val="00AE77B6"/>
    <w:rsid w:val="00AE7870"/>
    <w:rsid w:val="00AE7C34"/>
    <w:rsid w:val="00AF0B7B"/>
    <w:rsid w:val="00AF0CEE"/>
    <w:rsid w:val="00AF1398"/>
    <w:rsid w:val="00AF1895"/>
    <w:rsid w:val="00AF1F65"/>
    <w:rsid w:val="00AF1FC3"/>
    <w:rsid w:val="00AF23E6"/>
    <w:rsid w:val="00AF24B3"/>
    <w:rsid w:val="00AF2539"/>
    <w:rsid w:val="00AF2566"/>
    <w:rsid w:val="00AF34BE"/>
    <w:rsid w:val="00AF3595"/>
    <w:rsid w:val="00AF364B"/>
    <w:rsid w:val="00AF39FF"/>
    <w:rsid w:val="00AF4353"/>
    <w:rsid w:val="00AF4572"/>
    <w:rsid w:val="00AF458F"/>
    <w:rsid w:val="00AF48DD"/>
    <w:rsid w:val="00AF49EF"/>
    <w:rsid w:val="00AF4B22"/>
    <w:rsid w:val="00AF4ECA"/>
    <w:rsid w:val="00AF4F2A"/>
    <w:rsid w:val="00AF534F"/>
    <w:rsid w:val="00AF566F"/>
    <w:rsid w:val="00AF5837"/>
    <w:rsid w:val="00AF5CDD"/>
    <w:rsid w:val="00AF63FF"/>
    <w:rsid w:val="00AF6795"/>
    <w:rsid w:val="00AF6C87"/>
    <w:rsid w:val="00AF6CB7"/>
    <w:rsid w:val="00AF6DE8"/>
    <w:rsid w:val="00AF7221"/>
    <w:rsid w:val="00AF7A32"/>
    <w:rsid w:val="00AF7A7E"/>
    <w:rsid w:val="00B00082"/>
    <w:rsid w:val="00B00274"/>
    <w:rsid w:val="00B0062F"/>
    <w:rsid w:val="00B00715"/>
    <w:rsid w:val="00B007CC"/>
    <w:rsid w:val="00B00EC9"/>
    <w:rsid w:val="00B01048"/>
    <w:rsid w:val="00B011F1"/>
    <w:rsid w:val="00B0144A"/>
    <w:rsid w:val="00B014FD"/>
    <w:rsid w:val="00B01BB8"/>
    <w:rsid w:val="00B01CBC"/>
    <w:rsid w:val="00B02026"/>
    <w:rsid w:val="00B03360"/>
    <w:rsid w:val="00B03585"/>
    <w:rsid w:val="00B03A4A"/>
    <w:rsid w:val="00B03FA7"/>
    <w:rsid w:val="00B040F1"/>
    <w:rsid w:val="00B04302"/>
    <w:rsid w:val="00B051EE"/>
    <w:rsid w:val="00B0537D"/>
    <w:rsid w:val="00B05851"/>
    <w:rsid w:val="00B05DB4"/>
    <w:rsid w:val="00B05DF1"/>
    <w:rsid w:val="00B06369"/>
    <w:rsid w:val="00B065C4"/>
    <w:rsid w:val="00B06A7E"/>
    <w:rsid w:val="00B07571"/>
    <w:rsid w:val="00B076B4"/>
    <w:rsid w:val="00B0797B"/>
    <w:rsid w:val="00B07BBC"/>
    <w:rsid w:val="00B07C37"/>
    <w:rsid w:val="00B07DFF"/>
    <w:rsid w:val="00B103C6"/>
    <w:rsid w:val="00B1047D"/>
    <w:rsid w:val="00B10765"/>
    <w:rsid w:val="00B10C8A"/>
    <w:rsid w:val="00B11245"/>
    <w:rsid w:val="00B11573"/>
    <w:rsid w:val="00B115F1"/>
    <w:rsid w:val="00B11B81"/>
    <w:rsid w:val="00B121AC"/>
    <w:rsid w:val="00B1221E"/>
    <w:rsid w:val="00B122C2"/>
    <w:rsid w:val="00B12472"/>
    <w:rsid w:val="00B12CE6"/>
    <w:rsid w:val="00B12E16"/>
    <w:rsid w:val="00B13250"/>
    <w:rsid w:val="00B1355A"/>
    <w:rsid w:val="00B13588"/>
    <w:rsid w:val="00B13907"/>
    <w:rsid w:val="00B13AC4"/>
    <w:rsid w:val="00B13DB5"/>
    <w:rsid w:val="00B14735"/>
    <w:rsid w:val="00B1476D"/>
    <w:rsid w:val="00B1485A"/>
    <w:rsid w:val="00B14C35"/>
    <w:rsid w:val="00B14F70"/>
    <w:rsid w:val="00B15407"/>
    <w:rsid w:val="00B154D2"/>
    <w:rsid w:val="00B15EC2"/>
    <w:rsid w:val="00B15F08"/>
    <w:rsid w:val="00B161F3"/>
    <w:rsid w:val="00B162FF"/>
    <w:rsid w:val="00B163F7"/>
    <w:rsid w:val="00B16486"/>
    <w:rsid w:val="00B16813"/>
    <w:rsid w:val="00B16D93"/>
    <w:rsid w:val="00B17606"/>
    <w:rsid w:val="00B17A2B"/>
    <w:rsid w:val="00B17B07"/>
    <w:rsid w:val="00B17B1B"/>
    <w:rsid w:val="00B20011"/>
    <w:rsid w:val="00B20470"/>
    <w:rsid w:val="00B206DE"/>
    <w:rsid w:val="00B20AF4"/>
    <w:rsid w:val="00B2111D"/>
    <w:rsid w:val="00B211D2"/>
    <w:rsid w:val="00B2165E"/>
    <w:rsid w:val="00B21EAB"/>
    <w:rsid w:val="00B21EF5"/>
    <w:rsid w:val="00B21F01"/>
    <w:rsid w:val="00B22608"/>
    <w:rsid w:val="00B22CDA"/>
    <w:rsid w:val="00B22CE2"/>
    <w:rsid w:val="00B22FFF"/>
    <w:rsid w:val="00B23157"/>
    <w:rsid w:val="00B23A96"/>
    <w:rsid w:val="00B2434C"/>
    <w:rsid w:val="00B244B1"/>
    <w:rsid w:val="00B244DB"/>
    <w:rsid w:val="00B24581"/>
    <w:rsid w:val="00B24870"/>
    <w:rsid w:val="00B24BE9"/>
    <w:rsid w:val="00B24EA9"/>
    <w:rsid w:val="00B254E9"/>
    <w:rsid w:val="00B254EF"/>
    <w:rsid w:val="00B25731"/>
    <w:rsid w:val="00B25737"/>
    <w:rsid w:val="00B25AE4"/>
    <w:rsid w:val="00B25F0C"/>
    <w:rsid w:val="00B25F17"/>
    <w:rsid w:val="00B262A7"/>
    <w:rsid w:val="00B26881"/>
    <w:rsid w:val="00B268D1"/>
    <w:rsid w:val="00B27065"/>
    <w:rsid w:val="00B2712A"/>
    <w:rsid w:val="00B272C5"/>
    <w:rsid w:val="00B27709"/>
    <w:rsid w:val="00B2779F"/>
    <w:rsid w:val="00B2786A"/>
    <w:rsid w:val="00B27E17"/>
    <w:rsid w:val="00B3019B"/>
    <w:rsid w:val="00B30358"/>
    <w:rsid w:val="00B30400"/>
    <w:rsid w:val="00B3045C"/>
    <w:rsid w:val="00B30DE8"/>
    <w:rsid w:val="00B30F54"/>
    <w:rsid w:val="00B31357"/>
    <w:rsid w:val="00B3154D"/>
    <w:rsid w:val="00B3162C"/>
    <w:rsid w:val="00B31F7D"/>
    <w:rsid w:val="00B31FF0"/>
    <w:rsid w:val="00B32352"/>
    <w:rsid w:val="00B32616"/>
    <w:rsid w:val="00B3274D"/>
    <w:rsid w:val="00B32941"/>
    <w:rsid w:val="00B32D5A"/>
    <w:rsid w:val="00B33879"/>
    <w:rsid w:val="00B33A4C"/>
    <w:rsid w:val="00B34AAB"/>
    <w:rsid w:val="00B34B16"/>
    <w:rsid w:val="00B34C30"/>
    <w:rsid w:val="00B35B89"/>
    <w:rsid w:val="00B36058"/>
    <w:rsid w:val="00B36088"/>
    <w:rsid w:val="00B360E6"/>
    <w:rsid w:val="00B361D5"/>
    <w:rsid w:val="00B3650E"/>
    <w:rsid w:val="00B367DA"/>
    <w:rsid w:val="00B36900"/>
    <w:rsid w:val="00B37C72"/>
    <w:rsid w:val="00B37DFD"/>
    <w:rsid w:val="00B37F7B"/>
    <w:rsid w:val="00B401E0"/>
    <w:rsid w:val="00B403F6"/>
    <w:rsid w:val="00B409DE"/>
    <w:rsid w:val="00B40E33"/>
    <w:rsid w:val="00B411C1"/>
    <w:rsid w:val="00B413F3"/>
    <w:rsid w:val="00B41611"/>
    <w:rsid w:val="00B4162C"/>
    <w:rsid w:val="00B417FA"/>
    <w:rsid w:val="00B426D2"/>
    <w:rsid w:val="00B426F9"/>
    <w:rsid w:val="00B42893"/>
    <w:rsid w:val="00B42ADE"/>
    <w:rsid w:val="00B42D6A"/>
    <w:rsid w:val="00B4306D"/>
    <w:rsid w:val="00B43267"/>
    <w:rsid w:val="00B43361"/>
    <w:rsid w:val="00B43D71"/>
    <w:rsid w:val="00B4418A"/>
    <w:rsid w:val="00B4473C"/>
    <w:rsid w:val="00B45065"/>
    <w:rsid w:val="00B4514B"/>
    <w:rsid w:val="00B45335"/>
    <w:rsid w:val="00B45652"/>
    <w:rsid w:val="00B46033"/>
    <w:rsid w:val="00B46BE4"/>
    <w:rsid w:val="00B472FF"/>
    <w:rsid w:val="00B4795E"/>
    <w:rsid w:val="00B47BFC"/>
    <w:rsid w:val="00B47FB0"/>
    <w:rsid w:val="00B505D4"/>
    <w:rsid w:val="00B508DE"/>
    <w:rsid w:val="00B50994"/>
    <w:rsid w:val="00B512C6"/>
    <w:rsid w:val="00B515BC"/>
    <w:rsid w:val="00B518D2"/>
    <w:rsid w:val="00B51B3A"/>
    <w:rsid w:val="00B51BBA"/>
    <w:rsid w:val="00B51D72"/>
    <w:rsid w:val="00B5219A"/>
    <w:rsid w:val="00B5250F"/>
    <w:rsid w:val="00B5289D"/>
    <w:rsid w:val="00B52A35"/>
    <w:rsid w:val="00B52B53"/>
    <w:rsid w:val="00B52F1A"/>
    <w:rsid w:val="00B534E6"/>
    <w:rsid w:val="00B537B4"/>
    <w:rsid w:val="00B53E6F"/>
    <w:rsid w:val="00B5428D"/>
    <w:rsid w:val="00B542E5"/>
    <w:rsid w:val="00B54592"/>
    <w:rsid w:val="00B54A92"/>
    <w:rsid w:val="00B54C4A"/>
    <w:rsid w:val="00B54F86"/>
    <w:rsid w:val="00B54FEA"/>
    <w:rsid w:val="00B552E6"/>
    <w:rsid w:val="00B5577F"/>
    <w:rsid w:val="00B5581D"/>
    <w:rsid w:val="00B55CBB"/>
    <w:rsid w:val="00B55ED4"/>
    <w:rsid w:val="00B57066"/>
    <w:rsid w:val="00B573DF"/>
    <w:rsid w:val="00B57487"/>
    <w:rsid w:val="00B5792D"/>
    <w:rsid w:val="00B57A81"/>
    <w:rsid w:val="00B57F22"/>
    <w:rsid w:val="00B57FEF"/>
    <w:rsid w:val="00B601C6"/>
    <w:rsid w:val="00B603E8"/>
    <w:rsid w:val="00B60BE4"/>
    <w:rsid w:val="00B60C25"/>
    <w:rsid w:val="00B60DF4"/>
    <w:rsid w:val="00B6103D"/>
    <w:rsid w:val="00B611A4"/>
    <w:rsid w:val="00B61470"/>
    <w:rsid w:val="00B6148B"/>
    <w:rsid w:val="00B6153B"/>
    <w:rsid w:val="00B6161C"/>
    <w:rsid w:val="00B622B4"/>
    <w:rsid w:val="00B6256C"/>
    <w:rsid w:val="00B62F54"/>
    <w:rsid w:val="00B633E2"/>
    <w:rsid w:val="00B63755"/>
    <w:rsid w:val="00B63A70"/>
    <w:rsid w:val="00B64181"/>
    <w:rsid w:val="00B641E0"/>
    <w:rsid w:val="00B643A1"/>
    <w:rsid w:val="00B646F0"/>
    <w:rsid w:val="00B64A72"/>
    <w:rsid w:val="00B64C26"/>
    <w:rsid w:val="00B65489"/>
    <w:rsid w:val="00B657C4"/>
    <w:rsid w:val="00B65AF2"/>
    <w:rsid w:val="00B65C35"/>
    <w:rsid w:val="00B65C3F"/>
    <w:rsid w:val="00B66174"/>
    <w:rsid w:val="00B66518"/>
    <w:rsid w:val="00B665A3"/>
    <w:rsid w:val="00B665E3"/>
    <w:rsid w:val="00B66915"/>
    <w:rsid w:val="00B66AAD"/>
    <w:rsid w:val="00B66D5F"/>
    <w:rsid w:val="00B66E16"/>
    <w:rsid w:val="00B66F92"/>
    <w:rsid w:val="00B677D5"/>
    <w:rsid w:val="00B67ABA"/>
    <w:rsid w:val="00B67D7B"/>
    <w:rsid w:val="00B7067F"/>
    <w:rsid w:val="00B70B04"/>
    <w:rsid w:val="00B70B77"/>
    <w:rsid w:val="00B70BE8"/>
    <w:rsid w:val="00B70F18"/>
    <w:rsid w:val="00B71117"/>
    <w:rsid w:val="00B7120F"/>
    <w:rsid w:val="00B713BF"/>
    <w:rsid w:val="00B71AB2"/>
    <w:rsid w:val="00B71B4F"/>
    <w:rsid w:val="00B71BA9"/>
    <w:rsid w:val="00B71FA8"/>
    <w:rsid w:val="00B7255E"/>
    <w:rsid w:val="00B7276B"/>
    <w:rsid w:val="00B727AE"/>
    <w:rsid w:val="00B72C8C"/>
    <w:rsid w:val="00B72D50"/>
    <w:rsid w:val="00B72FC0"/>
    <w:rsid w:val="00B73284"/>
    <w:rsid w:val="00B732AD"/>
    <w:rsid w:val="00B73455"/>
    <w:rsid w:val="00B73686"/>
    <w:rsid w:val="00B73748"/>
    <w:rsid w:val="00B7495D"/>
    <w:rsid w:val="00B749FF"/>
    <w:rsid w:val="00B74AC5"/>
    <w:rsid w:val="00B74E9F"/>
    <w:rsid w:val="00B750DC"/>
    <w:rsid w:val="00B752F9"/>
    <w:rsid w:val="00B75416"/>
    <w:rsid w:val="00B75714"/>
    <w:rsid w:val="00B75D0E"/>
    <w:rsid w:val="00B761F2"/>
    <w:rsid w:val="00B761F9"/>
    <w:rsid w:val="00B763D6"/>
    <w:rsid w:val="00B774AE"/>
    <w:rsid w:val="00B77671"/>
    <w:rsid w:val="00B77814"/>
    <w:rsid w:val="00B77914"/>
    <w:rsid w:val="00B801A5"/>
    <w:rsid w:val="00B8027E"/>
    <w:rsid w:val="00B80292"/>
    <w:rsid w:val="00B80554"/>
    <w:rsid w:val="00B808D6"/>
    <w:rsid w:val="00B80A73"/>
    <w:rsid w:val="00B80CC0"/>
    <w:rsid w:val="00B80D68"/>
    <w:rsid w:val="00B80DF0"/>
    <w:rsid w:val="00B810F7"/>
    <w:rsid w:val="00B8120F"/>
    <w:rsid w:val="00B8128F"/>
    <w:rsid w:val="00B81441"/>
    <w:rsid w:val="00B81650"/>
    <w:rsid w:val="00B81808"/>
    <w:rsid w:val="00B81B45"/>
    <w:rsid w:val="00B82621"/>
    <w:rsid w:val="00B82CA2"/>
    <w:rsid w:val="00B82E13"/>
    <w:rsid w:val="00B8318E"/>
    <w:rsid w:val="00B8321B"/>
    <w:rsid w:val="00B83369"/>
    <w:rsid w:val="00B83636"/>
    <w:rsid w:val="00B83F4D"/>
    <w:rsid w:val="00B8562B"/>
    <w:rsid w:val="00B865AB"/>
    <w:rsid w:val="00B867B8"/>
    <w:rsid w:val="00B8698E"/>
    <w:rsid w:val="00B86A4F"/>
    <w:rsid w:val="00B86D75"/>
    <w:rsid w:val="00B87058"/>
    <w:rsid w:val="00B8746C"/>
    <w:rsid w:val="00B87555"/>
    <w:rsid w:val="00B8761C"/>
    <w:rsid w:val="00B879E5"/>
    <w:rsid w:val="00B87D8A"/>
    <w:rsid w:val="00B90703"/>
    <w:rsid w:val="00B9073C"/>
    <w:rsid w:val="00B90DD3"/>
    <w:rsid w:val="00B90DE4"/>
    <w:rsid w:val="00B91312"/>
    <w:rsid w:val="00B914AB"/>
    <w:rsid w:val="00B916B6"/>
    <w:rsid w:val="00B918B9"/>
    <w:rsid w:val="00B91B0A"/>
    <w:rsid w:val="00B91F82"/>
    <w:rsid w:val="00B92082"/>
    <w:rsid w:val="00B9287F"/>
    <w:rsid w:val="00B92CBB"/>
    <w:rsid w:val="00B932F6"/>
    <w:rsid w:val="00B93334"/>
    <w:rsid w:val="00B9366D"/>
    <w:rsid w:val="00B936BB"/>
    <w:rsid w:val="00B93B90"/>
    <w:rsid w:val="00B9410D"/>
    <w:rsid w:val="00B9412D"/>
    <w:rsid w:val="00B94269"/>
    <w:rsid w:val="00B943B4"/>
    <w:rsid w:val="00B9468E"/>
    <w:rsid w:val="00B95028"/>
    <w:rsid w:val="00B95045"/>
    <w:rsid w:val="00B95308"/>
    <w:rsid w:val="00B95660"/>
    <w:rsid w:val="00B95BAC"/>
    <w:rsid w:val="00B95C7D"/>
    <w:rsid w:val="00B95CB0"/>
    <w:rsid w:val="00B960F0"/>
    <w:rsid w:val="00B96203"/>
    <w:rsid w:val="00B964C0"/>
    <w:rsid w:val="00B966DB"/>
    <w:rsid w:val="00B96759"/>
    <w:rsid w:val="00B968ED"/>
    <w:rsid w:val="00B96B71"/>
    <w:rsid w:val="00B96C93"/>
    <w:rsid w:val="00B96CAD"/>
    <w:rsid w:val="00B96EAA"/>
    <w:rsid w:val="00B9743F"/>
    <w:rsid w:val="00B97BEB"/>
    <w:rsid w:val="00B97DB1"/>
    <w:rsid w:val="00BA0729"/>
    <w:rsid w:val="00BA0757"/>
    <w:rsid w:val="00BA0C69"/>
    <w:rsid w:val="00BA1079"/>
    <w:rsid w:val="00BA1552"/>
    <w:rsid w:val="00BA16AF"/>
    <w:rsid w:val="00BA178A"/>
    <w:rsid w:val="00BA1C47"/>
    <w:rsid w:val="00BA217A"/>
    <w:rsid w:val="00BA2495"/>
    <w:rsid w:val="00BA2813"/>
    <w:rsid w:val="00BA2DD3"/>
    <w:rsid w:val="00BA331E"/>
    <w:rsid w:val="00BA3453"/>
    <w:rsid w:val="00BA3713"/>
    <w:rsid w:val="00BA3C50"/>
    <w:rsid w:val="00BA4940"/>
    <w:rsid w:val="00BA4C07"/>
    <w:rsid w:val="00BA4EE9"/>
    <w:rsid w:val="00BA4F88"/>
    <w:rsid w:val="00BA5432"/>
    <w:rsid w:val="00BA55E8"/>
    <w:rsid w:val="00BA56D0"/>
    <w:rsid w:val="00BA5F71"/>
    <w:rsid w:val="00BA605C"/>
    <w:rsid w:val="00BA62D8"/>
    <w:rsid w:val="00BA6A51"/>
    <w:rsid w:val="00BA6B15"/>
    <w:rsid w:val="00BA6E5A"/>
    <w:rsid w:val="00BA730B"/>
    <w:rsid w:val="00BA7BA0"/>
    <w:rsid w:val="00BA7CBD"/>
    <w:rsid w:val="00BA7D29"/>
    <w:rsid w:val="00BB02AF"/>
    <w:rsid w:val="00BB04E4"/>
    <w:rsid w:val="00BB05C1"/>
    <w:rsid w:val="00BB073F"/>
    <w:rsid w:val="00BB0832"/>
    <w:rsid w:val="00BB0BAB"/>
    <w:rsid w:val="00BB0EF1"/>
    <w:rsid w:val="00BB0FED"/>
    <w:rsid w:val="00BB154F"/>
    <w:rsid w:val="00BB27E7"/>
    <w:rsid w:val="00BB2EB8"/>
    <w:rsid w:val="00BB2FAF"/>
    <w:rsid w:val="00BB302D"/>
    <w:rsid w:val="00BB31FF"/>
    <w:rsid w:val="00BB32A8"/>
    <w:rsid w:val="00BB32EE"/>
    <w:rsid w:val="00BB3696"/>
    <w:rsid w:val="00BB377E"/>
    <w:rsid w:val="00BB3830"/>
    <w:rsid w:val="00BB3A50"/>
    <w:rsid w:val="00BB4258"/>
    <w:rsid w:val="00BB4598"/>
    <w:rsid w:val="00BB4DB8"/>
    <w:rsid w:val="00BB5117"/>
    <w:rsid w:val="00BB5550"/>
    <w:rsid w:val="00BB5690"/>
    <w:rsid w:val="00BB5BAB"/>
    <w:rsid w:val="00BB5D4A"/>
    <w:rsid w:val="00BB5DCB"/>
    <w:rsid w:val="00BB5FD7"/>
    <w:rsid w:val="00BB6054"/>
    <w:rsid w:val="00BB64E0"/>
    <w:rsid w:val="00BB6A4A"/>
    <w:rsid w:val="00BB6A72"/>
    <w:rsid w:val="00BB711F"/>
    <w:rsid w:val="00BB71B9"/>
    <w:rsid w:val="00BB7A9D"/>
    <w:rsid w:val="00BB7C61"/>
    <w:rsid w:val="00BC008D"/>
    <w:rsid w:val="00BC0176"/>
    <w:rsid w:val="00BC019D"/>
    <w:rsid w:val="00BC01A6"/>
    <w:rsid w:val="00BC034A"/>
    <w:rsid w:val="00BC0C00"/>
    <w:rsid w:val="00BC0E9C"/>
    <w:rsid w:val="00BC141B"/>
    <w:rsid w:val="00BC18B9"/>
    <w:rsid w:val="00BC1BAE"/>
    <w:rsid w:val="00BC1C9A"/>
    <w:rsid w:val="00BC1FC2"/>
    <w:rsid w:val="00BC224A"/>
    <w:rsid w:val="00BC23E1"/>
    <w:rsid w:val="00BC26F6"/>
    <w:rsid w:val="00BC296A"/>
    <w:rsid w:val="00BC2D9A"/>
    <w:rsid w:val="00BC32E9"/>
    <w:rsid w:val="00BC332A"/>
    <w:rsid w:val="00BC34A2"/>
    <w:rsid w:val="00BC4391"/>
    <w:rsid w:val="00BC4477"/>
    <w:rsid w:val="00BC4939"/>
    <w:rsid w:val="00BC4D6D"/>
    <w:rsid w:val="00BC51BA"/>
    <w:rsid w:val="00BC5216"/>
    <w:rsid w:val="00BC5726"/>
    <w:rsid w:val="00BC5C70"/>
    <w:rsid w:val="00BC623F"/>
    <w:rsid w:val="00BC6722"/>
    <w:rsid w:val="00BC6C31"/>
    <w:rsid w:val="00BC6E9E"/>
    <w:rsid w:val="00BC713D"/>
    <w:rsid w:val="00BC71E7"/>
    <w:rsid w:val="00BC77B3"/>
    <w:rsid w:val="00BC7AC0"/>
    <w:rsid w:val="00BC7BCE"/>
    <w:rsid w:val="00BC7CB8"/>
    <w:rsid w:val="00BC7E81"/>
    <w:rsid w:val="00BC7F08"/>
    <w:rsid w:val="00BD018A"/>
    <w:rsid w:val="00BD08C1"/>
    <w:rsid w:val="00BD0D38"/>
    <w:rsid w:val="00BD0D82"/>
    <w:rsid w:val="00BD0E19"/>
    <w:rsid w:val="00BD10F3"/>
    <w:rsid w:val="00BD14FA"/>
    <w:rsid w:val="00BD16A9"/>
    <w:rsid w:val="00BD181C"/>
    <w:rsid w:val="00BD1CDD"/>
    <w:rsid w:val="00BD2B21"/>
    <w:rsid w:val="00BD2F75"/>
    <w:rsid w:val="00BD3355"/>
    <w:rsid w:val="00BD33E6"/>
    <w:rsid w:val="00BD35AB"/>
    <w:rsid w:val="00BD362D"/>
    <w:rsid w:val="00BD3906"/>
    <w:rsid w:val="00BD42D2"/>
    <w:rsid w:val="00BD43E6"/>
    <w:rsid w:val="00BD445B"/>
    <w:rsid w:val="00BD44A0"/>
    <w:rsid w:val="00BD44F0"/>
    <w:rsid w:val="00BD4598"/>
    <w:rsid w:val="00BD4783"/>
    <w:rsid w:val="00BD4832"/>
    <w:rsid w:val="00BD4A5A"/>
    <w:rsid w:val="00BD4D56"/>
    <w:rsid w:val="00BD5818"/>
    <w:rsid w:val="00BD589E"/>
    <w:rsid w:val="00BD5E2B"/>
    <w:rsid w:val="00BD64B8"/>
    <w:rsid w:val="00BD6827"/>
    <w:rsid w:val="00BD6AF0"/>
    <w:rsid w:val="00BD6CC5"/>
    <w:rsid w:val="00BD6F04"/>
    <w:rsid w:val="00BD7420"/>
    <w:rsid w:val="00BD74E0"/>
    <w:rsid w:val="00BD79FB"/>
    <w:rsid w:val="00BD7B0C"/>
    <w:rsid w:val="00BD7BE5"/>
    <w:rsid w:val="00BE0694"/>
    <w:rsid w:val="00BE0BE9"/>
    <w:rsid w:val="00BE1084"/>
    <w:rsid w:val="00BE16E4"/>
    <w:rsid w:val="00BE2027"/>
    <w:rsid w:val="00BE289F"/>
    <w:rsid w:val="00BE28C7"/>
    <w:rsid w:val="00BE2A11"/>
    <w:rsid w:val="00BE3159"/>
    <w:rsid w:val="00BE3913"/>
    <w:rsid w:val="00BE3D40"/>
    <w:rsid w:val="00BE42CE"/>
    <w:rsid w:val="00BE4337"/>
    <w:rsid w:val="00BE434C"/>
    <w:rsid w:val="00BE460C"/>
    <w:rsid w:val="00BE4AFE"/>
    <w:rsid w:val="00BE5157"/>
    <w:rsid w:val="00BE518C"/>
    <w:rsid w:val="00BE5532"/>
    <w:rsid w:val="00BE5A8A"/>
    <w:rsid w:val="00BE5B25"/>
    <w:rsid w:val="00BE5BC9"/>
    <w:rsid w:val="00BE618E"/>
    <w:rsid w:val="00BE633B"/>
    <w:rsid w:val="00BE6B3C"/>
    <w:rsid w:val="00BE6E01"/>
    <w:rsid w:val="00BE6EF3"/>
    <w:rsid w:val="00BE7075"/>
    <w:rsid w:val="00BE7079"/>
    <w:rsid w:val="00BE7135"/>
    <w:rsid w:val="00BE75BB"/>
    <w:rsid w:val="00BE760A"/>
    <w:rsid w:val="00BE7837"/>
    <w:rsid w:val="00BF0A15"/>
    <w:rsid w:val="00BF1083"/>
    <w:rsid w:val="00BF1515"/>
    <w:rsid w:val="00BF180E"/>
    <w:rsid w:val="00BF1CDC"/>
    <w:rsid w:val="00BF1D84"/>
    <w:rsid w:val="00BF284D"/>
    <w:rsid w:val="00BF2A78"/>
    <w:rsid w:val="00BF2C30"/>
    <w:rsid w:val="00BF2C9F"/>
    <w:rsid w:val="00BF2E7C"/>
    <w:rsid w:val="00BF33F0"/>
    <w:rsid w:val="00BF3552"/>
    <w:rsid w:val="00BF3893"/>
    <w:rsid w:val="00BF516D"/>
    <w:rsid w:val="00BF5447"/>
    <w:rsid w:val="00BF54F3"/>
    <w:rsid w:val="00BF5689"/>
    <w:rsid w:val="00BF5820"/>
    <w:rsid w:val="00BF5D17"/>
    <w:rsid w:val="00BF5E21"/>
    <w:rsid w:val="00BF6680"/>
    <w:rsid w:val="00BF693E"/>
    <w:rsid w:val="00BF6E93"/>
    <w:rsid w:val="00BF761E"/>
    <w:rsid w:val="00BF7DB4"/>
    <w:rsid w:val="00C008A4"/>
    <w:rsid w:val="00C014D7"/>
    <w:rsid w:val="00C01594"/>
    <w:rsid w:val="00C01647"/>
    <w:rsid w:val="00C017C0"/>
    <w:rsid w:val="00C01808"/>
    <w:rsid w:val="00C01927"/>
    <w:rsid w:val="00C01A16"/>
    <w:rsid w:val="00C01EC2"/>
    <w:rsid w:val="00C0214F"/>
    <w:rsid w:val="00C023DA"/>
    <w:rsid w:val="00C0324D"/>
    <w:rsid w:val="00C03638"/>
    <w:rsid w:val="00C03669"/>
    <w:rsid w:val="00C03BD1"/>
    <w:rsid w:val="00C03CB6"/>
    <w:rsid w:val="00C04315"/>
    <w:rsid w:val="00C0432C"/>
    <w:rsid w:val="00C044C2"/>
    <w:rsid w:val="00C044D1"/>
    <w:rsid w:val="00C0479D"/>
    <w:rsid w:val="00C04942"/>
    <w:rsid w:val="00C04A16"/>
    <w:rsid w:val="00C04A87"/>
    <w:rsid w:val="00C04F09"/>
    <w:rsid w:val="00C050CA"/>
    <w:rsid w:val="00C0510D"/>
    <w:rsid w:val="00C05412"/>
    <w:rsid w:val="00C054E4"/>
    <w:rsid w:val="00C059D7"/>
    <w:rsid w:val="00C05A00"/>
    <w:rsid w:val="00C05E2B"/>
    <w:rsid w:val="00C06052"/>
    <w:rsid w:val="00C06229"/>
    <w:rsid w:val="00C0666A"/>
    <w:rsid w:val="00C067ED"/>
    <w:rsid w:val="00C067F4"/>
    <w:rsid w:val="00C06B0A"/>
    <w:rsid w:val="00C06BBE"/>
    <w:rsid w:val="00C06FED"/>
    <w:rsid w:val="00C07169"/>
    <w:rsid w:val="00C07380"/>
    <w:rsid w:val="00C074FB"/>
    <w:rsid w:val="00C074FD"/>
    <w:rsid w:val="00C077F8"/>
    <w:rsid w:val="00C0782A"/>
    <w:rsid w:val="00C102A6"/>
    <w:rsid w:val="00C105A9"/>
    <w:rsid w:val="00C10B6B"/>
    <w:rsid w:val="00C10CE4"/>
    <w:rsid w:val="00C1124B"/>
    <w:rsid w:val="00C11BE2"/>
    <w:rsid w:val="00C11FA7"/>
    <w:rsid w:val="00C1242A"/>
    <w:rsid w:val="00C1271E"/>
    <w:rsid w:val="00C12CFB"/>
    <w:rsid w:val="00C1318F"/>
    <w:rsid w:val="00C135F5"/>
    <w:rsid w:val="00C13958"/>
    <w:rsid w:val="00C13ACE"/>
    <w:rsid w:val="00C13D28"/>
    <w:rsid w:val="00C13E50"/>
    <w:rsid w:val="00C13F7C"/>
    <w:rsid w:val="00C141B4"/>
    <w:rsid w:val="00C14306"/>
    <w:rsid w:val="00C14797"/>
    <w:rsid w:val="00C1494C"/>
    <w:rsid w:val="00C14DA8"/>
    <w:rsid w:val="00C14E8F"/>
    <w:rsid w:val="00C15096"/>
    <w:rsid w:val="00C1509D"/>
    <w:rsid w:val="00C15910"/>
    <w:rsid w:val="00C15EB4"/>
    <w:rsid w:val="00C15EFE"/>
    <w:rsid w:val="00C15F0D"/>
    <w:rsid w:val="00C16284"/>
    <w:rsid w:val="00C165A9"/>
    <w:rsid w:val="00C1662F"/>
    <w:rsid w:val="00C16802"/>
    <w:rsid w:val="00C1697F"/>
    <w:rsid w:val="00C16B04"/>
    <w:rsid w:val="00C17018"/>
    <w:rsid w:val="00C1715C"/>
    <w:rsid w:val="00C17373"/>
    <w:rsid w:val="00C17F06"/>
    <w:rsid w:val="00C20016"/>
    <w:rsid w:val="00C2039B"/>
    <w:rsid w:val="00C208E6"/>
    <w:rsid w:val="00C20DB8"/>
    <w:rsid w:val="00C2104B"/>
    <w:rsid w:val="00C21AB6"/>
    <w:rsid w:val="00C2213C"/>
    <w:rsid w:val="00C22562"/>
    <w:rsid w:val="00C22B7F"/>
    <w:rsid w:val="00C22F60"/>
    <w:rsid w:val="00C2314A"/>
    <w:rsid w:val="00C23765"/>
    <w:rsid w:val="00C23E74"/>
    <w:rsid w:val="00C23FC8"/>
    <w:rsid w:val="00C2490D"/>
    <w:rsid w:val="00C249D5"/>
    <w:rsid w:val="00C24A34"/>
    <w:rsid w:val="00C24B7C"/>
    <w:rsid w:val="00C24C8B"/>
    <w:rsid w:val="00C254B2"/>
    <w:rsid w:val="00C2582C"/>
    <w:rsid w:val="00C259DB"/>
    <w:rsid w:val="00C25C3E"/>
    <w:rsid w:val="00C25E78"/>
    <w:rsid w:val="00C26215"/>
    <w:rsid w:val="00C265F9"/>
    <w:rsid w:val="00C267D6"/>
    <w:rsid w:val="00C26D88"/>
    <w:rsid w:val="00C26E64"/>
    <w:rsid w:val="00C26FCC"/>
    <w:rsid w:val="00C26FF5"/>
    <w:rsid w:val="00C27127"/>
    <w:rsid w:val="00C27476"/>
    <w:rsid w:val="00C27A35"/>
    <w:rsid w:val="00C27B1C"/>
    <w:rsid w:val="00C27DD9"/>
    <w:rsid w:val="00C27F6E"/>
    <w:rsid w:val="00C3001C"/>
    <w:rsid w:val="00C30445"/>
    <w:rsid w:val="00C30686"/>
    <w:rsid w:val="00C30A65"/>
    <w:rsid w:val="00C30E23"/>
    <w:rsid w:val="00C3121E"/>
    <w:rsid w:val="00C312CA"/>
    <w:rsid w:val="00C3164E"/>
    <w:rsid w:val="00C31739"/>
    <w:rsid w:val="00C3206B"/>
    <w:rsid w:val="00C321E3"/>
    <w:rsid w:val="00C325FA"/>
    <w:rsid w:val="00C328E2"/>
    <w:rsid w:val="00C32D25"/>
    <w:rsid w:val="00C32EDF"/>
    <w:rsid w:val="00C32F6E"/>
    <w:rsid w:val="00C33140"/>
    <w:rsid w:val="00C3369C"/>
    <w:rsid w:val="00C3451A"/>
    <w:rsid w:val="00C3474D"/>
    <w:rsid w:val="00C34D96"/>
    <w:rsid w:val="00C34DB3"/>
    <w:rsid w:val="00C35518"/>
    <w:rsid w:val="00C3596B"/>
    <w:rsid w:val="00C35C83"/>
    <w:rsid w:val="00C35CFA"/>
    <w:rsid w:val="00C35DC8"/>
    <w:rsid w:val="00C36110"/>
    <w:rsid w:val="00C3673C"/>
    <w:rsid w:val="00C36A02"/>
    <w:rsid w:val="00C36BB2"/>
    <w:rsid w:val="00C37143"/>
    <w:rsid w:val="00C37539"/>
    <w:rsid w:val="00C40084"/>
    <w:rsid w:val="00C4067F"/>
    <w:rsid w:val="00C406A4"/>
    <w:rsid w:val="00C411EB"/>
    <w:rsid w:val="00C41963"/>
    <w:rsid w:val="00C41B62"/>
    <w:rsid w:val="00C4235C"/>
    <w:rsid w:val="00C42DF1"/>
    <w:rsid w:val="00C43337"/>
    <w:rsid w:val="00C433F3"/>
    <w:rsid w:val="00C4343E"/>
    <w:rsid w:val="00C434F3"/>
    <w:rsid w:val="00C43511"/>
    <w:rsid w:val="00C4373B"/>
    <w:rsid w:val="00C43841"/>
    <w:rsid w:val="00C43F04"/>
    <w:rsid w:val="00C444CD"/>
    <w:rsid w:val="00C448C9"/>
    <w:rsid w:val="00C44E43"/>
    <w:rsid w:val="00C45A37"/>
    <w:rsid w:val="00C45A7D"/>
    <w:rsid w:val="00C45CF4"/>
    <w:rsid w:val="00C45DAE"/>
    <w:rsid w:val="00C45E9B"/>
    <w:rsid w:val="00C45F27"/>
    <w:rsid w:val="00C460B1"/>
    <w:rsid w:val="00C46F4E"/>
    <w:rsid w:val="00C47D36"/>
    <w:rsid w:val="00C47E0D"/>
    <w:rsid w:val="00C47E9B"/>
    <w:rsid w:val="00C5011C"/>
    <w:rsid w:val="00C504BF"/>
    <w:rsid w:val="00C50789"/>
    <w:rsid w:val="00C507A8"/>
    <w:rsid w:val="00C50E93"/>
    <w:rsid w:val="00C50FBC"/>
    <w:rsid w:val="00C50FD1"/>
    <w:rsid w:val="00C516F4"/>
    <w:rsid w:val="00C51706"/>
    <w:rsid w:val="00C51730"/>
    <w:rsid w:val="00C5178F"/>
    <w:rsid w:val="00C51870"/>
    <w:rsid w:val="00C521C9"/>
    <w:rsid w:val="00C5250B"/>
    <w:rsid w:val="00C5283C"/>
    <w:rsid w:val="00C52F57"/>
    <w:rsid w:val="00C53174"/>
    <w:rsid w:val="00C5324D"/>
    <w:rsid w:val="00C53DB3"/>
    <w:rsid w:val="00C540B8"/>
    <w:rsid w:val="00C548CE"/>
    <w:rsid w:val="00C5509E"/>
    <w:rsid w:val="00C55854"/>
    <w:rsid w:val="00C5590D"/>
    <w:rsid w:val="00C55D12"/>
    <w:rsid w:val="00C56FBD"/>
    <w:rsid w:val="00C571A7"/>
    <w:rsid w:val="00C571F9"/>
    <w:rsid w:val="00C57470"/>
    <w:rsid w:val="00C57669"/>
    <w:rsid w:val="00C57702"/>
    <w:rsid w:val="00C57927"/>
    <w:rsid w:val="00C57B57"/>
    <w:rsid w:val="00C603B7"/>
    <w:rsid w:val="00C60792"/>
    <w:rsid w:val="00C608BE"/>
    <w:rsid w:val="00C60C27"/>
    <w:rsid w:val="00C60E2A"/>
    <w:rsid w:val="00C6100F"/>
    <w:rsid w:val="00C61604"/>
    <w:rsid w:val="00C6178C"/>
    <w:rsid w:val="00C61BB9"/>
    <w:rsid w:val="00C61F6E"/>
    <w:rsid w:val="00C62DCD"/>
    <w:rsid w:val="00C63A0F"/>
    <w:rsid w:val="00C63C43"/>
    <w:rsid w:val="00C64877"/>
    <w:rsid w:val="00C64BAA"/>
    <w:rsid w:val="00C64D4A"/>
    <w:rsid w:val="00C64FA0"/>
    <w:rsid w:val="00C6563F"/>
    <w:rsid w:val="00C65E79"/>
    <w:rsid w:val="00C661D7"/>
    <w:rsid w:val="00C66384"/>
    <w:rsid w:val="00C6645D"/>
    <w:rsid w:val="00C66AF4"/>
    <w:rsid w:val="00C66D70"/>
    <w:rsid w:val="00C66E9A"/>
    <w:rsid w:val="00C6734B"/>
    <w:rsid w:val="00C67671"/>
    <w:rsid w:val="00C676D7"/>
    <w:rsid w:val="00C679AC"/>
    <w:rsid w:val="00C67EA2"/>
    <w:rsid w:val="00C701AA"/>
    <w:rsid w:val="00C7038D"/>
    <w:rsid w:val="00C70953"/>
    <w:rsid w:val="00C709C7"/>
    <w:rsid w:val="00C70A26"/>
    <w:rsid w:val="00C70C3C"/>
    <w:rsid w:val="00C713F4"/>
    <w:rsid w:val="00C717B4"/>
    <w:rsid w:val="00C71C6D"/>
    <w:rsid w:val="00C7284C"/>
    <w:rsid w:val="00C72C97"/>
    <w:rsid w:val="00C72E8D"/>
    <w:rsid w:val="00C733FC"/>
    <w:rsid w:val="00C73A9D"/>
    <w:rsid w:val="00C73C39"/>
    <w:rsid w:val="00C746A2"/>
    <w:rsid w:val="00C74761"/>
    <w:rsid w:val="00C749D7"/>
    <w:rsid w:val="00C7586D"/>
    <w:rsid w:val="00C7596E"/>
    <w:rsid w:val="00C75B5C"/>
    <w:rsid w:val="00C75D94"/>
    <w:rsid w:val="00C76358"/>
    <w:rsid w:val="00C7635E"/>
    <w:rsid w:val="00C763ED"/>
    <w:rsid w:val="00C76851"/>
    <w:rsid w:val="00C76BFB"/>
    <w:rsid w:val="00C76EF7"/>
    <w:rsid w:val="00C76F33"/>
    <w:rsid w:val="00C77260"/>
    <w:rsid w:val="00C77C5E"/>
    <w:rsid w:val="00C77E22"/>
    <w:rsid w:val="00C803C0"/>
    <w:rsid w:val="00C8093F"/>
    <w:rsid w:val="00C80AAA"/>
    <w:rsid w:val="00C80DEF"/>
    <w:rsid w:val="00C810DA"/>
    <w:rsid w:val="00C81514"/>
    <w:rsid w:val="00C8151A"/>
    <w:rsid w:val="00C81940"/>
    <w:rsid w:val="00C82858"/>
    <w:rsid w:val="00C835D4"/>
    <w:rsid w:val="00C8360F"/>
    <w:rsid w:val="00C840D8"/>
    <w:rsid w:val="00C84686"/>
    <w:rsid w:val="00C84851"/>
    <w:rsid w:val="00C84B02"/>
    <w:rsid w:val="00C84F7F"/>
    <w:rsid w:val="00C85769"/>
    <w:rsid w:val="00C8613E"/>
    <w:rsid w:val="00C86C5A"/>
    <w:rsid w:val="00C8749E"/>
    <w:rsid w:val="00C87C97"/>
    <w:rsid w:val="00C87F91"/>
    <w:rsid w:val="00C90106"/>
    <w:rsid w:val="00C90E8B"/>
    <w:rsid w:val="00C91025"/>
    <w:rsid w:val="00C91076"/>
    <w:rsid w:val="00C912D5"/>
    <w:rsid w:val="00C912E8"/>
    <w:rsid w:val="00C9175E"/>
    <w:rsid w:val="00C91765"/>
    <w:rsid w:val="00C91B79"/>
    <w:rsid w:val="00C91D90"/>
    <w:rsid w:val="00C923F6"/>
    <w:rsid w:val="00C924A2"/>
    <w:rsid w:val="00C927BB"/>
    <w:rsid w:val="00C92916"/>
    <w:rsid w:val="00C929B5"/>
    <w:rsid w:val="00C92A0B"/>
    <w:rsid w:val="00C92C15"/>
    <w:rsid w:val="00C939F1"/>
    <w:rsid w:val="00C93A75"/>
    <w:rsid w:val="00C93AE5"/>
    <w:rsid w:val="00C93DA5"/>
    <w:rsid w:val="00C94194"/>
    <w:rsid w:val="00C9419A"/>
    <w:rsid w:val="00C947F1"/>
    <w:rsid w:val="00C9489A"/>
    <w:rsid w:val="00C94A80"/>
    <w:rsid w:val="00C94AC1"/>
    <w:rsid w:val="00C94E1B"/>
    <w:rsid w:val="00C953F0"/>
    <w:rsid w:val="00C958FC"/>
    <w:rsid w:val="00C959F6"/>
    <w:rsid w:val="00C95A78"/>
    <w:rsid w:val="00C95E61"/>
    <w:rsid w:val="00C95EBC"/>
    <w:rsid w:val="00C96001"/>
    <w:rsid w:val="00C9641A"/>
    <w:rsid w:val="00C96A34"/>
    <w:rsid w:val="00C96BA9"/>
    <w:rsid w:val="00C96BEF"/>
    <w:rsid w:val="00C96CC6"/>
    <w:rsid w:val="00C96D9A"/>
    <w:rsid w:val="00C9781F"/>
    <w:rsid w:val="00C979D4"/>
    <w:rsid w:val="00C97D09"/>
    <w:rsid w:val="00C97D2C"/>
    <w:rsid w:val="00CA0E16"/>
    <w:rsid w:val="00CA0FE8"/>
    <w:rsid w:val="00CA166D"/>
    <w:rsid w:val="00CA1700"/>
    <w:rsid w:val="00CA1B56"/>
    <w:rsid w:val="00CA1C2B"/>
    <w:rsid w:val="00CA1E97"/>
    <w:rsid w:val="00CA1F14"/>
    <w:rsid w:val="00CA2AF0"/>
    <w:rsid w:val="00CA2E0C"/>
    <w:rsid w:val="00CA3168"/>
    <w:rsid w:val="00CA34D7"/>
    <w:rsid w:val="00CA3579"/>
    <w:rsid w:val="00CA37AE"/>
    <w:rsid w:val="00CA3826"/>
    <w:rsid w:val="00CA3910"/>
    <w:rsid w:val="00CA3A68"/>
    <w:rsid w:val="00CA3D2A"/>
    <w:rsid w:val="00CA473D"/>
    <w:rsid w:val="00CA47D8"/>
    <w:rsid w:val="00CA4982"/>
    <w:rsid w:val="00CA4F65"/>
    <w:rsid w:val="00CA5116"/>
    <w:rsid w:val="00CA52EA"/>
    <w:rsid w:val="00CA5B13"/>
    <w:rsid w:val="00CA5D82"/>
    <w:rsid w:val="00CA6421"/>
    <w:rsid w:val="00CA66BF"/>
    <w:rsid w:val="00CA67A1"/>
    <w:rsid w:val="00CA692C"/>
    <w:rsid w:val="00CA6C6F"/>
    <w:rsid w:val="00CA6D88"/>
    <w:rsid w:val="00CA6E0C"/>
    <w:rsid w:val="00CA6E3B"/>
    <w:rsid w:val="00CA7020"/>
    <w:rsid w:val="00CA72E2"/>
    <w:rsid w:val="00CA7476"/>
    <w:rsid w:val="00CA75F6"/>
    <w:rsid w:val="00CA77BB"/>
    <w:rsid w:val="00CB0080"/>
    <w:rsid w:val="00CB035F"/>
    <w:rsid w:val="00CB0362"/>
    <w:rsid w:val="00CB043A"/>
    <w:rsid w:val="00CB0759"/>
    <w:rsid w:val="00CB0C0C"/>
    <w:rsid w:val="00CB0E54"/>
    <w:rsid w:val="00CB113C"/>
    <w:rsid w:val="00CB1712"/>
    <w:rsid w:val="00CB19A7"/>
    <w:rsid w:val="00CB1D40"/>
    <w:rsid w:val="00CB1E4E"/>
    <w:rsid w:val="00CB2990"/>
    <w:rsid w:val="00CB30ED"/>
    <w:rsid w:val="00CB3315"/>
    <w:rsid w:val="00CB34B2"/>
    <w:rsid w:val="00CB35F9"/>
    <w:rsid w:val="00CB3613"/>
    <w:rsid w:val="00CB3669"/>
    <w:rsid w:val="00CB3E70"/>
    <w:rsid w:val="00CB42A2"/>
    <w:rsid w:val="00CB450B"/>
    <w:rsid w:val="00CB4C33"/>
    <w:rsid w:val="00CB4D32"/>
    <w:rsid w:val="00CB631A"/>
    <w:rsid w:val="00CB702C"/>
    <w:rsid w:val="00CB72FF"/>
    <w:rsid w:val="00CC0999"/>
    <w:rsid w:val="00CC10EB"/>
    <w:rsid w:val="00CC117F"/>
    <w:rsid w:val="00CC1EFC"/>
    <w:rsid w:val="00CC207B"/>
    <w:rsid w:val="00CC233E"/>
    <w:rsid w:val="00CC2633"/>
    <w:rsid w:val="00CC27A1"/>
    <w:rsid w:val="00CC28FB"/>
    <w:rsid w:val="00CC291D"/>
    <w:rsid w:val="00CC3092"/>
    <w:rsid w:val="00CC3A46"/>
    <w:rsid w:val="00CC3B66"/>
    <w:rsid w:val="00CC3C12"/>
    <w:rsid w:val="00CC42A3"/>
    <w:rsid w:val="00CC43F7"/>
    <w:rsid w:val="00CC4690"/>
    <w:rsid w:val="00CC4C30"/>
    <w:rsid w:val="00CC4D7E"/>
    <w:rsid w:val="00CC4F30"/>
    <w:rsid w:val="00CC53AF"/>
    <w:rsid w:val="00CC5AC6"/>
    <w:rsid w:val="00CC5CEF"/>
    <w:rsid w:val="00CC6109"/>
    <w:rsid w:val="00CC627E"/>
    <w:rsid w:val="00CC629C"/>
    <w:rsid w:val="00CC6517"/>
    <w:rsid w:val="00CC665E"/>
    <w:rsid w:val="00CC68E0"/>
    <w:rsid w:val="00CC6A33"/>
    <w:rsid w:val="00CC6CB4"/>
    <w:rsid w:val="00CC701D"/>
    <w:rsid w:val="00CC7068"/>
    <w:rsid w:val="00CC7411"/>
    <w:rsid w:val="00CC7467"/>
    <w:rsid w:val="00CC7F1D"/>
    <w:rsid w:val="00CD0116"/>
    <w:rsid w:val="00CD034B"/>
    <w:rsid w:val="00CD03C3"/>
    <w:rsid w:val="00CD0701"/>
    <w:rsid w:val="00CD0A3E"/>
    <w:rsid w:val="00CD0D8A"/>
    <w:rsid w:val="00CD13F2"/>
    <w:rsid w:val="00CD140E"/>
    <w:rsid w:val="00CD18CB"/>
    <w:rsid w:val="00CD2417"/>
    <w:rsid w:val="00CD24DD"/>
    <w:rsid w:val="00CD25B8"/>
    <w:rsid w:val="00CD2613"/>
    <w:rsid w:val="00CD2B27"/>
    <w:rsid w:val="00CD2F1B"/>
    <w:rsid w:val="00CD2F58"/>
    <w:rsid w:val="00CD3A87"/>
    <w:rsid w:val="00CD3FF9"/>
    <w:rsid w:val="00CD4018"/>
    <w:rsid w:val="00CD41E3"/>
    <w:rsid w:val="00CD4505"/>
    <w:rsid w:val="00CD45AA"/>
    <w:rsid w:val="00CD477E"/>
    <w:rsid w:val="00CD4808"/>
    <w:rsid w:val="00CD4A75"/>
    <w:rsid w:val="00CD4AE8"/>
    <w:rsid w:val="00CD554E"/>
    <w:rsid w:val="00CD58CD"/>
    <w:rsid w:val="00CD5B7A"/>
    <w:rsid w:val="00CD63AE"/>
    <w:rsid w:val="00CD6514"/>
    <w:rsid w:val="00CD6A64"/>
    <w:rsid w:val="00CD7063"/>
    <w:rsid w:val="00CD7286"/>
    <w:rsid w:val="00CD75E1"/>
    <w:rsid w:val="00CD7CA2"/>
    <w:rsid w:val="00CD7D22"/>
    <w:rsid w:val="00CE0007"/>
    <w:rsid w:val="00CE006C"/>
    <w:rsid w:val="00CE0174"/>
    <w:rsid w:val="00CE0774"/>
    <w:rsid w:val="00CE0E6C"/>
    <w:rsid w:val="00CE0FB8"/>
    <w:rsid w:val="00CE1A8F"/>
    <w:rsid w:val="00CE1EB7"/>
    <w:rsid w:val="00CE1F79"/>
    <w:rsid w:val="00CE29D4"/>
    <w:rsid w:val="00CE3196"/>
    <w:rsid w:val="00CE379B"/>
    <w:rsid w:val="00CE3C12"/>
    <w:rsid w:val="00CE3D33"/>
    <w:rsid w:val="00CE3E5B"/>
    <w:rsid w:val="00CE3EE5"/>
    <w:rsid w:val="00CE47DC"/>
    <w:rsid w:val="00CE480D"/>
    <w:rsid w:val="00CE4A9D"/>
    <w:rsid w:val="00CE4EF4"/>
    <w:rsid w:val="00CE66B8"/>
    <w:rsid w:val="00CE6834"/>
    <w:rsid w:val="00CE71C6"/>
    <w:rsid w:val="00CE743D"/>
    <w:rsid w:val="00CE7564"/>
    <w:rsid w:val="00CE796C"/>
    <w:rsid w:val="00CE798A"/>
    <w:rsid w:val="00CE7A34"/>
    <w:rsid w:val="00CE7ACE"/>
    <w:rsid w:val="00CF0076"/>
    <w:rsid w:val="00CF0587"/>
    <w:rsid w:val="00CF0738"/>
    <w:rsid w:val="00CF0C41"/>
    <w:rsid w:val="00CF120D"/>
    <w:rsid w:val="00CF1463"/>
    <w:rsid w:val="00CF1711"/>
    <w:rsid w:val="00CF173B"/>
    <w:rsid w:val="00CF1B62"/>
    <w:rsid w:val="00CF1C8C"/>
    <w:rsid w:val="00CF1E8A"/>
    <w:rsid w:val="00CF2387"/>
    <w:rsid w:val="00CF2420"/>
    <w:rsid w:val="00CF24BF"/>
    <w:rsid w:val="00CF2506"/>
    <w:rsid w:val="00CF2B05"/>
    <w:rsid w:val="00CF2D27"/>
    <w:rsid w:val="00CF3820"/>
    <w:rsid w:val="00CF3D0A"/>
    <w:rsid w:val="00CF3E94"/>
    <w:rsid w:val="00CF42AF"/>
    <w:rsid w:val="00CF45DD"/>
    <w:rsid w:val="00CF511A"/>
    <w:rsid w:val="00CF521E"/>
    <w:rsid w:val="00CF5550"/>
    <w:rsid w:val="00CF59EA"/>
    <w:rsid w:val="00CF5D8E"/>
    <w:rsid w:val="00CF655F"/>
    <w:rsid w:val="00CF6670"/>
    <w:rsid w:val="00CF695B"/>
    <w:rsid w:val="00CF69ED"/>
    <w:rsid w:val="00CF6FD0"/>
    <w:rsid w:val="00CF74C2"/>
    <w:rsid w:val="00CF777F"/>
    <w:rsid w:val="00CF77E3"/>
    <w:rsid w:val="00CF792A"/>
    <w:rsid w:val="00D00058"/>
    <w:rsid w:val="00D00169"/>
    <w:rsid w:val="00D0026B"/>
    <w:rsid w:val="00D009D9"/>
    <w:rsid w:val="00D00BC8"/>
    <w:rsid w:val="00D00C1A"/>
    <w:rsid w:val="00D0121B"/>
    <w:rsid w:val="00D0189C"/>
    <w:rsid w:val="00D01F8A"/>
    <w:rsid w:val="00D02671"/>
    <w:rsid w:val="00D02CAC"/>
    <w:rsid w:val="00D02EE4"/>
    <w:rsid w:val="00D02FF2"/>
    <w:rsid w:val="00D031ED"/>
    <w:rsid w:val="00D04182"/>
    <w:rsid w:val="00D04417"/>
    <w:rsid w:val="00D045F3"/>
    <w:rsid w:val="00D0483A"/>
    <w:rsid w:val="00D04FEB"/>
    <w:rsid w:val="00D05016"/>
    <w:rsid w:val="00D053B9"/>
    <w:rsid w:val="00D053E1"/>
    <w:rsid w:val="00D05740"/>
    <w:rsid w:val="00D05B91"/>
    <w:rsid w:val="00D05C18"/>
    <w:rsid w:val="00D05DC5"/>
    <w:rsid w:val="00D06127"/>
    <w:rsid w:val="00D0680D"/>
    <w:rsid w:val="00D06823"/>
    <w:rsid w:val="00D06F57"/>
    <w:rsid w:val="00D07185"/>
    <w:rsid w:val="00D07C1E"/>
    <w:rsid w:val="00D07E96"/>
    <w:rsid w:val="00D07F2F"/>
    <w:rsid w:val="00D1018F"/>
    <w:rsid w:val="00D10278"/>
    <w:rsid w:val="00D102F8"/>
    <w:rsid w:val="00D107BD"/>
    <w:rsid w:val="00D1080B"/>
    <w:rsid w:val="00D10C98"/>
    <w:rsid w:val="00D10D27"/>
    <w:rsid w:val="00D10D79"/>
    <w:rsid w:val="00D10F33"/>
    <w:rsid w:val="00D1115E"/>
    <w:rsid w:val="00D11548"/>
    <w:rsid w:val="00D120F5"/>
    <w:rsid w:val="00D125DF"/>
    <w:rsid w:val="00D12C47"/>
    <w:rsid w:val="00D12E76"/>
    <w:rsid w:val="00D134B5"/>
    <w:rsid w:val="00D13980"/>
    <w:rsid w:val="00D13D55"/>
    <w:rsid w:val="00D1405E"/>
    <w:rsid w:val="00D1498F"/>
    <w:rsid w:val="00D14999"/>
    <w:rsid w:val="00D14C5F"/>
    <w:rsid w:val="00D15558"/>
    <w:rsid w:val="00D15A8B"/>
    <w:rsid w:val="00D15ACB"/>
    <w:rsid w:val="00D15D82"/>
    <w:rsid w:val="00D15F45"/>
    <w:rsid w:val="00D163DE"/>
    <w:rsid w:val="00D16945"/>
    <w:rsid w:val="00D16BF1"/>
    <w:rsid w:val="00D16FA5"/>
    <w:rsid w:val="00D16FC9"/>
    <w:rsid w:val="00D174DE"/>
    <w:rsid w:val="00D175B0"/>
    <w:rsid w:val="00D17754"/>
    <w:rsid w:val="00D20305"/>
    <w:rsid w:val="00D206D1"/>
    <w:rsid w:val="00D20FA5"/>
    <w:rsid w:val="00D219A2"/>
    <w:rsid w:val="00D22230"/>
    <w:rsid w:val="00D223AB"/>
    <w:rsid w:val="00D22BE5"/>
    <w:rsid w:val="00D235E6"/>
    <w:rsid w:val="00D23887"/>
    <w:rsid w:val="00D23B16"/>
    <w:rsid w:val="00D23B42"/>
    <w:rsid w:val="00D23E19"/>
    <w:rsid w:val="00D241AB"/>
    <w:rsid w:val="00D24393"/>
    <w:rsid w:val="00D2475B"/>
    <w:rsid w:val="00D247B4"/>
    <w:rsid w:val="00D248BC"/>
    <w:rsid w:val="00D2499D"/>
    <w:rsid w:val="00D24EA7"/>
    <w:rsid w:val="00D252ED"/>
    <w:rsid w:val="00D256A4"/>
    <w:rsid w:val="00D25A5A"/>
    <w:rsid w:val="00D25C6E"/>
    <w:rsid w:val="00D25D6F"/>
    <w:rsid w:val="00D25F5B"/>
    <w:rsid w:val="00D26509"/>
    <w:rsid w:val="00D26BC3"/>
    <w:rsid w:val="00D27771"/>
    <w:rsid w:val="00D278EC"/>
    <w:rsid w:val="00D301F8"/>
    <w:rsid w:val="00D30886"/>
    <w:rsid w:val="00D30A0C"/>
    <w:rsid w:val="00D31F0A"/>
    <w:rsid w:val="00D3216E"/>
    <w:rsid w:val="00D3278C"/>
    <w:rsid w:val="00D328CF"/>
    <w:rsid w:val="00D32ACA"/>
    <w:rsid w:val="00D32F62"/>
    <w:rsid w:val="00D33681"/>
    <w:rsid w:val="00D336A6"/>
    <w:rsid w:val="00D33F9C"/>
    <w:rsid w:val="00D34251"/>
    <w:rsid w:val="00D349E9"/>
    <w:rsid w:val="00D34A4D"/>
    <w:rsid w:val="00D34BFD"/>
    <w:rsid w:val="00D35287"/>
    <w:rsid w:val="00D3532D"/>
    <w:rsid w:val="00D35900"/>
    <w:rsid w:val="00D35DA9"/>
    <w:rsid w:val="00D36196"/>
    <w:rsid w:val="00D362ED"/>
    <w:rsid w:val="00D36A26"/>
    <w:rsid w:val="00D36C82"/>
    <w:rsid w:val="00D37826"/>
    <w:rsid w:val="00D400F7"/>
    <w:rsid w:val="00D4014C"/>
    <w:rsid w:val="00D40190"/>
    <w:rsid w:val="00D402FC"/>
    <w:rsid w:val="00D40337"/>
    <w:rsid w:val="00D404DA"/>
    <w:rsid w:val="00D40D51"/>
    <w:rsid w:val="00D40EEC"/>
    <w:rsid w:val="00D41074"/>
    <w:rsid w:val="00D41382"/>
    <w:rsid w:val="00D41529"/>
    <w:rsid w:val="00D41B56"/>
    <w:rsid w:val="00D427DC"/>
    <w:rsid w:val="00D430AD"/>
    <w:rsid w:val="00D4336D"/>
    <w:rsid w:val="00D4379D"/>
    <w:rsid w:val="00D43CA5"/>
    <w:rsid w:val="00D43CE9"/>
    <w:rsid w:val="00D43DA8"/>
    <w:rsid w:val="00D43EB3"/>
    <w:rsid w:val="00D4442B"/>
    <w:rsid w:val="00D444E9"/>
    <w:rsid w:val="00D44545"/>
    <w:rsid w:val="00D4530A"/>
    <w:rsid w:val="00D4569D"/>
    <w:rsid w:val="00D456B1"/>
    <w:rsid w:val="00D45804"/>
    <w:rsid w:val="00D4599E"/>
    <w:rsid w:val="00D46831"/>
    <w:rsid w:val="00D47240"/>
    <w:rsid w:val="00D472B1"/>
    <w:rsid w:val="00D4784E"/>
    <w:rsid w:val="00D47AC8"/>
    <w:rsid w:val="00D47C81"/>
    <w:rsid w:val="00D47E2E"/>
    <w:rsid w:val="00D50143"/>
    <w:rsid w:val="00D50301"/>
    <w:rsid w:val="00D503BA"/>
    <w:rsid w:val="00D5064C"/>
    <w:rsid w:val="00D510F8"/>
    <w:rsid w:val="00D511C1"/>
    <w:rsid w:val="00D51472"/>
    <w:rsid w:val="00D51A4E"/>
    <w:rsid w:val="00D51A99"/>
    <w:rsid w:val="00D51C98"/>
    <w:rsid w:val="00D51DBF"/>
    <w:rsid w:val="00D524CA"/>
    <w:rsid w:val="00D527F4"/>
    <w:rsid w:val="00D52954"/>
    <w:rsid w:val="00D529DD"/>
    <w:rsid w:val="00D530A1"/>
    <w:rsid w:val="00D531B9"/>
    <w:rsid w:val="00D5363E"/>
    <w:rsid w:val="00D53D4F"/>
    <w:rsid w:val="00D53D73"/>
    <w:rsid w:val="00D54068"/>
    <w:rsid w:val="00D54236"/>
    <w:rsid w:val="00D542C5"/>
    <w:rsid w:val="00D54682"/>
    <w:rsid w:val="00D54C34"/>
    <w:rsid w:val="00D54C3D"/>
    <w:rsid w:val="00D54DBA"/>
    <w:rsid w:val="00D54DF6"/>
    <w:rsid w:val="00D55821"/>
    <w:rsid w:val="00D558C7"/>
    <w:rsid w:val="00D55C82"/>
    <w:rsid w:val="00D5602F"/>
    <w:rsid w:val="00D560B8"/>
    <w:rsid w:val="00D56153"/>
    <w:rsid w:val="00D56CBC"/>
    <w:rsid w:val="00D5712B"/>
    <w:rsid w:val="00D57735"/>
    <w:rsid w:val="00D6012C"/>
    <w:rsid w:val="00D6018A"/>
    <w:rsid w:val="00D601B4"/>
    <w:rsid w:val="00D606DA"/>
    <w:rsid w:val="00D60B95"/>
    <w:rsid w:val="00D611FF"/>
    <w:rsid w:val="00D61A3A"/>
    <w:rsid w:val="00D62377"/>
    <w:rsid w:val="00D62425"/>
    <w:rsid w:val="00D6248C"/>
    <w:rsid w:val="00D62C87"/>
    <w:rsid w:val="00D62D74"/>
    <w:rsid w:val="00D63810"/>
    <w:rsid w:val="00D639F3"/>
    <w:rsid w:val="00D63A2E"/>
    <w:rsid w:val="00D63C9C"/>
    <w:rsid w:val="00D641FD"/>
    <w:rsid w:val="00D644A6"/>
    <w:rsid w:val="00D64CFA"/>
    <w:rsid w:val="00D64D40"/>
    <w:rsid w:val="00D652C4"/>
    <w:rsid w:val="00D662F0"/>
    <w:rsid w:val="00D671DD"/>
    <w:rsid w:val="00D676A3"/>
    <w:rsid w:val="00D67AD9"/>
    <w:rsid w:val="00D67D27"/>
    <w:rsid w:val="00D70241"/>
    <w:rsid w:val="00D70369"/>
    <w:rsid w:val="00D707D0"/>
    <w:rsid w:val="00D70A9E"/>
    <w:rsid w:val="00D70C35"/>
    <w:rsid w:val="00D70DC3"/>
    <w:rsid w:val="00D7151A"/>
    <w:rsid w:val="00D715A0"/>
    <w:rsid w:val="00D71744"/>
    <w:rsid w:val="00D717F4"/>
    <w:rsid w:val="00D71ADE"/>
    <w:rsid w:val="00D71B5C"/>
    <w:rsid w:val="00D71E6F"/>
    <w:rsid w:val="00D71E99"/>
    <w:rsid w:val="00D725F2"/>
    <w:rsid w:val="00D72789"/>
    <w:rsid w:val="00D72822"/>
    <w:rsid w:val="00D72F9B"/>
    <w:rsid w:val="00D7336C"/>
    <w:rsid w:val="00D73D56"/>
    <w:rsid w:val="00D73E8B"/>
    <w:rsid w:val="00D7424F"/>
    <w:rsid w:val="00D7482B"/>
    <w:rsid w:val="00D7493A"/>
    <w:rsid w:val="00D749C1"/>
    <w:rsid w:val="00D750AA"/>
    <w:rsid w:val="00D755F4"/>
    <w:rsid w:val="00D75623"/>
    <w:rsid w:val="00D75AA1"/>
    <w:rsid w:val="00D75B20"/>
    <w:rsid w:val="00D75C68"/>
    <w:rsid w:val="00D761B9"/>
    <w:rsid w:val="00D7622C"/>
    <w:rsid w:val="00D7629B"/>
    <w:rsid w:val="00D7651B"/>
    <w:rsid w:val="00D76831"/>
    <w:rsid w:val="00D76B09"/>
    <w:rsid w:val="00D76B85"/>
    <w:rsid w:val="00D76B92"/>
    <w:rsid w:val="00D77467"/>
    <w:rsid w:val="00D77605"/>
    <w:rsid w:val="00D77936"/>
    <w:rsid w:val="00D77AB7"/>
    <w:rsid w:val="00D802D7"/>
    <w:rsid w:val="00D808EA"/>
    <w:rsid w:val="00D80BE9"/>
    <w:rsid w:val="00D81052"/>
    <w:rsid w:val="00D812CF"/>
    <w:rsid w:val="00D81574"/>
    <w:rsid w:val="00D81696"/>
    <w:rsid w:val="00D81715"/>
    <w:rsid w:val="00D818DA"/>
    <w:rsid w:val="00D81E36"/>
    <w:rsid w:val="00D81F54"/>
    <w:rsid w:val="00D81FA9"/>
    <w:rsid w:val="00D82655"/>
    <w:rsid w:val="00D82ABD"/>
    <w:rsid w:val="00D82E93"/>
    <w:rsid w:val="00D82ED6"/>
    <w:rsid w:val="00D82FA5"/>
    <w:rsid w:val="00D836DB"/>
    <w:rsid w:val="00D8459E"/>
    <w:rsid w:val="00D848F3"/>
    <w:rsid w:val="00D84C2D"/>
    <w:rsid w:val="00D84DE1"/>
    <w:rsid w:val="00D84EE7"/>
    <w:rsid w:val="00D85101"/>
    <w:rsid w:val="00D85395"/>
    <w:rsid w:val="00D853DB"/>
    <w:rsid w:val="00D8550D"/>
    <w:rsid w:val="00D85732"/>
    <w:rsid w:val="00D857B5"/>
    <w:rsid w:val="00D85B8B"/>
    <w:rsid w:val="00D85EC5"/>
    <w:rsid w:val="00D85FEF"/>
    <w:rsid w:val="00D8624E"/>
    <w:rsid w:val="00D865EA"/>
    <w:rsid w:val="00D8662E"/>
    <w:rsid w:val="00D868A2"/>
    <w:rsid w:val="00D86CD6"/>
    <w:rsid w:val="00D86D66"/>
    <w:rsid w:val="00D86EC0"/>
    <w:rsid w:val="00D86FCF"/>
    <w:rsid w:val="00D87103"/>
    <w:rsid w:val="00D8735B"/>
    <w:rsid w:val="00D8750E"/>
    <w:rsid w:val="00D877FB"/>
    <w:rsid w:val="00D90019"/>
    <w:rsid w:val="00D90172"/>
    <w:rsid w:val="00D90235"/>
    <w:rsid w:val="00D90689"/>
    <w:rsid w:val="00D90838"/>
    <w:rsid w:val="00D90ABD"/>
    <w:rsid w:val="00D90CFF"/>
    <w:rsid w:val="00D90EDD"/>
    <w:rsid w:val="00D911CD"/>
    <w:rsid w:val="00D9132E"/>
    <w:rsid w:val="00D916EE"/>
    <w:rsid w:val="00D91FCA"/>
    <w:rsid w:val="00D9204D"/>
    <w:rsid w:val="00D92127"/>
    <w:rsid w:val="00D925CE"/>
    <w:rsid w:val="00D9288B"/>
    <w:rsid w:val="00D9320E"/>
    <w:rsid w:val="00D932F9"/>
    <w:rsid w:val="00D933DA"/>
    <w:rsid w:val="00D93AEA"/>
    <w:rsid w:val="00D93C19"/>
    <w:rsid w:val="00D942EE"/>
    <w:rsid w:val="00D94A2E"/>
    <w:rsid w:val="00D94F83"/>
    <w:rsid w:val="00D95069"/>
    <w:rsid w:val="00D953D6"/>
    <w:rsid w:val="00D95615"/>
    <w:rsid w:val="00D956CF"/>
    <w:rsid w:val="00D9604E"/>
    <w:rsid w:val="00D960D6"/>
    <w:rsid w:val="00D9657E"/>
    <w:rsid w:val="00D9697B"/>
    <w:rsid w:val="00D96B7E"/>
    <w:rsid w:val="00D96D16"/>
    <w:rsid w:val="00D970B0"/>
    <w:rsid w:val="00D971F9"/>
    <w:rsid w:val="00D973BE"/>
    <w:rsid w:val="00D97826"/>
    <w:rsid w:val="00D978D9"/>
    <w:rsid w:val="00D97914"/>
    <w:rsid w:val="00D97B57"/>
    <w:rsid w:val="00D97CFA"/>
    <w:rsid w:val="00D97D15"/>
    <w:rsid w:val="00D97EAD"/>
    <w:rsid w:val="00DA04D7"/>
    <w:rsid w:val="00DA051B"/>
    <w:rsid w:val="00DA1015"/>
    <w:rsid w:val="00DA1701"/>
    <w:rsid w:val="00DA1FDE"/>
    <w:rsid w:val="00DA2A3A"/>
    <w:rsid w:val="00DA2B75"/>
    <w:rsid w:val="00DA2CF1"/>
    <w:rsid w:val="00DA314B"/>
    <w:rsid w:val="00DA36C7"/>
    <w:rsid w:val="00DA3825"/>
    <w:rsid w:val="00DA38EB"/>
    <w:rsid w:val="00DA3A14"/>
    <w:rsid w:val="00DA40A3"/>
    <w:rsid w:val="00DA44E8"/>
    <w:rsid w:val="00DA4706"/>
    <w:rsid w:val="00DA4957"/>
    <w:rsid w:val="00DA49D0"/>
    <w:rsid w:val="00DA4B18"/>
    <w:rsid w:val="00DA5399"/>
    <w:rsid w:val="00DA5BDB"/>
    <w:rsid w:val="00DA5C9B"/>
    <w:rsid w:val="00DA5DEA"/>
    <w:rsid w:val="00DA5E75"/>
    <w:rsid w:val="00DA6A04"/>
    <w:rsid w:val="00DA6C4A"/>
    <w:rsid w:val="00DA6C63"/>
    <w:rsid w:val="00DA6C7A"/>
    <w:rsid w:val="00DA6F7C"/>
    <w:rsid w:val="00DA7001"/>
    <w:rsid w:val="00DA7400"/>
    <w:rsid w:val="00DB041D"/>
    <w:rsid w:val="00DB083D"/>
    <w:rsid w:val="00DB0B5D"/>
    <w:rsid w:val="00DB12E3"/>
    <w:rsid w:val="00DB14B8"/>
    <w:rsid w:val="00DB1712"/>
    <w:rsid w:val="00DB17BC"/>
    <w:rsid w:val="00DB187A"/>
    <w:rsid w:val="00DB1DCA"/>
    <w:rsid w:val="00DB2330"/>
    <w:rsid w:val="00DB2589"/>
    <w:rsid w:val="00DB2A1E"/>
    <w:rsid w:val="00DB2AE8"/>
    <w:rsid w:val="00DB36A1"/>
    <w:rsid w:val="00DB372E"/>
    <w:rsid w:val="00DB3AF3"/>
    <w:rsid w:val="00DB3D70"/>
    <w:rsid w:val="00DB4098"/>
    <w:rsid w:val="00DB46C7"/>
    <w:rsid w:val="00DB4E90"/>
    <w:rsid w:val="00DB581E"/>
    <w:rsid w:val="00DB5D04"/>
    <w:rsid w:val="00DB5E86"/>
    <w:rsid w:val="00DB6465"/>
    <w:rsid w:val="00DB6535"/>
    <w:rsid w:val="00DB7023"/>
    <w:rsid w:val="00DB7126"/>
    <w:rsid w:val="00DB732F"/>
    <w:rsid w:val="00DB7636"/>
    <w:rsid w:val="00DC0192"/>
    <w:rsid w:val="00DC01AE"/>
    <w:rsid w:val="00DC052A"/>
    <w:rsid w:val="00DC09F8"/>
    <w:rsid w:val="00DC0ED8"/>
    <w:rsid w:val="00DC166B"/>
    <w:rsid w:val="00DC1CCF"/>
    <w:rsid w:val="00DC2202"/>
    <w:rsid w:val="00DC2C36"/>
    <w:rsid w:val="00DC2E4F"/>
    <w:rsid w:val="00DC347A"/>
    <w:rsid w:val="00DC378F"/>
    <w:rsid w:val="00DC4108"/>
    <w:rsid w:val="00DC41A3"/>
    <w:rsid w:val="00DC45E3"/>
    <w:rsid w:val="00DC4819"/>
    <w:rsid w:val="00DC4970"/>
    <w:rsid w:val="00DC4C76"/>
    <w:rsid w:val="00DC4E07"/>
    <w:rsid w:val="00DC4E89"/>
    <w:rsid w:val="00DC4E9C"/>
    <w:rsid w:val="00DC5245"/>
    <w:rsid w:val="00DC5555"/>
    <w:rsid w:val="00DC5B5F"/>
    <w:rsid w:val="00DC5B7A"/>
    <w:rsid w:val="00DC5D77"/>
    <w:rsid w:val="00DC5E5E"/>
    <w:rsid w:val="00DC616D"/>
    <w:rsid w:val="00DC6584"/>
    <w:rsid w:val="00DC6979"/>
    <w:rsid w:val="00DC6BB6"/>
    <w:rsid w:val="00DC6C3E"/>
    <w:rsid w:val="00DC6C7B"/>
    <w:rsid w:val="00DC72AB"/>
    <w:rsid w:val="00DC7C3C"/>
    <w:rsid w:val="00DD01D6"/>
    <w:rsid w:val="00DD0567"/>
    <w:rsid w:val="00DD056F"/>
    <w:rsid w:val="00DD0722"/>
    <w:rsid w:val="00DD11CD"/>
    <w:rsid w:val="00DD21B9"/>
    <w:rsid w:val="00DD27B9"/>
    <w:rsid w:val="00DD27D4"/>
    <w:rsid w:val="00DD2A84"/>
    <w:rsid w:val="00DD2B5D"/>
    <w:rsid w:val="00DD3692"/>
    <w:rsid w:val="00DD3A39"/>
    <w:rsid w:val="00DD3CA6"/>
    <w:rsid w:val="00DD4AA8"/>
    <w:rsid w:val="00DD4C47"/>
    <w:rsid w:val="00DD4EE6"/>
    <w:rsid w:val="00DD560D"/>
    <w:rsid w:val="00DD56BF"/>
    <w:rsid w:val="00DD56CB"/>
    <w:rsid w:val="00DD58EE"/>
    <w:rsid w:val="00DD59BA"/>
    <w:rsid w:val="00DD5A68"/>
    <w:rsid w:val="00DD5EDF"/>
    <w:rsid w:val="00DD60B1"/>
    <w:rsid w:val="00DD62AB"/>
    <w:rsid w:val="00DD6334"/>
    <w:rsid w:val="00DD63D0"/>
    <w:rsid w:val="00DD6492"/>
    <w:rsid w:val="00DD657B"/>
    <w:rsid w:val="00DD661D"/>
    <w:rsid w:val="00DD6AC5"/>
    <w:rsid w:val="00DD7079"/>
    <w:rsid w:val="00DD71AC"/>
    <w:rsid w:val="00DD751F"/>
    <w:rsid w:val="00DD75EC"/>
    <w:rsid w:val="00DD7831"/>
    <w:rsid w:val="00DD794E"/>
    <w:rsid w:val="00DD7DD2"/>
    <w:rsid w:val="00DE01F9"/>
    <w:rsid w:val="00DE020B"/>
    <w:rsid w:val="00DE02C4"/>
    <w:rsid w:val="00DE0B23"/>
    <w:rsid w:val="00DE0C64"/>
    <w:rsid w:val="00DE101E"/>
    <w:rsid w:val="00DE19DE"/>
    <w:rsid w:val="00DE1D0C"/>
    <w:rsid w:val="00DE1DB0"/>
    <w:rsid w:val="00DE2CDF"/>
    <w:rsid w:val="00DE2D97"/>
    <w:rsid w:val="00DE2E88"/>
    <w:rsid w:val="00DE341A"/>
    <w:rsid w:val="00DE3B83"/>
    <w:rsid w:val="00DE3DDB"/>
    <w:rsid w:val="00DE3F14"/>
    <w:rsid w:val="00DE42A4"/>
    <w:rsid w:val="00DE431B"/>
    <w:rsid w:val="00DE4442"/>
    <w:rsid w:val="00DE4B39"/>
    <w:rsid w:val="00DE4DC6"/>
    <w:rsid w:val="00DE5421"/>
    <w:rsid w:val="00DE5693"/>
    <w:rsid w:val="00DE6312"/>
    <w:rsid w:val="00DE64B5"/>
    <w:rsid w:val="00DE64FA"/>
    <w:rsid w:val="00DE6555"/>
    <w:rsid w:val="00DE6AF2"/>
    <w:rsid w:val="00DE6E60"/>
    <w:rsid w:val="00DE77BB"/>
    <w:rsid w:val="00DE77C4"/>
    <w:rsid w:val="00DE7A87"/>
    <w:rsid w:val="00DE7BBB"/>
    <w:rsid w:val="00DE7D59"/>
    <w:rsid w:val="00DF009D"/>
    <w:rsid w:val="00DF066F"/>
    <w:rsid w:val="00DF0707"/>
    <w:rsid w:val="00DF0A50"/>
    <w:rsid w:val="00DF0C88"/>
    <w:rsid w:val="00DF0E3A"/>
    <w:rsid w:val="00DF1011"/>
    <w:rsid w:val="00DF1063"/>
    <w:rsid w:val="00DF10F9"/>
    <w:rsid w:val="00DF119D"/>
    <w:rsid w:val="00DF119E"/>
    <w:rsid w:val="00DF1234"/>
    <w:rsid w:val="00DF1650"/>
    <w:rsid w:val="00DF188F"/>
    <w:rsid w:val="00DF2404"/>
    <w:rsid w:val="00DF2632"/>
    <w:rsid w:val="00DF28E4"/>
    <w:rsid w:val="00DF2F41"/>
    <w:rsid w:val="00DF35F9"/>
    <w:rsid w:val="00DF3B0B"/>
    <w:rsid w:val="00DF4281"/>
    <w:rsid w:val="00DF4573"/>
    <w:rsid w:val="00DF485A"/>
    <w:rsid w:val="00DF50D3"/>
    <w:rsid w:val="00DF51FC"/>
    <w:rsid w:val="00DF5966"/>
    <w:rsid w:val="00DF5C5F"/>
    <w:rsid w:val="00DF6188"/>
    <w:rsid w:val="00DF6217"/>
    <w:rsid w:val="00DF64E7"/>
    <w:rsid w:val="00DF6FD4"/>
    <w:rsid w:val="00DF71C8"/>
    <w:rsid w:val="00DF7258"/>
    <w:rsid w:val="00DF744C"/>
    <w:rsid w:val="00DF76E2"/>
    <w:rsid w:val="00DF7F75"/>
    <w:rsid w:val="00E00353"/>
    <w:rsid w:val="00E003DF"/>
    <w:rsid w:val="00E00761"/>
    <w:rsid w:val="00E0088E"/>
    <w:rsid w:val="00E008B7"/>
    <w:rsid w:val="00E008F4"/>
    <w:rsid w:val="00E00E20"/>
    <w:rsid w:val="00E016E3"/>
    <w:rsid w:val="00E019F7"/>
    <w:rsid w:val="00E01F6D"/>
    <w:rsid w:val="00E01FF3"/>
    <w:rsid w:val="00E023D6"/>
    <w:rsid w:val="00E028F3"/>
    <w:rsid w:val="00E02A6E"/>
    <w:rsid w:val="00E032C4"/>
    <w:rsid w:val="00E03AE1"/>
    <w:rsid w:val="00E040F9"/>
    <w:rsid w:val="00E04402"/>
    <w:rsid w:val="00E046AB"/>
    <w:rsid w:val="00E052A9"/>
    <w:rsid w:val="00E055CB"/>
    <w:rsid w:val="00E05ACD"/>
    <w:rsid w:val="00E05B1B"/>
    <w:rsid w:val="00E05B43"/>
    <w:rsid w:val="00E05C8F"/>
    <w:rsid w:val="00E0614A"/>
    <w:rsid w:val="00E06231"/>
    <w:rsid w:val="00E062B6"/>
    <w:rsid w:val="00E06509"/>
    <w:rsid w:val="00E0696D"/>
    <w:rsid w:val="00E069E8"/>
    <w:rsid w:val="00E06CF6"/>
    <w:rsid w:val="00E0741B"/>
    <w:rsid w:val="00E07521"/>
    <w:rsid w:val="00E079D4"/>
    <w:rsid w:val="00E07AF2"/>
    <w:rsid w:val="00E07B36"/>
    <w:rsid w:val="00E07E39"/>
    <w:rsid w:val="00E115A2"/>
    <w:rsid w:val="00E11879"/>
    <w:rsid w:val="00E11913"/>
    <w:rsid w:val="00E11B83"/>
    <w:rsid w:val="00E11FBA"/>
    <w:rsid w:val="00E12187"/>
    <w:rsid w:val="00E126FD"/>
    <w:rsid w:val="00E12BD7"/>
    <w:rsid w:val="00E132B7"/>
    <w:rsid w:val="00E13476"/>
    <w:rsid w:val="00E13696"/>
    <w:rsid w:val="00E13720"/>
    <w:rsid w:val="00E137AC"/>
    <w:rsid w:val="00E14EA6"/>
    <w:rsid w:val="00E156C6"/>
    <w:rsid w:val="00E157E2"/>
    <w:rsid w:val="00E159F8"/>
    <w:rsid w:val="00E15C22"/>
    <w:rsid w:val="00E15FDB"/>
    <w:rsid w:val="00E17076"/>
    <w:rsid w:val="00E1716B"/>
    <w:rsid w:val="00E17573"/>
    <w:rsid w:val="00E1791D"/>
    <w:rsid w:val="00E20463"/>
    <w:rsid w:val="00E205A9"/>
    <w:rsid w:val="00E205DD"/>
    <w:rsid w:val="00E20A21"/>
    <w:rsid w:val="00E21129"/>
    <w:rsid w:val="00E2119A"/>
    <w:rsid w:val="00E212C1"/>
    <w:rsid w:val="00E2149F"/>
    <w:rsid w:val="00E21B4B"/>
    <w:rsid w:val="00E21E59"/>
    <w:rsid w:val="00E22263"/>
    <w:rsid w:val="00E22436"/>
    <w:rsid w:val="00E224B7"/>
    <w:rsid w:val="00E22702"/>
    <w:rsid w:val="00E230DB"/>
    <w:rsid w:val="00E23897"/>
    <w:rsid w:val="00E23D7B"/>
    <w:rsid w:val="00E2425F"/>
    <w:rsid w:val="00E24588"/>
    <w:rsid w:val="00E24657"/>
    <w:rsid w:val="00E251D9"/>
    <w:rsid w:val="00E2544A"/>
    <w:rsid w:val="00E259EE"/>
    <w:rsid w:val="00E26353"/>
    <w:rsid w:val="00E26942"/>
    <w:rsid w:val="00E2694C"/>
    <w:rsid w:val="00E27091"/>
    <w:rsid w:val="00E27369"/>
    <w:rsid w:val="00E275A1"/>
    <w:rsid w:val="00E27682"/>
    <w:rsid w:val="00E27C1D"/>
    <w:rsid w:val="00E27C54"/>
    <w:rsid w:val="00E27FF3"/>
    <w:rsid w:val="00E30035"/>
    <w:rsid w:val="00E30044"/>
    <w:rsid w:val="00E301A5"/>
    <w:rsid w:val="00E30642"/>
    <w:rsid w:val="00E308C1"/>
    <w:rsid w:val="00E30A2A"/>
    <w:rsid w:val="00E30CE0"/>
    <w:rsid w:val="00E31022"/>
    <w:rsid w:val="00E310A2"/>
    <w:rsid w:val="00E310A4"/>
    <w:rsid w:val="00E31706"/>
    <w:rsid w:val="00E317B3"/>
    <w:rsid w:val="00E317F8"/>
    <w:rsid w:val="00E318D9"/>
    <w:rsid w:val="00E31B39"/>
    <w:rsid w:val="00E31C53"/>
    <w:rsid w:val="00E31DBE"/>
    <w:rsid w:val="00E31E6A"/>
    <w:rsid w:val="00E32026"/>
    <w:rsid w:val="00E32B3F"/>
    <w:rsid w:val="00E32BCE"/>
    <w:rsid w:val="00E33189"/>
    <w:rsid w:val="00E33680"/>
    <w:rsid w:val="00E33A04"/>
    <w:rsid w:val="00E33A23"/>
    <w:rsid w:val="00E33BD0"/>
    <w:rsid w:val="00E33DC4"/>
    <w:rsid w:val="00E33EC5"/>
    <w:rsid w:val="00E34CD2"/>
    <w:rsid w:val="00E34E06"/>
    <w:rsid w:val="00E35455"/>
    <w:rsid w:val="00E35596"/>
    <w:rsid w:val="00E356CC"/>
    <w:rsid w:val="00E35ABC"/>
    <w:rsid w:val="00E35BD1"/>
    <w:rsid w:val="00E365A3"/>
    <w:rsid w:val="00E366D4"/>
    <w:rsid w:val="00E366F8"/>
    <w:rsid w:val="00E37045"/>
    <w:rsid w:val="00E37200"/>
    <w:rsid w:val="00E37422"/>
    <w:rsid w:val="00E3754B"/>
    <w:rsid w:val="00E375FF"/>
    <w:rsid w:val="00E40349"/>
    <w:rsid w:val="00E40507"/>
    <w:rsid w:val="00E4087E"/>
    <w:rsid w:val="00E40BD3"/>
    <w:rsid w:val="00E40BE2"/>
    <w:rsid w:val="00E40DBD"/>
    <w:rsid w:val="00E40E36"/>
    <w:rsid w:val="00E40FD9"/>
    <w:rsid w:val="00E41086"/>
    <w:rsid w:val="00E411B8"/>
    <w:rsid w:val="00E411FE"/>
    <w:rsid w:val="00E414BB"/>
    <w:rsid w:val="00E418DB"/>
    <w:rsid w:val="00E41B6F"/>
    <w:rsid w:val="00E41E3C"/>
    <w:rsid w:val="00E425E3"/>
    <w:rsid w:val="00E428C3"/>
    <w:rsid w:val="00E42AAD"/>
    <w:rsid w:val="00E42E44"/>
    <w:rsid w:val="00E43919"/>
    <w:rsid w:val="00E4397F"/>
    <w:rsid w:val="00E439FC"/>
    <w:rsid w:val="00E43CEF"/>
    <w:rsid w:val="00E43F79"/>
    <w:rsid w:val="00E43FE2"/>
    <w:rsid w:val="00E44041"/>
    <w:rsid w:val="00E4413C"/>
    <w:rsid w:val="00E442A0"/>
    <w:rsid w:val="00E4445D"/>
    <w:rsid w:val="00E4477F"/>
    <w:rsid w:val="00E44840"/>
    <w:rsid w:val="00E44910"/>
    <w:rsid w:val="00E44E85"/>
    <w:rsid w:val="00E4504C"/>
    <w:rsid w:val="00E45736"/>
    <w:rsid w:val="00E45867"/>
    <w:rsid w:val="00E4599B"/>
    <w:rsid w:val="00E45DF7"/>
    <w:rsid w:val="00E4603E"/>
    <w:rsid w:val="00E46280"/>
    <w:rsid w:val="00E46C24"/>
    <w:rsid w:val="00E46D15"/>
    <w:rsid w:val="00E4783B"/>
    <w:rsid w:val="00E47A8B"/>
    <w:rsid w:val="00E47B52"/>
    <w:rsid w:val="00E507AF"/>
    <w:rsid w:val="00E50DF2"/>
    <w:rsid w:val="00E5102C"/>
    <w:rsid w:val="00E5136C"/>
    <w:rsid w:val="00E51863"/>
    <w:rsid w:val="00E518E7"/>
    <w:rsid w:val="00E51C47"/>
    <w:rsid w:val="00E52053"/>
    <w:rsid w:val="00E52333"/>
    <w:rsid w:val="00E53319"/>
    <w:rsid w:val="00E5331B"/>
    <w:rsid w:val="00E5373A"/>
    <w:rsid w:val="00E53B2A"/>
    <w:rsid w:val="00E5411E"/>
    <w:rsid w:val="00E54610"/>
    <w:rsid w:val="00E546C1"/>
    <w:rsid w:val="00E555D5"/>
    <w:rsid w:val="00E555E8"/>
    <w:rsid w:val="00E557E5"/>
    <w:rsid w:val="00E559CD"/>
    <w:rsid w:val="00E55B90"/>
    <w:rsid w:val="00E55FCC"/>
    <w:rsid w:val="00E5625B"/>
    <w:rsid w:val="00E56456"/>
    <w:rsid w:val="00E56752"/>
    <w:rsid w:val="00E56C92"/>
    <w:rsid w:val="00E5713A"/>
    <w:rsid w:val="00E579B0"/>
    <w:rsid w:val="00E579C4"/>
    <w:rsid w:val="00E579DE"/>
    <w:rsid w:val="00E57C8A"/>
    <w:rsid w:val="00E600ED"/>
    <w:rsid w:val="00E601A4"/>
    <w:rsid w:val="00E60396"/>
    <w:rsid w:val="00E606F9"/>
    <w:rsid w:val="00E608D9"/>
    <w:rsid w:val="00E60F92"/>
    <w:rsid w:val="00E611FB"/>
    <w:rsid w:val="00E614BB"/>
    <w:rsid w:val="00E6188B"/>
    <w:rsid w:val="00E618B2"/>
    <w:rsid w:val="00E619D1"/>
    <w:rsid w:val="00E61B70"/>
    <w:rsid w:val="00E61CF2"/>
    <w:rsid w:val="00E62231"/>
    <w:rsid w:val="00E62819"/>
    <w:rsid w:val="00E628E6"/>
    <w:rsid w:val="00E63345"/>
    <w:rsid w:val="00E63A2D"/>
    <w:rsid w:val="00E63C27"/>
    <w:rsid w:val="00E63D99"/>
    <w:rsid w:val="00E64E2C"/>
    <w:rsid w:val="00E66039"/>
    <w:rsid w:val="00E664CC"/>
    <w:rsid w:val="00E66F47"/>
    <w:rsid w:val="00E672B9"/>
    <w:rsid w:val="00E67A64"/>
    <w:rsid w:val="00E702B6"/>
    <w:rsid w:val="00E7041C"/>
    <w:rsid w:val="00E70664"/>
    <w:rsid w:val="00E7072C"/>
    <w:rsid w:val="00E707DD"/>
    <w:rsid w:val="00E70885"/>
    <w:rsid w:val="00E708FF"/>
    <w:rsid w:val="00E70D66"/>
    <w:rsid w:val="00E70E72"/>
    <w:rsid w:val="00E70E94"/>
    <w:rsid w:val="00E71521"/>
    <w:rsid w:val="00E71994"/>
    <w:rsid w:val="00E71C85"/>
    <w:rsid w:val="00E72381"/>
    <w:rsid w:val="00E72476"/>
    <w:rsid w:val="00E72B51"/>
    <w:rsid w:val="00E72D71"/>
    <w:rsid w:val="00E72FF8"/>
    <w:rsid w:val="00E730A8"/>
    <w:rsid w:val="00E73433"/>
    <w:rsid w:val="00E73524"/>
    <w:rsid w:val="00E735EE"/>
    <w:rsid w:val="00E73C8D"/>
    <w:rsid w:val="00E73D70"/>
    <w:rsid w:val="00E7442F"/>
    <w:rsid w:val="00E746B6"/>
    <w:rsid w:val="00E7481E"/>
    <w:rsid w:val="00E753F5"/>
    <w:rsid w:val="00E754AF"/>
    <w:rsid w:val="00E75964"/>
    <w:rsid w:val="00E759EC"/>
    <w:rsid w:val="00E75C74"/>
    <w:rsid w:val="00E75F80"/>
    <w:rsid w:val="00E7626F"/>
    <w:rsid w:val="00E76361"/>
    <w:rsid w:val="00E76658"/>
    <w:rsid w:val="00E76C1D"/>
    <w:rsid w:val="00E76FB9"/>
    <w:rsid w:val="00E77B52"/>
    <w:rsid w:val="00E77D66"/>
    <w:rsid w:val="00E801B0"/>
    <w:rsid w:val="00E8030E"/>
    <w:rsid w:val="00E80417"/>
    <w:rsid w:val="00E805BE"/>
    <w:rsid w:val="00E808FE"/>
    <w:rsid w:val="00E80B4E"/>
    <w:rsid w:val="00E80DA6"/>
    <w:rsid w:val="00E80DCD"/>
    <w:rsid w:val="00E81219"/>
    <w:rsid w:val="00E821A3"/>
    <w:rsid w:val="00E82200"/>
    <w:rsid w:val="00E8267C"/>
    <w:rsid w:val="00E82AAE"/>
    <w:rsid w:val="00E82BBE"/>
    <w:rsid w:val="00E83144"/>
    <w:rsid w:val="00E83767"/>
    <w:rsid w:val="00E83B02"/>
    <w:rsid w:val="00E83B54"/>
    <w:rsid w:val="00E84117"/>
    <w:rsid w:val="00E8418F"/>
    <w:rsid w:val="00E846A8"/>
    <w:rsid w:val="00E8477C"/>
    <w:rsid w:val="00E84F03"/>
    <w:rsid w:val="00E853F7"/>
    <w:rsid w:val="00E8559C"/>
    <w:rsid w:val="00E856FB"/>
    <w:rsid w:val="00E85EA9"/>
    <w:rsid w:val="00E86196"/>
    <w:rsid w:val="00E861B6"/>
    <w:rsid w:val="00E8627E"/>
    <w:rsid w:val="00E8631C"/>
    <w:rsid w:val="00E86574"/>
    <w:rsid w:val="00E865A8"/>
    <w:rsid w:val="00E866C8"/>
    <w:rsid w:val="00E8678A"/>
    <w:rsid w:val="00E86C5D"/>
    <w:rsid w:val="00E87367"/>
    <w:rsid w:val="00E876D8"/>
    <w:rsid w:val="00E876DA"/>
    <w:rsid w:val="00E87752"/>
    <w:rsid w:val="00E879A4"/>
    <w:rsid w:val="00E87FE4"/>
    <w:rsid w:val="00E901EC"/>
    <w:rsid w:val="00E90202"/>
    <w:rsid w:val="00E9043C"/>
    <w:rsid w:val="00E906A8"/>
    <w:rsid w:val="00E908EE"/>
    <w:rsid w:val="00E90FC1"/>
    <w:rsid w:val="00E910D8"/>
    <w:rsid w:val="00E9142C"/>
    <w:rsid w:val="00E917CC"/>
    <w:rsid w:val="00E9218A"/>
    <w:rsid w:val="00E928BC"/>
    <w:rsid w:val="00E92B5A"/>
    <w:rsid w:val="00E93E20"/>
    <w:rsid w:val="00E94340"/>
    <w:rsid w:val="00E947DB"/>
    <w:rsid w:val="00E94863"/>
    <w:rsid w:val="00E94BEA"/>
    <w:rsid w:val="00E94D8B"/>
    <w:rsid w:val="00E952BF"/>
    <w:rsid w:val="00E95869"/>
    <w:rsid w:val="00E958D5"/>
    <w:rsid w:val="00E95D71"/>
    <w:rsid w:val="00E96496"/>
    <w:rsid w:val="00E9685B"/>
    <w:rsid w:val="00E96B66"/>
    <w:rsid w:val="00E96E59"/>
    <w:rsid w:val="00E97F33"/>
    <w:rsid w:val="00EA064B"/>
    <w:rsid w:val="00EA0731"/>
    <w:rsid w:val="00EA073C"/>
    <w:rsid w:val="00EA08E0"/>
    <w:rsid w:val="00EA27AF"/>
    <w:rsid w:val="00EA2863"/>
    <w:rsid w:val="00EA2D25"/>
    <w:rsid w:val="00EA2D3F"/>
    <w:rsid w:val="00EA2E5D"/>
    <w:rsid w:val="00EA338E"/>
    <w:rsid w:val="00EA3AA6"/>
    <w:rsid w:val="00EA3C60"/>
    <w:rsid w:val="00EA3D47"/>
    <w:rsid w:val="00EA45DC"/>
    <w:rsid w:val="00EA4B34"/>
    <w:rsid w:val="00EA4C30"/>
    <w:rsid w:val="00EA4DE0"/>
    <w:rsid w:val="00EA4ED1"/>
    <w:rsid w:val="00EA5D4A"/>
    <w:rsid w:val="00EA5F27"/>
    <w:rsid w:val="00EA680F"/>
    <w:rsid w:val="00EA7034"/>
    <w:rsid w:val="00EA7164"/>
    <w:rsid w:val="00EA76EB"/>
    <w:rsid w:val="00EB009E"/>
    <w:rsid w:val="00EB0282"/>
    <w:rsid w:val="00EB0838"/>
    <w:rsid w:val="00EB0B1D"/>
    <w:rsid w:val="00EB0DA4"/>
    <w:rsid w:val="00EB0E00"/>
    <w:rsid w:val="00EB0F06"/>
    <w:rsid w:val="00EB1162"/>
    <w:rsid w:val="00EB2599"/>
    <w:rsid w:val="00EB265E"/>
    <w:rsid w:val="00EB2706"/>
    <w:rsid w:val="00EB3566"/>
    <w:rsid w:val="00EB3879"/>
    <w:rsid w:val="00EB3A78"/>
    <w:rsid w:val="00EB3A87"/>
    <w:rsid w:val="00EB3DB6"/>
    <w:rsid w:val="00EB441E"/>
    <w:rsid w:val="00EB462E"/>
    <w:rsid w:val="00EB49A6"/>
    <w:rsid w:val="00EB4BF8"/>
    <w:rsid w:val="00EB5814"/>
    <w:rsid w:val="00EB5D24"/>
    <w:rsid w:val="00EB5F7A"/>
    <w:rsid w:val="00EB6345"/>
    <w:rsid w:val="00EB6974"/>
    <w:rsid w:val="00EB6CE6"/>
    <w:rsid w:val="00EB6DB2"/>
    <w:rsid w:val="00EB707B"/>
    <w:rsid w:val="00EB7803"/>
    <w:rsid w:val="00EB7980"/>
    <w:rsid w:val="00EB7B66"/>
    <w:rsid w:val="00EB7C86"/>
    <w:rsid w:val="00EC028A"/>
    <w:rsid w:val="00EC0408"/>
    <w:rsid w:val="00EC1A07"/>
    <w:rsid w:val="00EC2768"/>
    <w:rsid w:val="00EC27A0"/>
    <w:rsid w:val="00EC27CE"/>
    <w:rsid w:val="00EC2B9F"/>
    <w:rsid w:val="00EC315F"/>
    <w:rsid w:val="00EC3875"/>
    <w:rsid w:val="00EC3AE0"/>
    <w:rsid w:val="00EC4648"/>
    <w:rsid w:val="00EC4773"/>
    <w:rsid w:val="00EC4B8D"/>
    <w:rsid w:val="00EC4E97"/>
    <w:rsid w:val="00EC4F59"/>
    <w:rsid w:val="00EC5139"/>
    <w:rsid w:val="00EC57D9"/>
    <w:rsid w:val="00EC5BDF"/>
    <w:rsid w:val="00EC6391"/>
    <w:rsid w:val="00EC6487"/>
    <w:rsid w:val="00EC68A0"/>
    <w:rsid w:val="00EC6ECC"/>
    <w:rsid w:val="00EC6F10"/>
    <w:rsid w:val="00EC7169"/>
    <w:rsid w:val="00EC72AF"/>
    <w:rsid w:val="00EC73D7"/>
    <w:rsid w:val="00EC740E"/>
    <w:rsid w:val="00EC7572"/>
    <w:rsid w:val="00EC7611"/>
    <w:rsid w:val="00EC7A77"/>
    <w:rsid w:val="00EC7B7A"/>
    <w:rsid w:val="00EC7BF3"/>
    <w:rsid w:val="00EC7C3B"/>
    <w:rsid w:val="00ED0265"/>
    <w:rsid w:val="00ED0DA4"/>
    <w:rsid w:val="00ED0DC3"/>
    <w:rsid w:val="00ED155B"/>
    <w:rsid w:val="00ED1F09"/>
    <w:rsid w:val="00ED2027"/>
    <w:rsid w:val="00ED206A"/>
    <w:rsid w:val="00ED225A"/>
    <w:rsid w:val="00ED2289"/>
    <w:rsid w:val="00ED22F6"/>
    <w:rsid w:val="00ED25E5"/>
    <w:rsid w:val="00ED29B9"/>
    <w:rsid w:val="00ED3551"/>
    <w:rsid w:val="00ED3569"/>
    <w:rsid w:val="00ED36CE"/>
    <w:rsid w:val="00ED3EEB"/>
    <w:rsid w:val="00ED403B"/>
    <w:rsid w:val="00ED4218"/>
    <w:rsid w:val="00ED458C"/>
    <w:rsid w:val="00ED476E"/>
    <w:rsid w:val="00ED47F0"/>
    <w:rsid w:val="00ED532C"/>
    <w:rsid w:val="00ED5620"/>
    <w:rsid w:val="00ED5646"/>
    <w:rsid w:val="00ED56A2"/>
    <w:rsid w:val="00ED5FD2"/>
    <w:rsid w:val="00ED6323"/>
    <w:rsid w:val="00ED6358"/>
    <w:rsid w:val="00ED63F2"/>
    <w:rsid w:val="00ED6406"/>
    <w:rsid w:val="00ED6461"/>
    <w:rsid w:val="00ED66B5"/>
    <w:rsid w:val="00ED69F8"/>
    <w:rsid w:val="00ED6E0D"/>
    <w:rsid w:val="00ED6EBE"/>
    <w:rsid w:val="00ED6EF9"/>
    <w:rsid w:val="00ED72A3"/>
    <w:rsid w:val="00ED7681"/>
    <w:rsid w:val="00EE041A"/>
    <w:rsid w:val="00EE143E"/>
    <w:rsid w:val="00EE172C"/>
    <w:rsid w:val="00EE17A6"/>
    <w:rsid w:val="00EE2707"/>
    <w:rsid w:val="00EE2978"/>
    <w:rsid w:val="00EE2A4D"/>
    <w:rsid w:val="00EE2C0B"/>
    <w:rsid w:val="00EE2F85"/>
    <w:rsid w:val="00EE3993"/>
    <w:rsid w:val="00EE39E1"/>
    <w:rsid w:val="00EE3A6B"/>
    <w:rsid w:val="00EE436E"/>
    <w:rsid w:val="00EE44D8"/>
    <w:rsid w:val="00EE4611"/>
    <w:rsid w:val="00EE46E8"/>
    <w:rsid w:val="00EE4BBA"/>
    <w:rsid w:val="00EE4DA0"/>
    <w:rsid w:val="00EE4FC4"/>
    <w:rsid w:val="00EE55E5"/>
    <w:rsid w:val="00EE567C"/>
    <w:rsid w:val="00EE568D"/>
    <w:rsid w:val="00EE595C"/>
    <w:rsid w:val="00EE5BD2"/>
    <w:rsid w:val="00EE5C69"/>
    <w:rsid w:val="00EE5EA7"/>
    <w:rsid w:val="00EE60E2"/>
    <w:rsid w:val="00EE6471"/>
    <w:rsid w:val="00EE663C"/>
    <w:rsid w:val="00EE6C7F"/>
    <w:rsid w:val="00EE739C"/>
    <w:rsid w:val="00EE75C6"/>
    <w:rsid w:val="00EE781F"/>
    <w:rsid w:val="00EE7D96"/>
    <w:rsid w:val="00EE7E1F"/>
    <w:rsid w:val="00EF01E0"/>
    <w:rsid w:val="00EF038D"/>
    <w:rsid w:val="00EF061B"/>
    <w:rsid w:val="00EF07EF"/>
    <w:rsid w:val="00EF0845"/>
    <w:rsid w:val="00EF0A62"/>
    <w:rsid w:val="00EF121B"/>
    <w:rsid w:val="00EF148E"/>
    <w:rsid w:val="00EF16B8"/>
    <w:rsid w:val="00EF1707"/>
    <w:rsid w:val="00EF1DE6"/>
    <w:rsid w:val="00EF1F0B"/>
    <w:rsid w:val="00EF2173"/>
    <w:rsid w:val="00EF3913"/>
    <w:rsid w:val="00EF3EF2"/>
    <w:rsid w:val="00EF3F8A"/>
    <w:rsid w:val="00EF4982"/>
    <w:rsid w:val="00EF4FC5"/>
    <w:rsid w:val="00EF5055"/>
    <w:rsid w:val="00EF56B6"/>
    <w:rsid w:val="00EF573D"/>
    <w:rsid w:val="00EF5A85"/>
    <w:rsid w:val="00EF5DBE"/>
    <w:rsid w:val="00EF5DF2"/>
    <w:rsid w:val="00EF5F75"/>
    <w:rsid w:val="00EF6AAC"/>
    <w:rsid w:val="00EF7649"/>
    <w:rsid w:val="00EF7EEF"/>
    <w:rsid w:val="00EF7FF1"/>
    <w:rsid w:val="00F00145"/>
    <w:rsid w:val="00F00351"/>
    <w:rsid w:val="00F0091F"/>
    <w:rsid w:val="00F00A64"/>
    <w:rsid w:val="00F011B1"/>
    <w:rsid w:val="00F01D8A"/>
    <w:rsid w:val="00F020C2"/>
    <w:rsid w:val="00F0228A"/>
    <w:rsid w:val="00F02660"/>
    <w:rsid w:val="00F028DE"/>
    <w:rsid w:val="00F02C73"/>
    <w:rsid w:val="00F02D14"/>
    <w:rsid w:val="00F02EAE"/>
    <w:rsid w:val="00F03B56"/>
    <w:rsid w:val="00F03F4F"/>
    <w:rsid w:val="00F04279"/>
    <w:rsid w:val="00F048DE"/>
    <w:rsid w:val="00F04979"/>
    <w:rsid w:val="00F04983"/>
    <w:rsid w:val="00F04B3F"/>
    <w:rsid w:val="00F0536C"/>
    <w:rsid w:val="00F053A3"/>
    <w:rsid w:val="00F05552"/>
    <w:rsid w:val="00F05958"/>
    <w:rsid w:val="00F059F5"/>
    <w:rsid w:val="00F05EBF"/>
    <w:rsid w:val="00F05F2D"/>
    <w:rsid w:val="00F06008"/>
    <w:rsid w:val="00F060B2"/>
    <w:rsid w:val="00F06BA7"/>
    <w:rsid w:val="00F06E66"/>
    <w:rsid w:val="00F072F2"/>
    <w:rsid w:val="00F075D9"/>
    <w:rsid w:val="00F07B29"/>
    <w:rsid w:val="00F07E0C"/>
    <w:rsid w:val="00F101D7"/>
    <w:rsid w:val="00F1081E"/>
    <w:rsid w:val="00F10840"/>
    <w:rsid w:val="00F10ED7"/>
    <w:rsid w:val="00F10EF1"/>
    <w:rsid w:val="00F11035"/>
    <w:rsid w:val="00F1161C"/>
    <w:rsid w:val="00F11739"/>
    <w:rsid w:val="00F11B67"/>
    <w:rsid w:val="00F12254"/>
    <w:rsid w:val="00F1225C"/>
    <w:rsid w:val="00F12557"/>
    <w:rsid w:val="00F12636"/>
    <w:rsid w:val="00F1277F"/>
    <w:rsid w:val="00F12AEA"/>
    <w:rsid w:val="00F12CB6"/>
    <w:rsid w:val="00F12F0D"/>
    <w:rsid w:val="00F13687"/>
    <w:rsid w:val="00F13812"/>
    <w:rsid w:val="00F13C4D"/>
    <w:rsid w:val="00F13D98"/>
    <w:rsid w:val="00F13EC7"/>
    <w:rsid w:val="00F14275"/>
    <w:rsid w:val="00F1441B"/>
    <w:rsid w:val="00F14988"/>
    <w:rsid w:val="00F14B9A"/>
    <w:rsid w:val="00F14F12"/>
    <w:rsid w:val="00F1518A"/>
    <w:rsid w:val="00F158B7"/>
    <w:rsid w:val="00F163BE"/>
    <w:rsid w:val="00F1682B"/>
    <w:rsid w:val="00F16B2B"/>
    <w:rsid w:val="00F16D9E"/>
    <w:rsid w:val="00F16EDF"/>
    <w:rsid w:val="00F1717C"/>
    <w:rsid w:val="00F1719B"/>
    <w:rsid w:val="00F172E9"/>
    <w:rsid w:val="00F17489"/>
    <w:rsid w:val="00F17E8B"/>
    <w:rsid w:val="00F20391"/>
    <w:rsid w:val="00F2079F"/>
    <w:rsid w:val="00F2090F"/>
    <w:rsid w:val="00F20E09"/>
    <w:rsid w:val="00F21732"/>
    <w:rsid w:val="00F21A2B"/>
    <w:rsid w:val="00F21EFE"/>
    <w:rsid w:val="00F22336"/>
    <w:rsid w:val="00F226D0"/>
    <w:rsid w:val="00F22F1B"/>
    <w:rsid w:val="00F239B1"/>
    <w:rsid w:val="00F23FFA"/>
    <w:rsid w:val="00F24191"/>
    <w:rsid w:val="00F242F9"/>
    <w:rsid w:val="00F244EE"/>
    <w:rsid w:val="00F2489D"/>
    <w:rsid w:val="00F24BB6"/>
    <w:rsid w:val="00F24D15"/>
    <w:rsid w:val="00F24EF7"/>
    <w:rsid w:val="00F2542B"/>
    <w:rsid w:val="00F2556E"/>
    <w:rsid w:val="00F26162"/>
    <w:rsid w:val="00F26417"/>
    <w:rsid w:val="00F26AA1"/>
    <w:rsid w:val="00F26ABB"/>
    <w:rsid w:val="00F26CE4"/>
    <w:rsid w:val="00F26DBB"/>
    <w:rsid w:val="00F27283"/>
    <w:rsid w:val="00F27393"/>
    <w:rsid w:val="00F27514"/>
    <w:rsid w:val="00F27828"/>
    <w:rsid w:val="00F27CA0"/>
    <w:rsid w:val="00F27CA2"/>
    <w:rsid w:val="00F30283"/>
    <w:rsid w:val="00F308F5"/>
    <w:rsid w:val="00F30A60"/>
    <w:rsid w:val="00F3128E"/>
    <w:rsid w:val="00F315A5"/>
    <w:rsid w:val="00F31846"/>
    <w:rsid w:val="00F31EC8"/>
    <w:rsid w:val="00F321C1"/>
    <w:rsid w:val="00F322D7"/>
    <w:rsid w:val="00F32409"/>
    <w:rsid w:val="00F32A73"/>
    <w:rsid w:val="00F3351B"/>
    <w:rsid w:val="00F33699"/>
    <w:rsid w:val="00F33718"/>
    <w:rsid w:val="00F34438"/>
    <w:rsid w:val="00F3457D"/>
    <w:rsid w:val="00F345C5"/>
    <w:rsid w:val="00F34666"/>
    <w:rsid w:val="00F348E2"/>
    <w:rsid w:val="00F34A84"/>
    <w:rsid w:val="00F34B3E"/>
    <w:rsid w:val="00F34FDD"/>
    <w:rsid w:val="00F35BBD"/>
    <w:rsid w:val="00F35D55"/>
    <w:rsid w:val="00F35DD8"/>
    <w:rsid w:val="00F35FDD"/>
    <w:rsid w:val="00F360C5"/>
    <w:rsid w:val="00F3635E"/>
    <w:rsid w:val="00F36677"/>
    <w:rsid w:val="00F37046"/>
    <w:rsid w:val="00F3711F"/>
    <w:rsid w:val="00F37174"/>
    <w:rsid w:val="00F37603"/>
    <w:rsid w:val="00F40459"/>
    <w:rsid w:val="00F4066A"/>
    <w:rsid w:val="00F40CC6"/>
    <w:rsid w:val="00F40EEA"/>
    <w:rsid w:val="00F4124D"/>
    <w:rsid w:val="00F415C3"/>
    <w:rsid w:val="00F4161B"/>
    <w:rsid w:val="00F41A40"/>
    <w:rsid w:val="00F41D90"/>
    <w:rsid w:val="00F41EC8"/>
    <w:rsid w:val="00F42134"/>
    <w:rsid w:val="00F421E3"/>
    <w:rsid w:val="00F421EB"/>
    <w:rsid w:val="00F42290"/>
    <w:rsid w:val="00F4236E"/>
    <w:rsid w:val="00F42FDF"/>
    <w:rsid w:val="00F43107"/>
    <w:rsid w:val="00F43949"/>
    <w:rsid w:val="00F4396B"/>
    <w:rsid w:val="00F43BE2"/>
    <w:rsid w:val="00F43D1C"/>
    <w:rsid w:val="00F4412A"/>
    <w:rsid w:val="00F443D0"/>
    <w:rsid w:val="00F44791"/>
    <w:rsid w:val="00F4499E"/>
    <w:rsid w:val="00F44C8A"/>
    <w:rsid w:val="00F45110"/>
    <w:rsid w:val="00F45288"/>
    <w:rsid w:val="00F455B9"/>
    <w:rsid w:val="00F45B6F"/>
    <w:rsid w:val="00F45F4E"/>
    <w:rsid w:val="00F46024"/>
    <w:rsid w:val="00F4615E"/>
    <w:rsid w:val="00F4621E"/>
    <w:rsid w:val="00F46460"/>
    <w:rsid w:val="00F4680F"/>
    <w:rsid w:val="00F46B50"/>
    <w:rsid w:val="00F46FC5"/>
    <w:rsid w:val="00F4720E"/>
    <w:rsid w:val="00F4784F"/>
    <w:rsid w:val="00F47D0C"/>
    <w:rsid w:val="00F47E1F"/>
    <w:rsid w:val="00F47E5A"/>
    <w:rsid w:val="00F47FD5"/>
    <w:rsid w:val="00F504A4"/>
    <w:rsid w:val="00F50502"/>
    <w:rsid w:val="00F50AA9"/>
    <w:rsid w:val="00F50CF6"/>
    <w:rsid w:val="00F50D06"/>
    <w:rsid w:val="00F515E9"/>
    <w:rsid w:val="00F51F63"/>
    <w:rsid w:val="00F527DC"/>
    <w:rsid w:val="00F52878"/>
    <w:rsid w:val="00F528D5"/>
    <w:rsid w:val="00F52964"/>
    <w:rsid w:val="00F52B2E"/>
    <w:rsid w:val="00F52E19"/>
    <w:rsid w:val="00F52F8A"/>
    <w:rsid w:val="00F53449"/>
    <w:rsid w:val="00F535F8"/>
    <w:rsid w:val="00F539DD"/>
    <w:rsid w:val="00F53B2A"/>
    <w:rsid w:val="00F53B34"/>
    <w:rsid w:val="00F53B41"/>
    <w:rsid w:val="00F53B62"/>
    <w:rsid w:val="00F53BA1"/>
    <w:rsid w:val="00F53BB5"/>
    <w:rsid w:val="00F53E56"/>
    <w:rsid w:val="00F53F5B"/>
    <w:rsid w:val="00F542BF"/>
    <w:rsid w:val="00F5431F"/>
    <w:rsid w:val="00F5441F"/>
    <w:rsid w:val="00F544D7"/>
    <w:rsid w:val="00F545D4"/>
    <w:rsid w:val="00F54669"/>
    <w:rsid w:val="00F54747"/>
    <w:rsid w:val="00F55127"/>
    <w:rsid w:val="00F55831"/>
    <w:rsid w:val="00F55DED"/>
    <w:rsid w:val="00F5608A"/>
    <w:rsid w:val="00F5650D"/>
    <w:rsid w:val="00F56BCE"/>
    <w:rsid w:val="00F56BF7"/>
    <w:rsid w:val="00F56BF8"/>
    <w:rsid w:val="00F5746A"/>
    <w:rsid w:val="00F576EF"/>
    <w:rsid w:val="00F60216"/>
    <w:rsid w:val="00F60336"/>
    <w:rsid w:val="00F607CD"/>
    <w:rsid w:val="00F608E2"/>
    <w:rsid w:val="00F60E6E"/>
    <w:rsid w:val="00F612CE"/>
    <w:rsid w:val="00F61433"/>
    <w:rsid w:val="00F61A5B"/>
    <w:rsid w:val="00F61E0E"/>
    <w:rsid w:val="00F61EC2"/>
    <w:rsid w:val="00F62056"/>
    <w:rsid w:val="00F620E5"/>
    <w:rsid w:val="00F6268A"/>
    <w:rsid w:val="00F62791"/>
    <w:rsid w:val="00F62B53"/>
    <w:rsid w:val="00F63397"/>
    <w:rsid w:val="00F63425"/>
    <w:rsid w:val="00F63519"/>
    <w:rsid w:val="00F63590"/>
    <w:rsid w:val="00F636C4"/>
    <w:rsid w:val="00F63CF4"/>
    <w:rsid w:val="00F641F4"/>
    <w:rsid w:val="00F643AB"/>
    <w:rsid w:val="00F64618"/>
    <w:rsid w:val="00F646B0"/>
    <w:rsid w:val="00F64AD5"/>
    <w:rsid w:val="00F64B14"/>
    <w:rsid w:val="00F64B36"/>
    <w:rsid w:val="00F64D64"/>
    <w:rsid w:val="00F6510F"/>
    <w:rsid w:val="00F65536"/>
    <w:rsid w:val="00F65796"/>
    <w:rsid w:val="00F65A70"/>
    <w:rsid w:val="00F66029"/>
    <w:rsid w:val="00F66487"/>
    <w:rsid w:val="00F66632"/>
    <w:rsid w:val="00F6673E"/>
    <w:rsid w:val="00F66BCA"/>
    <w:rsid w:val="00F66ED7"/>
    <w:rsid w:val="00F67470"/>
    <w:rsid w:val="00F6765A"/>
    <w:rsid w:val="00F67C12"/>
    <w:rsid w:val="00F67C21"/>
    <w:rsid w:val="00F701AB"/>
    <w:rsid w:val="00F70377"/>
    <w:rsid w:val="00F70757"/>
    <w:rsid w:val="00F711CC"/>
    <w:rsid w:val="00F7122F"/>
    <w:rsid w:val="00F71424"/>
    <w:rsid w:val="00F7152C"/>
    <w:rsid w:val="00F71B24"/>
    <w:rsid w:val="00F71C2C"/>
    <w:rsid w:val="00F71C94"/>
    <w:rsid w:val="00F71EBB"/>
    <w:rsid w:val="00F71F54"/>
    <w:rsid w:val="00F72093"/>
    <w:rsid w:val="00F72295"/>
    <w:rsid w:val="00F7238C"/>
    <w:rsid w:val="00F7257A"/>
    <w:rsid w:val="00F727F5"/>
    <w:rsid w:val="00F72E03"/>
    <w:rsid w:val="00F7316B"/>
    <w:rsid w:val="00F73213"/>
    <w:rsid w:val="00F73532"/>
    <w:rsid w:val="00F738B2"/>
    <w:rsid w:val="00F73C5B"/>
    <w:rsid w:val="00F74506"/>
    <w:rsid w:val="00F74B06"/>
    <w:rsid w:val="00F74B1A"/>
    <w:rsid w:val="00F74BD8"/>
    <w:rsid w:val="00F756A6"/>
    <w:rsid w:val="00F756CF"/>
    <w:rsid w:val="00F75921"/>
    <w:rsid w:val="00F75ACC"/>
    <w:rsid w:val="00F75D98"/>
    <w:rsid w:val="00F75E48"/>
    <w:rsid w:val="00F7616B"/>
    <w:rsid w:val="00F76615"/>
    <w:rsid w:val="00F76874"/>
    <w:rsid w:val="00F76D44"/>
    <w:rsid w:val="00F76F1E"/>
    <w:rsid w:val="00F773B1"/>
    <w:rsid w:val="00F77519"/>
    <w:rsid w:val="00F77B00"/>
    <w:rsid w:val="00F77BA5"/>
    <w:rsid w:val="00F77EC5"/>
    <w:rsid w:val="00F77FD6"/>
    <w:rsid w:val="00F77FF3"/>
    <w:rsid w:val="00F800DA"/>
    <w:rsid w:val="00F802A9"/>
    <w:rsid w:val="00F81359"/>
    <w:rsid w:val="00F8180A"/>
    <w:rsid w:val="00F81F25"/>
    <w:rsid w:val="00F8279C"/>
    <w:rsid w:val="00F82A12"/>
    <w:rsid w:val="00F82D71"/>
    <w:rsid w:val="00F82DCE"/>
    <w:rsid w:val="00F82DF6"/>
    <w:rsid w:val="00F83073"/>
    <w:rsid w:val="00F8315B"/>
    <w:rsid w:val="00F8335F"/>
    <w:rsid w:val="00F833E5"/>
    <w:rsid w:val="00F83B93"/>
    <w:rsid w:val="00F83C55"/>
    <w:rsid w:val="00F84387"/>
    <w:rsid w:val="00F84735"/>
    <w:rsid w:val="00F848CB"/>
    <w:rsid w:val="00F84B42"/>
    <w:rsid w:val="00F84E3A"/>
    <w:rsid w:val="00F852EF"/>
    <w:rsid w:val="00F8543A"/>
    <w:rsid w:val="00F85744"/>
    <w:rsid w:val="00F859B1"/>
    <w:rsid w:val="00F85BB8"/>
    <w:rsid w:val="00F85CB4"/>
    <w:rsid w:val="00F8653B"/>
    <w:rsid w:val="00F8673D"/>
    <w:rsid w:val="00F867E9"/>
    <w:rsid w:val="00F86E6F"/>
    <w:rsid w:val="00F8769B"/>
    <w:rsid w:val="00F87701"/>
    <w:rsid w:val="00F877C6"/>
    <w:rsid w:val="00F87D48"/>
    <w:rsid w:val="00F90702"/>
    <w:rsid w:val="00F90E7C"/>
    <w:rsid w:val="00F9106F"/>
    <w:rsid w:val="00F91474"/>
    <w:rsid w:val="00F916E7"/>
    <w:rsid w:val="00F919AE"/>
    <w:rsid w:val="00F925B2"/>
    <w:rsid w:val="00F928D7"/>
    <w:rsid w:val="00F929FF"/>
    <w:rsid w:val="00F92DBC"/>
    <w:rsid w:val="00F932B4"/>
    <w:rsid w:val="00F937DF"/>
    <w:rsid w:val="00F93A8E"/>
    <w:rsid w:val="00F94553"/>
    <w:rsid w:val="00F946B8"/>
    <w:rsid w:val="00F94B36"/>
    <w:rsid w:val="00F95103"/>
    <w:rsid w:val="00F95159"/>
    <w:rsid w:val="00F9568D"/>
    <w:rsid w:val="00F95897"/>
    <w:rsid w:val="00F958A1"/>
    <w:rsid w:val="00F95A47"/>
    <w:rsid w:val="00F95A98"/>
    <w:rsid w:val="00F95B85"/>
    <w:rsid w:val="00F95E4F"/>
    <w:rsid w:val="00F96029"/>
    <w:rsid w:val="00F96598"/>
    <w:rsid w:val="00F9668F"/>
    <w:rsid w:val="00F96992"/>
    <w:rsid w:val="00F97C07"/>
    <w:rsid w:val="00F97FAA"/>
    <w:rsid w:val="00FA0349"/>
    <w:rsid w:val="00FA0453"/>
    <w:rsid w:val="00FA04D7"/>
    <w:rsid w:val="00FA07AA"/>
    <w:rsid w:val="00FA0B10"/>
    <w:rsid w:val="00FA1275"/>
    <w:rsid w:val="00FA15D8"/>
    <w:rsid w:val="00FA1E22"/>
    <w:rsid w:val="00FA20DF"/>
    <w:rsid w:val="00FA235D"/>
    <w:rsid w:val="00FA2A7D"/>
    <w:rsid w:val="00FA2AFD"/>
    <w:rsid w:val="00FA2EC7"/>
    <w:rsid w:val="00FA2FD9"/>
    <w:rsid w:val="00FA3FD5"/>
    <w:rsid w:val="00FA42B6"/>
    <w:rsid w:val="00FA4394"/>
    <w:rsid w:val="00FA4452"/>
    <w:rsid w:val="00FA53A9"/>
    <w:rsid w:val="00FA5426"/>
    <w:rsid w:val="00FA5AB1"/>
    <w:rsid w:val="00FA5CE3"/>
    <w:rsid w:val="00FA5E59"/>
    <w:rsid w:val="00FA62B1"/>
    <w:rsid w:val="00FA64A7"/>
    <w:rsid w:val="00FA6888"/>
    <w:rsid w:val="00FA6F25"/>
    <w:rsid w:val="00FA6F98"/>
    <w:rsid w:val="00FA7338"/>
    <w:rsid w:val="00FA77A3"/>
    <w:rsid w:val="00FA7AE2"/>
    <w:rsid w:val="00FB016C"/>
    <w:rsid w:val="00FB02A1"/>
    <w:rsid w:val="00FB071D"/>
    <w:rsid w:val="00FB0AD4"/>
    <w:rsid w:val="00FB1167"/>
    <w:rsid w:val="00FB1783"/>
    <w:rsid w:val="00FB18A1"/>
    <w:rsid w:val="00FB1A20"/>
    <w:rsid w:val="00FB1E55"/>
    <w:rsid w:val="00FB2281"/>
    <w:rsid w:val="00FB24C4"/>
    <w:rsid w:val="00FB2FD8"/>
    <w:rsid w:val="00FB35D3"/>
    <w:rsid w:val="00FB3AC5"/>
    <w:rsid w:val="00FB3B31"/>
    <w:rsid w:val="00FB3BDE"/>
    <w:rsid w:val="00FB4389"/>
    <w:rsid w:val="00FB468A"/>
    <w:rsid w:val="00FB4A71"/>
    <w:rsid w:val="00FB4DA8"/>
    <w:rsid w:val="00FB4E4A"/>
    <w:rsid w:val="00FB54B8"/>
    <w:rsid w:val="00FB54F0"/>
    <w:rsid w:val="00FB5A8A"/>
    <w:rsid w:val="00FB5B05"/>
    <w:rsid w:val="00FB5B19"/>
    <w:rsid w:val="00FB5E90"/>
    <w:rsid w:val="00FB5F24"/>
    <w:rsid w:val="00FB5FFE"/>
    <w:rsid w:val="00FB60BC"/>
    <w:rsid w:val="00FB6173"/>
    <w:rsid w:val="00FB66AA"/>
    <w:rsid w:val="00FB7432"/>
    <w:rsid w:val="00FB792E"/>
    <w:rsid w:val="00FB7D4B"/>
    <w:rsid w:val="00FB7DD0"/>
    <w:rsid w:val="00FC0146"/>
    <w:rsid w:val="00FC03A2"/>
    <w:rsid w:val="00FC0471"/>
    <w:rsid w:val="00FC0AAB"/>
    <w:rsid w:val="00FC0CF3"/>
    <w:rsid w:val="00FC1035"/>
    <w:rsid w:val="00FC1783"/>
    <w:rsid w:val="00FC1945"/>
    <w:rsid w:val="00FC1A87"/>
    <w:rsid w:val="00FC1B3F"/>
    <w:rsid w:val="00FC1B60"/>
    <w:rsid w:val="00FC1CAB"/>
    <w:rsid w:val="00FC1D55"/>
    <w:rsid w:val="00FC23B7"/>
    <w:rsid w:val="00FC25C9"/>
    <w:rsid w:val="00FC25DF"/>
    <w:rsid w:val="00FC2935"/>
    <w:rsid w:val="00FC2D9A"/>
    <w:rsid w:val="00FC2EC6"/>
    <w:rsid w:val="00FC3055"/>
    <w:rsid w:val="00FC3089"/>
    <w:rsid w:val="00FC31FF"/>
    <w:rsid w:val="00FC32F2"/>
    <w:rsid w:val="00FC3493"/>
    <w:rsid w:val="00FC3860"/>
    <w:rsid w:val="00FC38AD"/>
    <w:rsid w:val="00FC41EC"/>
    <w:rsid w:val="00FC42EC"/>
    <w:rsid w:val="00FC4854"/>
    <w:rsid w:val="00FC4FCF"/>
    <w:rsid w:val="00FC504D"/>
    <w:rsid w:val="00FC5883"/>
    <w:rsid w:val="00FC5ADA"/>
    <w:rsid w:val="00FC5DC1"/>
    <w:rsid w:val="00FC606B"/>
    <w:rsid w:val="00FC60E3"/>
    <w:rsid w:val="00FC6374"/>
    <w:rsid w:val="00FC63E6"/>
    <w:rsid w:val="00FC671A"/>
    <w:rsid w:val="00FC690D"/>
    <w:rsid w:val="00FC6AED"/>
    <w:rsid w:val="00FC6B75"/>
    <w:rsid w:val="00FC6B84"/>
    <w:rsid w:val="00FC7230"/>
    <w:rsid w:val="00FD02B4"/>
    <w:rsid w:val="00FD082C"/>
    <w:rsid w:val="00FD08F5"/>
    <w:rsid w:val="00FD0996"/>
    <w:rsid w:val="00FD0B9A"/>
    <w:rsid w:val="00FD0BBC"/>
    <w:rsid w:val="00FD0D74"/>
    <w:rsid w:val="00FD0F83"/>
    <w:rsid w:val="00FD28A7"/>
    <w:rsid w:val="00FD2A8E"/>
    <w:rsid w:val="00FD2E7C"/>
    <w:rsid w:val="00FD355E"/>
    <w:rsid w:val="00FD36C2"/>
    <w:rsid w:val="00FD375C"/>
    <w:rsid w:val="00FD3807"/>
    <w:rsid w:val="00FD3AEF"/>
    <w:rsid w:val="00FD42D6"/>
    <w:rsid w:val="00FD4F70"/>
    <w:rsid w:val="00FD5051"/>
    <w:rsid w:val="00FD5651"/>
    <w:rsid w:val="00FD5B7D"/>
    <w:rsid w:val="00FD5CDE"/>
    <w:rsid w:val="00FD5FAE"/>
    <w:rsid w:val="00FD6125"/>
    <w:rsid w:val="00FD6293"/>
    <w:rsid w:val="00FD62D2"/>
    <w:rsid w:val="00FD6EA3"/>
    <w:rsid w:val="00FD6F9A"/>
    <w:rsid w:val="00FD723E"/>
    <w:rsid w:val="00FD784C"/>
    <w:rsid w:val="00FD79BD"/>
    <w:rsid w:val="00FD7A02"/>
    <w:rsid w:val="00FE01F0"/>
    <w:rsid w:val="00FE06E1"/>
    <w:rsid w:val="00FE07EC"/>
    <w:rsid w:val="00FE0A90"/>
    <w:rsid w:val="00FE0D0E"/>
    <w:rsid w:val="00FE1240"/>
    <w:rsid w:val="00FE190E"/>
    <w:rsid w:val="00FE1FEF"/>
    <w:rsid w:val="00FE2144"/>
    <w:rsid w:val="00FE3154"/>
    <w:rsid w:val="00FE3208"/>
    <w:rsid w:val="00FE4277"/>
    <w:rsid w:val="00FE46E4"/>
    <w:rsid w:val="00FE47F3"/>
    <w:rsid w:val="00FE4C06"/>
    <w:rsid w:val="00FE4CC7"/>
    <w:rsid w:val="00FE4F77"/>
    <w:rsid w:val="00FE50F8"/>
    <w:rsid w:val="00FE5852"/>
    <w:rsid w:val="00FE5A4A"/>
    <w:rsid w:val="00FE5BA7"/>
    <w:rsid w:val="00FE5CB3"/>
    <w:rsid w:val="00FE6B4C"/>
    <w:rsid w:val="00FE6DDC"/>
    <w:rsid w:val="00FE6E8D"/>
    <w:rsid w:val="00FE78C2"/>
    <w:rsid w:val="00FE7E8F"/>
    <w:rsid w:val="00FE7F90"/>
    <w:rsid w:val="00FF0D11"/>
    <w:rsid w:val="00FF1245"/>
    <w:rsid w:val="00FF1960"/>
    <w:rsid w:val="00FF1AAC"/>
    <w:rsid w:val="00FF1B1F"/>
    <w:rsid w:val="00FF1CAC"/>
    <w:rsid w:val="00FF1F6B"/>
    <w:rsid w:val="00FF22AD"/>
    <w:rsid w:val="00FF23D8"/>
    <w:rsid w:val="00FF24F9"/>
    <w:rsid w:val="00FF2DF9"/>
    <w:rsid w:val="00FF312E"/>
    <w:rsid w:val="00FF35EC"/>
    <w:rsid w:val="00FF3CDF"/>
    <w:rsid w:val="00FF3DB6"/>
    <w:rsid w:val="00FF464F"/>
    <w:rsid w:val="00FF470C"/>
    <w:rsid w:val="00FF6119"/>
    <w:rsid w:val="00FF6192"/>
    <w:rsid w:val="00FF6487"/>
    <w:rsid w:val="00FF6572"/>
    <w:rsid w:val="00FF6C7D"/>
    <w:rsid w:val="00FF6DF5"/>
    <w:rsid w:val="00FF6E36"/>
    <w:rsid w:val="00FF7041"/>
    <w:rsid w:val="00FF7893"/>
    <w:rsid w:val="00FF79E0"/>
    <w:rsid w:val="00FF7A6E"/>
    <w:rsid w:val="00FF7A9E"/>
    <w:rsid w:val="00FF7B10"/>
    <w:rsid w:val="00FF7BFE"/>
    <w:rsid w:val="00FF7DF9"/>
    <w:rsid w:val="0F3126BD"/>
    <w:rsid w:val="36F785F8"/>
    <w:rsid w:val="461410A8"/>
    <w:rsid w:val="63FF33E4"/>
    <w:rsid w:val="67CD7C04"/>
    <w:rsid w:val="7C805F57"/>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nhideWhenUsed="0" w:uiPriority="39" w:semiHidden="0" w:name="toc 5"/>
    <w:lsdException w:qFormat="1" w:unhideWhenUsed="0" w:uiPriority="39" w:semiHidden="0" w:name="toc 6"/>
    <w:lsdException w:qFormat="1" w:unhideWhenUsed="0" w:uiPriority="39" w:semiHidden="0" w:name="toc 7"/>
    <w:lsdException w:qFormat="1" w:unhideWhenUsed="0" w:uiPriority="39" w:semiHidden="0" w:name="toc 8"/>
    <w:lsdException w:qFormat="1" w:unhideWhenUsed="0" w:uiPriority="39" w:semiHidden="0" w:name="toc 9"/>
    <w:lsdException w:qFormat="1" w:unhideWhenUsed="0" w:uiPriority="0" w:semiHidden="0" w:name="Normal Indent"/>
    <w:lsdException w:qFormat="1" w:unhideWhenUsed="0" w:uiPriority="0" w:name="footnote text"/>
    <w:lsdException w:qFormat="1"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nhideWhenUsed="0" w:uiPriority="0" w:semiHidden="0" w:name="caption"/>
    <w:lsdException w:qFormat="1" w:unhideWhenUsed="0" w:uiPriority="0" w:name="table of figures"/>
    <w:lsdException w:unhideWhenUsed="0" w:uiPriority="0" w:semiHidden="0" w:name="envelope address"/>
    <w:lsdException w:unhideWhenUsed="0" w:uiPriority="0" w:semiHidden="0" w:name="envelope return"/>
    <w:lsdException w:qFormat="1" w:unhideWhenUsed="0" w:uiPriority="0" w:name="footnote reference"/>
    <w:lsdException w:qFormat="1" w:unhideWhenUsed="0" w:uiPriority="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unhideWhenUsed="0" w:uiPriority="0" w:semiHidden="0" w:name="List Bullet"/>
    <w:lsdException w:qFormat="1"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semiHidden="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unhideWhenUsed="0" w:uiPriority="0" w:semiHidden="0" w:name="Body Text Indent 3"/>
    <w:lsdException w:qFormat="1" w:unhideWhenUsed="0" w:uiPriority="0" w:semiHidden="0" w:name="Block Text"/>
    <w:lsdException w:qFormat="1" w:unhideWhenUsed="0" w:uiPriority="99" w:semiHidden="0" w:name="Hyperlink"/>
    <w:lsdException w:qFormat="1" w:unhideWhenUsed="0" w:uiPriority="0" w:semiHidden="0" w:name="FollowedHyperlink"/>
    <w:lsdException w:qFormat="1" w:unhideWhenUsed="0" w:uiPriority="22" w:semiHidden="0" w:name="Strong"/>
    <w:lsdException w:qFormat="1" w:unhideWhenUsed="0" w:uiPriority="0" w:semiHidden="0" w:name="Emphasis"/>
    <w:lsdException w:qFormat="1" w:unhideWhenUsed="0" w:uiPriority="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iPriority="99"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semiHidden="0" w:name="Normal Table"/>
    <w:lsdException w:qFormat="1" w:unhideWhenUsed="0" w:uiPriority="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before="120" w:line="360" w:lineRule="auto"/>
      <w:ind w:left="544"/>
    </w:pPr>
    <w:rPr>
      <w:rFonts w:ascii="Times New Roman" w:hAnsi="Times New Roman" w:eastAsia="Times New Roman" w:cs="Times New Roman"/>
      <w:snapToGrid w:val="0"/>
      <w:sz w:val="24"/>
      <w:lang w:val="en-US" w:eastAsia="en-US" w:bidi="ar-SA"/>
    </w:rPr>
  </w:style>
  <w:style w:type="paragraph" w:styleId="2">
    <w:name w:val="heading 1"/>
    <w:basedOn w:val="1"/>
    <w:next w:val="3"/>
    <w:link w:val="51"/>
    <w:qFormat/>
    <w:uiPriority w:val="0"/>
    <w:pPr>
      <w:keepNext/>
      <w:numPr>
        <w:ilvl w:val="0"/>
        <w:numId w:val="1"/>
      </w:numPr>
      <w:spacing w:before="360" w:after="240"/>
      <w:ind w:left="0"/>
      <w:outlineLvl w:val="0"/>
    </w:pPr>
    <w:rPr>
      <w:b/>
      <w:kern w:val="28"/>
      <w:sz w:val="30"/>
    </w:rPr>
  </w:style>
  <w:style w:type="paragraph" w:styleId="3">
    <w:name w:val="heading 2"/>
    <w:basedOn w:val="1"/>
    <w:next w:val="4"/>
    <w:link w:val="52"/>
    <w:qFormat/>
    <w:uiPriority w:val="0"/>
    <w:pPr>
      <w:keepNext/>
      <w:numPr>
        <w:ilvl w:val="1"/>
        <w:numId w:val="1"/>
      </w:numPr>
      <w:spacing w:before="240" w:after="120"/>
      <w:ind w:left="0"/>
      <w:outlineLvl w:val="1"/>
    </w:pPr>
    <w:rPr>
      <w:rFonts w:ascii="Arial" w:hAnsi="Arial"/>
      <w:b/>
    </w:rPr>
  </w:style>
  <w:style w:type="paragraph" w:styleId="5">
    <w:name w:val="heading 3"/>
    <w:basedOn w:val="1"/>
    <w:next w:val="1"/>
    <w:link w:val="53"/>
    <w:qFormat/>
    <w:uiPriority w:val="0"/>
    <w:pPr>
      <w:keepNext/>
      <w:numPr>
        <w:ilvl w:val="2"/>
        <w:numId w:val="1"/>
      </w:numPr>
      <w:tabs>
        <w:tab w:val="left" w:pos="792"/>
      </w:tabs>
      <w:spacing w:before="240"/>
      <w:ind w:left="0"/>
      <w:jc w:val="both"/>
      <w:outlineLvl w:val="2"/>
    </w:pPr>
    <w:rPr>
      <w:b/>
      <w:i/>
    </w:rPr>
  </w:style>
  <w:style w:type="paragraph" w:styleId="6">
    <w:name w:val="heading 4"/>
    <w:basedOn w:val="1"/>
    <w:next w:val="1"/>
    <w:link w:val="54"/>
    <w:qFormat/>
    <w:uiPriority w:val="0"/>
    <w:pPr>
      <w:keepNext/>
      <w:numPr>
        <w:ilvl w:val="3"/>
        <w:numId w:val="1"/>
      </w:numPr>
      <w:spacing w:before="240" w:after="60"/>
      <w:ind w:left="0"/>
      <w:outlineLvl w:val="3"/>
    </w:pPr>
    <w:rPr>
      <w:rFonts w:ascii="Arial" w:hAnsi="Arial"/>
      <w:i/>
    </w:rPr>
  </w:style>
  <w:style w:type="paragraph" w:styleId="7">
    <w:name w:val="heading 5"/>
    <w:basedOn w:val="1"/>
    <w:next w:val="1"/>
    <w:link w:val="55"/>
    <w:qFormat/>
    <w:uiPriority w:val="0"/>
    <w:pPr>
      <w:keepNext/>
      <w:numPr>
        <w:ilvl w:val="4"/>
        <w:numId w:val="1"/>
      </w:numPr>
      <w:ind w:left="0"/>
      <w:jc w:val="both"/>
      <w:outlineLvl w:val="4"/>
    </w:pPr>
    <w:rPr>
      <w:b/>
    </w:rPr>
  </w:style>
  <w:style w:type="paragraph" w:styleId="8">
    <w:name w:val="heading 6"/>
    <w:basedOn w:val="1"/>
    <w:next w:val="1"/>
    <w:qFormat/>
    <w:uiPriority w:val="0"/>
    <w:pPr>
      <w:keepNext/>
      <w:numPr>
        <w:ilvl w:val="5"/>
        <w:numId w:val="1"/>
      </w:numPr>
      <w:ind w:left="0"/>
      <w:outlineLvl w:val="5"/>
    </w:pPr>
    <w:rPr>
      <w:rFonts w:ascii=".VnTime" w:hAnsi=".VnTime"/>
      <w:b/>
      <w:i/>
      <w:sz w:val="22"/>
    </w:rPr>
  </w:style>
  <w:style w:type="paragraph" w:styleId="9">
    <w:name w:val="heading 7"/>
    <w:basedOn w:val="1"/>
    <w:next w:val="1"/>
    <w:qFormat/>
    <w:uiPriority w:val="0"/>
    <w:pPr>
      <w:keepNext/>
      <w:numPr>
        <w:ilvl w:val="6"/>
        <w:numId w:val="1"/>
      </w:numPr>
      <w:spacing w:before="60" w:after="60"/>
      <w:ind w:left="0"/>
      <w:outlineLvl w:val="6"/>
    </w:pPr>
    <w:rPr>
      <w:rFonts w:ascii=".VnTimeH" w:hAnsi=".VnTimeH"/>
      <w:b/>
      <w:color w:val="000000"/>
      <w:sz w:val="18"/>
    </w:rPr>
  </w:style>
  <w:style w:type="paragraph" w:styleId="10">
    <w:name w:val="heading 8"/>
    <w:basedOn w:val="1"/>
    <w:next w:val="1"/>
    <w:qFormat/>
    <w:uiPriority w:val="0"/>
    <w:pPr>
      <w:keepNext/>
      <w:numPr>
        <w:ilvl w:val="7"/>
        <w:numId w:val="1"/>
      </w:numPr>
      <w:ind w:left="0"/>
      <w:jc w:val="both"/>
      <w:outlineLvl w:val="7"/>
    </w:pPr>
    <w:rPr>
      <w:rFonts w:ascii=".VnArialH" w:hAnsi=".VnArialH"/>
      <w:b/>
    </w:rPr>
  </w:style>
  <w:style w:type="paragraph" w:styleId="11">
    <w:name w:val="heading 9"/>
    <w:basedOn w:val="1"/>
    <w:next w:val="1"/>
    <w:qFormat/>
    <w:uiPriority w:val="0"/>
    <w:pPr>
      <w:keepNext/>
      <w:numPr>
        <w:ilvl w:val="8"/>
        <w:numId w:val="1"/>
      </w:numPr>
      <w:ind w:left="0"/>
      <w:outlineLvl w:val="8"/>
    </w:pPr>
    <w:rPr>
      <w:rFonts w:ascii=".VnArial" w:hAnsi=".VnArial"/>
      <w:b/>
    </w:rPr>
  </w:style>
  <w:style w:type="character" w:default="1" w:styleId="12">
    <w:name w:val="Default Paragraph Font"/>
    <w:unhideWhenUsed/>
    <w:uiPriority w:val="1"/>
  </w:style>
  <w:style w:type="table" w:default="1" w:styleId="13">
    <w:name w:val="Normal Table"/>
    <w:unhideWhenUsed/>
    <w:qFormat/>
    <w:uiPriority w:val="99"/>
    <w:tblPr>
      <w:tblCellMar>
        <w:top w:w="0" w:type="dxa"/>
        <w:left w:w="108" w:type="dxa"/>
        <w:bottom w:w="0" w:type="dxa"/>
        <w:right w:w="108" w:type="dxa"/>
      </w:tblCellMar>
    </w:tblPr>
  </w:style>
  <w:style w:type="paragraph" w:styleId="4">
    <w:name w:val="Normal Indent"/>
    <w:basedOn w:val="1"/>
    <w:qFormat/>
    <w:uiPriority w:val="0"/>
    <w:pPr>
      <w:shd w:val="clear" w:color="auto" w:fill="FFFFFF"/>
      <w:ind w:left="0" w:right="11"/>
    </w:pPr>
    <w:rPr>
      <w:bCs/>
      <w:color w:val="000000"/>
      <w:szCs w:val="24"/>
    </w:rPr>
  </w:style>
  <w:style w:type="paragraph" w:styleId="14">
    <w:name w:val="Balloon Text"/>
    <w:basedOn w:val="1"/>
    <w:semiHidden/>
    <w:qFormat/>
    <w:uiPriority w:val="0"/>
    <w:rPr>
      <w:rFonts w:ascii="Tahoma" w:hAnsi="Tahoma" w:cs="Tahoma"/>
      <w:sz w:val="16"/>
      <w:szCs w:val="16"/>
    </w:rPr>
  </w:style>
  <w:style w:type="paragraph" w:styleId="15">
    <w:name w:val="Block Text"/>
    <w:basedOn w:val="1"/>
    <w:qFormat/>
    <w:uiPriority w:val="0"/>
    <w:pPr>
      <w:tabs>
        <w:tab w:val="left" w:pos="8820"/>
      </w:tabs>
      <w:spacing w:before="0"/>
      <w:ind w:left="720" w:right="22"/>
      <w:jc w:val="both"/>
    </w:pPr>
    <w:rPr>
      <w:rFonts w:ascii=".VnTime" w:hAnsi=".VnTime"/>
    </w:rPr>
  </w:style>
  <w:style w:type="paragraph" w:styleId="16">
    <w:name w:val="Body Text"/>
    <w:basedOn w:val="1"/>
    <w:qFormat/>
    <w:uiPriority w:val="0"/>
    <w:pPr>
      <w:keepLines/>
      <w:spacing w:before="0" w:after="120" w:line="240" w:lineRule="atLeast"/>
      <w:ind w:left="720"/>
      <w:jc w:val="both"/>
    </w:pPr>
    <w:rPr>
      <w:snapToGrid/>
      <w:szCs w:val="24"/>
    </w:rPr>
  </w:style>
  <w:style w:type="paragraph" w:styleId="17">
    <w:name w:val="Body Text 2"/>
    <w:basedOn w:val="1"/>
    <w:link w:val="56"/>
    <w:qFormat/>
    <w:uiPriority w:val="0"/>
    <w:pPr>
      <w:ind w:left="0"/>
    </w:pPr>
  </w:style>
  <w:style w:type="paragraph" w:styleId="18">
    <w:name w:val="Body Text 3"/>
    <w:basedOn w:val="1"/>
    <w:link w:val="57"/>
    <w:qFormat/>
    <w:uiPriority w:val="0"/>
    <w:pPr>
      <w:widowControl/>
      <w:spacing w:before="0"/>
    </w:pPr>
    <w:rPr>
      <w:rFonts w:ascii=".VnTime" w:hAnsi=".VnTime"/>
      <w:i/>
      <w:snapToGrid/>
    </w:rPr>
  </w:style>
  <w:style w:type="paragraph" w:styleId="19">
    <w:name w:val="Body Text Indent"/>
    <w:basedOn w:val="1"/>
    <w:qFormat/>
    <w:uiPriority w:val="0"/>
    <w:rPr>
      <w:rFonts w:ascii="Arial" w:hAnsi="Arial"/>
    </w:rPr>
  </w:style>
  <w:style w:type="paragraph" w:styleId="20">
    <w:name w:val="Body Text Indent 2"/>
    <w:basedOn w:val="1"/>
    <w:qFormat/>
    <w:uiPriority w:val="0"/>
    <w:pPr>
      <w:widowControl/>
      <w:spacing w:before="0"/>
      <w:ind w:left="720"/>
    </w:pPr>
    <w:rPr>
      <w:rFonts w:ascii=".VnTime" w:hAnsi=".VnTime"/>
      <w:snapToGrid/>
    </w:rPr>
  </w:style>
  <w:style w:type="paragraph" w:styleId="21">
    <w:name w:val="Body Text Indent 3"/>
    <w:basedOn w:val="1"/>
    <w:uiPriority w:val="0"/>
    <w:pPr>
      <w:jc w:val="both"/>
    </w:pPr>
  </w:style>
  <w:style w:type="paragraph" w:styleId="22">
    <w:name w:val="caption"/>
    <w:basedOn w:val="1"/>
    <w:next w:val="1"/>
    <w:qFormat/>
    <w:uiPriority w:val="0"/>
    <w:pPr>
      <w:spacing w:after="120"/>
      <w:ind w:left="1440"/>
      <w:jc w:val="both"/>
    </w:pPr>
    <w:rPr>
      <w:rFonts w:ascii=".VnTime" w:hAnsi=".VnTime"/>
      <w:b/>
    </w:rPr>
  </w:style>
  <w:style w:type="character" w:styleId="23">
    <w:name w:val="annotation reference"/>
    <w:semiHidden/>
    <w:qFormat/>
    <w:uiPriority w:val="0"/>
    <w:rPr>
      <w:sz w:val="16"/>
    </w:rPr>
  </w:style>
  <w:style w:type="paragraph" w:styleId="24">
    <w:name w:val="annotation text"/>
    <w:basedOn w:val="1"/>
    <w:link w:val="58"/>
    <w:qFormat/>
    <w:uiPriority w:val="0"/>
    <w:pPr>
      <w:widowControl/>
      <w:spacing w:before="0"/>
      <w:jc w:val="both"/>
    </w:pPr>
    <w:rPr>
      <w:rFonts w:ascii=".VnTime" w:hAnsi=".VnTime"/>
      <w:snapToGrid/>
    </w:rPr>
  </w:style>
  <w:style w:type="paragraph" w:styleId="25">
    <w:name w:val="annotation subject"/>
    <w:basedOn w:val="24"/>
    <w:next w:val="24"/>
    <w:semiHidden/>
    <w:qFormat/>
    <w:uiPriority w:val="0"/>
    <w:pPr>
      <w:widowControl w:val="0"/>
      <w:spacing w:before="120"/>
      <w:jc w:val="left"/>
    </w:pPr>
    <w:rPr>
      <w:rFonts w:ascii="Arial" w:hAnsi="Arial"/>
      <w:b/>
      <w:bCs/>
      <w:snapToGrid w:val="0"/>
    </w:rPr>
  </w:style>
  <w:style w:type="paragraph" w:styleId="26">
    <w:name w:val="Document Map"/>
    <w:basedOn w:val="1"/>
    <w:semiHidden/>
    <w:qFormat/>
    <w:uiPriority w:val="0"/>
    <w:pPr>
      <w:shd w:val="clear" w:color="auto" w:fill="000080"/>
    </w:pPr>
    <w:rPr>
      <w:rFonts w:ascii="Tahoma" w:hAnsi="Tahoma" w:cs="Tahoma"/>
    </w:rPr>
  </w:style>
  <w:style w:type="character" w:styleId="27">
    <w:name w:val="Emphasis"/>
    <w:qFormat/>
    <w:uiPriority w:val="0"/>
    <w:rPr>
      <w:i/>
      <w:iCs/>
    </w:rPr>
  </w:style>
  <w:style w:type="character" w:styleId="28">
    <w:name w:val="FollowedHyperlink"/>
    <w:qFormat/>
    <w:uiPriority w:val="0"/>
    <w:rPr>
      <w:color w:val="800080"/>
      <w:u w:val="single"/>
    </w:rPr>
  </w:style>
  <w:style w:type="paragraph" w:styleId="29">
    <w:name w:val="footer"/>
    <w:basedOn w:val="1"/>
    <w:link w:val="59"/>
    <w:qFormat/>
    <w:uiPriority w:val="99"/>
    <w:pPr>
      <w:tabs>
        <w:tab w:val="center" w:pos="4320"/>
        <w:tab w:val="right" w:pos="8640"/>
      </w:tabs>
      <w:ind w:left="0"/>
    </w:pPr>
  </w:style>
  <w:style w:type="character" w:styleId="30">
    <w:name w:val="footnote reference"/>
    <w:semiHidden/>
    <w:qFormat/>
    <w:uiPriority w:val="0"/>
    <w:rPr>
      <w:vertAlign w:val="superscript"/>
    </w:rPr>
  </w:style>
  <w:style w:type="paragraph" w:styleId="31">
    <w:name w:val="footnote text"/>
    <w:basedOn w:val="1"/>
    <w:semiHidden/>
    <w:qFormat/>
    <w:uiPriority w:val="0"/>
    <w:pPr>
      <w:spacing w:before="0"/>
      <w:ind w:left="360" w:hanging="360"/>
    </w:pPr>
    <w:rPr>
      <w:sz w:val="18"/>
    </w:rPr>
  </w:style>
  <w:style w:type="paragraph" w:styleId="32">
    <w:name w:val="header"/>
    <w:basedOn w:val="1"/>
    <w:link w:val="60"/>
    <w:qFormat/>
    <w:uiPriority w:val="0"/>
    <w:pPr>
      <w:tabs>
        <w:tab w:val="center" w:pos="4320"/>
        <w:tab w:val="right" w:pos="8640"/>
      </w:tabs>
      <w:ind w:left="0"/>
    </w:pPr>
  </w:style>
  <w:style w:type="paragraph" w:styleId="33">
    <w:name w:val="HTML Preformatted"/>
    <w:basedOn w:val="1"/>
    <w:link w:val="61"/>
    <w:unhideWhenUsed/>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left="0"/>
    </w:pPr>
    <w:rPr>
      <w:rFonts w:ascii="Courier New" w:hAnsi="Courier New" w:cs="Courier New"/>
      <w:snapToGrid/>
      <w:sz w:val="20"/>
    </w:rPr>
  </w:style>
  <w:style w:type="character" w:styleId="34">
    <w:name w:val="Hyperlink"/>
    <w:qFormat/>
    <w:uiPriority w:val="99"/>
    <w:rPr>
      <w:color w:val="0000FF"/>
      <w:sz w:val="20"/>
      <w:u w:val="single"/>
    </w:rPr>
  </w:style>
  <w:style w:type="paragraph" w:styleId="35">
    <w:name w:val="List"/>
    <w:basedOn w:val="1"/>
    <w:qFormat/>
    <w:uiPriority w:val="0"/>
    <w:pPr>
      <w:widowControl/>
      <w:tabs>
        <w:tab w:val="left" w:pos="720"/>
      </w:tabs>
      <w:ind w:left="714" w:hanging="357"/>
    </w:pPr>
    <w:rPr>
      <w:snapToGrid/>
      <w:szCs w:val="24"/>
    </w:rPr>
  </w:style>
  <w:style w:type="paragraph" w:styleId="36">
    <w:name w:val="List Number"/>
    <w:qFormat/>
    <w:uiPriority w:val="0"/>
    <w:pPr>
      <w:tabs>
        <w:tab w:val="left" w:pos="360"/>
      </w:tabs>
      <w:spacing w:before="40"/>
      <w:ind w:left="360" w:hanging="360"/>
    </w:pPr>
    <w:rPr>
      <w:rFonts w:ascii="Times New Roman" w:hAnsi="Times New Roman" w:eastAsia="Times New Roman" w:cs="Times New Roman"/>
      <w:lang w:val="en-US" w:eastAsia="en-US" w:bidi="ar-SA"/>
    </w:rPr>
  </w:style>
  <w:style w:type="character" w:styleId="37">
    <w:name w:val="page number"/>
    <w:qFormat/>
    <w:uiPriority w:val="0"/>
  </w:style>
  <w:style w:type="character" w:styleId="38">
    <w:name w:val="Strong"/>
    <w:qFormat/>
    <w:uiPriority w:val="22"/>
    <w:rPr>
      <w:b/>
    </w:rPr>
  </w:style>
  <w:style w:type="table" w:styleId="39">
    <w:name w:val="Table Grid"/>
    <w:basedOn w:val="13"/>
    <w:qFormat/>
    <w:uiPriority w:val="0"/>
    <w:pPr>
      <w:widowControl w:val="0"/>
      <w:spacing w:before="120" w:line="360" w:lineRule="auto"/>
      <w:ind w:left="544"/>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40">
    <w:name w:val="table of figures"/>
    <w:basedOn w:val="1"/>
    <w:next w:val="1"/>
    <w:semiHidden/>
    <w:qFormat/>
    <w:uiPriority w:val="0"/>
    <w:pPr>
      <w:tabs>
        <w:tab w:val="right" w:leader="dot" w:pos="8642"/>
      </w:tabs>
      <w:spacing w:before="0"/>
      <w:ind w:left="480" w:hanging="480"/>
    </w:pPr>
    <w:rPr>
      <w:smallCaps/>
      <w:snapToGrid/>
    </w:rPr>
  </w:style>
  <w:style w:type="paragraph" w:styleId="41">
    <w:name w:val="Title"/>
    <w:basedOn w:val="1"/>
    <w:qFormat/>
    <w:uiPriority w:val="0"/>
    <w:pPr>
      <w:spacing w:before="240" w:after="60"/>
      <w:jc w:val="center"/>
      <w:outlineLvl w:val="0"/>
    </w:pPr>
    <w:rPr>
      <w:b/>
      <w:kern w:val="28"/>
      <w:sz w:val="32"/>
    </w:rPr>
  </w:style>
  <w:style w:type="paragraph" w:styleId="42">
    <w:name w:val="toc 1"/>
    <w:basedOn w:val="1"/>
    <w:next w:val="1"/>
    <w:qFormat/>
    <w:uiPriority w:val="39"/>
    <w:pPr>
      <w:tabs>
        <w:tab w:val="left" w:pos="400"/>
        <w:tab w:val="right" w:leader="dot" w:pos="9270"/>
      </w:tabs>
      <w:spacing w:after="120"/>
      <w:ind w:left="0"/>
    </w:pPr>
    <w:rPr>
      <w:b/>
    </w:rPr>
  </w:style>
  <w:style w:type="paragraph" w:styleId="43">
    <w:name w:val="toc 2"/>
    <w:basedOn w:val="1"/>
    <w:next w:val="1"/>
    <w:qFormat/>
    <w:uiPriority w:val="39"/>
    <w:pPr>
      <w:tabs>
        <w:tab w:val="left" w:pos="800"/>
        <w:tab w:val="right" w:leader="dot" w:pos="9270"/>
      </w:tabs>
      <w:spacing w:before="20" w:after="20"/>
      <w:ind w:left="202"/>
    </w:pPr>
  </w:style>
  <w:style w:type="paragraph" w:styleId="44">
    <w:name w:val="toc 3"/>
    <w:basedOn w:val="1"/>
    <w:next w:val="1"/>
    <w:qFormat/>
    <w:uiPriority w:val="39"/>
    <w:pPr>
      <w:tabs>
        <w:tab w:val="left" w:pos="1200"/>
        <w:tab w:val="right" w:leader="dot" w:pos="8305"/>
      </w:tabs>
      <w:spacing w:before="20" w:after="20"/>
      <w:ind w:left="403"/>
    </w:pPr>
    <w:rPr>
      <w:i/>
    </w:rPr>
  </w:style>
  <w:style w:type="paragraph" w:styleId="45">
    <w:name w:val="toc 4"/>
    <w:basedOn w:val="1"/>
    <w:next w:val="1"/>
    <w:qFormat/>
    <w:uiPriority w:val="39"/>
    <w:pPr>
      <w:tabs>
        <w:tab w:val="left" w:pos="1600"/>
        <w:tab w:val="right" w:leader="dot" w:pos="8280"/>
      </w:tabs>
      <w:spacing w:before="20" w:after="20"/>
      <w:ind w:left="576"/>
    </w:pPr>
    <w:rPr>
      <w:i/>
    </w:rPr>
  </w:style>
  <w:style w:type="paragraph" w:styleId="46">
    <w:name w:val="toc 5"/>
    <w:basedOn w:val="1"/>
    <w:next w:val="1"/>
    <w:qFormat/>
    <w:uiPriority w:val="39"/>
    <w:pPr>
      <w:spacing w:before="0"/>
      <w:ind w:left="800"/>
    </w:pPr>
    <w:rPr>
      <w:sz w:val="18"/>
    </w:rPr>
  </w:style>
  <w:style w:type="paragraph" w:styleId="47">
    <w:name w:val="toc 6"/>
    <w:basedOn w:val="1"/>
    <w:next w:val="1"/>
    <w:qFormat/>
    <w:uiPriority w:val="39"/>
    <w:pPr>
      <w:spacing w:before="0"/>
      <w:ind w:left="1000"/>
    </w:pPr>
    <w:rPr>
      <w:sz w:val="18"/>
    </w:rPr>
  </w:style>
  <w:style w:type="paragraph" w:styleId="48">
    <w:name w:val="toc 7"/>
    <w:basedOn w:val="1"/>
    <w:next w:val="1"/>
    <w:qFormat/>
    <w:uiPriority w:val="39"/>
    <w:pPr>
      <w:spacing w:before="0"/>
      <w:ind w:left="1200"/>
    </w:pPr>
    <w:rPr>
      <w:sz w:val="18"/>
    </w:rPr>
  </w:style>
  <w:style w:type="paragraph" w:styleId="49">
    <w:name w:val="toc 8"/>
    <w:basedOn w:val="1"/>
    <w:next w:val="1"/>
    <w:qFormat/>
    <w:uiPriority w:val="39"/>
    <w:pPr>
      <w:spacing w:before="0"/>
      <w:ind w:left="1400"/>
    </w:pPr>
    <w:rPr>
      <w:sz w:val="18"/>
    </w:rPr>
  </w:style>
  <w:style w:type="paragraph" w:styleId="50">
    <w:name w:val="toc 9"/>
    <w:basedOn w:val="1"/>
    <w:next w:val="1"/>
    <w:qFormat/>
    <w:uiPriority w:val="39"/>
    <w:pPr>
      <w:spacing w:before="0"/>
      <w:ind w:left="1600"/>
    </w:pPr>
    <w:rPr>
      <w:sz w:val="18"/>
    </w:rPr>
  </w:style>
  <w:style w:type="character" w:customStyle="1" w:styleId="51">
    <w:name w:val="Heading 1 Char"/>
    <w:link w:val="2"/>
    <w:qFormat/>
    <w:uiPriority w:val="0"/>
    <w:rPr>
      <w:b/>
      <w:snapToGrid/>
      <w:kern w:val="28"/>
      <w:sz w:val="30"/>
    </w:rPr>
  </w:style>
  <w:style w:type="character" w:customStyle="1" w:styleId="52">
    <w:name w:val="Heading 2 Char"/>
    <w:link w:val="3"/>
    <w:qFormat/>
    <w:uiPriority w:val="0"/>
    <w:rPr>
      <w:rFonts w:ascii="Arial" w:hAnsi="Arial"/>
      <w:b/>
      <w:snapToGrid/>
      <w:sz w:val="24"/>
    </w:rPr>
  </w:style>
  <w:style w:type="character" w:customStyle="1" w:styleId="53">
    <w:name w:val="Heading 3 Char"/>
    <w:link w:val="5"/>
    <w:qFormat/>
    <w:uiPriority w:val="0"/>
    <w:rPr>
      <w:b/>
      <w:i/>
      <w:snapToGrid/>
      <w:sz w:val="24"/>
    </w:rPr>
  </w:style>
  <w:style w:type="character" w:customStyle="1" w:styleId="54">
    <w:name w:val="Heading 4 Char"/>
    <w:link w:val="6"/>
    <w:qFormat/>
    <w:uiPriority w:val="0"/>
    <w:rPr>
      <w:rFonts w:ascii="Arial" w:hAnsi="Arial"/>
      <w:i/>
      <w:snapToGrid/>
      <w:sz w:val="24"/>
    </w:rPr>
  </w:style>
  <w:style w:type="character" w:customStyle="1" w:styleId="55">
    <w:name w:val="Heading 5 Char"/>
    <w:link w:val="7"/>
    <w:qFormat/>
    <w:uiPriority w:val="0"/>
    <w:rPr>
      <w:b/>
      <w:snapToGrid/>
      <w:sz w:val="24"/>
    </w:rPr>
  </w:style>
  <w:style w:type="character" w:customStyle="1" w:styleId="56">
    <w:name w:val="Body Text 2 Char"/>
    <w:link w:val="17"/>
    <w:qFormat/>
    <w:uiPriority w:val="0"/>
    <w:rPr>
      <w:snapToGrid/>
      <w:sz w:val="24"/>
    </w:rPr>
  </w:style>
  <w:style w:type="character" w:customStyle="1" w:styleId="57">
    <w:name w:val="Body Text 3 Char"/>
    <w:link w:val="18"/>
    <w:uiPriority w:val="0"/>
    <w:rPr>
      <w:rFonts w:ascii=".VnTime" w:hAnsi=".VnTime"/>
      <w:i/>
      <w:sz w:val="24"/>
    </w:rPr>
  </w:style>
  <w:style w:type="character" w:customStyle="1" w:styleId="58">
    <w:name w:val="Comment Text Char"/>
    <w:link w:val="24"/>
    <w:qFormat/>
    <w:uiPriority w:val="0"/>
    <w:rPr>
      <w:rFonts w:ascii=".VnTime" w:hAnsi=".VnTime"/>
      <w:sz w:val="24"/>
    </w:rPr>
  </w:style>
  <w:style w:type="character" w:customStyle="1" w:styleId="59">
    <w:name w:val="Footer Char"/>
    <w:link w:val="29"/>
    <w:qFormat/>
    <w:uiPriority w:val="99"/>
    <w:rPr>
      <w:snapToGrid/>
      <w:sz w:val="24"/>
    </w:rPr>
  </w:style>
  <w:style w:type="character" w:customStyle="1" w:styleId="60">
    <w:name w:val="Header Char"/>
    <w:link w:val="32"/>
    <w:uiPriority w:val="0"/>
    <w:rPr>
      <w:snapToGrid/>
      <w:sz w:val="24"/>
    </w:rPr>
  </w:style>
  <w:style w:type="character" w:customStyle="1" w:styleId="61">
    <w:name w:val="HTML Preformatted Char"/>
    <w:link w:val="33"/>
    <w:uiPriority w:val="99"/>
    <w:rPr>
      <w:rFonts w:ascii="Courier New" w:hAnsi="Courier New" w:cs="Courier New"/>
    </w:rPr>
  </w:style>
  <w:style w:type="paragraph" w:customStyle="1" w:styleId="62">
    <w:name w:val="NormalCaption"/>
    <w:basedOn w:val="1"/>
    <w:qFormat/>
    <w:uiPriority w:val="0"/>
    <w:pPr>
      <w:spacing w:after="120"/>
    </w:pPr>
    <w:rPr>
      <w:b/>
    </w:rPr>
  </w:style>
  <w:style w:type="paragraph" w:customStyle="1" w:styleId="63">
    <w:name w:val="NormalIndent"/>
    <w:basedOn w:val="1"/>
    <w:qFormat/>
    <w:uiPriority w:val="0"/>
    <w:pPr>
      <w:widowControl/>
      <w:ind w:left="720"/>
    </w:pPr>
    <w:rPr>
      <w:rFonts w:ascii=".VnArial" w:hAnsi=".VnArial"/>
      <w:snapToGrid/>
    </w:rPr>
  </w:style>
  <w:style w:type="paragraph" w:customStyle="1" w:styleId="64">
    <w:name w:val="NormalIndex"/>
    <w:basedOn w:val="63"/>
    <w:qFormat/>
    <w:uiPriority w:val="0"/>
    <w:pPr>
      <w:tabs>
        <w:tab w:val="left" w:pos="360"/>
        <w:tab w:val="left" w:pos="450"/>
      </w:tabs>
      <w:spacing w:before="60" w:after="60"/>
      <w:ind w:hanging="360"/>
    </w:pPr>
  </w:style>
  <w:style w:type="paragraph" w:customStyle="1" w:styleId="65">
    <w:name w:val="NH-1"/>
    <w:basedOn w:val="1"/>
    <w:next w:val="66"/>
    <w:uiPriority w:val="0"/>
    <w:pPr>
      <w:keepNext/>
      <w:tabs>
        <w:tab w:val="left" w:pos="360"/>
      </w:tabs>
      <w:ind w:left="360" w:hanging="360"/>
    </w:pPr>
    <w:rPr>
      <w:rFonts w:ascii=".VnArial" w:hAnsi=".VnArial"/>
      <w:b/>
    </w:rPr>
  </w:style>
  <w:style w:type="paragraph" w:customStyle="1" w:styleId="66">
    <w:name w:val="NH-2"/>
    <w:basedOn w:val="1"/>
    <w:next w:val="4"/>
    <w:qFormat/>
    <w:uiPriority w:val="0"/>
    <w:pPr>
      <w:keepNext/>
      <w:tabs>
        <w:tab w:val="left" w:pos="720"/>
      </w:tabs>
      <w:ind w:left="360" w:hanging="360"/>
    </w:pPr>
    <w:rPr>
      <w:rFonts w:ascii=".VnArial" w:hAnsi=".VnArial"/>
      <w:b/>
    </w:rPr>
  </w:style>
  <w:style w:type="paragraph" w:customStyle="1" w:styleId="67">
    <w:name w:val="NormalText"/>
    <w:basedOn w:val="1"/>
    <w:qFormat/>
    <w:uiPriority w:val="0"/>
    <w:pPr>
      <w:ind w:left="720"/>
      <w:jc w:val="both"/>
    </w:pPr>
  </w:style>
  <w:style w:type="paragraph" w:customStyle="1" w:styleId="68">
    <w:name w:val="H5"/>
    <w:basedOn w:val="4"/>
    <w:next w:val="1"/>
    <w:uiPriority w:val="0"/>
    <w:pPr>
      <w:keepNext/>
    </w:pPr>
    <w:rPr>
      <w:rFonts w:ascii=".VnTime" w:hAnsi=".VnTime"/>
      <w:b/>
      <w:i/>
      <w:color w:val="800080"/>
    </w:rPr>
  </w:style>
  <w:style w:type="paragraph" w:customStyle="1" w:styleId="69">
    <w:name w:val="NormalFD"/>
    <w:basedOn w:val="1"/>
    <w:uiPriority w:val="0"/>
    <w:pPr>
      <w:tabs>
        <w:tab w:val="left" w:pos="720"/>
        <w:tab w:val="left" w:leader="dot" w:pos="2160"/>
        <w:tab w:val="left" w:leader="dot" w:pos="2880"/>
        <w:tab w:val="left" w:leader="dot" w:pos="3600"/>
        <w:tab w:val="left" w:leader="dot" w:pos="4320"/>
        <w:tab w:val="right" w:leader="dot" w:pos="8280"/>
      </w:tabs>
      <w:ind w:left="2880" w:hanging="2160"/>
      <w:jc w:val="both"/>
    </w:pPr>
    <w:rPr>
      <w:color w:val="000000"/>
    </w:rPr>
  </w:style>
  <w:style w:type="paragraph" w:customStyle="1" w:styleId="70">
    <w:name w:val="Normal 2"/>
    <w:basedOn w:val="1"/>
    <w:qFormat/>
    <w:uiPriority w:val="0"/>
    <w:pPr>
      <w:tabs>
        <w:tab w:val="left" w:pos="360"/>
      </w:tabs>
      <w:ind w:left="360" w:hanging="360"/>
    </w:pPr>
  </w:style>
  <w:style w:type="paragraph" w:customStyle="1" w:styleId="71">
    <w:name w:val="NormalTB"/>
    <w:uiPriority w:val="0"/>
    <w:pPr>
      <w:widowControl w:val="0"/>
      <w:spacing w:before="120"/>
      <w:jc w:val="center"/>
    </w:pPr>
    <w:rPr>
      <w:rFonts w:ascii=".VnTime" w:hAnsi=".VnTime" w:eastAsia="Times New Roman" w:cs="Times New Roman"/>
      <w:b/>
      <w:snapToGrid w:val="0"/>
      <w:sz w:val="22"/>
      <w:lang w:val="en-US" w:eastAsia="en-US" w:bidi="ar-SA"/>
    </w:rPr>
  </w:style>
  <w:style w:type="paragraph" w:customStyle="1" w:styleId="72">
    <w:name w:val="Vidu"/>
    <w:basedOn w:val="1"/>
    <w:qFormat/>
    <w:uiPriority w:val="0"/>
    <w:pPr>
      <w:widowControl/>
      <w:numPr>
        <w:ilvl w:val="0"/>
        <w:numId w:val="2"/>
      </w:numPr>
      <w:spacing w:before="0"/>
      <w:jc w:val="both"/>
    </w:pPr>
    <w:rPr>
      <w:snapToGrid/>
    </w:rPr>
  </w:style>
  <w:style w:type="paragraph" w:customStyle="1" w:styleId="73">
    <w:name w:val="Mucvidu"/>
    <w:basedOn w:val="72"/>
    <w:qFormat/>
    <w:uiPriority w:val="0"/>
    <w:pPr>
      <w:numPr>
        <w:ilvl w:val="0"/>
        <w:numId w:val="3"/>
      </w:numPr>
      <w:tabs>
        <w:tab w:val="clear" w:pos="360"/>
      </w:tabs>
      <w:ind w:left="1080"/>
    </w:pPr>
  </w:style>
  <w:style w:type="paragraph" w:customStyle="1" w:styleId="74">
    <w:name w:val="Tailieu"/>
    <w:basedOn w:val="75"/>
    <w:uiPriority w:val="0"/>
    <w:pPr>
      <w:numPr>
        <w:ilvl w:val="0"/>
        <w:numId w:val="4"/>
      </w:numPr>
    </w:pPr>
    <w:rPr>
      <w:sz w:val="28"/>
    </w:rPr>
  </w:style>
  <w:style w:type="paragraph" w:customStyle="1" w:styleId="75">
    <w:name w:val="Refer"/>
    <w:basedOn w:val="1"/>
    <w:qFormat/>
    <w:uiPriority w:val="0"/>
    <w:pPr>
      <w:widowControl/>
      <w:spacing w:before="0" w:after="120"/>
      <w:ind w:firstLine="720"/>
      <w:jc w:val="both"/>
    </w:pPr>
    <w:rPr>
      <w:snapToGrid/>
    </w:rPr>
  </w:style>
  <w:style w:type="paragraph" w:customStyle="1" w:styleId="76">
    <w:name w:val="Point"/>
    <w:basedOn w:val="32"/>
    <w:qFormat/>
    <w:uiPriority w:val="0"/>
    <w:pPr>
      <w:widowControl/>
      <w:numPr>
        <w:ilvl w:val="0"/>
        <w:numId w:val="5"/>
      </w:numPr>
      <w:tabs>
        <w:tab w:val="clear" w:pos="4320"/>
        <w:tab w:val="clear" w:pos="8640"/>
      </w:tabs>
      <w:spacing w:before="0"/>
      <w:jc w:val="both"/>
    </w:pPr>
    <w:rPr>
      <w:snapToGrid/>
    </w:rPr>
  </w:style>
  <w:style w:type="paragraph" w:customStyle="1" w:styleId="77">
    <w:name w:val="Bang"/>
    <w:basedOn w:val="1"/>
    <w:qFormat/>
    <w:uiPriority w:val="0"/>
    <w:pPr>
      <w:spacing w:before="60" w:after="60"/>
      <w:ind w:left="0"/>
      <w:jc w:val="both"/>
    </w:pPr>
    <w:rPr>
      <w:snapToGrid/>
      <w:sz w:val="18"/>
    </w:rPr>
  </w:style>
  <w:style w:type="paragraph" w:customStyle="1" w:styleId="78">
    <w:name w:val="Content"/>
    <w:basedOn w:val="1"/>
    <w:qFormat/>
    <w:uiPriority w:val="0"/>
    <w:pPr>
      <w:widowControl/>
      <w:ind w:firstLine="720"/>
      <w:jc w:val="both"/>
    </w:pPr>
    <w:rPr>
      <w:rFonts w:ascii=".VnTime" w:hAnsi=".VnTime"/>
      <w:snapToGrid/>
    </w:rPr>
  </w:style>
  <w:style w:type="paragraph" w:customStyle="1" w:styleId="79">
    <w:name w:val="NormalH"/>
    <w:basedOn w:val="1"/>
    <w:qFormat/>
    <w:uiPriority w:val="0"/>
    <w:pPr>
      <w:pageBreakBefore/>
      <w:widowControl/>
      <w:tabs>
        <w:tab w:val="left" w:pos="2160"/>
        <w:tab w:val="right" w:pos="5040"/>
        <w:tab w:val="left" w:pos="5760"/>
        <w:tab w:val="right" w:pos="8640"/>
      </w:tabs>
      <w:spacing w:before="0"/>
    </w:pPr>
    <w:rPr>
      <w:rFonts w:ascii=".VnHelvetIns" w:hAnsi=".VnHelvetIns"/>
      <w:snapToGrid/>
      <w:sz w:val="32"/>
    </w:rPr>
  </w:style>
  <w:style w:type="paragraph" w:customStyle="1" w:styleId="80">
    <w:name w:val="TableCaption"/>
    <w:basedOn w:val="4"/>
    <w:qFormat/>
    <w:uiPriority w:val="0"/>
    <w:rPr>
      <w:b/>
    </w:rPr>
  </w:style>
  <w:style w:type="paragraph" w:customStyle="1" w:styleId="81">
    <w:name w:val="Table Title"/>
    <w:basedOn w:val="4"/>
    <w:uiPriority w:val="0"/>
    <w:pPr>
      <w:keepNext/>
      <w:numPr>
        <w:ilvl w:val="0"/>
        <w:numId w:val="6"/>
      </w:numPr>
      <w:ind w:right="29"/>
      <w:jc w:val="right"/>
    </w:pPr>
  </w:style>
  <w:style w:type="paragraph" w:customStyle="1" w:styleId="82">
    <w:name w:val="Arial"/>
    <w:basedOn w:val="4"/>
    <w:qFormat/>
    <w:uiPriority w:val="0"/>
  </w:style>
  <w:style w:type="paragraph" w:customStyle="1" w:styleId="83">
    <w:name w:val="NormalNV"/>
    <w:basedOn w:val="1"/>
    <w:uiPriority w:val="0"/>
    <w:pPr>
      <w:widowControl/>
      <w:tabs>
        <w:tab w:val="left" w:pos="720"/>
        <w:tab w:val="left" w:pos="2160"/>
        <w:tab w:val="right" w:leader="dot" w:pos="8640"/>
      </w:tabs>
      <w:ind w:left="0"/>
    </w:pPr>
    <w:rPr>
      <w:rFonts w:ascii=".VnTime" w:hAnsi=".VnTime"/>
      <w:lang w:val="en-GB"/>
    </w:rPr>
  </w:style>
  <w:style w:type="paragraph" w:customStyle="1" w:styleId="84">
    <w:name w:val="Table Text"/>
    <w:basedOn w:val="1"/>
    <w:qFormat/>
    <w:uiPriority w:val="0"/>
    <w:pPr>
      <w:widowControl/>
      <w:spacing w:before="60" w:after="60" w:line="480" w:lineRule="auto"/>
      <w:ind w:left="0"/>
    </w:pPr>
    <w:rPr>
      <w:snapToGrid/>
    </w:rPr>
  </w:style>
  <w:style w:type="paragraph" w:customStyle="1" w:styleId="85">
    <w:name w:val="Table"/>
    <w:uiPriority w:val="0"/>
    <w:pPr>
      <w:numPr>
        <w:ilvl w:val="0"/>
        <w:numId w:val="7"/>
      </w:numPr>
      <w:spacing w:before="60" w:after="60"/>
      <w:jc w:val="center"/>
    </w:pPr>
    <w:rPr>
      <w:rFonts w:ascii="Times New Roman" w:hAnsi="Times New Roman" w:eastAsia="Times New Roman" w:cs="Times New Roman"/>
      <w:sz w:val="24"/>
      <w:lang w:val="en-US" w:eastAsia="en-US" w:bidi="ar-SA"/>
    </w:rPr>
  </w:style>
  <w:style w:type="paragraph" w:customStyle="1" w:styleId="86">
    <w:name w:val="Name"/>
    <w:basedOn w:val="1"/>
    <w:qFormat/>
    <w:uiPriority w:val="0"/>
    <w:pPr>
      <w:widowControl/>
      <w:ind w:left="0" w:firstLine="720"/>
      <w:jc w:val="both"/>
    </w:pPr>
    <w:rPr>
      <w:rFonts w:ascii=".VnTimeH" w:hAnsi=".VnTimeH"/>
      <w:snapToGrid/>
    </w:rPr>
  </w:style>
  <w:style w:type="paragraph" w:customStyle="1" w:styleId="87">
    <w:name w:val="Bullet1"/>
    <w:qFormat/>
    <w:uiPriority w:val="0"/>
    <w:pPr>
      <w:numPr>
        <w:ilvl w:val="0"/>
        <w:numId w:val="8"/>
      </w:numPr>
      <w:spacing w:after="60"/>
      <w:jc w:val="both"/>
    </w:pPr>
    <w:rPr>
      <w:rFonts w:ascii="Times New Roman" w:hAnsi="Times New Roman" w:eastAsia="Times New Roman" w:cs="Times New Roman"/>
      <w:sz w:val="24"/>
      <w:lang w:val="en-US" w:eastAsia="en-US" w:bidi="ar-SA"/>
    </w:rPr>
  </w:style>
  <w:style w:type="paragraph" w:customStyle="1" w:styleId="88">
    <w:name w:val="Body text"/>
    <w:basedOn w:val="4"/>
    <w:uiPriority w:val="0"/>
    <w:pPr>
      <w:tabs>
        <w:tab w:val="left" w:pos="1224"/>
      </w:tabs>
      <w:spacing w:before="40" w:line="300" w:lineRule="atLeast"/>
      <w:ind w:left="432"/>
    </w:pPr>
  </w:style>
  <w:style w:type="paragraph" w:customStyle="1" w:styleId="89">
    <w:name w:val="Bullet2"/>
    <w:uiPriority w:val="0"/>
    <w:pPr>
      <w:numPr>
        <w:ilvl w:val="0"/>
        <w:numId w:val="9"/>
      </w:numPr>
      <w:spacing w:after="60"/>
      <w:jc w:val="both"/>
    </w:pPr>
    <w:rPr>
      <w:rFonts w:ascii="Times New Roman" w:hAnsi="Times New Roman" w:eastAsia="Times New Roman" w:cs="Times New Roman"/>
      <w:sz w:val="24"/>
      <w:lang w:val="en-US" w:eastAsia="en-US" w:bidi="ar-SA"/>
    </w:rPr>
  </w:style>
  <w:style w:type="paragraph" w:customStyle="1" w:styleId="90">
    <w:name w:val="Tabletext"/>
    <w:basedOn w:val="1"/>
    <w:qFormat/>
    <w:uiPriority w:val="0"/>
    <w:pPr>
      <w:keepLines/>
      <w:spacing w:before="0" w:after="120" w:line="240" w:lineRule="atLeast"/>
      <w:ind w:left="0"/>
    </w:pPr>
    <w:rPr>
      <w:snapToGrid/>
    </w:rPr>
  </w:style>
  <w:style w:type="paragraph" w:customStyle="1" w:styleId="91">
    <w:name w:val="requirement"/>
    <w:basedOn w:val="1"/>
    <w:uiPriority w:val="0"/>
    <w:pPr>
      <w:widowControl/>
      <w:tabs>
        <w:tab w:val="left" w:pos="720"/>
        <w:tab w:val="left" w:pos="1440"/>
      </w:tabs>
      <w:spacing w:before="240"/>
      <w:ind w:left="2160" w:hanging="1440"/>
      <w:jc w:val="both"/>
    </w:pPr>
    <w:rPr>
      <w:snapToGrid/>
      <w:szCs w:val="24"/>
    </w:rPr>
  </w:style>
  <w:style w:type="character" w:customStyle="1" w:styleId="92">
    <w:name w:val="docemphroman"/>
    <w:qFormat/>
    <w:uiPriority w:val="0"/>
  </w:style>
  <w:style w:type="paragraph" w:styleId="93">
    <w:name w:val="List Paragraph"/>
    <w:basedOn w:val="1"/>
    <w:link w:val="94"/>
    <w:qFormat/>
    <w:uiPriority w:val="34"/>
    <w:pPr>
      <w:widowControl/>
      <w:spacing w:before="0" w:line="240" w:lineRule="auto"/>
      <w:ind w:left="720"/>
    </w:pPr>
    <w:rPr>
      <w:rFonts w:ascii="Calibri" w:hAnsi="Calibri" w:eastAsia="Calibri"/>
      <w:snapToGrid/>
      <w:sz w:val="22"/>
      <w:szCs w:val="22"/>
    </w:rPr>
  </w:style>
  <w:style w:type="character" w:customStyle="1" w:styleId="94">
    <w:name w:val="List Paragraph Char"/>
    <w:link w:val="93"/>
    <w:qFormat/>
    <w:uiPriority w:val="34"/>
    <w:rPr>
      <w:rFonts w:ascii="Calibri" w:hAnsi="Calibri" w:eastAsia="Calibri"/>
      <w:sz w:val="22"/>
      <w:szCs w:val="22"/>
    </w:rPr>
  </w:style>
  <w:style w:type="paragraph" w:customStyle="1" w:styleId="95">
    <w:name w:val="msolistparagraph"/>
    <w:basedOn w:val="1"/>
    <w:uiPriority w:val="0"/>
    <w:pPr>
      <w:widowControl/>
      <w:spacing w:before="0" w:line="240" w:lineRule="auto"/>
      <w:ind w:left="720"/>
    </w:pPr>
    <w:rPr>
      <w:rFonts w:ascii="Calibri" w:hAnsi="Calibri"/>
      <w:snapToGrid/>
      <w:sz w:val="22"/>
      <w:szCs w:val="22"/>
    </w:rPr>
  </w:style>
  <w:style w:type="paragraph" w:customStyle="1" w:styleId="96">
    <w:name w:val="Style Heading 3h3h31h31 Char + Before:  5 pt After:  5 pt Line..."/>
    <w:basedOn w:val="5"/>
    <w:qFormat/>
    <w:uiPriority w:val="0"/>
    <w:pPr>
      <w:spacing w:before="100" w:after="100" w:line="240" w:lineRule="auto"/>
    </w:pPr>
    <w:rPr>
      <w:bCs/>
      <w:iCs/>
    </w:rPr>
  </w:style>
  <w:style w:type="paragraph" w:customStyle="1" w:styleId="97">
    <w:name w:val="Style Heading 1Heading 1(Report Only)ChapterHeading 1(Report Onl..."/>
    <w:basedOn w:val="2"/>
    <w:qFormat/>
    <w:uiPriority w:val="0"/>
    <w:pPr>
      <w:spacing w:before="240" w:after="100" w:line="240" w:lineRule="auto"/>
      <w:ind w:left="432"/>
      <w:jc w:val="both"/>
    </w:pPr>
    <w:rPr>
      <w:bCs/>
    </w:rPr>
  </w:style>
  <w:style w:type="paragraph" w:customStyle="1" w:styleId="98">
    <w:name w:val="Default Paragraph Font Para Char Char Char Char Char"/>
    <w:qFormat/>
    <w:uiPriority w:val="0"/>
    <w:pPr>
      <w:spacing w:after="160" w:line="240" w:lineRule="exact"/>
    </w:pPr>
    <w:rPr>
      <w:rFonts w:ascii="Verdana" w:hAnsi="Verdana" w:eastAsia="Times New Roman" w:cs="Times New Roman"/>
      <w:lang w:val="en-US" w:eastAsia="en-US" w:bidi="ar-SA"/>
    </w:rPr>
  </w:style>
  <w:style w:type="paragraph" w:customStyle="1" w:styleId="99">
    <w:name w:val="Normal Table Header"/>
    <w:basedOn w:val="4"/>
    <w:qFormat/>
    <w:uiPriority w:val="0"/>
    <w:pPr>
      <w:keepNext/>
      <w:keepLines/>
      <w:widowControl/>
      <w:tabs>
        <w:tab w:val="left" w:pos="702"/>
        <w:tab w:val="left" w:pos="1080"/>
      </w:tabs>
      <w:spacing w:after="120"/>
      <w:ind w:left="0" w:right="0"/>
      <w:jc w:val="center"/>
    </w:pPr>
    <w:rPr>
      <w:rFonts w:ascii="Tahoma" w:hAnsi="Tahoma" w:eastAsia="MS Mincho" w:cs="Arial"/>
      <w:b/>
      <w:sz w:val="20"/>
      <w:szCs w:val="20"/>
      <w:lang w:eastAsia="ja-JP"/>
    </w:rPr>
  </w:style>
  <w:style w:type="paragraph" w:customStyle="1" w:styleId="100">
    <w:name w:val="_Style 99"/>
    <w:basedOn w:val="2"/>
    <w:next w:val="1"/>
    <w:qFormat/>
    <w:uiPriority w:val="39"/>
    <w:pPr>
      <w:keepLines/>
      <w:widowControl/>
      <w:numPr>
        <w:ilvl w:val="0"/>
        <w:numId w:val="0"/>
      </w:numPr>
      <w:tabs>
        <w:tab w:val="clear" w:pos="432"/>
      </w:tabs>
      <w:spacing w:before="480" w:after="0" w:line="276" w:lineRule="auto"/>
      <w:outlineLvl w:val="9"/>
    </w:pPr>
    <w:rPr>
      <w:rFonts w:ascii="Cambria" w:hAnsi="Cambria"/>
      <w:bCs/>
      <w:snapToGrid/>
      <w:color w:val="365F91"/>
      <w:kern w:val="0"/>
      <w:sz w:val="28"/>
      <w:szCs w:val="28"/>
    </w:rPr>
  </w:style>
  <w:style w:type="character" w:customStyle="1" w:styleId="101">
    <w:name w:val="Font Style25"/>
    <w:uiPriority w:val="99"/>
    <w:rPr>
      <w:rFonts w:ascii="Times New Roman" w:hAnsi="Times New Roman" w:cs="Times New Roman"/>
      <w:b/>
      <w:bCs/>
      <w:color w:val="000000"/>
      <w:sz w:val="24"/>
      <w:szCs w:val="24"/>
    </w:rPr>
  </w:style>
  <w:style w:type="paragraph" w:customStyle="1" w:styleId="102">
    <w:name w:val="Style14"/>
    <w:basedOn w:val="1"/>
    <w:qFormat/>
    <w:uiPriority w:val="99"/>
    <w:pPr>
      <w:autoSpaceDE w:val="0"/>
      <w:autoSpaceDN w:val="0"/>
      <w:adjustRightInd w:val="0"/>
      <w:spacing w:line="240" w:lineRule="auto"/>
      <w:ind w:left="0"/>
    </w:pPr>
    <w:rPr>
      <w:snapToGrid/>
      <w:szCs w:val="24"/>
    </w:rPr>
  </w:style>
  <w:style w:type="character" w:customStyle="1" w:styleId="103">
    <w:name w:val="sc101"/>
    <w:qFormat/>
    <w:uiPriority w:val="0"/>
    <w:rPr>
      <w:rFonts w:hint="default" w:ascii="Courier New" w:hAnsi="Courier New" w:cs="Courier New"/>
      <w:b/>
      <w:bCs/>
      <w:color w:val="8000FF"/>
      <w:sz w:val="20"/>
      <w:szCs w:val="20"/>
    </w:rPr>
  </w:style>
  <w:style w:type="character" w:customStyle="1" w:styleId="104">
    <w:name w:val="sc0"/>
    <w:qFormat/>
    <w:uiPriority w:val="0"/>
    <w:rPr>
      <w:rFonts w:hint="default" w:ascii="Courier New" w:hAnsi="Courier New" w:cs="Courier New"/>
      <w:color w:val="000000"/>
      <w:sz w:val="20"/>
      <w:szCs w:val="20"/>
    </w:rPr>
  </w:style>
  <w:style w:type="character" w:customStyle="1" w:styleId="105">
    <w:name w:val="sc61"/>
    <w:uiPriority w:val="0"/>
    <w:rPr>
      <w:rFonts w:hint="default" w:ascii="Courier New" w:hAnsi="Courier New" w:cs="Courier New"/>
      <w:color w:val="800000"/>
      <w:sz w:val="20"/>
      <w:szCs w:val="20"/>
    </w:rPr>
  </w:style>
  <w:style w:type="character" w:customStyle="1" w:styleId="106">
    <w:name w:val="sc5"/>
    <w:uiPriority w:val="0"/>
    <w:rPr>
      <w:rFonts w:hint="default" w:ascii="Courier New" w:hAnsi="Courier New" w:cs="Courier New"/>
      <w:color w:val="000000"/>
      <w:sz w:val="20"/>
      <w:szCs w:val="20"/>
    </w:rPr>
  </w:style>
  <w:style w:type="character" w:customStyle="1" w:styleId="107">
    <w:name w:val="sc41"/>
    <w:uiPriority w:val="0"/>
    <w:rPr>
      <w:rFonts w:hint="default" w:ascii="Courier New" w:hAnsi="Courier New" w:cs="Courier New"/>
      <w:color w:val="FF8000"/>
      <w:sz w:val="20"/>
      <w:szCs w:val="20"/>
    </w:rPr>
  </w:style>
  <w:style w:type="character" w:customStyle="1" w:styleId="108">
    <w:name w:val="sc11"/>
    <w:uiPriority w:val="0"/>
    <w:rPr>
      <w:rFonts w:hint="default" w:ascii="Courier New" w:hAnsi="Courier New" w:cs="Courier New"/>
      <w:color w:val="000000"/>
      <w:sz w:val="20"/>
      <w:szCs w:val="20"/>
    </w:rPr>
  </w:style>
  <w:style w:type="paragraph" w:customStyle="1" w:styleId="109">
    <w:name w:val="Table Number"/>
    <w:basedOn w:val="1"/>
    <w:qFormat/>
    <w:uiPriority w:val="0"/>
    <w:pPr>
      <w:widowControl/>
      <w:numPr>
        <w:ilvl w:val="0"/>
        <w:numId w:val="10"/>
      </w:numPr>
      <w:spacing w:before="60" w:after="60" w:line="240" w:lineRule="exact"/>
      <w:jc w:val="both"/>
    </w:pPr>
    <w:rPr>
      <w:rFonts w:eastAsia="MS Mincho"/>
      <w:snapToGrid/>
      <w:sz w:val="26"/>
      <w:szCs w:val="24"/>
      <w:lang w:eastAsia="ja-JP"/>
    </w:rPr>
  </w:style>
  <w:style w:type="paragraph" w:customStyle="1" w:styleId="110">
    <w:name w:val="N"/>
    <w:basedOn w:val="1"/>
    <w:next w:val="1"/>
    <w:qFormat/>
    <w:uiPriority w:val="0"/>
    <w:pPr>
      <w:widowControl/>
      <w:spacing w:after="120" w:line="312" w:lineRule="auto"/>
      <w:ind w:left="533"/>
      <w:jc w:val="both"/>
    </w:pPr>
    <w:rPr>
      <w:rFonts w:eastAsia="Calibri"/>
      <w:snapToGrid/>
      <w:szCs w:val="24"/>
    </w:rPr>
  </w:style>
  <w:style w:type="character" w:customStyle="1" w:styleId="111">
    <w:name w:val="json-open-bracket"/>
    <w:uiPriority w:val="0"/>
  </w:style>
  <w:style w:type="character" w:customStyle="1" w:styleId="112">
    <w:name w:val="json-collapse-1"/>
    <w:qFormat/>
    <w:uiPriority w:val="0"/>
  </w:style>
  <w:style w:type="character" w:customStyle="1" w:styleId="113">
    <w:name w:val="json-indent"/>
    <w:qFormat/>
    <w:uiPriority w:val="0"/>
  </w:style>
  <w:style w:type="character" w:customStyle="1" w:styleId="114">
    <w:name w:val="json-property"/>
    <w:qFormat/>
    <w:uiPriority w:val="0"/>
  </w:style>
  <w:style w:type="character" w:customStyle="1" w:styleId="115">
    <w:name w:val="json-semi-colon"/>
    <w:qFormat/>
    <w:uiPriority w:val="0"/>
  </w:style>
  <w:style w:type="character" w:customStyle="1" w:styleId="116">
    <w:name w:val="json-value"/>
    <w:qFormat/>
    <w:uiPriority w:val="0"/>
  </w:style>
  <w:style w:type="character" w:customStyle="1" w:styleId="117">
    <w:name w:val="json-comma"/>
    <w:uiPriority w:val="0"/>
  </w:style>
  <w:style w:type="character" w:customStyle="1" w:styleId="118">
    <w:name w:val="json-collapse-2"/>
    <w:qFormat/>
    <w:uiPriority w:val="0"/>
  </w:style>
  <w:style w:type="character" w:customStyle="1" w:styleId="119">
    <w:name w:val="json-collapse-3"/>
    <w:uiPriority w:val="0"/>
  </w:style>
  <w:style w:type="character" w:customStyle="1" w:styleId="120">
    <w:name w:val="json-close-bracket"/>
    <w:qFormat/>
    <w:uiPriority w:val="0"/>
  </w:style>
  <w:style w:type="character" w:customStyle="1" w:styleId="121">
    <w:name w:val="_Style 120"/>
    <w:unhideWhenUsed/>
    <w:qFormat/>
    <w:uiPriority w:val="99"/>
    <w:rPr>
      <w:color w:val="605E5C"/>
      <w:shd w:val="clear" w:color="auto" w:fill="E1DFDD"/>
    </w:rPr>
  </w:style>
  <w:style w:type="character" w:customStyle="1" w:styleId="122">
    <w:name w:val="hovercardtrigger"/>
    <w:qFormat/>
    <w:uiPriority w:val="0"/>
  </w:style>
  <w:style w:type="character" w:customStyle="1" w:styleId="123">
    <w:name w:val="token-string"/>
    <w:qFormat/>
    <w:uiPriority w:val="0"/>
  </w:style>
  <w:style w:type="paragraph" w:customStyle="1" w:styleId="124">
    <w:name w:val="Style Heading 2l2H2h21 + Times New Roman 14 pt"/>
    <w:basedOn w:val="3"/>
    <w:qFormat/>
    <w:uiPriority w:val="0"/>
    <w:pPr>
      <w:tabs>
        <w:tab w:val="clear" w:pos="2278"/>
      </w:tabs>
      <w:ind w:left="170" w:hanging="170"/>
    </w:pPr>
    <w:rPr>
      <w:rFonts w:ascii="Times New Roman" w:hAnsi="Times New Roman"/>
      <w:bCs/>
      <w:sz w:val="28"/>
    </w:rPr>
  </w:style>
  <w:style w:type="paragraph" w:customStyle="1" w:styleId="125">
    <w:name w:val="Style Heading 2l2H2h21 + Times New Roman 14 pt Justified"/>
    <w:basedOn w:val="3"/>
    <w:qFormat/>
    <w:uiPriority w:val="0"/>
    <w:pPr>
      <w:tabs>
        <w:tab w:val="clear" w:pos="2278"/>
      </w:tabs>
      <w:ind w:left="576"/>
      <w:jc w:val="both"/>
    </w:pPr>
    <w:rPr>
      <w:rFonts w:ascii="Times New Roman" w:hAnsi="Times New Roman"/>
      <w:bCs/>
      <w:sz w:val="28"/>
    </w:rPr>
  </w:style>
  <w:style w:type="paragraph" w:customStyle="1" w:styleId="126">
    <w:name w:val="wordsection1"/>
    <w:basedOn w:val="1"/>
    <w:qFormat/>
    <w:uiPriority w:val="99"/>
    <w:pPr>
      <w:widowControl/>
      <w:spacing w:before="100" w:beforeAutospacing="1" w:after="100" w:afterAutospacing="1" w:line="240" w:lineRule="auto"/>
      <w:ind w:left="0"/>
    </w:pPr>
    <w:rPr>
      <w:rFonts w:eastAsia="Calibri"/>
      <w:snapToGrid/>
      <w:szCs w:val="24"/>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6" Type="http://schemas.microsoft.com/office/2011/relationships/people" Target="people.xml"/><Relationship Id="rId85" Type="http://schemas.openxmlformats.org/officeDocument/2006/relationships/fontTable" Target="fontTable.xml"/><Relationship Id="rId84" Type="http://schemas.openxmlformats.org/officeDocument/2006/relationships/numbering" Target="numbering.xml"/><Relationship Id="rId83" Type="http://schemas.openxmlformats.org/officeDocument/2006/relationships/customXml" Target="../customXml/item1.xml"/><Relationship Id="rId82" Type="http://schemas.openxmlformats.org/officeDocument/2006/relationships/image" Target="media/image46.png"/><Relationship Id="rId81" Type="http://schemas.openxmlformats.org/officeDocument/2006/relationships/image" Target="media/image45.png"/><Relationship Id="rId80" Type="http://schemas.openxmlformats.org/officeDocument/2006/relationships/image" Target="media/image44.png"/><Relationship Id="rId8" Type="http://schemas.openxmlformats.org/officeDocument/2006/relationships/footer" Target="footer2.xml"/><Relationship Id="rId79" Type="http://schemas.openxmlformats.org/officeDocument/2006/relationships/image" Target="media/image43.emf"/><Relationship Id="rId78" Type="http://schemas.openxmlformats.org/officeDocument/2006/relationships/oleObject" Target="embeddings/oleObject19.bin"/><Relationship Id="rId77" Type="http://schemas.openxmlformats.org/officeDocument/2006/relationships/image" Target="media/image42.png"/><Relationship Id="rId76" Type="http://schemas.openxmlformats.org/officeDocument/2006/relationships/image" Target="media/image41.png"/><Relationship Id="rId75" Type="http://schemas.openxmlformats.org/officeDocument/2006/relationships/image" Target="media/image40.png"/><Relationship Id="rId74" Type="http://schemas.openxmlformats.org/officeDocument/2006/relationships/image" Target="media/image39.png"/><Relationship Id="rId73" Type="http://schemas.openxmlformats.org/officeDocument/2006/relationships/image" Target="media/image38.png"/><Relationship Id="rId72" Type="http://schemas.openxmlformats.org/officeDocument/2006/relationships/image" Target="media/image37.png"/><Relationship Id="rId71" Type="http://schemas.openxmlformats.org/officeDocument/2006/relationships/image" Target="media/image36.png"/><Relationship Id="rId70" Type="http://schemas.openxmlformats.org/officeDocument/2006/relationships/image" Target="media/image35.png"/><Relationship Id="rId7" Type="http://schemas.openxmlformats.org/officeDocument/2006/relationships/footer" Target="footer1.xml"/><Relationship Id="rId69" Type="http://schemas.openxmlformats.org/officeDocument/2006/relationships/image" Target="media/image34.png"/><Relationship Id="rId68" Type="http://schemas.openxmlformats.org/officeDocument/2006/relationships/image" Target="media/image33.emf"/><Relationship Id="rId67" Type="http://schemas.openxmlformats.org/officeDocument/2006/relationships/oleObject" Target="embeddings/oleObject18.bin"/><Relationship Id="rId66" Type="http://schemas.openxmlformats.org/officeDocument/2006/relationships/image" Target="media/image32.png"/><Relationship Id="rId65" Type="http://schemas.openxmlformats.org/officeDocument/2006/relationships/image" Target="media/image31.png"/><Relationship Id="rId64" Type="http://schemas.openxmlformats.org/officeDocument/2006/relationships/image" Target="media/image30.png"/><Relationship Id="rId63" Type="http://schemas.openxmlformats.org/officeDocument/2006/relationships/image" Target="media/image29.png"/><Relationship Id="rId62" Type="http://schemas.openxmlformats.org/officeDocument/2006/relationships/image" Target="media/image28.png"/><Relationship Id="rId61" Type="http://schemas.openxmlformats.org/officeDocument/2006/relationships/image" Target="media/image27.png"/><Relationship Id="rId60" Type="http://schemas.openxmlformats.org/officeDocument/2006/relationships/image" Target="media/image26.png"/><Relationship Id="rId6" Type="http://schemas.openxmlformats.org/officeDocument/2006/relationships/header" Target="header2.xml"/><Relationship Id="rId59" Type="http://schemas.openxmlformats.org/officeDocument/2006/relationships/image" Target="media/image25.png"/><Relationship Id="rId58" Type="http://schemas.openxmlformats.org/officeDocument/2006/relationships/image" Target="media/image24.png"/><Relationship Id="rId57" Type="http://schemas.openxmlformats.org/officeDocument/2006/relationships/image" Target="media/image23.emf"/><Relationship Id="rId56" Type="http://schemas.openxmlformats.org/officeDocument/2006/relationships/oleObject" Target="embeddings/oleObject17.bin"/><Relationship Id="rId55" Type="http://schemas.openxmlformats.org/officeDocument/2006/relationships/image" Target="media/image22.emf"/><Relationship Id="rId54" Type="http://schemas.openxmlformats.org/officeDocument/2006/relationships/oleObject" Target="embeddings/oleObject16.bin"/><Relationship Id="rId53" Type="http://schemas.openxmlformats.org/officeDocument/2006/relationships/image" Target="media/image21.emf"/><Relationship Id="rId52" Type="http://schemas.openxmlformats.org/officeDocument/2006/relationships/oleObject" Target="embeddings/oleObject15.bin"/><Relationship Id="rId51" Type="http://schemas.openxmlformats.org/officeDocument/2006/relationships/oleObject" Target="embeddings/oleObject14.bin"/><Relationship Id="rId50" Type="http://schemas.openxmlformats.org/officeDocument/2006/relationships/image" Target="media/image20.emf"/><Relationship Id="rId5" Type="http://schemas.openxmlformats.org/officeDocument/2006/relationships/header" Target="header1.xml"/><Relationship Id="rId49" Type="http://schemas.openxmlformats.org/officeDocument/2006/relationships/oleObject" Target="embeddings/oleObject13.bin"/><Relationship Id="rId48" Type="http://schemas.openxmlformats.org/officeDocument/2006/relationships/image" Target="media/image19.emf"/><Relationship Id="rId47" Type="http://schemas.openxmlformats.org/officeDocument/2006/relationships/oleObject" Target="embeddings/oleObject12.bin"/><Relationship Id="rId46" Type="http://schemas.openxmlformats.org/officeDocument/2006/relationships/image" Target="media/image18.emf"/><Relationship Id="rId45" Type="http://schemas.openxmlformats.org/officeDocument/2006/relationships/oleObject" Target="embeddings/oleObject11.bin"/><Relationship Id="rId44" Type="http://schemas.openxmlformats.org/officeDocument/2006/relationships/image" Target="media/image17.emf"/><Relationship Id="rId43" Type="http://schemas.openxmlformats.org/officeDocument/2006/relationships/oleObject" Target="embeddings/oleObject10.bin"/><Relationship Id="rId42" Type="http://schemas.openxmlformats.org/officeDocument/2006/relationships/image" Target="media/image16.emf"/><Relationship Id="rId41" Type="http://schemas.openxmlformats.org/officeDocument/2006/relationships/oleObject" Target="embeddings/oleObject9.bin"/><Relationship Id="rId40" Type="http://schemas.openxmlformats.org/officeDocument/2006/relationships/image" Target="media/image15.emf"/><Relationship Id="rId4" Type="http://schemas.openxmlformats.org/officeDocument/2006/relationships/endnotes" Target="endnotes.xml"/><Relationship Id="rId39" Type="http://schemas.openxmlformats.org/officeDocument/2006/relationships/oleObject" Target="embeddings/oleObject8.bin"/><Relationship Id="rId38" Type="http://schemas.openxmlformats.org/officeDocument/2006/relationships/image" Target="media/image14.emf"/><Relationship Id="rId37" Type="http://schemas.openxmlformats.org/officeDocument/2006/relationships/oleObject" Target="embeddings/oleObject7.bin"/><Relationship Id="rId36" Type="http://schemas.openxmlformats.org/officeDocument/2006/relationships/image" Target="media/image13.emf"/><Relationship Id="rId35" Type="http://schemas.openxmlformats.org/officeDocument/2006/relationships/oleObject" Target="embeddings/oleObject6.bin"/><Relationship Id="rId34" Type="http://schemas.openxmlformats.org/officeDocument/2006/relationships/image" Target="media/image12.emf"/><Relationship Id="rId33" Type="http://schemas.openxmlformats.org/officeDocument/2006/relationships/oleObject" Target="embeddings/oleObject5.bin"/><Relationship Id="rId32" Type="http://schemas.openxmlformats.org/officeDocument/2006/relationships/image" Target="media/image11.emf"/><Relationship Id="rId31" Type="http://schemas.openxmlformats.org/officeDocument/2006/relationships/oleObject" Target="embeddings/oleObject4.bin"/><Relationship Id="rId30" Type="http://schemas.openxmlformats.org/officeDocument/2006/relationships/image" Target="media/image10.emf"/><Relationship Id="rId3" Type="http://schemas.openxmlformats.org/officeDocument/2006/relationships/footnotes" Target="footnotes.xml"/><Relationship Id="rId29" Type="http://schemas.openxmlformats.org/officeDocument/2006/relationships/oleObject" Target="embeddings/oleObject3.bin"/><Relationship Id="rId28" Type="http://schemas.openxmlformats.org/officeDocument/2006/relationships/image" Target="media/image9.png"/><Relationship Id="rId27" Type="http://schemas.openxmlformats.org/officeDocument/2006/relationships/image" Target="media/image8.png"/><Relationship Id="rId26" Type="http://schemas.openxmlformats.org/officeDocument/2006/relationships/image" Target="media/image7.png"/><Relationship Id="rId25" Type="http://schemas.openxmlformats.org/officeDocument/2006/relationships/image" Target="media/image6.png"/><Relationship Id="rId24" Type="http://schemas.openxmlformats.org/officeDocument/2006/relationships/image" Target="media/image5.png"/><Relationship Id="rId23" Type="http://schemas.openxmlformats.org/officeDocument/2006/relationships/image" Target="media/image4.png"/><Relationship Id="rId22" Type="http://schemas.openxmlformats.org/officeDocument/2006/relationships/image" Target="media/image3.png"/><Relationship Id="rId21" Type="http://schemas.openxmlformats.org/officeDocument/2006/relationships/image" Target="media/image2.emf"/><Relationship Id="rId20" Type="http://schemas.openxmlformats.org/officeDocument/2006/relationships/oleObject" Target="embeddings/oleObject2.bin"/><Relationship Id="rId2" Type="http://schemas.openxmlformats.org/officeDocument/2006/relationships/settings" Target="settings.xml"/><Relationship Id="rId19" Type="http://schemas.openxmlformats.org/officeDocument/2006/relationships/image" Target="media/image1.png"/><Relationship Id="rId18" Type="http://schemas.openxmlformats.org/officeDocument/2006/relationships/oleObject" Target="embeddings/oleObject1.bin"/><Relationship Id="rId17" Type="http://schemas.openxmlformats.org/officeDocument/2006/relationships/theme" Target="theme/theme1.xml"/><Relationship Id="rId16" Type="http://schemas.openxmlformats.org/officeDocument/2006/relationships/footer" Target="footer6.xml"/><Relationship Id="rId15" Type="http://schemas.openxmlformats.org/officeDocument/2006/relationships/footer" Target="footer5.xml"/><Relationship Id="rId14" Type="http://schemas.openxmlformats.org/officeDocument/2006/relationships/header" Target="header6.xml"/><Relationship Id="rId13" Type="http://schemas.openxmlformats.org/officeDocument/2006/relationships/header" Target="header5.xml"/><Relationship Id="rId12" Type="http://schemas.openxmlformats.org/officeDocument/2006/relationships/footer" Target="footer4.xml"/><Relationship Id="rId11" Type="http://schemas.openxmlformats.org/officeDocument/2006/relationships/footer" Target="footer3.xml"/><Relationship Id="rId10" Type="http://schemas.openxmlformats.org/officeDocument/2006/relationships/header" Target="header4.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Administrator\Desktop\BTC-QLNS%20-%20Tai%20lieu%20phan%20tich%20yeu%20cau%20he%20thong%20V1.0.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customShpInfo spid="_x0000_s1025"/>
    <customShpInfo spid="_x0000_s1028"/>
    <customShpInfo spid="_x0000_s1033"/>
    <customShpInfo spid="_x0000_s1032"/>
    <customShpInfo spid="_x0000_s1034"/>
    <customShpInfo spid="_x0000_s1030"/>
    <customShpInfo spid="_x0000_s1029"/>
    <customShpInfo spid="_x0000_s1031"/>
    <customShpInfo spid="_x0000_s2050"/>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BTC-QLNS - Tai lieu phan tich yeu cau he thong V1.0.dot</Template>
  <Pages>162</Pages>
  <Words>30861</Words>
  <Characters>175908</Characters>
  <Lines>1465</Lines>
  <Paragraphs>412</Paragraphs>
  <TotalTime>9698</TotalTime>
  <ScaleCrop>false</ScaleCrop>
  <LinksUpToDate>false</LinksUpToDate>
  <CharactersWithSpaces>206357</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2025-04-29T03:13:00Z</dcterms:created>
  <dc:creator>maint</dc:creator>
  <cp:lastModifiedBy>Sơn Nguyễn Tất</cp:lastModifiedBy>
  <cp:lastPrinted>2017-09-11T11:46:00Z</cp:lastPrinted>
  <dcterms:modified xsi:type="dcterms:W3CDTF">2025-07-23T02:11:50Z</dcterms:modified>
  <dc:title> </dc:title>
  <cp:revision>155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FC8F44F18CB84A6DBA2AF9A084443848_13</vt:lpwstr>
  </property>
</Properties>
</file>